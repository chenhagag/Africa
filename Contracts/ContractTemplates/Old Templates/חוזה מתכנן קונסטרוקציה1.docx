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152EE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p>
    <w:p w14:paraId="27B5F8A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0B115EF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3473D41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A9D157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74DEB5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6349883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16FCC27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24E2C4E8" wp14:editId="2AA8BD97">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9BD001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62B90FF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0A5D3E3"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4BE99E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3F234F9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8B14CC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4DBC1AA"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DefaultPlaceholder_-1854013440"/>
        </w:placeholder>
      </w:sdtPr>
      <w:sdtEndPr/>
      <w:sdtContent>
        <w:p w14:paraId="0DA18043" w14:textId="77777777" w:rsidR="00302486" w:rsidRPr="00B27B4C" w:rsidRDefault="00AF5A49"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hint="cs"/>
              <w:bCs/>
              <w:sz w:val="32"/>
              <w:szCs w:val="32"/>
              <w:u w:val="single"/>
              <w:rtl/>
              <w:lang w:eastAsia="he-IL"/>
            </w:rPr>
            <w:t>נרקיסים ראשון לציון</w:t>
          </w:r>
        </w:p>
      </w:sdtContent>
    </w:sdt>
    <w:p w14:paraId="07C2343B"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DefaultPlaceholder_-1854013440"/>
        </w:placeholder>
      </w:sdtPr>
      <w:sdtEndPr/>
      <w:sdtContent>
        <w:p w14:paraId="405A5D27" w14:textId="77777777" w:rsidR="00302486" w:rsidRPr="00B27B4C" w:rsidRDefault="00D45901"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0" w:author="גרמן קגנובסקי" w:date="2020-11-02T15:53:00Z">
            <w:r>
              <w:rPr>
                <w:rFonts w:ascii="Times New Roman" w:eastAsia="Times New Roman" w:hAnsi="Times New Roman" w:hint="cs"/>
                <w:bCs/>
                <w:sz w:val="32"/>
                <w:szCs w:val="32"/>
                <w:u w:val="single"/>
                <w:rtl/>
                <w:lang w:eastAsia="he-IL"/>
              </w:rPr>
              <w:t>נרקיסים</w:t>
            </w:r>
          </w:ins>
        </w:p>
      </w:sdtContent>
    </w:sdt>
    <w:p w14:paraId="65B470F7"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65E9EB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6FC2E1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381377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F39CD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79C486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19216B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C7F5ED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D6787C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7D08D0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6BEEDC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5B4D9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617B73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6DC025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1534D4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3C9608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F8A22C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164B64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FB0E1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FD6881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430F21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4C52F1C"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6BAD004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6F0FCC9"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461E860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C09BB8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DefaultPlaceholder_-1854013440"/>
          </w:placeholder>
        </w:sdtPr>
        <w:sdtEndPr>
          <w:rPr>
            <w:rFonts w:hint="cs"/>
          </w:rPr>
        </w:sdtEndPr>
        <w:sdtContent>
          <w:r w:rsidRPr="00302486">
            <w:rPr>
              <w:rStyle w:val="AutoFieldsChar"/>
              <w:color w:val="00B0F0"/>
              <w:rtl/>
            </w:rPr>
            <w:t>[תאריך חתימת חוזה]</w:t>
          </w:r>
        </w:sdtContent>
      </w:sdt>
    </w:p>
    <w:p w14:paraId="3C6BE7DC"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12AAB725"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DefaultPlaceholder_-1854013440"/>
        </w:placeholder>
        <w:text w:multiLine="1"/>
      </w:sdtPr>
      <w:sdtEndPr>
        <w:rPr>
          <w:rFonts w:hint="cs"/>
        </w:rPr>
      </w:sdtEndPr>
      <w:sdtContent>
        <w:p w14:paraId="3A40C036" w14:textId="77777777" w:rsidR="00590FDD" w:rsidRPr="00590FDD" w:rsidRDefault="00D319A9" w:rsidP="00590FDD">
          <w:pPr>
            <w:widowControl w:val="0"/>
            <w:spacing w:before="0" w:beforeAutospacing="0" w:after="0" w:afterAutospacing="0" w:line="240" w:lineRule="auto"/>
            <w:ind w:left="3652" w:hanging="52"/>
            <w:jc w:val="both"/>
            <w:rPr>
              <w:rFonts w:ascii="Times New Roman" w:eastAsia="Times New Roman" w:hAnsi="Times New Roman"/>
              <w:color w:val="008000"/>
              <w:sz w:val="24"/>
              <w:rtl/>
            </w:rPr>
          </w:pPr>
          <w:r>
            <w:rPr>
              <w:rFonts w:ascii="Times New Roman" w:eastAsia="Times New Roman" w:hAnsi="Times New Roman" w:hint="cs"/>
              <w:color w:val="800080"/>
              <w:sz w:val="24"/>
              <w:rtl/>
            </w:rPr>
            <w:br/>
            <w:t>א.מ.ד.ס מחיר למשתכן</w:t>
          </w:r>
          <w:r>
            <w:rPr>
              <w:rFonts w:ascii="Times New Roman" w:eastAsia="Times New Roman" w:hAnsi="Times New Roman" w:hint="cs"/>
              <w:color w:val="800080"/>
              <w:sz w:val="24"/>
              <w:rtl/>
            </w:rPr>
            <w:br/>
            <w:t>יהונתן נתניהו 1ג', אור יהודה</w:t>
          </w:r>
          <w:r>
            <w:rPr>
              <w:rFonts w:ascii="Times New Roman" w:eastAsia="Times New Roman" w:hAnsi="Times New Roman" w:hint="cs"/>
              <w:color w:val="800080"/>
              <w:sz w:val="24"/>
              <w:rtl/>
            </w:rPr>
            <w:br/>
            <w:t>ש.ר 540274883</w:t>
          </w:r>
          <w:r>
            <w:rPr>
              <w:rFonts w:ascii="Times New Roman" w:eastAsia="Times New Roman" w:hAnsi="Times New Roman" w:hint="cs"/>
              <w:color w:val="800080"/>
              <w:sz w:val="24"/>
              <w:rtl/>
            </w:rPr>
            <w:br/>
          </w:r>
        </w:p>
      </w:sdtContent>
    </w:sdt>
    <w:p w14:paraId="611AB32E"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5858C433"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606BC639"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21A04F8D"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1E189BB5"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311A2D2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
        <w:id w:val="-1607808449"/>
        <w:placeholder>
          <w:docPart w:val="DefaultPlaceholder_-1854013440"/>
        </w:placeholder>
        <w:text w:multiLine="1"/>
      </w:sdtPr>
      <w:sdtEndPr>
        <w:rPr>
          <w:rFonts w:hint="cs"/>
        </w:rPr>
      </w:sdtEndPr>
      <w:sdtContent>
        <w:p w14:paraId="5443B039" w14:textId="396B8A80" w:rsidR="00590FDD" w:rsidRPr="00590FDD" w:rsidRDefault="007870ED"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del w:id="1" w:author="גרמן קגנובסקי" w:date="2020-11-02T15:56:00Z">
            <w:r w:rsidDel="007870ED">
              <w:rPr>
                <w:rFonts w:ascii="Times New Roman" w:eastAsia="Times New Roman" w:hAnsi="Times New Roman" w:hint="cs"/>
                <w:color w:val="800080"/>
                <w:sz w:val="24"/>
                <w:rtl/>
              </w:rPr>
              <w:br/>
              <w:delText>אבנר איזדיאן מהנדסים בע"מ</w:delText>
            </w:r>
            <w:r w:rsidDel="007870ED">
              <w:rPr>
                <w:rFonts w:ascii="Times New Roman" w:eastAsia="Times New Roman" w:hAnsi="Times New Roman" w:hint="cs"/>
                <w:color w:val="800080"/>
                <w:sz w:val="24"/>
                <w:rtl/>
              </w:rPr>
              <w:br/>
              <w:delText>תפוצת ישראל 6 ב גבעתיים</w:delText>
            </w:r>
            <w:r w:rsidDel="007870ED">
              <w:rPr>
                <w:rFonts w:ascii="Times New Roman" w:eastAsia="Times New Roman" w:hAnsi="Times New Roman" w:hint="cs"/>
                <w:color w:val="800080"/>
                <w:sz w:val="24"/>
                <w:rtl/>
              </w:rPr>
              <w:br/>
            </w:r>
            <w:r w:rsidDel="007870ED">
              <w:rPr>
                <w:rFonts w:ascii="Times New Roman" w:eastAsia="Times New Roman" w:hAnsi="Times New Roman" w:hint="cs"/>
                <w:color w:val="800080"/>
                <w:sz w:val="24"/>
                <w:rtl/>
              </w:rPr>
              <w:br/>
              <w:delText>אבנר איזדיאן מהנדסים בע"מ</w:delText>
            </w:r>
            <w:r w:rsidDel="007870ED">
              <w:rPr>
                <w:rFonts w:ascii="Times New Roman" w:eastAsia="Times New Roman" w:hAnsi="Times New Roman" w:hint="cs"/>
                <w:color w:val="800080"/>
                <w:sz w:val="24"/>
                <w:rtl/>
              </w:rPr>
              <w:br/>
              <w:delText>תפוצת ישראל 6 ב גבעתיים</w:delText>
            </w:r>
            <w:r w:rsidDel="007870ED">
              <w:rPr>
                <w:rFonts w:ascii="Times New Roman" w:eastAsia="Times New Roman" w:hAnsi="Times New Roman" w:hint="cs"/>
                <w:color w:val="800080"/>
                <w:sz w:val="24"/>
                <w:rtl/>
              </w:rPr>
              <w:br/>
            </w:r>
          </w:del>
          <w:ins w:id="2" w:author="גרמן קגנובסקי" w:date="2021-01-07T11:01:00Z">
            <w:r w:rsidR="00144D52">
              <w:rPr>
                <w:rFonts w:ascii="Times New Roman" w:eastAsia="Times New Roman" w:hAnsi="Times New Roman"/>
                <w:color w:val="800080"/>
                <w:sz w:val="24"/>
                <w:rtl/>
              </w:rPr>
              <w:br/>
              <w:t>אבנר איזדיאן מהנדסים בע''מ</w:t>
            </w:r>
            <w:r w:rsidR="00144D52">
              <w:rPr>
                <w:rFonts w:ascii="Times New Roman" w:eastAsia="Times New Roman" w:hAnsi="Times New Roman"/>
                <w:color w:val="800080"/>
                <w:sz w:val="24"/>
                <w:rtl/>
              </w:rPr>
              <w:br/>
              <w:t>בר כוכבא 16, בני ברק</w:t>
            </w:r>
            <w:r w:rsidR="00144D52">
              <w:rPr>
                <w:rFonts w:ascii="Times New Roman" w:eastAsia="Times New Roman" w:hAnsi="Times New Roman"/>
                <w:color w:val="800080"/>
                <w:sz w:val="24"/>
                <w:rtl/>
              </w:rPr>
              <w:br/>
              <w:t>514187251</w:t>
            </w:r>
            <w:r w:rsidR="00144D52">
              <w:rPr>
                <w:rFonts w:ascii="Times New Roman" w:eastAsia="Times New Roman" w:hAnsi="Times New Roman"/>
                <w:color w:val="800080"/>
                <w:sz w:val="24"/>
                <w:rtl/>
              </w:rPr>
              <w:br/>
            </w:r>
          </w:ins>
        </w:p>
      </w:sdtContent>
    </w:sdt>
    <w:p w14:paraId="43CC603C"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1294BC5C"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6F0AD1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D1D21F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1ACE68F"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115D00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CDA220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757B0E4"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2A2A18E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2C0B5733"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4A1D193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95D3D1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68FD09E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4E718A0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74C927B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404F33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2CF3621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1007EA4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AB33CF3"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6935EE9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5103A61"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A9C754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F4CF18E"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15DB7B4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014159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3D8D762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76F9D13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68DCF7A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015FAD2"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643F76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876C4D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5F6B64B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602D7A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26181D74"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062EA151"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45EF606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B52A0F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7BF70BF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4F93A8F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EC63DF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4644CB1B"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5830ADA3"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5E82367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4470041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1859BB2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456E788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3A11A775"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52520EF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3115F7CC"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32D0189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744B22C7"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01821DA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77B8AF7D"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0331391D"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1268BF5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5782249C"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36C34CA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7D5FEC7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6400917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04D947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89146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0BE14F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B85F2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0528281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963BD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4E837A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509267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B16643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0FBE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58021AC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CA1E5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לבצע את שרותי המתכנן בתיאום מלא, בשיתוף פעולה ותוך קיום קשר מתמיד עם המזמין והמנהל, עם צוותו המקצועי וצוות הניהול, תאום </w:t>
      </w:r>
      <w:r w:rsidRPr="00590FDD">
        <w:rPr>
          <w:rFonts w:ascii="Times New Roman" w:eastAsia="Times New Roman" w:hAnsi="Times New Roman"/>
          <w:sz w:val="20"/>
          <w:rtl/>
          <w:lang w:eastAsia="he-IL"/>
        </w:rPr>
        <w:lastRenderedPageBreak/>
        <w:t>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5BFB6FA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F68D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289552E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991C9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23E99B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F3DA0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D002AF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7D193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4C3CA0B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CEDF7C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604848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07508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43A930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CA7F06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61BD67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48826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0AC08A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90463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14E1D9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61446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298A4C3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99B565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174C18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52F39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525856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FB5A7F"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42CB867D"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F346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53EED9D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0D280A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3A456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5A8480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3A7FD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6747E0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86310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7614402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EEB54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3DACF77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9DD96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55A976F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144DC6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29C962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E1CE1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4AACF99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F0D60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7A4F83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7FAD8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5831097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44992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1EB5651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F3BBB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3474E9D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3CBEB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96C6C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85DA0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אישר המנהל תכניות או מסמכים אחרים הקשורים בשרותי המתכנן על פי </w:t>
      </w:r>
      <w:r w:rsidRPr="00590FDD">
        <w:rPr>
          <w:rFonts w:ascii="Times New Roman" w:eastAsia="Times New Roman" w:hAnsi="Times New Roman"/>
          <w:sz w:val="20"/>
          <w:rtl/>
          <w:lang w:eastAsia="he-IL"/>
        </w:rPr>
        <w:lastRenderedPageBreak/>
        <w:t>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0D09A81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815B2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6B9201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58A59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72D48EA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719AD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244E4C2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CD2F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CB40E7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9C62DF"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4489C4D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51AFB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7CD006F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53A8A7D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083CE40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04244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70F1764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A54BAD1"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1F8FE9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FE8E6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המנהל אישר כי האירוע הדוחה אכן מצדיק עיכוב בבצוע השירות ואת משך הדחייה.</w:t>
      </w:r>
    </w:p>
    <w:p w14:paraId="36AAAF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2670E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56C5772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78DFF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68350DE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63247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47AE9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57392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2F375E2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23329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3357B3F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9F520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691A03A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0BBB5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2B1FF5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271A2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6B22932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74CC6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23D1BDD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06DC79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4E8DB7F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D6E0E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277F193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F84E1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3DD9B2A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A6D39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1210CA9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93897D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7B25C12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711D1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7876B0E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6CB5B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718482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8F51EE"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2C46BA7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6BC75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31CA135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3055C5A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658D777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F2C95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6C7AB7B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E6481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2F6849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E37D0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0840940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7B3DD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02FF1EA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48524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418829B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B4E80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7A366E9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3DA87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7973CE30"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6ABA112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7F30FFF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D8E87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3D5C1F7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30BF9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73332B78" w14:textId="6E3974F8"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w:t>
      </w:r>
      <w:ins w:id="3" w:author="גרמן קגנובסקי" w:date="2021-01-07T09:59:00Z">
        <w:r w:rsidR="005C17E8">
          <w:rPr>
            <w:rFonts w:ascii="Times New Roman" w:eastAsia="Times New Roman" w:hAnsi="Times New Roman" w:hint="cs"/>
            <w:sz w:val="20"/>
            <w:rtl/>
            <w:lang w:eastAsia="he-IL"/>
          </w:rPr>
          <w:t xml:space="preserve">לאחר קבלת טופס 4 ואכלוס הפרויקט </w:t>
        </w:r>
      </w:ins>
      <w:r w:rsidRPr="00590FDD">
        <w:rPr>
          <w:rFonts w:ascii="Times New Roman" w:eastAsia="Times New Roman" w:hAnsi="Times New Roman"/>
          <w:sz w:val="20"/>
          <w:rtl/>
          <w:lang w:eastAsia="he-IL"/>
        </w:rPr>
        <w:t xml:space="preserve">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w:t>
      </w:r>
      <w:ins w:id="4" w:author="גרמן קגנובסקי" w:date="2021-01-07T10:02:00Z">
        <w:r w:rsidR="005C17E8">
          <w:rPr>
            <w:rFonts w:ascii="Times New Roman" w:eastAsia="Times New Roman" w:hAnsi="Times New Roman" w:hint="cs"/>
            <w:sz w:val="20"/>
            <w:rtl/>
            <w:lang w:eastAsia="he-IL"/>
          </w:rPr>
          <w:t xml:space="preserve">או מזמין עבודה </w:t>
        </w:r>
      </w:ins>
      <w:r w:rsidRPr="00590FDD">
        <w:rPr>
          <w:rFonts w:ascii="Times New Roman" w:eastAsia="Times New Roman" w:hAnsi="Times New Roman"/>
          <w:sz w:val="20"/>
          <w:rtl/>
          <w:lang w:eastAsia="he-IL"/>
        </w:rPr>
        <w:t>והוא יהיה המוסמך להכריע בה.</w:t>
      </w:r>
    </w:p>
    <w:p w14:paraId="0D178119"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59C0622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4481D28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43772C09"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4DE133AE"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w:t>
      </w:r>
      <w:r w:rsidRPr="003E5958">
        <w:rPr>
          <w:rFonts w:ascii="Times New Roman" w:eastAsia="Times New Roman" w:hAnsi="Times New Roman" w:hint="cs"/>
          <w:sz w:val="20"/>
          <w:rtl/>
          <w:lang w:eastAsia="he-IL"/>
        </w:rPr>
        <w:lastRenderedPageBreak/>
        <w:t>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3886EF4" w14:textId="373CDAFA" w:rsidR="003E5958" w:rsidRPr="003E5958" w:rsidRDefault="003E5958" w:rsidP="005C17E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מתחייב לפצות ולשפות את המזמין באופן מלא בגין כל פגיעה</w:t>
      </w:r>
      <w:ins w:id="5" w:author="גרמן קגנובסקי" w:date="2021-01-07T10:03:00Z">
        <w:r w:rsidR="005C17E8">
          <w:rPr>
            <w:rFonts w:ascii="Times New Roman" w:eastAsia="Times New Roman" w:hAnsi="Times New Roman" w:hint="cs"/>
            <w:sz w:val="20"/>
            <w:rtl/>
            <w:lang w:eastAsia="he-IL"/>
          </w:rPr>
          <w:t xml:space="preserve"> על פי פסק דין חלוט</w:t>
        </w:r>
      </w:ins>
      <w:r w:rsidRPr="003E5958">
        <w:rPr>
          <w:rFonts w:ascii="Times New Roman" w:eastAsia="Times New Roman" w:hAnsi="Times New Roman" w:hint="cs"/>
          <w:sz w:val="20"/>
          <w:rtl/>
          <w:lang w:eastAsia="he-IL"/>
        </w:rPr>
        <w:t>,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w:t>
      </w:r>
      <w:ins w:id="6" w:author="גרמן קגנובסקי" w:date="2021-01-07T10:05:00Z">
        <w:r w:rsidR="005C17E8">
          <w:rPr>
            <w:rFonts w:ascii="Times New Roman" w:eastAsia="Times New Roman" w:hAnsi="Times New Roman" w:hint="cs"/>
            <w:sz w:val="20"/>
            <w:rtl/>
            <w:lang w:eastAsia="he-IL"/>
          </w:rPr>
          <w:t>.</w:t>
        </w:r>
      </w:ins>
      <w:del w:id="7" w:author="גרמן קגנובסקי" w:date="2021-01-07T10:05:00Z">
        <w:r w:rsidRPr="003E5958" w:rsidDel="005C17E8">
          <w:rPr>
            <w:rFonts w:ascii="Times New Roman" w:eastAsia="Times New Roman" w:hAnsi="Times New Roman" w:hint="cs"/>
            <w:sz w:val="20"/>
            <w:rtl/>
            <w:lang w:eastAsia="he-IL"/>
          </w:rPr>
          <w:delText>, אשר המזמין רשאי לקזז בגינו סכומים ע"ח התמורה המגיעה למתכנן</w:delText>
        </w:r>
      </w:del>
      <w:r w:rsidRPr="003E5958">
        <w:rPr>
          <w:rFonts w:ascii="Times New Roman" w:eastAsia="Times New Roman" w:hAnsi="Times New Roman" w:hint="cs"/>
          <w:sz w:val="20"/>
          <w:rtl/>
          <w:lang w:eastAsia="he-IL"/>
        </w:rPr>
        <w:t>.</w:t>
      </w:r>
    </w:p>
    <w:p w14:paraId="34157131"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5A42384"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74F35A10"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36D31338"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5A952B7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7B1C2E2"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98E309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0EEAFE8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68343E1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למזמין תהא הזכות, אך לא החובה, לבדוק את אישור עריכת הביטוח, שיומצא על ידי המתכנן כאמור לעיל, ועל המתכנן לבצע כל שינוי, תיקון, התאמה או </w:t>
      </w:r>
      <w:r w:rsidRPr="003E5958">
        <w:rPr>
          <w:rFonts w:ascii="Times New Roman" w:eastAsia="Times New Roman" w:hAnsi="Times New Roman" w:hint="cs"/>
          <w:sz w:val="20"/>
          <w:rtl/>
          <w:lang w:eastAsia="he-IL"/>
        </w:rPr>
        <w:lastRenderedPageBreak/>
        <w:t>הרחבה, שיידרשו על מנת להתאים את ביטוחי המתכנן, להתחייבויות המתכנן על פי הסכם זה.</w:t>
      </w:r>
    </w:p>
    <w:p w14:paraId="373DD9A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5AD3E6C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0E4A78C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5A09360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E697C9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1FDC5CA2" w14:textId="72324B7E"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ins w:id="8" w:author="גרמן קגנובסקי" w:date="2021-01-07T10:10:00Z">
        <w:r w:rsidR="008D142C">
          <w:rPr>
            <w:rFonts w:ascii="Times New Roman" w:eastAsia="Times New Roman" w:hAnsi="Times New Roman" w:hint="cs"/>
            <w:sz w:val="20"/>
            <w:rtl/>
            <w:lang w:eastAsia="he-IL"/>
          </w:rPr>
          <w:t xml:space="preserve"> על פי פסק דין חלוט</w:t>
        </w:r>
      </w:ins>
      <w:del w:id="9" w:author="גרמן קגנובסקי" w:date="2021-01-07T10:10:00Z">
        <w:r w:rsidRPr="003E5958" w:rsidDel="008D142C">
          <w:rPr>
            <w:rFonts w:ascii="Times New Roman" w:eastAsia="Times New Roman" w:hAnsi="Times New Roman" w:hint="cs"/>
            <w:sz w:val="20"/>
            <w:rtl/>
            <w:lang w:eastAsia="he-IL"/>
          </w:rPr>
          <w:delText>.</w:delText>
        </w:r>
      </w:del>
    </w:p>
    <w:p w14:paraId="63DA6EC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4DD9479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 xml:space="preserve">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3E5958">
        <w:rPr>
          <w:rFonts w:ascii="Times New Roman" w:eastAsia="Times New Roman" w:hAnsi="Times New Roman" w:hint="cs"/>
          <w:sz w:val="20"/>
          <w:rtl/>
          <w:lang w:eastAsia="he-IL"/>
        </w:rPr>
        <w:lastRenderedPageBreak/>
        <w:t>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39BA67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254E422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4CB5F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07EDE9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1817E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3059D29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F16E6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49256D6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E348F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1973C9C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11D103"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688C062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D4EA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2934EC4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6E59D12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06B90808"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0375C5FE"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583965C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019E1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lastRenderedPageBreak/>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3219BC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6D016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10DAB83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1D9BE8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096EB21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B1B6B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1ABAD5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9506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4C26F9B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4701E8" w14:textId="42FB8AA5" w:rsidR="00590FDD" w:rsidRPr="00590FDD" w:rsidRDefault="00590FDD" w:rsidP="00D50A41">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w:t>
      </w:r>
      <w:del w:id="10" w:author="גרמן קגנובסקי" w:date="2021-01-07T10:22:00Z">
        <w:r w:rsidRPr="00590FDD" w:rsidDel="00D50A41">
          <w:rPr>
            <w:rFonts w:ascii="Times New Roman" w:eastAsia="Times New Roman" w:hAnsi="Times New Roman"/>
            <w:color w:val="000000"/>
            <w:sz w:val="24"/>
            <w:rtl/>
            <w:lang w:eastAsia="he-IL"/>
          </w:rPr>
          <w:delText xml:space="preserve">המתכנן </w:delText>
        </w:r>
      </w:del>
      <w:r w:rsidRPr="00590FDD">
        <w:rPr>
          <w:rFonts w:ascii="Times New Roman" w:eastAsia="Times New Roman" w:hAnsi="Times New Roman"/>
          <w:color w:val="000000"/>
          <w:sz w:val="24"/>
          <w:rtl/>
          <w:lang w:eastAsia="he-IL"/>
        </w:rPr>
        <w:t>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ins w:id="11" w:author="גרמן קגנובסקי" w:date="2021-01-07T10:11:00Z">
        <w:r w:rsidR="008D142C">
          <w:rPr>
            <w:rFonts w:ascii="Times New Roman" w:eastAsia="Times New Roman" w:hAnsi="Times New Roman" w:hint="cs"/>
            <w:color w:val="000000"/>
            <w:sz w:val="24"/>
            <w:rtl/>
            <w:lang w:eastAsia="he-IL"/>
          </w:rPr>
          <w:t xml:space="preserve"> </w:t>
        </w:r>
      </w:ins>
      <w:del w:id="12" w:author="גרמן קגנובסקי" w:date="2021-01-07T10:11:00Z">
        <w:r w:rsidRPr="00590FDD" w:rsidDel="008D142C">
          <w:rPr>
            <w:rFonts w:ascii="Times New Roman" w:eastAsia="Times New Roman" w:hAnsi="Times New Roman"/>
            <w:color w:val="000000"/>
            <w:sz w:val="24"/>
            <w:rtl/>
            <w:lang w:eastAsia="he-IL"/>
          </w:rPr>
          <w:delText>.</w:delText>
        </w:r>
      </w:del>
    </w:p>
    <w:p w14:paraId="5520D0A3" w14:textId="77777777" w:rsidR="00590FDD" w:rsidRPr="008D142C"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66F0CF4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3F4C1335"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6489B83C"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126DC9CA"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18E304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583A26B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49EB588D"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64B0E3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167941"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063695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01A11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148DC91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69751E"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4EBEC4F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97BD2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6340778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375C2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55D613C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10C1EFE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1CF0EA"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205341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F9865D"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63A47E2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881B8C"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הפר את הוראת סעיף 7.5 לעיל.</w:t>
      </w:r>
    </w:p>
    <w:p w14:paraId="589595F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A7D35D"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2A64896D"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6DF8F123"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0247C40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38F5C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2239789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D4D4B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2CF0198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0F8B9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7969C6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DF465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359AA09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0ECB8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3AA275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92B8F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8CE106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5910BF" w14:textId="69A9EC4A" w:rsidR="00590FDD" w:rsidRPr="00590FDD" w:rsidRDefault="00590FDD" w:rsidP="00D50A41">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 xml:space="preserve">השתמש המזמין בזכותו על פי סעיף 12.7 לעיל, יהיה הוא רשאי לגבות מאת המתכנן או לנכות מכל סכום שיגיע לו את הסכומים שהמזמין נשא בהם בשל כך, </w:t>
      </w:r>
      <w:del w:id="13" w:author="גרמן קגנובסקי" w:date="2021-01-07T10:24:00Z">
        <w:r w:rsidRPr="00590FDD" w:rsidDel="00D50A41">
          <w:rPr>
            <w:rFonts w:ascii="Times New Roman" w:eastAsia="Times New Roman" w:hAnsi="Times New Roman"/>
            <w:sz w:val="20"/>
            <w:rtl/>
            <w:lang w:eastAsia="he-IL"/>
          </w:rPr>
          <w:delText xml:space="preserve">בתוספת 15% </w:delText>
        </w:r>
      </w:del>
      <w:r w:rsidRPr="00590FDD">
        <w:rPr>
          <w:rFonts w:ascii="Times New Roman" w:eastAsia="Times New Roman" w:hAnsi="Times New Roman"/>
          <w:sz w:val="20"/>
          <w:rtl/>
          <w:lang w:eastAsia="he-IL"/>
        </w:rPr>
        <w:t>לכסוי הוצאותיו הכלליות, וזאת מבלי שיהיה עליו להוכיח את הסכומים הנ"ל.</w:t>
      </w:r>
    </w:p>
    <w:p w14:paraId="27E43F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64588D"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76A617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E53F7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61BFEF0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41A7A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40C874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3A6C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0D6A2A7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EBB34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39489BE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91DE3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440689AB"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49DC4CF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2381BCDB"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4336F39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2E2B3C5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B6018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2065C64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736B2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15E2923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0FC96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68AE5F9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04950DC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653E456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FAB1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4C8116D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553F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5471B0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88000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0477073C"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55D3CB8"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4EF5A5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2D69092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3191FA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4837BA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E9BB40"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4DC14C0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B8DC6B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590C1F3C"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171DB5"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DB8B96"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86C35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4801F1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8B20E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2D7A09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BAD8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44105B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97DAA6"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56ABDDC2"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1A6731F2"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03F3DB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489964" w14:textId="73ADBE5B" w:rsidR="00590FDD" w:rsidRPr="00590FDD" w:rsidRDefault="00590FDD" w:rsidP="00D50A41">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המזמין זכאי לקזז כנגד כל סכום המגיע למתכנן מאת המזמין לפי החוזה כל סכום שלפי </w:t>
      </w:r>
      <w:del w:id="14" w:author="גרמן קגנובסקי" w:date="2021-01-07T10:25:00Z">
        <w:r w:rsidRPr="00590FDD" w:rsidDel="00D50A41">
          <w:rPr>
            <w:rFonts w:ascii="Times New Roman" w:eastAsia="Times New Roman" w:hAnsi="Times New Roman"/>
            <w:sz w:val="20"/>
            <w:rtl/>
            <w:lang w:eastAsia="he-IL"/>
          </w:rPr>
          <w:delText xml:space="preserve">טענתו </w:delText>
        </w:r>
      </w:del>
      <w:r w:rsidRPr="00590FDD">
        <w:rPr>
          <w:rFonts w:ascii="Times New Roman" w:eastAsia="Times New Roman" w:hAnsi="Times New Roman"/>
          <w:sz w:val="20"/>
          <w:rtl/>
          <w:lang w:eastAsia="he-IL"/>
        </w:rPr>
        <w:t>מגיע לו מהמתכנן, וכל זכות של המתכנן לתשלום מהמזמין כפופה לזכות הקיזוז הנ"ל.</w:t>
      </w:r>
    </w:p>
    <w:p w14:paraId="253175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64913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2E240A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A8464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4D9D066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0AA95B"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600FD4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A463E2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53CB32B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645F9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66B3A2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62A53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276A1B22"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2C9FB880"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0675D57A"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718B6E07"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0D08F20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3A27E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71197A3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72A41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E0ECA6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785BA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C606438"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38F17051"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216EA134" w14:textId="77777777" w:rsidR="00E078A7" w:rsidRDefault="00E078A7" w:rsidP="00E078A7">
      <w:pPr>
        <w:pStyle w:val="ListParagraph"/>
        <w:rPr>
          <w:rFonts w:ascii="Times New Roman" w:eastAsia="Times New Roman" w:hAnsi="Times New Roman"/>
          <w:sz w:val="20"/>
          <w:rtl/>
          <w:lang w:eastAsia="he-IL"/>
        </w:rPr>
      </w:pPr>
    </w:p>
    <w:p w14:paraId="2C2B1033"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0B1932DF"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60C14D48"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2BEACCD"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7F83906"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8B05B18"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0A37F3D"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6B5500A1"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70606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35C541"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12DD48C0"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E3CA439"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0774FA93"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DBD810A"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A0C39D8"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213EBD0"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714A43F4"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91DED16"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1C1D522A"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BE5E1B0" w14:textId="70B1797A"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DefaultPlaceholder_-1854013440"/>
          </w:placeholder>
        </w:sdtPr>
        <w:sdtEndPr/>
        <w:sdtContent>
          <w:del w:id="15" w:author="גרמן קגנובסקי" w:date="2021-01-07T11:01:00Z">
            <w:r w:rsidR="00D319A9" w:rsidDel="00144D52">
              <w:rPr>
                <w:rFonts w:ascii="Times New Roman" w:eastAsia="Times New Roman" w:hAnsi="Times New Roman" w:hint="cs"/>
                <w:color w:val="00B0F0"/>
                <w:sz w:val="20"/>
                <w:u w:val="single"/>
                <w:rtl/>
                <w:lang w:eastAsia="he-IL"/>
              </w:rPr>
              <w:delText>אבנר איזדיאן מהנדסים בע"מ</w:delText>
            </w:r>
          </w:del>
          <w:ins w:id="16" w:author="גרמן קגנובסקי" w:date="2021-01-07T11:01:00Z">
            <w:r w:rsidR="00144D52">
              <w:rPr>
                <w:rFonts w:ascii="Times New Roman" w:eastAsia="Times New Roman" w:hAnsi="Times New Roman"/>
                <w:color w:val="00B0F0"/>
                <w:sz w:val="20"/>
                <w:u w:val="single"/>
                <w:rtl/>
                <w:lang w:eastAsia="he-IL"/>
              </w:rPr>
              <w:t>אבנר איזדיאן מהנדסים בע''מ</w:t>
            </w:r>
          </w:ins>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ntPartyAName"/>
          <w:id w:val="-1697851747"/>
          <w:placeholder>
            <w:docPart w:val="DefaultPlaceholder_-1854013440"/>
          </w:placeholder>
        </w:sdtPr>
        <w:sdtEndPr/>
        <w:sdtContent>
          <w:r w:rsidR="00D319A9" w:rsidRPr="003E6FC4">
            <w:rPr>
              <w:rStyle w:val="PlaceholderText"/>
              <w:rtl/>
            </w:rPr>
            <w:t>[שם צד א]</w:t>
          </w:r>
        </w:sdtContent>
      </w:sdt>
    </w:p>
    <w:p w14:paraId="2D0FDAE8"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544DB213"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43B55ACB"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1F68FA0F"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194DE2E6"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5C06560A"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7A1F9838"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291F8D56"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3A7DF2C9"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0CD7DAF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4FF9112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114A91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0A7A49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A62B29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769198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6041F8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739C08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D9BD00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D87DC2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016A96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06E96D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D9D5A4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89DE52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C6E122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5BBCA2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046D51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868CF08"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77DB4849"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2710551"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4E5C460"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DAB6972"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3F91AB2"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6682083C"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582E361"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959C433"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73C8A8B3"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lastRenderedPageBreak/>
        <w:t>נספח ''א''</w:t>
      </w:r>
    </w:p>
    <w:p w14:paraId="73FCC280"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42BEA2D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267A9D3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48EE829A" w14:textId="77777777" w:rsidR="000555DD" w:rsidRPr="000555DD" w:rsidRDefault="000555DD" w:rsidP="00D319A9">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Municipality"/>
          <w:id w:val="1782831239"/>
          <w:placeholder>
            <w:docPart w:val="DefaultPlaceholder_-1854013440"/>
          </w:placeholder>
        </w:sdtPr>
        <w:sdtEndPr/>
        <w:sdtContent>
          <w:r w:rsidR="00AF5A49">
            <w:rPr>
              <w:rFonts w:ascii="Times New Roman" w:eastAsia="Times New Roman" w:hAnsi="Times New Roman" w:hint="cs"/>
              <w:color w:val="00B0F0"/>
              <w:sz w:val="24"/>
              <w:rtl/>
              <w:lang w:eastAsia="he-IL"/>
            </w:rPr>
            <w:t xml:space="preserve">ראשון לציון </w:t>
          </w:r>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DefaultPlaceholder_-1854013440"/>
          </w:placeholder>
        </w:sdtPr>
        <w:sdtEndPr/>
        <w:sdtContent>
          <w:ins w:id="17" w:author="גרמן קגנובסקי" w:date="2020-11-02T15:53:00Z">
            <w:r w:rsidR="00D45901">
              <w:rPr>
                <w:rFonts w:ascii="Times New Roman" w:eastAsia="Times New Roman" w:hAnsi="Times New Roman" w:hint="cs"/>
                <w:color w:val="00B0F0"/>
                <w:sz w:val="24"/>
                <w:rtl/>
              </w:rPr>
              <w:t>נרקיסים</w:t>
            </w:r>
          </w:ins>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DefaultPlaceholder_-1854013440"/>
          </w:placeholder>
        </w:sdtPr>
        <w:sdtEndPr/>
        <w:sdtContent>
          <w:r w:rsidR="00AF5A49">
            <w:rPr>
              <w:rFonts w:ascii="Times New Roman" w:eastAsia="Times New Roman" w:hAnsi="Times New Roman" w:hint="cs"/>
              <w:color w:val="00B0F0"/>
              <w:sz w:val="24"/>
              <w:rtl/>
            </w:rPr>
            <w:t>נרקיסים ראשון לציון</w:t>
          </w:r>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0115213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2A72713" w14:textId="77777777" w:rsidR="000555DD" w:rsidRPr="000555DD" w:rsidRDefault="000555DD" w:rsidP="00D319A9">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DefaultPlaceholder_-1854013440"/>
          </w:placeholder>
        </w:sdtPr>
        <w:sdtEndPr/>
        <w:sdtContent>
          <w:r w:rsidR="00AF5A49">
            <w:rPr>
              <w:rFonts w:ascii="Times New Roman" w:eastAsia="Times New Roman" w:hAnsi="Times New Roman" w:hint="cs"/>
              <w:color w:val="008000"/>
              <w:sz w:val="24"/>
              <w:rtl/>
            </w:rPr>
            <w:t>413-0180570</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DefaultPlaceholder_-1854013440"/>
          </w:placeholder>
        </w:sdtPr>
        <w:sdtEndPr/>
        <w:sdtContent>
          <w:r w:rsidR="00AF5A49">
            <w:rPr>
              <w:rFonts w:ascii="Times New Roman" w:eastAsia="Times New Roman" w:hAnsi="Times New Roman" w:hint="cs"/>
              <w:sz w:val="24"/>
              <w:rtl/>
              <w:lang w:eastAsia="he-IL"/>
            </w:rPr>
            <w:t>4240,4241</w:t>
          </w:r>
        </w:sdtContent>
      </w:sdt>
      <w:r w:rsidRPr="000555DD">
        <w:rPr>
          <w:rFonts w:ascii="Times New Roman" w:eastAsia="Times New Roman" w:hAnsi="Times New Roman" w:hint="cs"/>
          <w:sz w:val="24"/>
          <w:rtl/>
          <w:lang w:eastAsia="he-IL"/>
        </w:rPr>
        <w:t>.</w:t>
      </w:r>
    </w:p>
    <w:p w14:paraId="0192C851"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71B842E"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75AADC78" w14:textId="77777777" w:rsidR="000555DD" w:rsidRPr="000555DD" w:rsidRDefault="000555DD" w:rsidP="00D319A9">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w:t>
      </w:r>
      <w:r w:rsidR="00AF5A49">
        <w:rPr>
          <w:rFonts w:ascii="Times New Roman" w:eastAsia="Times New Roman" w:hAnsi="Times New Roman"/>
          <w:sz w:val="24"/>
          <w:rtl/>
          <w:lang w:eastAsia="he-IL"/>
        </w:rPr>
        <w:t>–</w:t>
      </w:r>
      <w:r w:rsidRPr="000555DD">
        <w:rPr>
          <w:rFonts w:ascii="Times New Roman" w:eastAsia="Times New Roman" w:hAnsi="Times New Roman" w:hint="cs"/>
          <w:sz w:val="24"/>
          <w:rtl/>
          <w:lang w:eastAsia="he-IL"/>
        </w:rPr>
        <w:t xml:space="preserve"> </w:t>
      </w:r>
      <w:sdt>
        <w:sdtPr>
          <w:rPr>
            <w:rFonts w:ascii="Times New Roman" w:eastAsia="Times New Roman" w:hAnsi="Times New Roman" w:hint="cs"/>
            <w:color w:val="008000"/>
            <w:sz w:val="24"/>
            <w:rtl/>
          </w:rPr>
          <w:alias w:val="רשות מקומית"/>
          <w:tag w:val="cntMunicipality"/>
          <w:id w:val="1088732537"/>
          <w:placeholder>
            <w:docPart w:val="DefaultPlaceholder_-1854013440"/>
          </w:placeholder>
        </w:sdtPr>
        <w:sdtEndPr/>
        <w:sdtContent>
          <w:r w:rsidR="00AF5A49">
            <w:rPr>
              <w:rFonts w:ascii="Times New Roman" w:eastAsia="Times New Roman" w:hAnsi="Times New Roman" w:hint="cs"/>
              <w:color w:val="008000"/>
              <w:sz w:val="24"/>
              <w:rtl/>
            </w:rPr>
            <w:t xml:space="preserve">ראשון לציון </w:t>
          </w:r>
        </w:sdtContent>
      </w:sdt>
      <w:r w:rsidRPr="000555DD">
        <w:rPr>
          <w:rFonts w:ascii="Times New Roman" w:eastAsia="Times New Roman" w:hAnsi="Times New Roman" w:hint="cs"/>
          <w:color w:val="008000"/>
          <w:sz w:val="24"/>
          <w:rtl/>
        </w:rPr>
        <w:t>.</w:t>
      </w:r>
    </w:p>
    <w:p w14:paraId="36D8F00A"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3B7D80A2"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58BC87E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3B602C7" w14:textId="77777777" w:rsidR="000555DD" w:rsidRPr="000555DD" w:rsidRDefault="000555DD" w:rsidP="00AF5A49">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DefaultPlaceholder_-1854013440"/>
          </w:placeholder>
        </w:sdtPr>
        <w:sdtEndPr>
          <w:rPr>
            <w:rFonts w:hint="default"/>
          </w:rPr>
        </w:sdtEndPr>
        <w:sdtContent>
          <w:r w:rsidR="00AF5A49">
            <w:rPr>
              <w:rFonts w:ascii="Times New Roman" w:eastAsia="Times New Roman" w:hAnsi="Times New Roman" w:hint="cs"/>
              <w:sz w:val="24"/>
              <w:rtl/>
              <w:lang w:eastAsia="he-IL"/>
            </w:rPr>
            <w:t>קובי רפא</w:t>
          </w:r>
        </w:sdtContent>
      </w:sdt>
    </w:p>
    <w:p w14:paraId="08957B0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699DF3F0" w14:textId="77777777" w:rsidR="00047BB3" w:rsidRPr="000555DD" w:rsidRDefault="000555DD" w:rsidP="00AF5A49">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p>
    <w:p w14:paraId="6BA43F1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171432D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CEF167A" w14:textId="77777777" w:rsidR="000555DD" w:rsidRPr="000555DD" w:rsidRDefault="000555DD" w:rsidP="00D319A9">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DefaultPlaceholder_-1854013440"/>
          </w:placeholder>
        </w:sdtPr>
        <w:sdtEndPr/>
        <w:sdtContent>
          <w:r w:rsidR="00AF5A49">
            <w:rPr>
              <w:rFonts w:ascii="Times New Roman" w:eastAsia="Times New Roman" w:hAnsi="Times New Roman" w:hint="cs"/>
              <w:color w:val="008000"/>
              <w:sz w:val="24"/>
              <w:rtl/>
              <w:lang w:eastAsia="he-IL"/>
            </w:rPr>
            <w:t>אבנר איזידיאן</w:t>
          </w:r>
        </w:sdtContent>
      </w:sdt>
    </w:p>
    <w:p w14:paraId="7B3E453F" w14:textId="77777777" w:rsidR="000555DD" w:rsidRPr="000555DD" w:rsidRDefault="000555DD" w:rsidP="00D319A9">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efaultPlaceholder_-1854013440"/>
          </w:placeholder>
        </w:sdtPr>
        <w:sdtEndPr/>
        <w:sdtContent>
          <w:r w:rsidR="00AF5A49">
            <w:rPr>
              <w:rFonts w:ascii="Times New Roman" w:eastAsia="Times New Roman" w:hAnsi="Times New Roman" w:hint="cs"/>
              <w:color w:val="008000"/>
              <w:sz w:val="24"/>
              <w:rtl/>
              <w:lang w:eastAsia="he-IL"/>
            </w:rPr>
            <w:t>7</w:t>
          </w:r>
        </w:sdtContent>
      </w:sdt>
    </w:p>
    <w:p w14:paraId="1EF376B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D1D91C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DefaultPlaceholder_-1854013440"/>
          </w:placeholder>
        </w:sdtPr>
        <w:sdtEndPr/>
        <w:sdtContent>
          <w:r w:rsidR="00AF5A49">
            <w:rPr>
              <w:rFonts w:ascii="Times New Roman" w:eastAsia="Times New Roman" w:hAnsi="Times New Roman" w:hint="cs"/>
              <w:color w:val="008000"/>
              <w:sz w:val="24"/>
              <w:rtl/>
              <w:lang w:eastAsia="he-IL"/>
            </w:rPr>
            <w:t>אבנר איזידיאן</w:t>
          </w:r>
        </w:sdtContent>
      </w:sdt>
    </w:p>
    <w:p w14:paraId="726DAC6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47C894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68AAF46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16F199E"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1E368217"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2C296EF8"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4C92F16E"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3C44D62D"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37D949F9"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25F7B631"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lastRenderedPageBreak/>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5ECD19C1" w14:textId="77777777" w:rsidTr="000555DD">
        <w:tc>
          <w:tcPr>
            <w:tcW w:w="3366" w:type="dxa"/>
          </w:tcPr>
          <w:p w14:paraId="2B153C63" w14:textId="77777777" w:rsidR="000555DD" w:rsidRPr="000555DD" w:rsidRDefault="00C944B2"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DefaultPlaceholder_-1854013440"/>
                </w:placeholder>
              </w:sdtPr>
              <w:sdtEndPr>
                <w:rPr>
                  <w:rFonts w:hint="default"/>
                </w:rPr>
              </w:sdtEndPr>
              <w:sdtContent>
                <w:r w:rsidR="000555DD" w:rsidRPr="000555DD">
                  <w:rPr>
                    <w:rFonts w:cstheme="minorBidi"/>
                    <w:color w:val="00B0F0"/>
                    <w:rtl/>
                  </w:rPr>
                  <w:t>[אחוז השתתפות צד א]</w:t>
                </w:r>
              </w:sdtContent>
            </w:sdt>
          </w:p>
          <w:p w14:paraId="68BA597C"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5007DABD"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585F65B1"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7D61F4E0"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31FC279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186B89F"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8658887"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0A335194"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6DCD4685"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77175F83"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56B826E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1B8CDD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59BEC41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0674BB4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4741A3B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3C32157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686E77B4"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70F32FCB"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3C7D852B"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366A975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323DB55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046262F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4D7B2C1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09584FF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1BFFB09D"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3B272544"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67CD7E50"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18" w:name="OLE_LINK5"/>
      <w:bookmarkStart w:id="19" w:name="OLE_LINK6"/>
      <w:r w:rsidRPr="00590FDD">
        <w:rPr>
          <w:rFonts w:ascii="Times New Roman" w:eastAsia="Times New Roman" w:hAnsi="Times New Roman"/>
          <w:sz w:val="24"/>
          <w:rtl/>
          <w:lang w:eastAsia="he-IL"/>
        </w:rPr>
        <w:lastRenderedPageBreak/>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20" w:name="OLE_LINK7"/>
      <w:bookmarkStart w:id="21"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5173B062"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5E4279F7"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374DD4D1"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3FEA38D5"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1793143B"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007BCE8A"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8"/>
    <w:bookmarkEnd w:id="19"/>
    <w:bookmarkEnd w:id="20"/>
    <w:bookmarkEnd w:id="21"/>
    <w:p w14:paraId="28AF32F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6442F55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77CBC8A3"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5FDD014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3C863E7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0517D80B" w14:textId="3A751D1B" w:rsidR="00590FDD" w:rsidRPr="00590FDD" w:rsidRDefault="00590FDD" w:rsidP="00C944B2">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 xml:space="preserve">המהנדס יציג תכנון אלטרנטיבות קונסטרוקטיביות </w:t>
      </w:r>
      <w:del w:id="22" w:author="גרמן קגנובסקי" w:date="2021-01-05T14:59:00Z">
        <w:r w:rsidRPr="00590FDD" w:rsidDel="00C944B2">
          <w:rPr>
            <w:rFonts w:ascii="Times New Roman" w:eastAsia="Times New Roman" w:hAnsi="Times New Roman"/>
            <w:sz w:val="24"/>
            <w:rtl/>
            <w:lang w:eastAsia="he-IL"/>
          </w:rPr>
          <w:delText xml:space="preserve">ואומדנים </w:delText>
        </w:r>
      </w:del>
      <w:r w:rsidRPr="00590FDD">
        <w:rPr>
          <w:rFonts w:ascii="Times New Roman" w:eastAsia="Times New Roman" w:hAnsi="Times New Roman"/>
          <w:sz w:val="24"/>
          <w:rtl/>
          <w:lang w:eastAsia="he-IL"/>
        </w:rPr>
        <w:t>לקבלת החלטות על חלופות</w:t>
      </w:r>
      <w:r w:rsidRPr="00590FDD">
        <w:rPr>
          <w:rFonts w:ascii="Times New Roman" w:eastAsia="Times New Roman" w:hAnsi="Times New Roman" w:hint="cs"/>
          <w:sz w:val="24"/>
          <w:rtl/>
          <w:lang w:eastAsia="he-IL"/>
        </w:rPr>
        <w:t>.</w:t>
      </w:r>
    </w:p>
    <w:p w14:paraId="7EC7CBE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1E72A3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2C4ABDF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A66ABF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5FDFC02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5DC66F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136641A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4F0B70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31AA2C7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879599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126E560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DE6835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7F4A4B31"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03390C8" w14:textId="65CB686C"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ins w:id="23" w:author="גרמן קגנובסקי" w:date="2021-01-05T14:59:00Z">
        <w:r w:rsidR="00C944B2">
          <w:rPr>
            <w:rFonts w:ascii="Times New Roman" w:eastAsia="Times New Roman" w:hAnsi="Times New Roman" w:hint="cs"/>
            <w:sz w:val="24"/>
            <w:rtl/>
            <w:lang w:eastAsia="he-IL"/>
          </w:rPr>
          <w:t xml:space="preserve"> במקרה זה ישלום למתכנן שכר </w:t>
        </w:r>
      </w:ins>
      <w:ins w:id="24" w:author="גרמן קגנובסקי" w:date="2021-01-05T15:00:00Z">
        <w:r w:rsidR="00C944B2">
          <w:rPr>
            <w:rFonts w:ascii="Times New Roman" w:eastAsia="Times New Roman" w:hAnsi="Times New Roman" w:hint="cs"/>
            <w:sz w:val="24"/>
            <w:rtl/>
            <w:lang w:eastAsia="he-IL"/>
          </w:rPr>
          <w:t xml:space="preserve">או חלק ממנו </w:t>
        </w:r>
      </w:ins>
      <w:ins w:id="25" w:author="גרמן קגנובסקי" w:date="2021-01-05T14:59:00Z">
        <w:r w:rsidR="00C944B2">
          <w:rPr>
            <w:rFonts w:ascii="Times New Roman" w:eastAsia="Times New Roman" w:hAnsi="Times New Roman" w:hint="cs"/>
            <w:sz w:val="24"/>
            <w:rtl/>
            <w:lang w:eastAsia="he-IL"/>
          </w:rPr>
          <w:t>בהתאם ל</w:t>
        </w:r>
      </w:ins>
      <w:ins w:id="26" w:author="גרמן קגנובסקי" w:date="2021-01-05T15:00:00Z">
        <w:r w:rsidR="00C944B2">
          <w:rPr>
            <w:rFonts w:ascii="Times New Roman" w:eastAsia="Times New Roman" w:hAnsi="Times New Roman" w:hint="cs"/>
            <w:sz w:val="24"/>
            <w:rtl/>
            <w:lang w:eastAsia="he-IL"/>
          </w:rPr>
          <w:t>התקדמות בתכנון.</w:t>
        </w:r>
      </w:ins>
    </w:p>
    <w:p w14:paraId="35463DC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2BC84B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753CF5CA"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3EAE29E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3A89CBB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53584A8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7D2FCEDE"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2E2012D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w:t>
      </w:r>
      <w:r w:rsidRPr="00590FDD">
        <w:rPr>
          <w:rFonts w:ascii="Times New Roman" w:eastAsia="Times New Roman" w:hAnsi="Times New Roman"/>
          <w:sz w:val="24"/>
          <w:rtl/>
          <w:lang w:eastAsia="he-IL"/>
        </w:rPr>
        <w:lastRenderedPageBreak/>
        <w:t>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1F7F5CB5"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741451B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4A908C29"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265DEC45"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7C3DD1B4"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6AA2E0E5"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059AB0C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1A7D426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5269170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4A618F4"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13180A3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1C4C4442"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34E369E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13617E4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1E375E90" w14:textId="35C02E84" w:rsidR="00590FDD" w:rsidRPr="00590FDD" w:rsidDel="002C19B0" w:rsidRDefault="00590FDD" w:rsidP="002C19B0">
      <w:pPr>
        <w:spacing w:before="0" w:beforeAutospacing="0" w:after="0" w:afterAutospacing="0" w:line="360" w:lineRule="auto"/>
        <w:ind w:firstLine="849"/>
        <w:rPr>
          <w:del w:id="27" w:author="גרמן קגנובסקי" w:date="2021-01-07T10:51:00Z"/>
          <w:rFonts w:ascii="Times New Roman" w:eastAsia="Times New Roman" w:hAnsi="Times New Roman"/>
          <w:sz w:val="20"/>
          <w:rtl/>
          <w:lang w:eastAsia="he-IL"/>
        </w:rPr>
      </w:pPr>
      <w:del w:id="28" w:author="גרמן קגנובסקי" w:date="2021-01-07T10:51:00Z">
        <w:r w:rsidRPr="00590FDD" w:rsidDel="002C19B0">
          <w:rPr>
            <w:rFonts w:ascii="Times New Roman" w:eastAsia="Times New Roman" w:hAnsi="Times New Roman"/>
            <w:sz w:val="20"/>
            <w:rtl/>
            <w:lang w:eastAsia="he-IL"/>
          </w:rPr>
          <w:delText>כמות ברזל</w:delText>
        </w:r>
      </w:del>
      <w:del w:id="29" w:author="גרמן קגנובסקי" w:date="2021-01-07T10:47:00Z">
        <w:r w:rsidRPr="00590FDD" w:rsidDel="002C19B0">
          <w:rPr>
            <w:rFonts w:ascii="Times New Roman" w:eastAsia="Times New Roman" w:hAnsi="Times New Roman"/>
            <w:sz w:val="20"/>
            <w:rtl/>
            <w:lang w:eastAsia="he-IL"/>
          </w:rPr>
          <w:delText xml:space="preserve"> למ"ק – 110-</w:delText>
        </w:r>
      </w:del>
      <w:del w:id="30" w:author="גרמן קגנובסקי" w:date="2021-01-05T15:01:00Z">
        <w:r w:rsidRPr="00590FDD" w:rsidDel="00C944B2">
          <w:rPr>
            <w:rFonts w:ascii="Times New Roman" w:eastAsia="Times New Roman" w:hAnsi="Times New Roman"/>
            <w:sz w:val="20"/>
            <w:rtl/>
            <w:lang w:eastAsia="he-IL"/>
          </w:rPr>
          <w:delText xml:space="preserve">100 </w:delText>
        </w:r>
      </w:del>
      <w:del w:id="31" w:author="גרמן קגנובסקי" w:date="2021-01-07T10:47:00Z">
        <w:r w:rsidRPr="00590FDD" w:rsidDel="002C19B0">
          <w:rPr>
            <w:rFonts w:ascii="Times New Roman" w:eastAsia="Times New Roman" w:hAnsi="Times New Roman"/>
            <w:sz w:val="20"/>
            <w:rtl/>
            <w:lang w:eastAsia="he-IL"/>
          </w:rPr>
          <w:delText>ק"ג למ"ק</w:delText>
        </w:r>
      </w:del>
      <w:del w:id="32" w:author="גרמן קגנובסקי" w:date="2021-01-07T10:51:00Z">
        <w:r w:rsidRPr="00590FDD" w:rsidDel="002C19B0">
          <w:rPr>
            <w:rFonts w:ascii="Times New Roman" w:eastAsia="Times New Roman" w:hAnsi="Times New Roman"/>
            <w:sz w:val="20"/>
            <w:rtl/>
            <w:lang w:eastAsia="he-IL"/>
          </w:rPr>
          <w:delText>.</w:delText>
        </w:r>
      </w:del>
    </w:p>
    <w:p w14:paraId="4D33873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4CD6243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4E381B6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59806548" w14:textId="55AABDE2" w:rsidR="00590FDD" w:rsidRPr="00590FDD" w:rsidDel="002C19B0" w:rsidRDefault="00590FDD" w:rsidP="00590FDD">
      <w:pPr>
        <w:spacing w:before="0" w:beforeAutospacing="0" w:after="0" w:afterAutospacing="0" w:line="360" w:lineRule="auto"/>
        <w:ind w:firstLine="849"/>
        <w:rPr>
          <w:del w:id="33" w:author="גרמן קגנובסקי" w:date="2021-01-07T10:51:00Z"/>
          <w:rFonts w:ascii="Times New Roman" w:eastAsia="Times New Roman" w:hAnsi="Times New Roman"/>
          <w:sz w:val="20"/>
          <w:rtl/>
          <w:lang w:eastAsia="he-IL"/>
        </w:rPr>
      </w:pPr>
      <w:del w:id="34" w:author="גרמן קגנובסקי" w:date="2021-01-07T10:51:00Z">
        <w:r w:rsidRPr="00590FDD" w:rsidDel="002C19B0">
          <w:rPr>
            <w:rFonts w:ascii="Times New Roman" w:eastAsia="Times New Roman" w:hAnsi="Times New Roman"/>
            <w:sz w:val="20"/>
            <w:rtl/>
            <w:lang w:eastAsia="he-IL"/>
          </w:rPr>
          <w:delText xml:space="preserve">מרתף  - ממוצע של 120 ק"ג למ"ק. </w:delText>
        </w:r>
      </w:del>
    </w:p>
    <w:p w14:paraId="2DBA68B4" w14:textId="1243653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del w:id="35" w:author="גרמן קגנובסקי" w:date="2021-01-07T10:51:00Z">
        <w:r w:rsidRPr="00590FDD" w:rsidDel="002C19B0">
          <w:rPr>
            <w:rFonts w:ascii="Times New Roman" w:eastAsia="Times New Roman" w:hAnsi="Times New Roman"/>
            <w:sz w:val="20"/>
            <w:rtl/>
            <w:lang w:eastAsia="he-IL"/>
          </w:rPr>
          <w:delText xml:space="preserve"> </w:delText>
        </w:r>
      </w:del>
    </w:p>
    <w:p w14:paraId="634F8A4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7D795554"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32CB81E9"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44438E01"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6EAB8557"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452757A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15ACE61"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lastRenderedPageBreak/>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63AC2CD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5F41FB04"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0147B567"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706E7F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1EFCD2E2"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6432EE3C"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10EA4E3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07C836DB"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26ED27FB"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3239967"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37C100B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45A03D" w14:textId="6653C2CA" w:rsidR="00590FDD" w:rsidRPr="00590FDD" w:rsidRDefault="00590FDD" w:rsidP="00C944B2">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w:t>
      </w:r>
      <w:del w:id="36" w:author="גרמן קגנובסקי" w:date="2021-01-05T15:03:00Z">
        <w:r w:rsidRPr="00590FDD" w:rsidDel="00C944B2">
          <w:rPr>
            <w:rFonts w:ascii="Times New Roman" w:eastAsia="Times New Roman" w:hAnsi="Times New Roman"/>
            <w:sz w:val="24"/>
            <w:rtl/>
            <w:lang w:eastAsia="he-IL"/>
          </w:rPr>
          <w:delText xml:space="preserve">לרבות הצגת אומדנים. </w:delText>
        </w:r>
      </w:del>
    </w:p>
    <w:p w14:paraId="4420EE4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E61AA0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43C5B58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D1B8BD" w14:textId="0F0C32F9" w:rsidR="00590FDD" w:rsidRPr="00590FDD" w:rsidRDefault="00590FDD" w:rsidP="00C944B2">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w:t>
      </w:r>
      <w:del w:id="37" w:author="גרמן קגנובסקי" w:date="2021-01-05T15:04:00Z">
        <w:r w:rsidRPr="00590FDD" w:rsidDel="00C944B2">
          <w:rPr>
            <w:rFonts w:ascii="Times New Roman" w:eastAsia="Times New Roman" w:hAnsi="Times New Roman" w:hint="cs"/>
            <w:sz w:val="24"/>
            <w:rtl/>
            <w:lang w:eastAsia="he-IL"/>
          </w:rPr>
          <w:delText xml:space="preserve"> תקציביים כולל כתבי כמויות</w:delText>
        </w:r>
      </w:del>
      <w:r w:rsidRPr="00590FDD">
        <w:rPr>
          <w:rFonts w:ascii="Times New Roman" w:eastAsia="Times New Roman" w:hAnsi="Times New Roman" w:hint="cs"/>
          <w:sz w:val="24"/>
          <w:rtl/>
          <w:lang w:eastAsia="he-IL"/>
        </w:rPr>
        <w:t xml:space="preserve">, לצורך בדיקת חלופות תכנון, בהתאם לדרישת המזמין ונציגיו. </w:t>
      </w:r>
      <w:del w:id="38" w:author="גרמן קגנובסקי" w:date="2021-01-05T15:04:00Z">
        <w:r w:rsidRPr="00590FDD" w:rsidDel="00C944B2">
          <w:rPr>
            <w:rFonts w:ascii="Times New Roman" w:eastAsia="Times New Roman" w:hAnsi="Times New Roman" w:hint="cs"/>
            <w:sz w:val="24"/>
            <w:rtl/>
            <w:lang w:eastAsia="he-IL"/>
          </w:rPr>
          <w:delText>ביצוע חישובים סטאטיים ועריכת אומדן ראשוני של ערך שלד המבנים.</w:delText>
        </w:r>
      </w:del>
    </w:p>
    <w:p w14:paraId="12A8E31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41C6DD9"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39" w:name="OLE_LINK1"/>
      <w:bookmarkStart w:id="40"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39"/>
      <w:bookmarkEnd w:id="40"/>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01AF1A2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58A97B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20EC248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E41102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41147C5C"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49F39C0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21B4B04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BDA5195"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71787BC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36322391"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3C8B3F3A"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45056DD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7C537571"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28CD73E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CE518F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2BFAF18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5118EF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1DA6139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74A3F6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466E369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D3039B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0E22B73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4DB600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4EFF6BA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7D16BE3"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7824C039"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4EF45F7"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5A5BE6E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12B6F5E8" w14:textId="060E3C6A" w:rsidR="00590FDD" w:rsidRPr="00590FDD" w:rsidDel="00002F0B" w:rsidRDefault="00590FDD" w:rsidP="00590FDD">
      <w:pPr>
        <w:widowControl w:val="0"/>
        <w:numPr>
          <w:ilvl w:val="0"/>
          <w:numId w:val="42"/>
        </w:numPr>
        <w:spacing w:before="0" w:beforeAutospacing="0" w:after="0" w:afterAutospacing="0" w:line="240" w:lineRule="auto"/>
        <w:jc w:val="both"/>
        <w:rPr>
          <w:del w:id="41" w:author="גרמן קגנובסקי" w:date="2021-01-05T17:07:00Z"/>
          <w:rFonts w:ascii="Times New Roman" w:eastAsia="Times New Roman" w:hAnsi="Times New Roman"/>
          <w:sz w:val="24"/>
          <w:rtl/>
          <w:lang w:eastAsia="he-IL"/>
        </w:rPr>
      </w:pPr>
      <w:del w:id="42" w:author="גרמן קגנובסקי" w:date="2021-01-05T17:07:00Z">
        <w:r w:rsidRPr="00590FDD" w:rsidDel="00002F0B">
          <w:rPr>
            <w:rFonts w:ascii="Times New Roman" w:eastAsia="Times New Roman" w:hAnsi="Times New Roman"/>
            <w:sz w:val="24"/>
            <w:rtl/>
            <w:lang w:eastAsia="he-IL"/>
          </w:rPr>
          <w:lastRenderedPageBreak/>
          <w:delText xml:space="preserve">עדכון האומדן </w:delText>
        </w:r>
        <w:r w:rsidRPr="00590FDD" w:rsidDel="00002F0B">
          <w:rPr>
            <w:rFonts w:ascii="Times New Roman" w:eastAsia="Times New Roman" w:hAnsi="Times New Roman" w:hint="cs"/>
            <w:sz w:val="24"/>
            <w:rtl/>
            <w:lang w:eastAsia="he-IL"/>
          </w:rPr>
          <w:delText xml:space="preserve">הראשוני </w:delText>
        </w:r>
        <w:r w:rsidRPr="00590FDD" w:rsidDel="00002F0B">
          <w:rPr>
            <w:rFonts w:ascii="Times New Roman" w:eastAsia="Times New Roman" w:hAnsi="Times New Roman"/>
            <w:sz w:val="24"/>
            <w:rtl/>
            <w:lang w:eastAsia="he-IL"/>
          </w:rPr>
          <w:delText xml:space="preserve">המשוער של ערך </w:delText>
        </w:r>
        <w:r w:rsidRPr="00590FDD" w:rsidDel="00002F0B">
          <w:rPr>
            <w:rFonts w:ascii="Times New Roman" w:eastAsia="Times New Roman" w:hAnsi="Times New Roman" w:hint="cs"/>
            <w:sz w:val="24"/>
            <w:rtl/>
            <w:lang w:eastAsia="he-IL"/>
          </w:rPr>
          <w:delText>שלד המבנים השונים והעבודות הנלוות</w:delText>
        </w:r>
        <w:r w:rsidRPr="00590FDD" w:rsidDel="00002F0B">
          <w:rPr>
            <w:rFonts w:ascii="Times New Roman" w:eastAsia="Times New Roman" w:hAnsi="Times New Roman"/>
            <w:sz w:val="24"/>
            <w:rtl/>
            <w:lang w:eastAsia="he-IL"/>
          </w:rPr>
          <w:delText>.</w:delText>
        </w:r>
      </w:del>
    </w:p>
    <w:p w14:paraId="100476AA" w14:textId="6B306F8B"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del w:id="43" w:author="גרמן קגנובסקי" w:date="2021-01-05T17:07:00Z">
        <w:r w:rsidRPr="00590FDD" w:rsidDel="00002F0B">
          <w:rPr>
            <w:rFonts w:ascii="Times New Roman" w:eastAsia="Times New Roman" w:hAnsi="Times New Roman" w:hint="cs"/>
            <w:sz w:val="24"/>
            <w:rtl/>
            <w:lang w:eastAsia="he-IL"/>
          </w:rPr>
          <w:delText xml:space="preserve"> </w:delText>
        </w:r>
      </w:del>
    </w:p>
    <w:p w14:paraId="1648FFC6"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0989024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82861B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703964BF"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64DAE739"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CE56F0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48E0C93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29417D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3664BE7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51ECEAF9" w14:textId="17EFEC6D" w:rsidR="00590FDD" w:rsidRPr="00590FDD" w:rsidRDefault="00590FDD" w:rsidP="00002F0B">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del w:id="44" w:author="גרמן קגנובסקי" w:date="2021-01-05T17:08:00Z">
        <w:r w:rsidRPr="00590FDD" w:rsidDel="00002F0B">
          <w:rPr>
            <w:rFonts w:ascii="Times New Roman" w:eastAsia="Times New Roman" w:hAnsi="Times New Roman"/>
            <w:sz w:val="24"/>
            <w:rtl/>
            <w:lang w:eastAsia="he-IL"/>
          </w:rPr>
          <w:delText>בנפרד או על כל גיליון של תכני</w:delText>
        </w:r>
        <w:r w:rsidRPr="00590FDD" w:rsidDel="00002F0B">
          <w:rPr>
            <w:rFonts w:ascii="Times New Roman" w:eastAsia="Times New Roman" w:hAnsi="Times New Roman" w:hint="cs"/>
            <w:sz w:val="24"/>
            <w:rtl/>
            <w:lang w:eastAsia="he-IL"/>
          </w:rPr>
          <w:delText>ו</w:delText>
        </w:r>
        <w:r w:rsidRPr="00590FDD" w:rsidDel="00002F0B">
          <w:rPr>
            <w:rFonts w:ascii="Times New Roman" w:eastAsia="Times New Roman" w:hAnsi="Times New Roman"/>
            <w:sz w:val="24"/>
            <w:rtl/>
            <w:lang w:eastAsia="he-IL"/>
          </w:rPr>
          <w:delText>ת קונסטרוקציה, תופיע רשימת הברזל של אותה התכנית.</w:delText>
        </w:r>
      </w:del>
    </w:p>
    <w:p w14:paraId="08FF2E5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40A0CDC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74039B9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4974EE8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25F0C3C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093B5B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5DAEC9B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57DD0C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16BED42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31DCE98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02F7BD5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75271ED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78D6604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5338ED5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49F6298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03A4E53C"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67FAEE8F"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209ED3E5"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0833B9E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436FB83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2FFB2C5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51E1B47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5AD51A6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C631E8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4197594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66495ED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27C7908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2E01718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086C142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354D7E59"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78F4EAEE"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66E59B0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117A45D3"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AD56C0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089ECB4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4EE8F7C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5A763B5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4D0A08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52AC106C"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DFED8D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24D1DFF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2289C61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1A82605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16B7A61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E6C16E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33B66AA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7825D23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5DFD9FFB"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5EF3586"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4E5519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0C78B82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E3D418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5F089D7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688D662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13958991"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ACB428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12C37655"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F9F4D2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4D5FCCC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6F40A33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1DC297E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4D49420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רשימה כללית של כל העמודים במבנה לפי קומות כולל: חתכים, זיון ומפלס שינויים.</w:t>
      </w:r>
    </w:p>
    <w:p w14:paraId="0E7684E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3D51F2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521A075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B97A5F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13C5B72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23108AF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4CB0153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1A2B1057"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011E8AE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0BC3D40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2AAD48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1EA85AA2" w14:textId="190677D8" w:rsidR="00590FDD" w:rsidRPr="00590FDD" w:rsidDel="00002F0B" w:rsidRDefault="00590FDD" w:rsidP="00590FDD">
      <w:pPr>
        <w:widowControl w:val="0"/>
        <w:numPr>
          <w:ilvl w:val="0"/>
          <w:numId w:val="40"/>
        </w:numPr>
        <w:tabs>
          <w:tab w:val="num" w:pos="2522"/>
        </w:tabs>
        <w:spacing w:before="0" w:beforeAutospacing="0" w:after="0" w:afterAutospacing="0" w:line="240" w:lineRule="auto"/>
        <w:ind w:left="2522" w:hanging="362"/>
        <w:jc w:val="both"/>
        <w:rPr>
          <w:del w:id="45" w:author="גרמן קגנובסקי" w:date="2021-01-05T17:09:00Z"/>
          <w:rFonts w:ascii="Times New Roman" w:eastAsia="Times New Roman" w:hAnsi="Times New Roman"/>
          <w:sz w:val="24"/>
          <w:rtl/>
          <w:lang w:eastAsia="he-IL"/>
        </w:rPr>
      </w:pPr>
      <w:del w:id="46" w:author="גרמן קגנובסקי" w:date="2021-01-05T17:09:00Z">
        <w:r w:rsidRPr="00590FDD" w:rsidDel="00002F0B">
          <w:rPr>
            <w:rFonts w:ascii="Times New Roman" w:eastAsia="Times New Roman" w:hAnsi="Times New Roman"/>
            <w:sz w:val="24"/>
            <w:rtl/>
            <w:lang w:eastAsia="he-IL"/>
          </w:rPr>
          <w:delText>מבט על כל מחיצה לכל גובה הקומות, כולל: סימון עמודים, קורות, תקרות, פתחים, חגורות</w:delText>
        </w:r>
        <w:r w:rsidRPr="00590FDD" w:rsidDel="00002F0B">
          <w:rPr>
            <w:rFonts w:ascii="Times New Roman" w:eastAsia="Times New Roman" w:hAnsi="Times New Roman" w:hint="cs"/>
            <w:sz w:val="24"/>
            <w:rtl/>
            <w:lang w:eastAsia="he-IL"/>
          </w:rPr>
          <w:delText>, פרטי חיבור</w:delText>
        </w:r>
        <w:r w:rsidRPr="00590FDD" w:rsidDel="00002F0B">
          <w:rPr>
            <w:rFonts w:ascii="Times New Roman" w:eastAsia="Times New Roman" w:hAnsi="Times New Roman"/>
            <w:sz w:val="24"/>
            <w:rtl/>
            <w:lang w:eastAsia="he-IL"/>
          </w:rPr>
          <w:delTex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delText>
        </w:r>
      </w:del>
    </w:p>
    <w:p w14:paraId="3BA9C66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7B2D372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10AAD0C8"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4183FE2"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576F8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025F8C1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68EA26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48F924E8"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1909C0C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2636879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4FC5CC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308055F3"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66E175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בדיקת ההתאמה של תכניות הפרויקט המוגשות לכל הרשויות </w:t>
      </w:r>
      <w:r w:rsidRPr="00590FDD">
        <w:rPr>
          <w:rFonts w:ascii="Times New Roman" w:eastAsia="Times New Roman" w:hAnsi="Times New Roman" w:hint="cs"/>
          <w:sz w:val="24"/>
          <w:rtl/>
          <w:lang w:eastAsia="he-IL"/>
        </w:rPr>
        <w:lastRenderedPageBreak/>
        <w:t>והגופים הרלבנטיים לצורך קבלת אישור סופי, לאישורים שניתנו על ידי כל הרשויות והגופים הרלבנטיים בנושאי עבודות הקונסטרוקציה.</w:t>
      </w:r>
    </w:p>
    <w:p w14:paraId="0881D95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787CBB8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6433BFE0"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054E24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437A42F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468EBC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0829310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F4A417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4EBF4CD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BF40504" w14:textId="1C2F3556" w:rsidR="00590FDD" w:rsidRPr="00590FDD" w:rsidDel="00002F0B" w:rsidRDefault="00590FDD" w:rsidP="00590FDD">
      <w:pPr>
        <w:widowControl w:val="0"/>
        <w:numPr>
          <w:ilvl w:val="0"/>
          <w:numId w:val="43"/>
        </w:numPr>
        <w:spacing w:before="0" w:beforeAutospacing="0" w:after="0" w:afterAutospacing="0" w:line="240" w:lineRule="auto"/>
        <w:ind w:left="1440"/>
        <w:jc w:val="both"/>
        <w:rPr>
          <w:del w:id="47" w:author="גרמן קגנובסקי" w:date="2021-01-05T17:10:00Z"/>
          <w:rFonts w:ascii="Times New Roman" w:eastAsia="Times New Roman" w:hAnsi="Times New Roman"/>
          <w:sz w:val="24"/>
          <w:rtl/>
          <w:lang w:eastAsia="he-IL"/>
        </w:rPr>
        <w:pPrChange w:id="48" w:author="גרמן קגנובסקי" w:date="2021-01-05T17:10:00Z">
          <w:pPr>
            <w:widowControl w:val="0"/>
            <w:numPr>
              <w:numId w:val="43"/>
            </w:numPr>
            <w:tabs>
              <w:tab w:val="num" w:pos="2160"/>
            </w:tabs>
            <w:spacing w:before="0" w:beforeAutospacing="0" w:after="0" w:afterAutospacing="0" w:line="240" w:lineRule="auto"/>
            <w:ind w:left="2160" w:hanging="720"/>
            <w:jc w:val="both"/>
          </w:pPr>
        </w:pPrChange>
      </w:pPr>
      <w:r w:rsidRPr="00002F0B">
        <w:rPr>
          <w:rFonts w:ascii="Times New Roman" w:eastAsia="Times New Roman" w:hAnsi="Times New Roman"/>
          <w:sz w:val="24"/>
          <w:rtl/>
          <w:lang w:eastAsia="he-IL"/>
        </w:rPr>
        <w:t xml:space="preserve">הכנת מפרטים טכניים, </w:t>
      </w:r>
      <w:del w:id="49" w:author="גרמן קגנובסקי" w:date="2021-01-05T17:10:00Z">
        <w:r w:rsidRPr="00590FDD" w:rsidDel="00002F0B">
          <w:rPr>
            <w:rFonts w:ascii="Times New Roman" w:eastAsia="Times New Roman" w:hAnsi="Times New Roman"/>
            <w:sz w:val="24"/>
            <w:rtl/>
            <w:lang w:eastAsia="he-IL"/>
          </w:rPr>
          <w:delText>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delText>
        </w:r>
      </w:del>
    </w:p>
    <w:p w14:paraId="7B71184E" w14:textId="77777777" w:rsidR="00590FDD" w:rsidRPr="00002F0B" w:rsidRDefault="00590FDD" w:rsidP="00590FDD">
      <w:pPr>
        <w:widowControl w:val="0"/>
        <w:numPr>
          <w:ilvl w:val="0"/>
          <w:numId w:val="43"/>
        </w:numPr>
        <w:spacing w:before="0" w:beforeAutospacing="0" w:after="0" w:afterAutospacing="0" w:line="240" w:lineRule="auto"/>
        <w:ind w:left="1440"/>
        <w:jc w:val="both"/>
        <w:rPr>
          <w:rFonts w:ascii="Times New Roman" w:eastAsia="Times New Roman" w:hAnsi="Times New Roman"/>
          <w:sz w:val="24"/>
          <w:rtl/>
          <w:lang w:eastAsia="he-IL"/>
        </w:rPr>
        <w:pPrChange w:id="50" w:author="גרמן קגנובסקי" w:date="2021-01-05T17:10:00Z">
          <w:pPr>
            <w:widowControl w:val="0"/>
            <w:spacing w:before="0" w:beforeAutospacing="0" w:after="0" w:afterAutospacing="0" w:line="240" w:lineRule="auto"/>
            <w:ind w:left="1440"/>
            <w:jc w:val="both"/>
          </w:pPr>
        </w:pPrChange>
      </w:pPr>
    </w:p>
    <w:p w14:paraId="45F6EC45" w14:textId="77777777" w:rsidR="002C19B0" w:rsidRDefault="00590FDD" w:rsidP="00590FDD">
      <w:pPr>
        <w:widowControl w:val="0"/>
        <w:numPr>
          <w:ilvl w:val="0"/>
          <w:numId w:val="43"/>
        </w:numPr>
        <w:spacing w:before="0" w:beforeAutospacing="0" w:after="0" w:afterAutospacing="0" w:line="240" w:lineRule="auto"/>
        <w:jc w:val="both"/>
        <w:rPr>
          <w:ins w:id="51" w:author="גרמן קגנובסקי" w:date="2021-01-07T10:55:00Z"/>
          <w:rFonts w:ascii="Times New Roman" w:eastAsia="Times New Roman" w:hAnsi="Times New Roman"/>
          <w:sz w:val="24"/>
          <w:lang w:eastAsia="he-IL"/>
        </w:rPr>
        <w:pPrChange w:id="52" w:author="גרמן קגנובסקי" w:date="2021-01-07T10:55:00Z">
          <w:pPr>
            <w:widowControl w:val="0"/>
            <w:spacing w:before="0" w:beforeAutospacing="0" w:after="0" w:afterAutospacing="0" w:line="240" w:lineRule="auto"/>
            <w:ind w:left="2160"/>
            <w:jc w:val="both"/>
          </w:pPr>
        </w:pPrChange>
      </w:pPr>
      <w:r w:rsidRPr="002C19B0">
        <w:rPr>
          <w:rFonts w:ascii="Times New Roman" w:eastAsia="Times New Roman" w:hAnsi="Times New Roman"/>
          <w:sz w:val="24"/>
          <w:rtl/>
          <w:lang w:eastAsia="he-IL"/>
          <w:rPrChange w:id="53" w:author="גרמן קגנובסקי" w:date="2021-01-07T10:55:00Z">
            <w:rPr>
              <w:rFonts w:ascii="Times New Roman" w:eastAsia="Times New Roman" w:hAnsi="Times New Roman"/>
              <w:sz w:val="24"/>
              <w:rtl/>
              <w:lang w:eastAsia="he-IL"/>
            </w:rPr>
          </w:rPrChange>
        </w:rPr>
        <w:t xml:space="preserve">המפרטים </w:t>
      </w:r>
      <w:del w:id="54" w:author="גרמן קגנובסקי" w:date="2021-01-07T10:54:00Z">
        <w:r w:rsidRPr="002C19B0" w:rsidDel="002C19B0">
          <w:rPr>
            <w:rFonts w:ascii="Times New Roman" w:eastAsia="Times New Roman" w:hAnsi="Times New Roman"/>
            <w:sz w:val="24"/>
            <w:rtl/>
            <w:lang w:eastAsia="he-IL"/>
            <w:rPrChange w:id="55" w:author="גרמן קגנובסקי" w:date="2021-01-07T10:55:00Z">
              <w:rPr>
                <w:rFonts w:ascii="Times New Roman" w:eastAsia="Times New Roman" w:hAnsi="Times New Roman"/>
                <w:sz w:val="24"/>
                <w:rtl/>
                <w:lang w:eastAsia="he-IL"/>
              </w:rPr>
            </w:rPrChange>
          </w:rPr>
          <w:delText xml:space="preserve">וכתבי הכמויות </w:delText>
        </w:r>
      </w:del>
      <w:r w:rsidRPr="002C19B0">
        <w:rPr>
          <w:rFonts w:ascii="Times New Roman" w:eastAsia="Times New Roman" w:hAnsi="Times New Roman"/>
          <w:sz w:val="24"/>
          <w:rtl/>
          <w:lang w:eastAsia="he-IL"/>
          <w:rPrChange w:id="56" w:author="גרמן קגנובסקי" w:date="2021-01-07T10:55:00Z">
            <w:rPr>
              <w:rFonts w:ascii="Times New Roman" w:eastAsia="Times New Roman" w:hAnsi="Times New Roman"/>
              <w:sz w:val="24"/>
              <w:rtl/>
              <w:lang w:eastAsia="he-IL"/>
            </w:rPr>
          </w:rPrChange>
        </w:rPr>
        <w:t>יתבססו על תכניות עבודה מפורטות</w:t>
      </w:r>
      <w:ins w:id="57" w:author="גרמן קגנובסקי" w:date="2021-01-07T10:54:00Z">
        <w:r w:rsidR="002C19B0" w:rsidRPr="002C19B0">
          <w:rPr>
            <w:rFonts w:ascii="Times New Roman" w:eastAsia="Times New Roman" w:hAnsi="Times New Roman" w:hint="cs"/>
            <w:sz w:val="24"/>
            <w:rtl/>
            <w:lang w:eastAsia="he-IL"/>
            <w:rPrChange w:id="58" w:author="גרמן קגנובסקי" w:date="2021-01-07T10:55:00Z">
              <w:rPr>
                <w:rFonts w:ascii="Times New Roman" w:eastAsia="Times New Roman" w:hAnsi="Times New Roman" w:hint="cs"/>
                <w:sz w:val="24"/>
                <w:rtl/>
                <w:lang w:eastAsia="he-IL"/>
              </w:rPr>
            </w:rPrChange>
          </w:rPr>
          <w:t>.</w:t>
        </w:r>
      </w:ins>
      <w:del w:id="59" w:author="גרמן קגנובסקי" w:date="2021-01-07T10:54:00Z">
        <w:r w:rsidRPr="002C19B0" w:rsidDel="002C19B0">
          <w:rPr>
            <w:rFonts w:ascii="Times New Roman" w:eastAsia="Times New Roman" w:hAnsi="Times New Roman"/>
            <w:sz w:val="24"/>
            <w:rtl/>
            <w:lang w:eastAsia="he-IL"/>
            <w:rPrChange w:id="60" w:author="גרמן קגנובסקי" w:date="2021-01-07T10:55:00Z">
              <w:rPr>
                <w:rFonts w:ascii="Times New Roman" w:eastAsia="Times New Roman" w:hAnsi="Times New Roman"/>
                <w:sz w:val="24"/>
                <w:rtl/>
                <w:lang w:eastAsia="he-IL"/>
              </w:rPr>
            </w:rPrChange>
          </w:rPr>
          <w:delText xml:space="preserve">, חישובי הכמויות יהיו מדויקים והתיאורים ברורים </w:delText>
        </w:r>
      </w:del>
      <w:del w:id="61" w:author="גרמן קגנובסקי" w:date="2021-01-07T10:55:00Z">
        <w:r w:rsidRPr="002C19B0" w:rsidDel="002C19B0">
          <w:rPr>
            <w:rFonts w:ascii="Times New Roman" w:eastAsia="Times New Roman" w:hAnsi="Times New Roman"/>
            <w:sz w:val="24"/>
            <w:rtl/>
            <w:lang w:eastAsia="he-IL"/>
            <w:rPrChange w:id="62" w:author="גרמן קגנובסקי" w:date="2021-01-07T10:55:00Z">
              <w:rPr>
                <w:rFonts w:ascii="Times New Roman" w:eastAsia="Times New Roman" w:hAnsi="Times New Roman"/>
                <w:sz w:val="24"/>
                <w:rtl/>
                <w:lang w:eastAsia="he-IL"/>
              </w:rPr>
            </w:rPrChange>
          </w:rPr>
          <w:delText>ובק.מ. שייקבע ע"י נציג המזמין.</w:delText>
        </w:r>
      </w:del>
      <w:r w:rsidRPr="002C19B0">
        <w:rPr>
          <w:rFonts w:ascii="Times New Roman" w:eastAsia="Times New Roman" w:hAnsi="Times New Roman"/>
          <w:sz w:val="24"/>
          <w:rtl/>
          <w:lang w:eastAsia="he-IL"/>
          <w:rPrChange w:id="63" w:author="גרמן קגנובסקי" w:date="2021-01-07T10:55:00Z">
            <w:rPr>
              <w:rFonts w:ascii="Times New Roman" w:eastAsia="Times New Roman" w:hAnsi="Times New Roman"/>
              <w:sz w:val="24"/>
              <w:rtl/>
              <w:lang w:eastAsia="he-IL"/>
            </w:rPr>
          </w:rPrChange>
        </w:rPr>
        <w:t xml:space="preserve"> </w:t>
      </w:r>
    </w:p>
    <w:p w14:paraId="3CBE6ED5" w14:textId="2CD2FAC5" w:rsidR="00590FDD" w:rsidRPr="00590FDD" w:rsidDel="002C19B0" w:rsidRDefault="00590FDD" w:rsidP="002C19B0">
      <w:pPr>
        <w:widowControl w:val="0"/>
        <w:spacing w:before="0" w:beforeAutospacing="0" w:after="0" w:afterAutospacing="0" w:line="240" w:lineRule="auto"/>
        <w:ind w:left="2160"/>
        <w:jc w:val="both"/>
        <w:rPr>
          <w:del w:id="64" w:author="גרמן קגנובסקי" w:date="2021-01-07T10:55:00Z"/>
          <w:rFonts w:ascii="Times New Roman" w:eastAsia="Times New Roman" w:hAnsi="Times New Roman"/>
          <w:sz w:val="24"/>
          <w:rtl/>
          <w:lang w:eastAsia="he-IL"/>
        </w:rPr>
        <w:pPrChange w:id="65" w:author="גרמן קגנובסקי" w:date="2021-01-07T10:55:00Z">
          <w:pPr>
            <w:widowControl w:val="0"/>
            <w:numPr>
              <w:numId w:val="43"/>
            </w:numPr>
            <w:tabs>
              <w:tab w:val="num" w:pos="2160"/>
            </w:tabs>
            <w:spacing w:before="0" w:beforeAutospacing="0" w:after="0" w:afterAutospacing="0" w:line="240" w:lineRule="auto"/>
            <w:ind w:left="2160" w:hanging="720"/>
            <w:jc w:val="both"/>
          </w:pPr>
        </w:pPrChange>
      </w:pPr>
      <w:del w:id="66" w:author="גרמן קגנובסקי" w:date="2021-01-07T10:55:00Z">
        <w:r w:rsidRPr="00590FDD" w:rsidDel="002C19B0">
          <w:rPr>
            <w:rFonts w:ascii="Times New Roman" w:eastAsia="Times New Roman" w:hAnsi="Times New Roman"/>
            <w:sz w:val="24"/>
            <w:rtl/>
            <w:lang w:eastAsia="he-IL"/>
          </w:rPr>
          <w:delText>כתבי הכמויות יוכנו לפי מתכונת הנהוגה אצל המזמין של מכללי עבודות ו/או כמויות מפורטות למדידה. לפי דרישת המנהל יוכנו כתבי כמויות בחלוקה לפי אזורים.</w:delText>
        </w:r>
      </w:del>
    </w:p>
    <w:p w14:paraId="70AEBD03" w14:textId="77777777" w:rsidR="00590FDD" w:rsidRPr="002C19B0" w:rsidRDefault="00590FDD" w:rsidP="002C19B0">
      <w:pPr>
        <w:widowControl w:val="0"/>
        <w:spacing w:before="0" w:beforeAutospacing="0" w:after="0" w:afterAutospacing="0" w:line="240" w:lineRule="auto"/>
        <w:ind w:left="2160"/>
        <w:jc w:val="both"/>
        <w:rPr>
          <w:rFonts w:ascii="Times New Roman" w:eastAsia="Times New Roman" w:hAnsi="Times New Roman"/>
          <w:sz w:val="24"/>
          <w:rtl/>
          <w:lang w:eastAsia="he-IL"/>
          <w:rPrChange w:id="67" w:author="גרמן קגנובסקי" w:date="2021-01-07T10:55:00Z">
            <w:rPr>
              <w:rFonts w:ascii="Times New Roman" w:eastAsia="Times New Roman" w:hAnsi="Times New Roman"/>
              <w:sz w:val="24"/>
              <w:rtl/>
              <w:lang w:eastAsia="he-IL"/>
            </w:rPr>
          </w:rPrChange>
        </w:rPr>
        <w:pPrChange w:id="68" w:author="גרמן קגנובסקי" w:date="2021-01-07T10:55:00Z">
          <w:pPr>
            <w:widowControl w:val="0"/>
            <w:spacing w:before="0" w:beforeAutospacing="0" w:after="0" w:afterAutospacing="0" w:line="240" w:lineRule="auto"/>
            <w:ind w:left="2160"/>
            <w:jc w:val="both"/>
          </w:pPr>
        </w:pPrChange>
      </w:pPr>
    </w:p>
    <w:p w14:paraId="7A9621E9" w14:textId="4A3E8C83" w:rsidR="00590FDD" w:rsidRPr="00590FDD" w:rsidRDefault="00590FDD" w:rsidP="00002F0B">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יודפסו באמצעות מעבד תמלילים והם יוצאו בקבצי "</w:t>
      </w:r>
      <w:del w:id="69" w:author="גרמן קגנובסקי" w:date="2021-01-05T17:11:00Z">
        <w:r w:rsidRPr="00590FDD" w:rsidDel="00002F0B">
          <w:rPr>
            <w:rFonts w:ascii="Times New Roman" w:eastAsia="Times New Roman" w:hAnsi="Times New Roman"/>
            <w:sz w:val="24"/>
            <w:rtl/>
            <w:lang w:eastAsia="he-IL"/>
          </w:rPr>
          <w:delText>אסק</w:delText>
        </w:r>
      </w:del>
      <w:ins w:id="70" w:author="גרמן קגנובסקי" w:date="2021-01-05T17:11:00Z">
        <w:r w:rsidR="00002F0B">
          <w:rPr>
            <w:rFonts w:ascii="Times New Roman" w:eastAsia="Times New Roman" w:hAnsi="Times New Roman" w:hint="cs"/>
            <w:sz w:val="24"/>
            <w:rtl/>
            <w:lang w:eastAsia="he-IL"/>
          </w:rPr>
          <w:t>וורד</w:t>
        </w:r>
      </w:ins>
      <w:del w:id="71" w:author="גרמן קגנובסקי" w:date="2021-01-05T17:11:00Z">
        <w:r w:rsidRPr="00590FDD" w:rsidDel="00002F0B">
          <w:rPr>
            <w:rFonts w:ascii="Times New Roman" w:eastAsia="Times New Roman" w:hAnsi="Times New Roman"/>
            <w:sz w:val="24"/>
            <w:rtl/>
            <w:lang w:eastAsia="he-IL"/>
          </w:rPr>
          <w:delText>י</w:delText>
        </w:r>
      </w:del>
      <w:r w:rsidRPr="00590FDD">
        <w:rPr>
          <w:rFonts w:ascii="Times New Roman" w:eastAsia="Times New Roman" w:hAnsi="Times New Roman"/>
          <w:sz w:val="24"/>
          <w:rtl/>
          <w:lang w:eastAsia="he-IL"/>
        </w:rPr>
        <w:t xml:space="preserve">", כך שניתן יהיה להעתיקם לכל מעבד תמלילים אחר, ע"ג דיסקט ובתדפיס. </w:t>
      </w:r>
    </w:p>
    <w:p w14:paraId="6C9FD15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A2FE860" w14:textId="4E0DD233" w:rsidR="00590FDD" w:rsidRPr="00590FDD" w:rsidRDefault="00002F0B" w:rsidP="00002F0B">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ins w:id="72" w:author="גרמן קגנובסקי" w:date="2021-01-05T17:11:00Z">
        <w:r>
          <w:rPr>
            <w:rFonts w:ascii="Times New Roman" w:eastAsia="Times New Roman" w:hAnsi="Times New Roman" w:hint="cs"/>
            <w:sz w:val="24"/>
            <w:rtl/>
            <w:lang w:eastAsia="he-IL"/>
          </w:rPr>
          <w:t>בוטל .</w:t>
        </w:r>
      </w:ins>
      <w:del w:id="73" w:author="גרמן קגנובסקי" w:date="2021-01-05T17:12:00Z">
        <w:r w:rsidR="00590FDD" w:rsidRPr="00590FDD" w:rsidDel="00002F0B">
          <w:rPr>
            <w:rFonts w:ascii="Times New Roman" w:eastAsia="Times New Roman" w:hAnsi="Times New Roman"/>
            <w:sz w:val="24"/>
            <w:rtl/>
            <w:lang w:eastAsia="he-IL"/>
          </w:rPr>
          <w:delText>כתבי הכמויות יוכנו באמצעות תוכנה לכתבי כמויות "סופר מכרז" והניתנת להמרה גם לתוכנות אחרות לכתבי כמויות ע"ג דיסקט ובתדפיס</w:delText>
        </w:r>
      </w:del>
      <w:r w:rsidR="00590FDD" w:rsidRPr="00590FDD">
        <w:rPr>
          <w:rFonts w:ascii="Times New Roman" w:eastAsia="Times New Roman" w:hAnsi="Times New Roman"/>
          <w:sz w:val="24"/>
          <w:rtl/>
          <w:lang w:eastAsia="he-IL"/>
        </w:rPr>
        <w:t>.</w:t>
      </w:r>
    </w:p>
    <w:p w14:paraId="2AF2940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2497C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11DF3D4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C3DB48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2643E86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636875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44F2CDA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C755B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4730C24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499BB0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08A85C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DE3F38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6D022DB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7A10E7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48B3BED2"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32AC59DA"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18FFD8B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A289F45"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7372F0E8"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1B90E221"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203FCA8E"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4A4A76C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5BAF42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0344EF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41C5027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DFC485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126F81B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AD093C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0EC2705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45CB02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02DE3C8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2C5E78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1D4F2A7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11DDA1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7144BF0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56085F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1300632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0E94E0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6162269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D708CB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31D1F72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F0299D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01D563D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263FD8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103114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DB9749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7EBA31A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8108C0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3DD965E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826211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49D0133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E7F31F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00AC1DD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602279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7BB574D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B504F1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52F82B3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59E6D1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79CBE73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E721D59"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1ADC9642"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1B7D1AED"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297EAB60"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7B813AF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27C025AB"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1171E86A"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59EDF56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18ED95B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6D965B82"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3C4180FD"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37FE400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2FEA34E4"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46FBD017"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456AE43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30C1CE00"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16089C6F"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w:t>
      </w:r>
      <w:r w:rsidRPr="00590FDD">
        <w:rPr>
          <w:rFonts w:ascii="Times New Roman" w:eastAsia="Times New Roman" w:hAnsi="Times New Roman"/>
          <w:sz w:val="24"/>
          <w:rtl/>
          <w:lang w:eastAsia="he-IL"/>
        </w:rPr>
        <w:lastRenderedPageBreak/>
        <w:t>לשביעות רצונו.</w:t>
      </w:r>
    </w:p>
    <w:p w14:paraId="63661E45"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5FA43600"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39B87E49"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75D179A7"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034F249"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0A3F7C51"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4090DFD5"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10E7BD46"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2554D4E3"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4277D39E" w14:textId="019245F6"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ins w:id="74" w:author="גרמן קגנובסקי" w:date="2021-01-05T17:14:00Z">
        <w:r w:rsidR="00002F0B">
          <w:rPr>
            <w:rFonts w:ascii="Times New Roman" w:eastAsia="Times New Roman" w:hAnsi="Times New Roman" w:hint="cs"/>
            <w:b/>
            <w:bCs/>
            <w:sz w:val="24"/>
            <w:rtl/>
            <w:lang w:eastAsia="he-IL"/>
          </w:rPr>
          <w:t xml:space="preserve"> </w:t>
        </w:r>
        <w:r w:rsidR="00002F0B">
          <w:rPr>
            <w:rFonts w:ascii="Times New Roman" w:eastAsia="Times New Roman" w:hAnsi="Times New Roman"/>
            <w:b/>
            <w:bCs/>
            <w:sz w:val="24"/>
            <w:rtl/>
            <w:lang w:eastAsia="he-IL"/>
          </w:rPr>
          <w:t>–</w:t>
        </w:r>
        <w:r w:rsidR="00002F0B">
          <w:rPr>
            <w:rFonts w:ascii="Times New Roman" w:eastAsia="Times New Roman" w:hAnsi="Times New Roman" w:hint="cs"/>
            <w:b/>
            <w:bCs/>
            <w:sz w:val="24"/>
            <w:rtl/>
            <w:lang w:eastAsia="he-IL"/>
          </w:rPr>
          <w:t xml:space="preserve"> לא </w:t>
        </w:r>
      </w:ins>
      <w:ins w:id="75" w:author="גרמן קגנובסקי" w:date="2021-01-05T17:15:00Z">
        <w:r w:rsidR="00002F0B">
          <w:rPr>
            <w:rFonts w:ascii="Times New Roman" w:eastAsia="Times New Roman" w:hAnsi="Times New Roman" w:hint="cs"/>
            <w:b/>
            <w:bCs/>
            <w:sz w:val="24"/>
            <w:rtl/>
            <w:lang w:eastAsia="he-IL"/>
          </w:rPr>
          <w:t xml:space="preserve">בתכולת העבודה. </w:t>
        </w:r>
      </w:ins>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09FE355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7851BF8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732E2F6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DDC8E0E"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214285A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00D4377"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67E1D4C4"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DAC474E"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35386EF4"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1054488"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5222F09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174D33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19D85A60"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1C0FC37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23CB1EC6"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42686AA5"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3AD0182E"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5C3C6730"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144F8B69"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4AA3EEFF"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0E147ACA"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42B75C2B"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0F57ADB9"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31B04C5A"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536DF0BC"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3BB9468C"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DD43210"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60917B68"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48383EB0"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30C9D415"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49DA03EB"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4BD5237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ABF597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9D6EE2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57B77E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CB2DC8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4C35FE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6428BC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F995A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EF0111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CDB51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0A923A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3CA620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61FEA5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6D8A6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263953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1604C3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659207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43F6C7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030048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D2A112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1E0A67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25DE30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6DBD3F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A609D8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78901B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E148F7E"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35D1BAD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49F919A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458FB5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14AE5DB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04E291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518B61F9"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6B3A68A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ACD6C57"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75C21CB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2D5AEB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4A9D837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7C96145"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3A5634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ADE015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51E5638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8292456"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0D63EAB6"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4D2FF81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444CADF8"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4CBADE5B"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37F12C0A"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3A335373"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5E15381F"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6F16D2D4"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59A2F97D"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5C4A0E9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01EC36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73BD6C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DAB9A9D"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2B57385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C199AD4"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0D55917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26B9F233"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468D46F3"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34E7A980" w14:textId="1CCD1496" w:rsidR="007835AC" w:rsidRPr="007835AC" w:rsidRDefault="007835AC" w:rsidP="005C17E8">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del w:id="76" w:author="גרמן קגנובסקי" w:date="2021-01-05T17:36:00Z">
        <w:r w:rsidR="00AF5A49" w:rsidDel="00733803">
          <w:rPr>
            <w:rFonts w:ascii="Times New Roman" w:eastAsia="Times New Roman" w:hAnsi="Times New Roman" w:hint="cs"/>
            <w:sz w:val="24"/>
            <w:u w:val="single"/>
            <w:rtl/>
          </w:rPr>
          <w:delText>1,435,200</w:delText>
        </w:r>
        <w:r w:rsidR="000300FA" w:rsidDel="00733803">
          <w:rPr>
            <w:rFonts w:ascii="Times New Roman" w:eastAsia="Times New Roman" w:hAnsi="Times New Roman" w:hint="cs"/>
            <w:sz w:val="24"/>
            <w:u w:val="single"/>
            <w:rtl/>
          </w:rPr>
          <w:delText xml:space="preserve"> </w:delText>
        </w:r>
      </w:del>
      <w:ins w:id="77" w:author="גרמן קגנובסקי" w:date="2021-01-05T17:36:00Z">
        <w:r w:rsidR="00733803">
          <w:rPr>
            <w:rFonts w:ascii="Times New Roman" w:eastAsia="Times New Roman" w:hAnsi="Times New Roman" w:hint="cs"/>
            <w:sz w:val="24"/>
            <w:u w:val="single"/>
            <w:rtl/>
          </w:rPr>
          <w:t>1,384,987</w:t>
        </w:r>
      </w:ins>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del w:id="78" w:author="גרמן קגנובסקי" w:date="2021-01-07T09:56:00Z">
        <w:r w:rsidR="000300FA" w:rsidDel="00176462">
          <w:rPr>
            <w:rFonts w:ascii="Times New Roman" w:eastAsia="Times New Roman" w:hAnsi="Times New Roman" w:hint="cs"/>
            <w:sz w:val="24"/>
            <w:u w:val="single"/>
            <w:rtl/>
          </w:rPr>
          <w:delText xml:space="preserve">       </w:delText>
        </w:r>
      </w:del>
      <w:r w:rsidR="00AF5A49">
        <w:rPr>
          <w:rFonts w:ascii="Times New Roman" w:eastAsia="Times New Roman" w:hAnsi="Times New Roman" w:hint="cs"/>
          <w:sz w:val="24"/>
          <w:u w:val="single"/>
          <w:rtl/>
        </w:rPr>
        <w:t xml:space="preserve">מיליון </w:t>
      </w:r>
      <w:ins w:id="79" w:author="גרמן קגנובסקי" w:date="2021-01-07T09:57:00Z">
        <w:r w:rsidR="00176462">
          <w:rPr>
            <w:rFonts w:ascii="Times New Roman" w:eastAsia="Times New Roman" w:hAnsi="Times New Roman" w:hint="cs"/>
            <w:sz w:val="24"/>
            <w:u w:val="single"/>
            <w:rtl/>
          </w:rPr>
          <w:t>ו</w:t>
        </w:r>
      </w:ins>
      <w:del w:id="80" w:author="גרמן קגנובסקי" w:date="2021-01-07T09:55:00Z">
        <w:r w:rsidR="00AF5A49" w:rsidDel="00176462">
          <w:rPr>
            <w:rFonts w:ascii="Times New Roman" w:eastAsia="Times New Roman" w:hAnsi="Times New Roman" w:hint="cs"/>
            <w:sz w:val="24"/>
            <w:u w:val="single"/>
            <w:rtl/>
          </w:rPr>
          <w:delText xml:space="preserve">ארבע </w:delText>
        </w:r>
      </w:del>
      <w:ins w:id="81" w:author="גרמן קגנובסקי" w:date="2021-01-07T09:55:00Z">
        <w:r w:rsidR="00176462">
          <w:rPr>
            <w:rFonts w:ascii="Times New Roman" w:eastAsia="Times New Roman" w:hAnsi="Times New Roman" w:hint="cs"/>
            <w:sz w:val="24"/>
            <w:u w:val="single"/>
            <w:rtl/>
          </w:rPr>
          <w:t xml:space="preserve">שלוש </w:t>
        </w:r>
      </w:ins>
      <w:r w:rsidR="00AF5A49">
        <w:rPr>
          <w:rFonts w:ascii="Times New Roman" w:eastAsia="Times New Roman" w:hAnsi="Times New Roman" w:hint="cs"/>
          <w:sz w:val="24"/>
          <w:u w:val="single"/>
          <w:rtl/>
        </w:rPr>
        <w:t xml:space="preserve">מאות </w:t>
      </w:r>
      <w:ins w:id="82" w:author="גרמן קגנובסקי" w:date="2021-01-07T09:57:00Z">
        <w:r w:rsidR="00176462">
          <w:rPr>
            <w:rFonts w:ascii="Times New Roman" w:eastAsia="Times New Roman" w:hAnsi="Times New Roman" w:hint="cs"/>
            <w:sz w:val="24"/>
            <w:u w:val="single"/>
            <w:rtl/>
          </w:rPr>
          <w:t>ו</w:t>
        </w:r>
      </w:ins>
      <w:del w:id="83" w:author="גרמן קגנובסקי" w:date="2021-01-07T09:56:00Z">
        <w:r w:rsidR="00AF5A49" w:rsidDel="00176462">
          <w:rPr>
            <w:rFonts w:ascii="Times New Roman" w:eastAsia="Times New Roman" w:hAnsi="Times New Roman" w:hint="cs"/>
            <w:sz w:val="24"/>
            <w:u w:val="single"/>
            <w:rtl/>
          </w:rPr>
          <w:delText>שלושים וחמשה</w:delText>
        </w:r>
      </w:del>
      <w:ins w:id="84" w:author="גרמן קגנובסקי" w:date="2021-01-07T09:56:00Z">
        <w:r w:rsidR="00176462">
          <w:rPr>
            <w:rFonts w:ascii="Times New Roman" w:eastAsia="Times New Roman" w:hAnsi="Times New Roman" w:hint="cs"/>
            <w:sz w:val="24"/>
            <w:u w:val="single"/>
            <w:rtl/>
          </w:rPr>
          <w:t>שמונים וארבע</w:t>
        </w:r>
      </w:ins>
      <w:r w:rsidR="00AF5A49">
        <w:rPr>
          <w:rFonts w:ascii="Times New Roman" w:eastAsia="Times New Roman" w:hAnsi="Times New Roman" w:hint="cs"/>
          <w:sz w:val="24"/>
          <w:u w:val="single"/>
          <w:rtl/>
        </w:rPr>
        <w:t xml:space="preserve"> אל</w:t>
      </w:r>
      <w:ins w:id="85" w:author="גרמן קגנובסקי" w:date="2021-01-07T09:57:00Z">
        <w:r w:rsidR="00176462">
          <w:rPr>
            <w:rFonts w:ascii="Times New Roman" w:eastAsia="Times New Roman" w:hAnsi="Times New Roman" w:hint="cs"/>
            <w:sz w:val="24"/>
            <w:u w:val="single"/>
            <w:rtl/>
          </w:rPr>
          <w:t>ף</w:t>
        </w:r>
      </w:ins>
      <w:del w:id="86" w:author="גרמן קגנובסקי" w:date="2021-01-07T09:56:00Z">
        <w:r w:rsidR="00AF5A49" w:rsidDel="00176462">
          <w:rPr>
            <w:rFonts w:ascii="Times New Roman" w:eastAsia="Times New Roman" w:hAnsi="Times New Roman" w:hint="cs"/>
            <w:sz w:val="24"/>
            <w:u w:val="single"/>
            <w:rtl/>
          </w:rPr>
          <w:delText>ף</w:delText>
        </w:r>
      </w:del>
      <w:r w:rsidR="00AF5A49">
        <w:rPr>
          <w:rFonts w:ascii="Times New Roman" w:eastAsia="Times New Roman" w:hAnsi="Times New Roman" w:hint="cs"/>
          <w:sz w:val="24"/>
          <w:u w:val="single"/>
          <w:rtl/>
        </w:rPr>
        <w:t xml:space="preserve"> </w:t>
      </w:r>
      <w:del w:id="87" w:author="גרמן קגנובסקי" w:date="2021-01-07T09:56:00Z">
        <w:r w:rsidR="00AF5A49" w:rsidDel="00176462">
          <w:rPr>
            <w:rFonts w:ascii="Times New Roman" w:eastAsia="Times New Roman" w:hAnsi="Times New Roman" w:hint="cs"/>
            <w:sz w:val="24"/>
            <w:u w:val="single"/>
            <w:rtl/>
          </w:rPr>
          <w:delText>ומתאיים</w:delText>
        </w:r>
        <w:r w:rsidR="000300FA" w:rsidDel="00176462">
          <w:rPr>
            <w:rFonts w:ascii="Times New Roman" w:eastAsia="Times New Roman" w:hAnsi="Times New Roman" w:hint="cs"/>
            <w:sz w:val="24"/>
            <w:u w:val="single"/>
            <w:rtl/>
          </w:rPr>
          <w:delText xml:space="preserve">          </w:delText>
        </w:r>
        <w:r w:rsidR="004D7130" w:rsidDel="00176462">
          <w:rPr>
            <w:rFonts w:ascii="Times New Roman" w:eastAsia="Times New Roman" w:hAnsi="Times New Roman" w:hint="cs"/>
            <w:sz w:val="24"/>
            <w:u w:val="single"/>
            <w:rtl/>
          </w:rPr>
          <w:delText xml:space="preserve">   </w:delText>
        </w:r>
        <w:r w:rsidR="000300FA" w:rsidDel="00176462">
          <w:rPr>
            <w:rFonts w:ascii="Times New Roman" w:eastAsia="Times New Roman" w:hAnsi="Times New Roman" w:hint="cs"/>
            <w:sz w:val="24"/>
            <w:u w:val="single"/>
            <w:rtl/>
          </w:rPr>
          <w:delText xml:space="preserve">           </w:delText>
        </w:r>
        <w:r w:rsidRPr="000300FA" w:rsidDel="00176462">
          <w:rPr>
            <w:rFonts w:ascii="Times New Roman" w:eastAsia="Times New Roman" w:hAnsi="Times New Roman" w:hint="cs"/>
            <w:sz w:val="24"/>
            <w:u w:val="single"/>
            <w:rtl/>
          </w:rPr>
          <w:delText xml:space="preserve"> </w:delText>
        </w:r>
        <w:r w:rsidRPr="000300FA" w:rsidDel="00176462">
          <w:rPr>
            <w:rFonts w:ascii="Times New Roman" w:eastAsia="Times New Roman" w:hAnsi="Times New Roman"/>
            <w:sz w:val="24"/>
            <w:u w:val="single"/>
            <w:rtl/>
          </w:rPr>
          <w:delText xml:space="preserve"> </w:delText>
        </w:r>
      </w:del>
      <w:ins w:id="88" w:author="גרמן קגנובסקי" w:date="2021-01-07T09:56:00Z">
        <w:r w:rsidR="00176462">
          <w:rPr>
            <w:rFonts w:ascii="Times New Roman" w:eastAsia="Times New Roman" w:hAnsi="Times New Roman" w:hint="cs"/>
            <w:sz w:val="24"/>
            <w:u w:val="single"/>
            <w:rtl/>
          </w:rPr>
          <w:t>ו</w:t>
        </w:r>
        <w:r w:rsidR="00176462">
          <w:rPr>
            <w:rFonts w:ascii="Times New Roman" w:eastAsia="Times New Roman" w:hAnsi="Times New Roman" w:hint="cs"/>
            <w:sz w:val="24"/>
            <w:u w:val="single"/>
            <w:rtl/>
          </w:rPr>
          <w:t xml:space="preserve">תשע מאות ושבע </w:t>
        </w:r>
      </w:ins>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r w:rsidR="00AF5A49">
        <w:rPr>
          <w:rFonts w:ascii="Times New Roman" w:eastAsia="Times New Roman" w:hAnsi="Times New Roman" w:hint="cs"/>
          <w:sz w:val="24"/>
          <w:rtl/>
        </w:rPr>
        <w:t xml:space="preserve">לכל הפרויקט </w:t>
      </w:r>
      <w:r w:rsidR="004D7130">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לכל </w:t>
      </w:r>
      <w:r w:rsidR="000300FA">
        <w:rPr>
          <w:rFonts w:ascii="Times New Roman" w:eastAsia="Times New Roman" w:hAnsi="Times New Roman" w:hint="cs"/>
          <w:sz w:val="24"/>
          <w:u w:val="single"/>
          <w:rtl/>
        </w:rPr>
        <w:t xml:space="preserve">       </w:t>
      </w:r>
      <w:del w:id="89" w:author="גרמן קגנובסקי" w:date="2021-01-05T17:33:00Z">
        <w:r w:rsidR="00AF5A49" w:rsidDel="00733803">
          <w:rPr>
            <w:rFonts w:ascii="Times New Roman" w:eastAsia="Times New Roman" w:hAnsi="Times New Roman" w:hint="cs"/>
            <w:sz w:val="24"/>
            <w:u w:val="single"/>
            <w:rtl/>
          </w:rPr>
          <w:delText>1,750</w:delText>
        </w:r>
      </w:del>
      <w:ins w:id="90" w:author="גרמן קגנובסקי" w:date="2021-01-05T17:33:00Z">
        <w:r w:rsidR="00733803">
          <w:rPr>
            <w:rFonts w:ascii="Times New Roman" w:eastAsia="Times New Roman" w:hAnsi="Times New Roman" w:hint="cs"/>
            <w:sz w:val="24"/>
            <w:u w:val="single"/>
            <w:rtl/>
          </w:rPr>
          <w:t>1,760</w:t>
        </w:r>
      </w:ins>
      <w:r w:rsidR="00AF5A49">
        <w:rPr>
          <w:rFonts w:ascii="Times New Roman" w:eastAsia="Times New Roman" w:hAnsi="Times New Roman" w:hint="cs"/>
          <w:sz w:val="24"/>
          <w:u w:val="single"/>
          <w:rtl/>
        </w:rPr>
        <w:t xml:space="preserve"> ש''ח/יח''ד</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יחידת דיור </w:t>
      </w:r>
      <w:r w:rsidR="00AF5A49">
        <w:rPr>
          <w:rFonts w:ascii="Times New Roman" w:eastAsia="Times New Roman" w:hAnsi="Times New Roman" w:hint="cs"/>
          <w:sz w:val="24"/>
          <w:rtl/>
          <w:lang w:eastAsia="he-IL"/>
        </w:rPr>
        <w:t xml:space="preserve"> ו-14 ש''ח/מ''ר בחניון. </w:t>
      </w:r>
    </w:p>
    <w:p w14:paraId="365E6972"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5EFFFB00" w14:textId="3CC4F338" w:rsidR="007835AC" w:rsidRPr="007835AC" w:rsidRDefault="007835AC" w:rsidP="00733803">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r>
      <w:ins w:id="91" w:author="גרמן קגנובסקי" w:date="2021-01-05T17:18:00Z">
        <w:r w:rsidR="00822CCA">
          <w:rPr>
            <w:rFonts w:ascii="Times New Roman" w:eastAsia="Times New Roman" w:hAnsi="Times New Roman" w:hint="cs"/>
            <w:sz w:val="24"/>
            <w:rtl/>
          </w:rPr>
          <w:t>השכר יחושב כדלקמן: 478 יח''ד כפול 1,7</w:t>
        </w:r>
      </w:ins>
      <w:ins w:id="92" w:author="גרמן קגנובסקי" w:date="2021-01-05T17:33:00Z">
        <w:r w:rsidR="00733803">
          <w:rPr>
            <w:rFonts w:ascii="Times New Roman" w:eastAsia="Times New Roman" w:hAnsi="Times New Roman" w:hint="cs"/>
            <w:sz w:val="24"/>
            <w:rtl/>
          </w:rPr>
          <w:t>6</w:t>
        </w:r>
      </w:ins>
      <w:ins w:id="93" w:author="גרמן קגנובסקי" w:date="2021-01-05T17:18:00Z">
        <w:r w:rsidR="00822CCA">
          <w:rPr>
            <w:rFonts w:ascii="Times New Roman" w:eastAsia="Times New Roman" w:hAnsi="Times New Roman" w:hint="cs"/>
            <w:sz w:val="24"/>
            <w:rtl/>
          </w:rPr>
          <w:t>0 ש''ח/יח''ד = 841,280 ש''ח ועוד 3</w:t>
        </w:r>
      </w:ins>
      <w:ins w:id="94" w:author="גרמן קגנובסקי" w:date="2021-01-05T17:20:00Z">
        <w:r w:rsidR="00822CCA">
          <w:rPr>
            <w:rFonts w:ascii="Times New Roman" w:eastAsia="Times New Roman" w:hAnsi="Times New Roman" w:hint="cs"/>
            <w:sz w:val="24"/>
            <w:rtl/>
          </w:rPr>
          <w:t>4,360 מ''ר חניון תת קרקעי כפול 14 ש''ח/מ''ר = 481,040 ש''ח ו</w:t>
        </w:r>
      </w:ins>
      <w:ins w:id="95" w:author="גרמן קגנובסקי" w:date="2021-01-05T17:22:00Z">
        <w:r w:rsidR="00822CCA">
          <w:rPr>
            <w:rFonts w:ascii="Times New Roman" w:eastAsia="Times New Roman" w:hAnsi="Times New Roman" w:hint="cs"/>
            <w:sz w:val="24"/>
            <w:rtl/>
          </w:rPr>
          <w:t>עוד 62,</w:t>
        </w:r>
      </w:ins>
      <w:ins w:id="96" w:author="גרמן קגנובסקי" w:date="2021-01-05T17:23:00Z">
        <w:r w:rsidR="00822CCA">
          <w:rPr>
            <w:rFonts w:ascii="Times New Roman" w:eastAsia="Times New Roman" w:hAnsi="Times New Roman" w:hint="cs"/>
            <w:sz w:val="24"/>
            <w:rtl/>
          </w:rPr>
          <w:t xml:space="preserve">666 ש''ח בגין התכנון עבודות הדיפון ועפר במגרש 7 שווה </w:t>
        </w:r>
      </w:ins>
      <w:r w:rsidRPr="007835AC">
        <w:rPr>
          <w:rFonts w:ascii="Times New Roman" w:eastAsia="Times New Roman" w:hAnsi="Times New Roman"/>
          <w:sz w:val="24"/>
          <w:rtl/>
        </w:rPr>
        <w:t>סכום קבוע ומוחלט של</w:t>
      </w:r>
      <w:r w:rsidRPr="007835AC">
        <w:rPr>
          <w:rFonts w:ascii="Times New Roman" w:eastAsia="Times New Roman" w:hAnsi="Times New Roman" w:hint="cs"/>
          <w:sz w:val="24"/>
          <w:rtl/>
        </w:rPr>
        <w:t xml:space="preserve"> </w:t>
      </w:r>
      <w:r w:rsidR="000300FA">
        <w:rPr>
          <w:rFonts w:ascii="Times New Roman" w:eastAsia="Times New Roman" w:hAnsi="Times New Roman" w:hint="cs"/>
          <w:sz w:val="24"/>
          <w:u w:val="single"/>
          <w:rtl/>
        </w:rPr>
        <w:t xml:space="preserve">               </w:t>
      </w:r>
      <w:ins w:id="97" w:author="גרמן קגנובסקי" w:date="2021-01-05T17:34:00Z">
        <w:r w:rsidR="00733803">
          <w:rPr>
            <w:rFonts w:ascii="Times New Roman" w:eastAsia="Times New Roman" w:hAnsi="Times New Roman" w:hint="cs"/>
            <w:sz w:val="24"/>
            <w:u w:val="single"/>
            <w:rtl/>
          </w:rPr>
          <w:t xml:space="preserve">1,384,987 </w:t>
        </w:r>
      </w:ins>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ins w:id="98" w:author="גרמן קגנובסקי" w:date="2021-01-05T17:34:00Z">
        <w:r w:rsidR="00733803">
          <w:rPr>
            <w:rFonts w:ascii="Times New Roman" w:eastAsia="Times New Roman" w:hAnsi="Times New Roman" w:hint="cs"/>
            <w:sz w:val="24"/>
            <w:u w:val="single"/>
            <w:rtl/>
          </w:rPr>
          <w:t xml:space="preserve">אחד מיליון </w:t>
        </w:r>
      </w:ins>
      <w:r w:rsidR="000300FA">
        <w:rPr>
          <w:rFonts w:ascii="Times New Roman" w:eastAsia="Times New Roman" w:hAnsi="Times New Roman" w:hint="cs"/>
          <w:sz w:val="24"/>
          <w:u w:val="single"/>
          <w:rtl/>
        </w:rPr>
        <w:t xml:space="preserve"> </w:t>
      </w:r>
      <w:ins w:id="99" w:author="גרמן קגנובסקי" w:date="2021-01-05T17:34:00Z">
        <w:r w:rsidR="00733803">
          <w:rPr>
            <w:rFonts w:ascii="Times New Roman" w:eastAsia="Times New Roman" w:hAnsi="Times New Roman" w:hint="cs"/>
            <w:sz w:val="24"/>
            <w:u w:val="single"/>
            <w:rtl/>
          </w:rPr>
          <w:t xml:space="preserve">שלש מאות ושמונים וארבע אלפים </w:t>
        </w:r>
      </w:ins>
      <w:r w:rsidR="000300FA">
        <w:rPr>
          <w:rFonts w:ascii="Times New Roman" w:eastAsia="Times New Roman" w:hAnsi="Times New Roman" w:hint="cs"/>
          <w:sz w:val="24"/>
          <w:u w:val="single"/>
          <w:rtl/>
        </w:rPr>
        <w:t xml:space="preserve"> </w:t>
      </w:r>
      <w:ins w:id="100" w:author="גרמן קגנובסקי" w:date="2021-01-05T17:35:00Z">
        <w:r w:rsidR="00733803">
          <w:rPr>
            <w:rFonts w:ascii="Times New Roman" w:eastAsia="Times New Roman" w:hAnsi="Times New Roman" w:hint="cs"/>
            <w:sz w:val="24"/>
            <w:u w:val="single"/>
            <w:rtl/>
          </w:rPr>
          <w:t>ותשעה מאות ושבע</w:t>
        </w:r>
      </w:ins>
      <w:del w:id="101" w:author="גרמן קגנובסקי" w:date="2021-01-05T17:35:00Z">
        <w:r w:rsidR="000300FA" w:rsidDel="00733803">
          <w:rPr>
            <w:rFonts w:ascii="Times New Roman" w:eastAsia="Times New Roman" w:hAnsi="Times New Roman" w:hint="cs"/>
            <w:sz w:val="24"/>
            <w:u w:val="single"/>
            <w:rtl/>
          </w:rPr>
          <w:delText xml:space="preserve">     </w:delText>
        </w:r>
      </w:del>
      <w:del w:id="102" w:author="גרמן קגנובסקי" w:date="2021-01-05T17:36:00Z">
        <w:r w:rsidR="000300FA" w:rsidDel="00733803">
          <w:rPr>
            <w:rFonts w:ascii="Times New Roman" w:eastAsia="Times New Roman" w:hAnsi="Times New Roman" w:hint="cs"/>
            <w:sz w:val="24"/>
            <w:u w:val="single"/>
            <w:rtl/>
          </w:rPr>
          <w:delText xml:space="preserve">    </w:delText>
        </w:r>
        <w:r w:rsidR="004D7130" w:rsidDel="00733803">
          <w:rPr>
            <w:rFonts w:ascii="Times New Roman" w:eastAsia="Times New Roman" w:hAnsi="Times New Roman" w:hint="cs"/>
            <w:sz w:val="24"/>
            <w:u w:val="single"/>
            <w:rtl/>
          </w:rPr>
          <w:delText xml:space="preserve">           </w:delText>
        </w:r>
        <w:r w:rsidR="000300FA" w:rsidDel="00733803">
          <w:rPr>
            <w:rFonts w:ascii="Times New Roman" w:eastAsia="Times New Roman" w:hAnsi="Times New Roman" w:hint="cs"/>
            <w:sz w:val="24"/>
            <w:u w:val="single"/>
            <w:rtl/>
          </w:rPr>
          <w:delText xml:space="preserve">              </w:delText>
        </w:r>
        <w:r w:rsidRPr="007835AC" w:rsidDel="00733803">
          <w:rPr>
            <w:rFonts w:ascii="Times New Roman" w:eastAsia="Times New Roman" w:hAnsi="Times New Roman" w:hint="cs"/>
            <w:sz w:val="24"/>
            <w:rtl/>
          </w:rPr>
          <w:delText xml:space="preserve"> </w:delText>
        </w:r>
      </w:del>
      <w:r w:rsidRPr="007835AC">
        <w:rPr>
          <w:rFonts w:ascii="Times New Roman" w:eastAsia="Times New Roman" w:hAnsi="Times New Roman"/>
          <w:sz w:val="24"/>
          <w:rtl/>
        </w:rPr>
        <w:t xml:space="preserve"> ש"ח) לכל </w:t>
      </w:r>
      <w:r w:rsidRPr="000300FA">
        <w:rPr>
          <w:rFonts w:ascii="Times New Roman" w:eastAsia="Times New Roman" w:hAnsi="Times New Roman"/>
          <w:sz w:val="24"/>
          <w:u w:val="single"/>
          <w:rtl/>
        </w:rPr>
        <w:tab/>
      </w:r>
      <w:r w:rsidRPr="007835AC">
        <w:rPr>
          <w:rFonts w:ascii="Times New Roman" w:eastAsia="Times New Roman" w:hAnsi="Times New Roman"/>
          <w:sz w:val="24"/>
          <w:rtl/>
        </w:rPr>
        <w:t>יחידת דיור במבנה חוזר.</w:t>
      </w:r>
      <w:r w:rsidR="004D7130">
        <w:rPr>
          <w:rFonts w:ascii="Times New Roman" w:eastAsia="Times New Roman" w:hAnsi="Times New Roman" w:hint="cs"/>
          <w:sz w:val="24"/>
          <w:rtl/>
          <w:lang w:eastAsia="he-IL"/>
        </w:rPr>
        <w:t xml:space="preserve">    </w:t>
      </w:r>
    </w:p>
    <w:p w14:paraId="1D4D1EDF"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32A60BC2" w14:textId="77777777" w:rsidR="007835AC" w:rsidRPr="007835AC" w:rsidRDefault="007835AC" w:rsidP="004D7130">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ש"ח) לכל מ"ר בנוי ומקורה מתחת למפלס הכניסה לבניינים.</w:t>
      </w:r>
    </w:p>
    <w:p w14:paraId="271DD48A"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3E6F7B6A"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55DE5DB5"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4EBDDE8A" w14:textId="17C1BE0D"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hint="cs"/>
          <w:sz w:val="24"/>
          <w:rtl/>
        </w:rPr>
      </w:pPr>
      <w:r w:rsidRPr="007835AC">
        <w:rPr>
          <w:rFonts w:ascii="Times New Roman" w:eastAsia="Times New Roman" w:hAnsi="Times New Roman"/>
          <w:sz w:val="24"/>
          <w:rtl/>
        </w:rPr>
        <w:t>בסעיף זה:</w:t>
      </w:r>
      <w:ins w:id="103" w:author="גרמן קגנובסקי" w:date="2021-01-07T09:41:00Z">
        <w:r w:rsidR="00044749">
          <w:rPr>
            <w:rFonts w:ascii="Times New Roman" w:eastAsia="Times New Roman" w:hAnsi="Times New Roman" w:hint="cs"/>
            <w:sz w:val="24"/>
            <w:rtl/>
          </w:rPr>
          <w:t xml:space="preserve">   </w:t>
        </w:r>
      </w:ins>
    </w:p>
    <w:p w14:paraId="650F42A6"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157CD770"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7161A433"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49E5216D"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764037D3"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18AA82B4"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60650057"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1DCAF85A" w14:textId="77777777"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שטחי מסחר, משרדים, מלונאות ומרתפים בהיקף שהוצג למתכנן.</w:t>
      </w:r>
    </w:p>
    <w:p w14:paraId="0EA65A02"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1ED7B2E1"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53F6256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50594B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6227287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347497A"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30DA794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486C70B7"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032CEBFC"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6D65CB4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7535685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CF0F63A"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6322C5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7F00222" w14:textId="77777777" w:rsidR="00590FDD" w:rsidRPr="004D7130" w:rsidRDefault="000300FA" w:rsidP="004D7130">
      <w:pPr>
        <w:pStyle w:val="ListParagraph"/>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5D8EB914" w14:textId="77777777" w:rsidR="00590FDD" w:rsidRPr="004D7130" w:rsidRDefault="007835AC" w:rsidP="004D7130">
      <w:pPr>
        <w:pStyle w:val="ListParagraph"/>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475F0F3A" w14:textId="77777777" w:rsidR="00590FDD" w:rsidRPr="000555DD" w:rsidRDefault="007835AC" w:rsidP="004D7130">
      <w:pPr>
        <w:pStyle w:val="ListParagraph"/>
        <w:widowControl w:val="0"/>
        <w:numPr>
          <w:ilvl w:val="2"/>
          <w:numId w:val="49"/>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24D8118B"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025C370"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13C74D2C" w14:textId="77777777"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 xml:space="preserve">הסכום המפורט בסעיף 1 לעיל </w:t>
      </w:r>
      <w:r w:rsidR="00AF5A49">
        <w:rPr>
          <w:rFonts w:ascii="Times New Roman" w:eastAsia="Times New Roman" w:hAnsi="Times New Roman" w:hint="cs"/>
          <w:sz w:val="20"/>
          <w:rtl/>
          <w:lang w:eastAsia="he-IL"/>
        </w:rPr>
        <w:t xml:space="preserve">לא </w:t>
      </w:r>
      <w:r w:rsidR="000555DD" w:rsidRPr="007835AC">
        <w:rPr>
          <w:rFonts w:ascii="Times New Roman" w:eastAsia="Times New Roman" w:hAnsi="Times New Roman" w:hint="cs"/>
          <w:sz w:val="20"/>
          <w:rtl/>
          <w:lang w:eastAsia="he-IL"/>
        </w:rPr>
        <w:t>יהיה צמוד ל</w:t>
      </w:r>
      <w:sdt>
        <w:sdtPr>
          <w:rPr>
            <w:rFonts w:hint="cs"/>
            <w:color w:val="008000"/>
            <w:rtl/>
          </w:rPr>
          <w:alias w:val="סוג מדד כותרת"/>
          <w:tag w:val="cntMadadTypeTitle"/>
          <w:id w:val="1394936735"/>
          <w:placeholder>
            <w:docPart w:val="DefaultPlaceholder_-1854013440"/>
          </w:placeholder>
        </w:sdtPr>
        <w:sdtEndPr/>
        <w:sdtContent>
          <w:r w:rsidR="000555DD" w:rsidRPr="007835AC">
            <w:rPr>
              <w:rFonts w:cstheme="minorBidi"/>
              <w:color w:val="00B0F0"/>
              <w:rtl/>
            </w:rPr>
            <w:t>[סוג מדד כותרת]</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DefaultPlaceholder_-1854013440"/>
          </w:placeholder>
        </w:sdtPr>
        <w:sdtEndPr/>
        <w:sdtContent>
          <w:r w:rsidR="000555DD" w:rsidRPr="007835AC">
            <w:rPr>
              <w:rFonts w:cstheme="minorBidi"/>
              <w:color w:val="00B0F0"/>
              <w:rtl/>
            </w:rPr>
            <w:t>[מדד בגין/ידוע - כותרת]</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DefaultPlaceholder_-1854013440"/>
          </w:placeholder>
        </w:sdtPr>
        <w:sdtEndPr/>
        <w:sdtContent>
          <w:r w:rsidR="000555DD" w:rsidRPr="007835AC">
            <w:rPr>
              <w:rFonts w:cstheme="minorBidi"/>
              <w:color w:val="00B0F0"/>
              <w:rtl/>
            </w:rPr>
            <w:t>[מדד בסיס]</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DefaultPlaceholder_-1854013440"/>
          </w:placeholder>
        </w:sdtPr>
        <w:sdtEndPr/>
        <w:sdtContent>
          <w:r w:rsidR="000555DD" w:rsidRPr="007835AC">
            <w:rPr>
              <w:rFonts w:cstheme="minorBidi"/>
              <w:color w:val="00B0F0"/>
              <w:rtl/>
            </w:rPr>
            <w:t>[נקודות מדד]</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5FE84E46"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E0FC398"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DCF9B32"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5081CC77"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E8DE273"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44351AD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445455E5"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7270023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E11D185"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1C9FB78E"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36518D11"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719D8DC7"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32"/>
        <w:gridCol w:w="6153"/>
        <w:gridCol w:w="1538"/>
      </w:tblGrid>
      <w:tr w:rsidR="00590FDD" w:rsidRPr="00590FDD" w14:paraId="1AFC3E19" w14:textId="77777777" w:rsidTr="000555DD">
        <w:tc>
          <w:tcPr>
            <w:tcW w:w="1026" w:type="dxa"/>
            <w:vAlign w:val="bottom"/>
          </w:tcPr>
          <w:p w14:paraId="44550BDF"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0DB5382A"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7C38680A"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449100A4" w14:textId="77777777" w:rsidTr="000555DD">
        <w:tc>
          <w:tcPr>
            <w:tcW w:w="1026" w:type="dxa"/>
            <w:vAlign w:val="bottom"/>
          </w:tcPr>
          <w:p w14:paraId="59E6FF4D"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20</w:t>
            </w:r>
            <w:r w:rsidR="00590FDD" w:rsidRPr="00590FDD">
              <w:rPr>
                <w:rFonts w:ascii="Times New Roman" w:eastAsia="Times New Roman" w:hAnsi="Times New Roman"/>
                <w:sz w:val="24"/>
                <w:rtl/>
              </w:rPr>
              <w:t>%</w:t>
            </w:r>
          </w:p>
        </w:tc>
        <w:tc>
          <w:tcPr>
            <w:tcW w:w="6158" w:type="dxa"/>
          </w:tcPr>
          <w:p w14:paraId="0DDD0BFC"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7421824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19321DB3" w14:textId="77777777" w:rsidTr="000555DD">
        <w:tc>
          <w:tcPr>
            <w:tcW w:w="1026" w:type="dxa"/>
            <w:vAlign w:val="bottom"/>
          </w:tcPr>
          <w:p w14:paraId="09D27BCF"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15</w:t>
            </w:r>
            <w:r w:rsidR="00590FDD" w:rsidRPr="00590FDD">
              <w:rPr>
                <w:rFonts w:ascii="Times New Roman" w:eastAsia="Times New Roman" w:hAnsi="Times New Roman"/>
                <w:sz w:val="24"/>
                <w:rtl/>
              </w:rPr>
              <w:t>%</w:t>
            </w:r>
          </w:p>
        </w:tc>
        <w:tc>
          <w:tcPr>
            <w:tcW w:w="6158" w:type="dxa"/>
          </w:tcPr>
          <w:p w14:paraId="6AE45AB6"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5578DFE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42D9B4CA" w14:textId="77777777" w:rsidTr="000555DD">
        <w:tc>
          <w:tcPr>
            <w:tcW w:w="1026" w:type="dxa"/>
            <w:vAlign w:val="bottom"/>
          </w:tcPr>
          <w:p w14:paraId="32AA16C6"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10</w:t>
            </w:r>
            <w:r w:rsidR="00590FDD" w:rsidRPr="00590FDD">
              <w:rPr>
                <w:rFonts w:ascii="Times New Roman" w:eastAsia="Times New Roman" w:hAnsi="Times New Roman"/>
                <w:sz w:val="24"/>
                <w:rtl/>
              </w:rPr>
              <w:t>%</w:t>
            </w:r>
          </w:p>
        </w:tc>
        <w:tc>
          <w:tcPr>
            <w:tcW w:w="6158" w:type="dxa"/>
          </w:tcPr>
          <w:p w14:paraId="42386CFE"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09BA158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571CC787" w14:textId="77777777" w:rsidTr="000555DD">
        <w:tc>
          <w:tcPr>
            <w:tcW w:w="1026" w:type="dxa"/>
            <w:vAlign w:val="bottom"/>
          </w:tcPr>
          <w:p w14:paraId="34F978CF"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5</w:t>
            </w:r>
            <w:r w:rsidR="00590FDD" w:rsidRPr="00590FDD">
              <w:rPr>
                <w:rFonts w:ascii="Times New Roman" w:eastAsia="Times New Roman" w:hAnsi="Times New Roman"/>
                <w:sz w:val="24"/>
                <w:rtl/>
              </w:rPr>
              <w:t>%</w:t>
            </w:r>
          </w:p>
        </w:tc>
        <w:tc>
          <w:tcPr>
            <w:tcW w:w="6158" w:type="dxa"/>
          </w:tcPr>
          <w:p w14:paraId="619C655A"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47E92AD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2DE3A3EC" w14:textId="77777777" w:rsidTr="000555DD">
        <w:tc>
          <w:tcPr>
            <w:tcW w:w="1026" w:type="dxa"/>
            <w:vAlign w:val="bottom"/>
          </w:tcPr>
          <w:p w14:paraId="061F6EF2"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5</w:t>
            </w:r>
            <w:r w:rsidR="00590FDD" w:rsidRPr="00590FDD">
              <w:rPr>
                <w:rFonts w:ascii="Times New Roman" w:eastAsia="Times New Roman" w:hAnsi="Times New Roman"/>
                <w:sz w:val="24"/>
                <w:rtl/>
              </w:rPr>
              <w:t>%</w:t>
            </w:r>
          </w:p>
        </w:tc>
        <w:tc>
          <w:tcPr>
            <w:tcW w:w="6158" w:type="dxa"/>
          </w:tcPr>
          <w:p w14:paraId="7EEFF8C6"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39" w:type="dxa"/>
          </w:tcPr>
          <w:p w14:paraId="5727D35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28AA3D3A" w14:textId="77777777" w:rsidTr="000555DD">
        <w:tc>
          <w:tcPr>
            <w:tcW w:w="1026" w:type="dxa"/>
            <w:vAlign w:val="bottom"/>
          </w:tcPr>
          <w:p w14:paraId="11145D1E"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35</w:t>
            </w:r>
            <w:r w:rsidR="00590FDD" w:rsidRPr="00590FDD">
              <w:rPr>
                <w:rFonts w:ascii="Times New Roman" w:eastAsia="Times New Roman" w:hAnsi="Times New Roman"/>
                <w:sz w:val="24"/>
                <w:rtl/>
              </w:rPr>
              <w:t>%</w:t>
            </w:r>
          </w:p>
        </w:tc>
        <w:tc>
          <w:tcPr>
            <w:tcW w:w="6158" w:type="dxa"/>
          </w:tcPr>
          <w:p w14:paraId="55450D3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551884C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11F83962" w14:textId="77777777" w:rsidTr="000555DD">
        <w:tc>
          <w:tcPr>
            <w:tcW w:w="1026" w:type="dxa"/>
            <w:vAlign w:val="bottom"/>
          </w:tcPr>
          <w:p w14:paraId="25FBB4BC"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10</w:t>
            </w:r>
            <w:r w:rsidR="00590FDD" w:rsidRPr="00590FDD">
              <w:rPr>
                <w:rFonts w:ascii="Times New Roman" w:eastAsia="Times New Roman" w:hAnsi="Times New Roman"/>
                <w:sz w:val="24"/>
                <w:rtl/>
              </w:rPr>
              <w:t>%</w:t>
            </w:r>
          </w:p>
        </w:tc>
        <w:tc>
          <w:tcPr>
            <w:tcW w:w="6158" w:type="dxa"/>
          </w:tcPr>
          <w:p w14:paraId="445161E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0125609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428412C5" w14:textId="77777777" w:rsidTr="000555DD">
        <w:tc>
          <w:tcPr>
            <w:tcW w:w="1026" w:type="dxa"/>
            <w:vAlign w:val="bottom"/>
          </w:tcPr>
          <w:p w14:paraId="7ABE2FFA" w14:textId="77777777" w:rsidR="00590FDD" w:rsidRPr="00590FDD" w:rsidRDefault="00590FDD" w:rsidP="00D319A9">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6D438B2E"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533F67F5"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1BAA411B" w14:textId="77777777" w:rsidTr="000555DD">
        <w:tc>
          <w:tcPr>
            <w:tcW w:w="1026" w:type="dxa"/>
            <w:vAlign w:val="bottom"/>
          </w:tcPr>
          <w:p w14:paraId="5FD0F791"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6EB6540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63C1C4D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01F1A404" w14:textId="77777777" w:rsidTr="000555DD">
        <w:tc>
          <w:tcPr>
            <w:tcW w:w="1026" w:type="dxa"/>
            <w:vAlign w:val="bottom"/>
          </w:tcPr>
          <w:p w14:paraId="6D907515"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59E8A362"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4CD0D113"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11DF9726" w14:textId="77777777" w:rsidTr="000555DD">
        <w:tc>
          <w:tcPr>
            <w:tcW w:w="1026" w:type="dxa"/>
          </w:tcPr>
          <w:p w14:paraId="2E2DE653"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31E9D2D3"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7249BCD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49B64214"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7011D8B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7B41AC7"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537441F2"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2E12D248" w14:textId="7982AAE0" w:rsidR="00590FDD" w:rsidRPr="00590FDD" w:rsidRDefault="00590FDD" w:rsidP="002C19B0">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Change w:id="104" w:author="גרמן קגנובסקי" w:date="2021-01-07T10:57:00Z">
          <w:pPr>
            <w:widowControl w:val="0"/>
            <w:numPr>
              <w:numId w:val="10"/>
            </w:numPr>
            <w:tabs>
              <w:tab w:val="num" w:pos="720"/>
            </w:tabs>
            <w:spacing w:before="0" w:beforeAutospacing="0" w:after="0" w:afterAutospacing="0" w:line="240" w:lineRule="auto"/>
            <w:ind w:left="720" w:hanging="720"/>
          </w:pPr>
        </w:pPrChange>
      </w:pPr>
      <w:r w:rsidRPr="00590FDD">
        <w:rPr>
          <w:rFonts w:ascii="Times New Roman" w:eastAsia="Times New Roman" w:hAnsi="Times New Roman"/>
          <w:sz w:val="24"/>
          <w:rtl/>
          <w:lang w:eastAsia="he-IL"/>
        </w:rPr>
        <w:t xml:space="preserve">המזמין ישלם את שכר המתכנן תוך </w:t>
      </w:r>
      <w:del w:id="105" w:author="גרמן קגנובסקי" w:date="2021-01-07T10:57:00Z">
        <w:r w:rsidRPr="00590FDD" w:rsidDel="002C19B0">
          <w:rPr>
            <w:rFonts w:ascii="Times New Roman" w:eastAsia="Times New Roman" w:hAnsi="Times New Roman"/>
            <w:sz w:val="24"/>
            <w:rtl/>
            <w:lang w:eastAsia="he-IL"/>
          </w:rPr>
          <w:delText xml:space="preserve">60 </w:delText>
        </w:r>
      </w:del>
      <w:ins w:id="106" w:author="גרמן קגנובסקי" w:date="2021-01-07T10:57:00Z">
        <w:r w:rsidR="002C19B0">
          <w:rPr>
            <w:rFonts w:ascii="Times New Roman" w:eastAsia="Times New Roman" w:hAnsi="Times New Roman" w:hint="cs"/>
            <w:sz w:val="24"/>
            <w:rtl/>
            <w:lang w:eastAsia="he-IL"/>
          </w:rPr>
          <w:t>45</w:t>
        </w:r>
        <w:bookmarkStart w:id="107" w:name="_GoBack"/>
        <w:bookmarkEnd w:id="107"/>
        <w:r w:rsidR="002C19B0" w:rsidRPr="00590FDD">
          <w:rPr>
            <w:rFonts w:ascii="Times New Roman" w:eastAsia="Times New Roman" w:hAnsi="Times New Roman"/>
            <w:sz w:val="24"/>
            <w:rtl/>
            <w:lang w:eastAsia="he-IL"/>
          </w:rPr>
          <w:t xml:space="preserve"> </w:t>
        </w:r>
      </w:ins>
      <w:r w:rsidRPr="00590FDD">
        <w:rPr>
          <w:rFonts w:ascii="Times New Roman" w:eastAsia="Times New Roman" w:hAnsi="Times New Roman"/>
          <w:sz w:val="24"/>
          <w:rtl/>
          <w:lang w:eastAsia="he-IL"/>
        </w:rPr>
        <w:t>יום מתאריך אישור החשבון ע"י המנהל.</w:t>
      </w:r>
    </w:p>
    <w:p w14:paraId="2319E72E"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3C68D14"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631F090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8AA972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374A64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D1CC59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D5281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36FEC5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7C9EA3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2A42E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85651D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28F8E7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85A06E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C7E6C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FEDE4E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472F54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93903E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B57288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9BA3AA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868E55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B324DA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DA2230"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225E6474"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"ו''</w:t>
      </w:r>
    </w:p>
    <w:p w14:paraId="1A4087E4"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DefaultPlaceholder_-1854013440"/>
          </w:placeholder>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38A9EFD3"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efaultPlaceholder_-1854013440"/>
        </w:placeholder>
        <w:text w:multiLine="1"/>
      </w:sdtPr>
      <w:sdtEndPr/>
      <w:sdtContent>
        <w:p w14:paraId="6A623BC1" w14:textId="77777777" w:rsidR="004E32D2" w:rsidRPr="004E32D2" w:rsidRDefault="00D319A9"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r>
            <w:rPr>
              <w:rFonts w:ascii="Times New Roman" w:eastAsia="Times New Roman" w:hAnsi="Times New Roman" w:hint="cs"/>
              <w:color w:val="008000"/>
              <w:sz w:val="24"/>
              <w:rtl/>
              <w:lang w:eastAsia="he-IL"/>
            </w:rPr>
            <w:br/>
            <w:t>א.מ.ד.ס מחיר למשתכן</w:t>
          </w:r>
          <w:r>
            <w:rPr>
              <w:rFonts w:ascii="Times New Roman" w:eastAsia="Times New Roman" w:hAnsi="Times New Roman" w:hint="cs"/>
              <w:color w:val="008000"/>
              <w:sz w:val="24"/>
              <w:rtl/>
              <w:lang w:eastAsia="he-IL"/>
            </w:rPr>
            <w:br/>
            <w:t>יהונתן נתניהו 1ג', אור יהודה</w:t>
          </w:r>
          <w:r>
            <w:rPr>
              <w:rFonts w:ascii="Times New Roman" w:eastAsia="Times New Roman" w:hAnsi="Times New Roman" w:hint="cs"/>
              <w:color w:val="008000"/>
              <w:sz w:val="24"/>
              <w:rtl/>
              <w:lang w:eastAsia="he-IL"/>
            </w:rPr>
            <w:br/>
            <w:t>ש.ר 540274883</w:t>
          </w:r>
          <w:r>
            <w:rPr>
              <w:rFonts w:ascii="Times New Roman" w:eastAsia="Times New Roman" w:hAnsi="Times New Roman" w:hint="cs"/>
              <w:color w:val="008000"/>
              <w:sz w:val="24"/>
              <w:rtl/>
              <w:lang w:eastAsia="he-IL"/>
            </w:rPr>
            <w:br/>
          </w:r>
        </w:p>
      </w:sdtContent>
    </w:sdt>
    <w:p w14:paraId="559B4D9A"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41FCFBC4"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21535A7B"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15C2F714"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738D7E4C"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1633271E" w14:textId="370FAB20"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DefaultPlaceholder_-1854013440"/>
          </w:placeholder>
        </w:sdtPr>
        <w:sdtEndPr>
          <w:rPr>
            <w:rFonts w:hint="cs"/>
          </w:rPr>
        </w:sdtEndPr>
        <w:sdtContent>
          <w:del w:id="108"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09"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DefaultPlaceholder_-1854013440"/>
          </w:placeholder>
        </w:sdtPr>
        <w:sdtEndPr>
          <w:rPr>
            <w:rFonts w:hint="cs"/>
          </w:rPr>
        </w:sdtEndPr>
        <w:sdtContent>
          <w:del w:id="110"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1"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DefaultPlaceholder_-1854013440"/>
          </w:placeholder>
        </w:sdtPr>
        <w:sdtEndPr>
          <w:rPr>
            <w:rFonts w:hint="cs"/>
          </w:rPr>
        </w:sdtEndPr>
        <w:sdtContent>
          <w:del w:id="112"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3"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sz w:val="24"/>
          <w:rtl/>
          <w:lang w:eastAsia="he-IL"/>
        </w:rPr>
        <w:t xml:space="preserve"> *,מצהיר בזאת ומתחייב כלפיכם כדלקמן:</w:t>
      </w:r>
    </w:p>
    <w:p w14:paraId="437066F7"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4A2AECFE" w14:textId="08103724"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DefaultPlaceholder_-1854013440"/>
          </w:placeholder>
        </w:sdtPr>
        <w:sdtEndPr>
          <w:rPr>
            <w:rFonts w:hint="cs"/>
          </w:rPr>
        </w:sdtEndPr>
        <w:sdtContent>
          <w:del w:id="114"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5"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TemplateName"/>
          <w:id w:val="235442509"/>
          <w:placeholder>
            <w:docPart w:val="DefaultPlaceholder_-1854013440"/>
          </w:placeholder>
        </w:sdtPr>
        <w:sdtEnd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DefaultPlaceholder_-1854013440"/>
          </w:placeholder>
        </w:sdtPr>
        <w:sdtEndPr/>
        <w:sdtContent>
          <w:r w:rsidR="00AF5A49">
            <w:rPr>
              <w:rFonts w:ascii="Times New Roman" w:eastAsia="Times New Roman" w:hAnsi="Times New Roman" w:hint="cs"/>
              <w:bCs/>
              <w:color w:val="008000"/>
              <w:sz w:val="24"/>
              <w:rtl/>
              <w:lang w:eastAsia="he-IL"/>
            </w:rPr>
            <w:t>נרקיסים ראשון לציון</w:t>
          </w:r>
        </w:sdtContent>
      </w:sdt>
      <w:r w:rsidRPr="004E32D2">
        <w:rPr>
          <w:rFonts w:ascii="Times New Roman" w:eastAsia="Times New Roman" w:hAnsi="Times New Roman" w:hint="cs"/>
          <w:color w:val="008000"/>
          <w:sz w:val="24"/>
          <w:rtl/>
          <w:lang w:eastAsia="he-IL"/>
        </w:rPr>
        <w:t>.</w:t>
      </w:r>
    </w:p>
    <w:p w14:paraId="6BD2AF40"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0C9A286F" w14:textId="61C15C19"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DefaultPlaceholder_-1854013440"/>
          </w:placeholder>
        </w:sdtPr>
        <w:sdtEndPr>
          <w:rPr>
            <w:rFonts w:hint="cs"/>
          </w:rPr>
        </w:sdtEndPr>
        <w:sdtContent>
          <w:del w:id="116"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7"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110DD94F"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5B565AE7" w14:textId="74B815FB"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DefaultPlaceholder_-1854013440"/>
          </w:placeholder>
        </w:sdtPr>
        <w:sdtEndPr/>
        <w:sdtContent>
          <w:del w:id="118"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9"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1AEA3A65"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26CEEC71"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6B5163EB"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C732968"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9083825"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B5EDA94"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70F43242"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63390DA7"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1ECDAD4A"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537DBFC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1A324115" w14:textId="4E976DC9"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DefaultPlaceholder_-1854013440"/>
          </w:placeholder>
        </w:sdtPr>
        <w:sdtEndPr/>
        <w:sdtContent>
          <w:del w:id="120" w:author="גרמן קגנובסקי" w:date="2021-01-07T11:01:00Z">
            <w:r w:rsidR="00D319A9" w:rsidDel="00144D52">
              <w:rPr>
                <w:rFonts w:ascii="Times New Roman" w:eastAsia="Times New Roman" w:hAnsi="Times New Roman" w:hint="cs"/>
                <w:color w:val="00B0F0"/>
                <w:sz w:val="20"/>
                <w:u w:val="single"/>
                <w:rtl/>
                <w:lang w:eastAsia="he-IL"/>
              </w:rPr>
              <w:delText>אבנר איזדיאן מהנדסים בע"מ</w:delText>
            </w:r>
          </w:del>
          <w:ins w:id="121" w:author="גרמן קגנובסקי" w:date="2021-01-07T11:01:00Z">
            <w:r w:rsidR="00144D52">
              <w:rPr>
                <w:rFonts w:ascii="Times New Roman" w:eastAsia="Times New Roman" w:hAnsi="Times New Roman"/>
                <w:color w:val="00B0F0"/>
                <w:sz w:val="20"/>
                <w:u w:val="single"/>
                <w:rtl/>
                <w:lang w:eastAsia="he-IL"/>
              </w:rPr>
              <w:t>אבנר איזדיאן מהנדסים בע''מ</w:t>
            </w:r>
          </w:ins>
        </w:sdtContent>
      </w:sdt>
    </w:p>
    <w:p w14:paraId="14F780AC"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7610093E"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603F89A8"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0090CEDF"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4E5CF683"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5F69CD97"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79010287" w14:textId="77777777" w:rsidR="003E5958" w:rsidRPr="003E5958" w:rsidRDefault="003E5958" w:rsidP="003E5958">
      <w:pPr>
        <w:spacing w:before="0" w:beforeAutospacing="0" w:after="0" w:afterAutospacing="0" w:line="240" w:lineRule="auto"/>
        <w:jc w:val="center"/>
        <w:rPr>
          <w:rFonts w:ascii="Times New Roman" w:eastAsia="Times New Roman" w:hAnsi="Times New Roman"/>
          <w:sz w:val="20"/>
          <w:lang w:eastAsia="he-IL"/>
        </w:rPr>
      </w:pPr>
      <w:r w:rsidRPr="003E5958">
        <w:rPr>
          <w:rFonts w:ascii="Times New Roman" w:eastAsia="Times New Roman" w:hAnsi="Times New Roman" w:hint="cs"/>
          <w:bCs/>
          <w:sz w:val="20"/>
          <w:u w:val="single"/>
          <w:rtl/>
          <w:lang w:eastAsia="he-IL"/>
        </w:rPr>
        <w:lastRenderedPageBreak/>
        <w:t>נספח "ז''</w:t>
      </w:r>
    </w:p>
    <w:p w14:paraId="36CAEBBB"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21C233FC"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3251163A" w14:textId="77777777" w:rsidR="003E5958" w:rsidRPr="003E5958" w:rsidRDefault="003E5958" w:rsidP="003E5958">
      <w:pPr>
        <w:tabs>
          <w:tab w:val="left" w:pos="283"/>
        </w:tabs>
        <w:spacing w:line="240" w:lineRule="auto"/>
        <w:jc w:val="both"/>
        <w:rPr>
          <w:rFonts w:ascii="David" w:eastAsia="Calibri" w:hAnsi="David"/>
          <w:sz w:val="24"/>
          <w:rtl/>
        </w:rPr>
      </w:pPr>
      <w:r w:rsidRPr="003E595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BCE7414"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1.</w:t>
      </w:r>
      <w:r w:rsidRPr="003E5958">
        <w:rPr>
          <w:rFonts w:ascii="David" w:eastAsia="Calibri" w:hAnsi="David" w:hint="cs"/>
          <w:sz w:val="24"/>
          <w:rtl/>
        </w:rPr>
        <w:tab/>
      </w:r>
      <w:r w:rsidRPr="003E5958">
        <w:rPr>
          <w:rFonts w:ascii="David" w:eastAsia="Calibri" w:hAnsi="David" w:hint="cs"/>
          <w:b/>
          <w:bCs/>
          <w:sz w:val="24"/>
          <w:rtl/>
        </w:rPr>
        <w:t>ביטוח אחריות מקצועית</w:t>
      </w:r>
      <w:r w:rsidRPr="003E5958">
        <w:rPr>
          <w:rFonts w:ascii="David" w:eastAsia="Calibri" w:hAnsi="David" w:hint="cs"/>
          <w:sz w:val="24"/>
          <w:rtl/>
        </w:rPr>
        <w:t>, לכיסוי חבותו המקצועית של המתכנן ביחס להתחייבויותיו על פי ההסכם הנדון.</w:t>
      </w:r>
    </w:p>
    <w:p w14:paraId="6A480844"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גבול האחריות על פי הפוליסה לא יפחת מ- 4,000,000 ₪  (ארבעה מליון ₪) לאירוע ובסה"כ לתקופת הביטוח.</w:t>
      </w:r>
    </w:p>
    <w:p w14:paraId="68721335"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B57D7C7"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2.</w:t>
      </w:r>
      <w:r w:rsidRPr="003E5958">
        <w:rPr>
          <w:rFonts w:ascii="David" w:eastAsia="Calibri" w:hAnsi="David" w:hint="cs"/>
          <w:sz w:val="24"/>
          <w:rtl/>
        </w:rPr>
        <w:tab/>
      </w:r>
      <w:r w:rsidRPr="003E5958">
        <w:rPr>
          <w:rFonts w:ascii="David" w:eastAsia="Calibri" w:hAnsi="David" w:hint="cs"/>
          <w:b/>
          <w:bCs/>
          <w:sz w:val="24"/>
          <w:rtl/>
        </w:rPr>
        <w:t>ביטוח אחריות מעבידים</w:t>
      </w:r>
      <w:r w:rsidRPr="003E595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3FDF356"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E5958">
        <w:rPr>
          <w:rFonts w:ascii="David" w:eastAsia="Calibri" w:hAnsi="David" w:hint="cs"/>
          <w:sz w:val="24"/>
        </w:rPr>
        <w:t xml:space="preserve"> </w:t>
      </w:r>
      <w:r w:rsidRPr="003E5958">
        <w:rPr>
          <w:rFonts w:ascii="David" w:eastAsia="Calibri" w:hAnsi="David" w:hint="cs"/>
          <w:sz w:val="24"/>
          <w:rtl/>
        </w:rPr>
        <w:t>לעניין קרות תאונת עבודה ו/או מחלה כלשהי</w:t>
      </w:r>
      <w:r w:rsidRPr="003E5958">
        <w:rPr>
          <w:rFonts w:ascii="David" w:eastAsia="Calibri" w:hAnsi="David" w:hint="cs"/>
          <w:sz w:val="24"/>
        </w:rPr>
        <w:t xml:space="preserve"> </w:t>
      </w:r>
      <w:r w:rsidRPr="003E5958">
        <w:rPr>
          <w:rFonts w:ascii="David" w:eastAsia="Calibri" w:hAnsi="David" w:hint="cs"/>
          <w:sz w:val="24"/>
          <w:rtl/>
        </w:rPr>
        <w:t>כי הוא נושא בחובות מעביד כלשהם כלפי מי מעובדי המתכנן.</w:t>
      </w:r>
      <w:r w:rsidRPr="003E5958">
        <w:rPr>
          <w:rFonts w:ascii="David" w:eastAsia="Calibri" w:hAnsi="David" w:hint="cs"/>
          <w:sz w:val="24"/>
          <w:rtl/>
        </w:rPr>
        <w:tab/>
      </w:r>
      <w:r w:rsidRPr="003E5958">
        <w:rPr>
          <w:rFonts w:ascii="David" w:eastAsia="Calibri" w:hAnsi="David" w:hint="cs"/>
          <w:sz w:val="24"/>
          <w:rtl/>
        </w:rPr>
        <w:br/>
      </w:r>
    </w:p>
    <w:p w14:paraId="706D28CB"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3</w:t>
      </w:r>
      <w:r w:rsidRPr="003E5958">
        <w:rPr>
          <w:rFonts w:ascii="David" w:eastAsia="Calibri" w:hAnsi="David" w:hint="cs"/>
          <w:sz w:val="24"/>
          <w:rtl/>
        </w:rPr>
        <w:tab/>
      </w:r>
      <w:r w:rsidRPr="003E5958">
        <w:rPr>
          <w:rFonts w:ascii="David" w:eastAsia="Calibri" w:hAnsi="David" w:hint="cs"/>
          <w:b/>
          <w:bCs/>
          <w:sz w:val="24"/>
          <w:rtl/>
        </w:rPr>
        <w:t>ביטוח אחריות כלפי צד שלישי</w:t>
      </w:r>
      <w:r w:rsidRPr="003E5958">
        <w:rPr>
          <w:rFonts w:ascii="David" w:eastAsia="Calibri" w:hAnsi="David" w:hint="cs"/>
          <w:sz w:val="24"/>
          <w:rtl/>
        </w:rPr>
        <w:t xml:space="preserve"> המבטח את חבות המתכנן על פי דין בגבול אחריות שלא יפחת מ- 4,000,000 ₪ (ארבעה מיליון ₪) למקרה ולתקופת ביטוח </w:t>
      </w:r>
      <w:r w:rsidRPr="003E5958">
        <w:rPr>
          <w:rFonts w:ascii="David" w:eastAsia="Calibri" w:hAnsi="David" w:hint="cs"/>
          <w:sz w:val="24"/>
          <w:rtl/>
        </w:rPr>
        <w:lastRenderedPageBreak/>
        <w:t>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26C2EC02"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כפוף לכל הגבלה בדבר חבות הנובעת מאש, התפוצצות, בהלה, מכשירי הרמה, חבות</w:t>
      </w:r>
      <w:r w:rsidRPr="003E5958">
        <w:rPr>
          <w:rFonts w:ascii="David" w:eastAsia="Calibri" w:hAnsi="David" w:hint="cs"/>
          <w:sz w:val="24"/>
        </w:rPr>
        <w:t xml:space="preserve"> </w:t>
      </w:r>
      <w:r w:rsidRPr="003E5958">
        <w:rPr>
          <w:rFonts w:ascii="David" w:eastAsia="Calibri" w:hAnsi="David" w:hint="cs"/>
          <w:sz w:val="24"/>
          <w:rtl/>
        </w:rPr>
        <w:t>בגין וכלפי קבלנים, קבלני משנה</w:t>
      </w:r>
      <w:r w:rsidRPr="003E5958">
        <w:rPr>
          <w:rFonts w:ascii="David" w:eastAsia="Calibri" w:hAnsi="David" w:hint="cs"/>
          <w:sz w:val="24"/>
        </w:rPr>
        <w:t xml:space="preserve"> </w:t>
      </w:r>
      <w:r w:rsidRPr="003E595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E595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1EE4D0BC"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B288520"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C880BBE"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3A37602D"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9716467" w14:textId="77777777" w:rsidR="003E5958" w:rsidRPr="003E5958" w:rsidRDefault="003E5958" w:rsidP="003E5958">
      <w:pPr>
        <w:jc w:val="both"/>
        <w:rPr>
          <w:rFonts w:ascii="David" w:eastAsia="Calibri" w:hAnsi="David"/>
          <w:sz w:val="24"/>
          <w:rtl/>
        </w:rPr>
      </w:pPr>
      <w:r w:rsidRPr="003E5958">
        <w:rPr>
          <w:rFonts w:ascii="David" w:eastAsia="Calibri" w:hAnsi="David" w:hint="cs"/>
          <w:sz w:val="24"/>
          <w:rtl/>
        </w:rPr>
        <w:t xml:space="preserve"> </w:t>
      </w:r>
    </w:p>
    <w:p w14:paraId="0E25BD41" w14:textId="77777777" w:rsidR="003E5958" w:rsidRPr="003E5958" w:rsidRDefault="003E5958" w:rsidP="003E5958">
      <w:pPr>
        <w:ind w:left="364"/>
        <w:contextualSpacing/>
        <w:rPr>
          <w:rFonts w:ascii="Times New Roman" w:eastAsia="Calibri" w:hAnsi="Times New Roman" w:cs="Arial"/>
          <w:szCs w:val="22"/>
          <w:rtl/>
        </w:rPr>
      </w:pPr>
    </w:p>
    <w:p w14:paraId="58DA279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42D1EC0"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201784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D6F1A8C"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A5A4AE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4F80B75"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ADC604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367007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189287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5E37F8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3A1483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D5D74AC"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551D7E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FD3B41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7AFEE82"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35DAE2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BEE8EC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9E7E06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F998CA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0B6322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8AE8DE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B87D13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472A23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CC70E3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B7A6C0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28F9DB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AA2466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E73BDD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9473C4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CE0085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9ADEE2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096B04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FF65B2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913D79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9417FF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0D74EA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EF25BE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2BC008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16E59C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176C30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424523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073A33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F49192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3E5958">
        <w:rPr>
          <w:rFonts w:ascii="Times New Roman" w:eastAsia="Times New Roman" w:hAnsi="Times New Roman"/>
          <w:bCs/>
          <w:sz w:val="24"/>
          <w:u w:val="single"/>
          <w:rtl/>
          <w:lang w:eastAsia="he-IL"/>
        </w:rPr>
        <w:br w:type="page"/>
      </w:r>
    </w:p>
    <w:p w14:paraId="02577C9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lastRenderedPageBreak/>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7152500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7DD5848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E5958" w:rsidRPr="003E5958" w14:paraId="73D1325B" w14:textId="77777777" w:rsidTr="00AF5A4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349E10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44A5CA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הנפקת האישור(</w:t>
            </w:r>
            <w:r w:rsidRPr="003E5958">
              <w:rPr>
                <w:rFonts w:ascii="David" w:eastAsia="Calibri" w:hAnsi="David" w:hint="cs"/>
                <w:sz w:val="24"/>
                <w:lang w:eastAsia="he-IL"/>
              </w:rPr>
              <w:t>DD/MM/YYYY</w:t>
            </w:r>
            <w:r w:rsidRPr="003E5958">
              <w:rPr>
                <w:rFonts w:ascii="David" w:eastAsia="Calibri" w:hAnsi="David" w:hint="cs"/>
                <w:sz w:val="24"/>
                <w:rtl/>
                <w:lang w:eastAsia="he-IL"/>
              </w:rPr>
              <w:t>)</w:t>
            </w:r>
          </w:p>
        </w:tc>
      </w:tr>
      <w:tr w:rsidR="003E5958" w:rsidRPr="003E5958" w14:paraId="1717B567" w14:textId="77777777" w:rsidTr="00AF5A4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B85CD0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E5958" w:rsidRPr="003E5958" w14:paraId="493B4353" w14:textId="77777777" w:rsidTr="00AF5A4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396EFD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07AA54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C24514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84F674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מעמד מבקש האישור*</w:t>
            </w:r>
          </w:p>
        </w:tc>
      </w:tr>
      <w:tr w:rsidR="003E5958" w:rsidRPr="003E5958" w14:paraId="3DA64BC4" w14:textId="77777777" w:rsidTr="00AF5A49">
        <w:trPr>
          <w:trHeight w:val="551"/>
        </w:trPr>
        <w:tc>
          <w:tcPr>
            <w:tcW w:w="4068" w:type="dxa"/>
            <w:tcBorders>
              <w:top w:val="single" w:sz="4" w:space="0" w:color="auto"/>
              <w:left w:val="single" w:sz="4" w:space="0" w:color="auto"/>
              <w:bottom w:val="single" w:sz="4" w:space="0" w:color="auto"/>
              <w:right w:val="single" w:sz="4" w:space="0" w:color="auto"/>
            </w:tcBorders>
            <w:hideMark/>
          </w:tcPr>
          <w:p w14:paraId="0192AA2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p w14:paraId="7295B22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3E0F0F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78914E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00F41F1E"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שירותים - 085</w:t>
            </w:r>
          </w:p>
          <w:p w14:paraId="305A67A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747AD38"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33CCEEC3"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מזמין שירותים</w:t>
            </w:r>
          </w:p>
          <w:p w14:paraId="57F06D84"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r>
      <w:tr w:rsidR="003E5958" w:rsidRPr="003E5958" w14:paraId="51F3979A" w14:textId="77777777" w:rsidTr="00AF5A49">
        <w:trPr>
          <w:trHeight w:val="571"/>
        </w:trPr>
        <w:tc>
          <w:tcPr>
            <w:tcW w:w="4068" w:type="dxa"/>
            <w:tcBorders>
              <w:top w:val="single" w:sz="4" w:space="0" w:color="auto"/>
              <w:left w:val="single" w:sz="4" w:space="0" w:color="auto"/>
              <w:bottom w:val="single" w:sz="4" w:space="0" w:color="auto"/>
              <w:right w:val="single" w:sz="4" w:space="0" w:color="auto"/>
            </w:tcBorders>
            <w:hideMark/>
          </w:tcPr>
          <w:p w14:paraId="2FB5621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ת.ז./ח.פ./ח.צ.</w:t>
            </w:r>
          </w:p>
          <w:p w14:paraId="5C80D58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58DBA8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3A6068"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913D91"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r w:rsidR="003E5958" w:rsidRPr="003E5958" w14:paraId="152BFBFC" w14:textId="77777777" w:rsidTr="00AF5A49">
        <w:trPr>
          <w:trHeight w:val="391"/>
        </w:trPr>
        <w:tc>
          <w:tcPr>
            <w:tcW w:w="4068" w:type="dxa"/>
            <w:tcBorders>
              <w:top w:val="single" w:sz="4" w:space="0" w:color="auto"/>
              <w:left w:val="single" w:sz="4" w:space="0" w:color="auto"/>
              <w:bottom w:val="single" w:sz="4" w:space="0" w:color="auto"/>
              <w:right w:val="single" w:sz="4" w:space="0" w:color="auto"/>
            </w:tcBorders>
            <w:hideMark/>
          </w:tcPr>
          <w:p w14:paraId="090BC41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מען </w:t>
            </w:r>
          </w:p>
          <w:p w14:paraId="236D80D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AF48894" w14:textId="77777777" w:rsidR="003E5958" w:rsidRPr="003E5958" w:rsidRDefault="003E5958" w:rsidP="003E5958">
            <w:pPr>
              <w:spacing w:before="0" w:beforeAutospacing="0" w:after="0" w:afterAutospacing="0" w:line="240" w:lineRule="auto"/>
              <w:rPr>
                <w:rFonts w:ascii="David" w:eastAsia="Calibri" w:hAnsi="David"/>
                <w:sz w:val="24"/>
                <w:lang w:eastAsia="he-IL"/>
              </w:rPr>
            </w:pPr>
            <w:r w:rsidRPr="003E595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2872C0"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C7198C"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bl>
    <w:p w14:paraId="536EAA38" w14:textId="77777777" w:rsidR="003E5958" w:rsidRPr="003E5958" w:rsidRDefault="003E5958" w:rsidP="003E595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E5958" w:rsidRPr="003E5958" w14:paraId="24287F77" w14:textId="77777777" w:rsidTr="00AF5A4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784FE9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כיסויים</w:t>
            </w:r>
          </w:p>
        </w:tc>
      </w:tr>
      <w:tr w:rsidR="003E5958" w:rsidRPr="003E5958" w14:paraId="1A1566BC" w14:textId="77777777" w:rsidTr="00AF5A4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0AEB51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סוג הביטוח</w:t>
            </w:r>
          </w:p>
          <w:p w14:paraId="0965604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p w14:paraId="112AB35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2E277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AD799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91E82E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28FB03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D688DA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F0EAE0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כיסויים נוספים בתוקף וביטול חריגים </w:t>
            </w:r>
          </w:p>
          <w:p w14:paraId="71385B5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יש לציין קוד כיסוי בהתאם לנספח ד'</w:t>
            </w:r>
          </w:p>
        </w:tc>
      </w:tr>
      <w:tr w:rsidR="003E5958" w:rsidRPr="003E5958" w14:paraId="4202F0B3" w14:textId="77777777" w:rsidTr="00AF5A4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2130873"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F37E88F"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EE1AC69"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2A018BA"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2E17695"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E8EF1E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CE2A7C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E4B18CB"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r>
      <w:tr w:rsidR="003E5958" w:rsidRPr="003E5958" w14:paraId="02B03F0B" w14:textId="77777777" w:rsidTr="00AF5A4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5D8CB6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900407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9B57CA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27BFCB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999ECF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124915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2E8160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CA14A67"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304/302/307/315/328/329/321/309</w:t>
            </w:r>
          </w:p>
        </w:tc>
      </w:tr>
      <w:tr w:rsidR="003E5958" w:rsidRPr="003E5958" w14:paraId="4412D6B4" w14:textId="77777777" w:rsidTr="00AF5A4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E6F329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AF450B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9C8DA5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96C0F7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19B4C3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DC77B9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8DE71F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8C68CC3"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304/302/309/308/328/321</w:t>
            </w:r>
          </w:p>
        </w:tc>
      </w:tr>
      <w:tr w:rsidR="003E5958" w:rsidRPr="003E5958" w14:paraId="584EAE82" w14:textId="77777777" w:rsidTr="00AF5A4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1C3844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lastRenderedPageBreak/>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4B60C7A"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709941D"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583F6AE"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29B1208"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20F85D1"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r w:rsidRPr="003E595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88D4C4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FB4708D" w14:textId="77777777" w:rsidR="003E5958" w:rsidRPr="003E5958" w:rsidRDefault="003E5958" w:rsidP="003E5958">
            <w:pPr>
              <w:spacing w:before="0" w:beforeAutospacing="0" w:after="0" w:afterAutospacing="0" w:line="240" w:lineRule="auto"/>
              <w:ind w:left="50" w:right="78"/>
              <w:rPr>
                <w:rFonts w:ascii="David" w:eastAsia="Calibri" w:hAnsi="David"/>
                <w:bCs/>
                <w:strike/>
                <w:sz w:val="24"/>
                <w:rtl/>
                <w:lang w:eastAsia="he-IL"/>
              </w:rPr>
            </w:pPr>
            <w:r w:rsidRPr="003E5958">
              <w:rPr>
                <w:rFonts w:ascii="David" w:eastAsia="Calibri" w:hAnsi="David" w:hint="cs"/>
                <w:bCs/>
                <w:sz w:val="24"/>
                <w:rtl/>
                <w:lang w:eastAsia="he-IL"/>
              </w:rPr>
              <w:t>302/318/328/332/301/303/325/326/327/321</w:t>
            </w:r>
          </w:p>
        </w:tc>
      </w:tr>
    </w:tbl>
    <w:p w14:paraId="5D899089" w14:textId="77777777" w:rsidR="003E5958" w:rsidRPr="003E5958" w:rsidRDefault="003E5958" w:rsidP="003E595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5B417C3D" w14:textId="77777777" w:rsidTr="00AF5A4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17AB369"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3E5958">
              <w:rPr>
                <w:rFonts w:ascii="David" w:eastAsia="Calibri" w:hAnsi="David" w:hint="cs"/>
                <w:bCs/>
                <w:sz w:val="24"/>
                <w:rtl/>
                <w:lang w:eastAsia="he-IL"/>
              </w:rPr>
              <w:t>ג'</w:t>
            </w:r>
            <w:r w:rsidRPr="003E5958">
              <w:rPr>
                <w:rFonts w:ascii="David" w:eastAsia="Calibri" w:hAnsi="David" w:hint="cs"/>
                <w:b/>
                <w:sz w:val="24"/>
                <w:rtl/>
                <w:lang w:eastAsia="he-IL"/>
              </w:rPr>
              <w:t>)*:</w:t>
            </w:r>
          </w:p>
        </w:tc>
      </w:tr>
      <w:tr w:rsidR="003E5958" w:rsidRPr="003E5958" w14:paraId="3B1023FA" w14:textId="77777777" w:rsidTr="00AF5A4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A4819BB"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038</w:t>
            </w:r>
          </w:p>
        </w:tc>
      </w:tr>
    </w:tbl>
    <w:p w14:paraId="75411033" w14:textId="77777777" w:rsidR="003E5958" w:rsidRPr="003E5958" w:rsidRDefault="003E5958" w:rsidP="003E595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07FD7D1B" w14:textId="77777777" w:rsidTr="00AF5A4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C176152" w14:textId="77777777" w:rsidR="003E5958" w:rsidRPr="003E5958" w:rsidRDefault="003E5958" w:rsidP="003E5958">
            <w:pPr>
              <w:spacing w:before="0" w:beforeAutospacing="0" w:after="0" w:afterAutospacing="0" w:line="240" w:lineRule="auto"/>
              <w:ind w:left="50" w:right="78"/>
              <w:rPr>
                <w:rFonts w:ascii="David" w:eastAsia="Calibri" w:hAnsi="David"/>
                <w:b/>
                <w:sz w:val="24"/>
                <w:lang w:eastAsia="he-IL"/>
              </w:rPr>
            </w:pPr>
            <w:r w:rsidRPr="003E5958">
              <w:rPr>
                <w:rFonts w:ascii="David" w:eastAsia="Calibri" w:hAnsi="David" w:hint="cs"/>
                <w:b/>
                <w:sz w:val="24"/>
                <w:rtl/>
                <w:lang w:eastAsia="he-IL"/>
              </w:rPr>
              <w:t>חתימת האישור</w:t>
            </w:r>
          </w:p>
        </w:tc>
      </w:tr>
      <w:tr w:rsidR="003E5958" w:rsidRPr="003E5958" w14:paraId="19C076BD" w14:textId="77777777" w:rsidTr="00AF5A4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2B52105"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המבטח:</w:t>
            </w:r>
          </w:p>
        </w:tc>
      </w:tr>
    </w:tbl>
    <w:p w14:paraId="0797F3CD" w14:textId="77777777" w:rsidR="003E5958" w:rsidRDefault="003E5958" w:rsidP="003E5958">
      <w:pPr>
        <w:spacing w:before="0" w:beforeAutospacing="0" w:after="200" w:afterAutospacing="0" w:line="276" w:lineRule="auto"/>
        <w:rPr>
          <w:rFonts w:ascii="David" w:eastAsia="Calibri" w:hAnsi="David"/>
          <w:b/>
          <w:bCs/>
          <w:sz w:val="24"/>
          <w:u w:val="single"/>
          <w:rtl/>
          <w:lang w:eastAsia="he-IL"/>
        </w:rPr>
      </w:pPr>
    </w:p>
    <w:p w14:paraId="6B70A95B" w14:textId="77777777" w:rsidR="003E5958" w:rsidRPr="003E5958" w:rsidRDefault="003E5958" w:rsidP="003E5958">
      <w:pPr>
        <w:spacing w:before="0" w:beforeAutospacing="0" w:after="200" w:afterAutospacing="0" w:line="276" w:lineRule="auto"/>
        <w:rPr>
          <w:rFonts w:ascii="David" w:eastAsia="Calibri" w:hAnsi="David"/>
          <w:b/>
          <w:bCs/>
          <w:sz w:val="24"/>
          <w:u w:val="single"/>
          <w:rtl/>
          <w:lang w:eastAsia="he-IL"/>
        </w:rPr>
      </w:pPr>
      <w:r w:rsidRPr="003E5958">
        <w:rPr>
          <w:rFonts w:ascii="David" w:eastAsia="Calibri" w:hAnsi="David" w:hint="cs"/>
          <w:b/>
          <w:bCs/>
          <w:sz w:val="24"/>
          <w:u w:val="single"/>
          <w:rtl/>
          <w:lang w:eastAsia="he-IL"/>
        </w:rPr>
        <w:t xml:space="preserve">* באישור ביטוח כללי </w:t>
      </w:r>
      <w:r w:rsidRPr="003E595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048682D1" w14:textId="77777777" w:rsidTr="00AF5A4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C1DF680"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ביטול/שינוי הפוליסה *</w:t>
            </w:r>
          </w:p>
        </w:tc>
      </w:tr>
      <w:tr w:rsidR="003E5958" w:rsidRPr="003E5958" w14:paraId="5B5750A2" w14:textId="77777777" w:rsidTr="00AF5A4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7553822" w14:textId="77777777" w:rsidR="003E5958" w:rsidRPr="003E5958" w:rsidRDefault="003E5958" w:rsidP="003E5958">
            <w:pPr>
              <w:spacing w:before="0" w:beforeAutospacing="0" w:after="0" w:afterAutospacing="0" w:line="240" w:lineRule="auto"/>
              <w:rPr>
                <w:rFonts w:ascii="David" w:eastAsia="Calibri" w:hAnsi="David"/>
                <w:bCs/>
                <w:sz w:val="24"/>
                <w:rtl/>
                <w:lang w:eastAsia="he-IL"/>
              </w:rPr>
            </w:pPr>
            <w:r w:rsidRPr="003E5958">
              <w:rPr>
                <w:rFonts w:ascii="David" w:eastAsia="Calibri" w:hAnsi="David" w:hint="cs"/>
                <w:b/>
                <w:sz w:val="24"/>
                <w:rtl/>
                <w:lang w:eastAsia="he-IL"/>
              </w:rPr>
              <w:t xml:space="preserve">שינוי לרעת מבקש האישור או ביטול של פוליסת ביטוח,  לא ייכנס לתוקף אלא </w:t>
            </w:r>
            <w:r w:rsidRPr="003E5958">
              <w:rPr>
                <w:rFonts w:ascii="David" w:eastAsia="Calibri" w:hAnsi="David" w:hint="cs"/>
                <w:bCs/>
                <w:sz w:val="24"/>
                <w:rtl/>
                <w:lang w:eastAsia="he-IL"/>
              </w:rPr>
              <w:t>30 יום</w:t>
            </w:r>
            <w:r w:rsidRPr="003E5958">
              <w:rPr>
                <w:rFonts w:ascii="David" w:eastAsia="Calibri" w:hAnsi="David" w:hint="cs"/>
                <w:b/>
                <w:sz w:val="24"/>
                <w:rtl/>
                <w:lang w:eastAsia="he-IL"/>
              </w:rPr>
              <w:t xml:space="preserve"> לאחר משלוח הודעה למבקש האישור בדבר השינוי או הביטול.</w:t>
            </w:r>
          </w:p>
        </w:tc>
      </w:tr>
    </w:tbl>
    <w:p w14:paraId="3FBD405A" w14:textId="77777777" w:rsidR="003E5958" w:rsidRPr="003E5958" w:rsidRDefault="003E5958" w:rsidP="003E5958">
      <w:pPr>
        <w:spacing w:before="0" w:beforeAutospacing="0" w:after="200" w:afterAutospacing="0" w:line="276" w:lineRule="auto"/>
        <w:rPr>
          <w:rFonts w:ascii="David" w:eastAsia="Calibri" w:hAnsi="David"/>
          <w:sz w:val="24"/>
          <w:rtl/>
          <w:lang w:eastAsia="he-IL"/>
        </w:rPr>
      </w:pPr>
    </w:p>
    <w:p w14:paraId="5A5A8CF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4"/>
          <w:rtl/>
          <w:lang w:eastAsia="he-IL"/>
        </w:rPr>
      </w:pPr>
    </w:p>
    <w:p w14:paraId="5EDDE7F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0219F17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38501A5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40EA45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0C290D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33A703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3F033D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1029A8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BEFD0F6"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6A3060FB"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5D056183" w14:textId="77777777" w:rsidR="003E5958" w:rsidRDefault="003E5958"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327AC0B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2A41374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22F27B1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4B698C4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B36847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65847D7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26CDBC2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3DB73AE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395B352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7B135B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09CF1A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0FEEC77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667047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4923E43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0F7ADD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38D3BA2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D98A5B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54190F2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06635A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4C266C7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91BEEA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3F9FDD0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EE42E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3989AC6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1A8AC0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6EDCB85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498271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7C20563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F98C3B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229A0D6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B00862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2E2845D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A0B11C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75B5071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CDE898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404EB71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6D3C0C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24978C0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4E4AEE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3417C2FE"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EA05EA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395BA7A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C3B5EA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חתכים אנכיים.</w:t>
      </w:r>
    </w:p>
    <w:p w14:paraId="5CA9F95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FD04B6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74EADBA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0FA93E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5807E75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242F54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1DC7BA1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3B11C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7F249CDB"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AA280E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07382E29"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114F814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321E9AD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B26159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5F1767F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FFC89A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363ACA5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70C47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692EF6A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9B95F8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679379D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FB704B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4B3D2D8F"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509A69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p>
    <w:p w14:paraId="5E478D18"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79FCC70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מפרטים וכתבי כמויות למבנה (אדר'+קונס')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716D4F2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982A11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w:t>
      </w:r>
      <w:r w:rsidRPr="00590FDD">
        <w:rPr>
          <w:rFonts w:ascii="Times New Roman" w:eastAsia="Times New Roman" w:hAnsi="Times New Roman"/>
          <w:sz w:val="24"/>
          <w:rtl/>
          <w:lang w:eastAsia="he-IL"/>
        </w:rPr>
        <w:lastRenderedPageBreak/>
        <w:t>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736B27C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0E0F1A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00A271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DB998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6D9E420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B5939A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59058D6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50EFBF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6AE41D9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C514B2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p>
    <w:p w14:paraId="65BC2041"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D2E53B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754DDE0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474CABC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367ED4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2505B44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6E1BD3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7D24D45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F4483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1E82F14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06FB47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786C355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A47363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48F73C6F"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FD65C7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DA641E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E3A503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3E245B5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3D21BFD"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7E886F88"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532B9E3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4B611D03"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67A2DA0C"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D93F60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051FAB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40C9467"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31A5FD4C" w14:textId="77777777" w:rsidR="004E32D2" w:rsidRPr="004E32D2" w:rsidRDefault="00C944B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DefaultPlaceholder_-1854013440"/>
          </w:placeholder>
          <w:text w:multiLine="1"/>
        </w:sdtPr>
        <w:sdtEndPr/>
        <w:sdtContent>
          <w:r w:rsidR="00D319A9">
            <w:rPr>
              <w:rFonts w:ascii="Times New Roman" w:eastAsia="Times New Roman" w:hAnsi="Times New Roman" w:hint="cs"/>
              <w:color w:val="008000"/>
              <w:sz w:val="24"/>
              <w:rtl/>
              <w:lang w:eastAsia="he-IL"/>
            </w:rPr>
            <w:br/>
            <w:t>א.מ.ד.ס מחיר למשתכן</w:t>
          </w:r>
          <w:r w:rsidR="00D319A9">
            <w:rPr>
              <w:rFonts w:ascii="Times New Roman" w:eastAsia="Times New Roman" w:hAnsi="Times New Roman" w:hint="cs"/>
              <w:color w:val="008000"/>
              <w:sz w:val="24"/>
              <w:rtl/>
              <w:lang w:eastAsia="he-IL"/>
            </w:rPr>
            <w:br/>
            <w:t>יהונתן נתניהו 1ג', אור יהודה</w:t>
          </w:r>
          <w:r w:rsidR="00D319A9">
            <w:rPr>
              <w:rFonts w:ascii="Times New Roman" w:eastAsia="Times New Roman" w:hAnsi="Times New Roman" w:hint="cs"/>
              <w:color w:val="008000"/>
              <w:sz w:val="24"/>
              <w:rtl/>
              <w:lang w:eastAsia="he-IL"/>
            </w:rPr>
            <w:br/>
            <w:t>ש.ר 540274883</w:t>
          </w:r>
          <w:r w:rsidR="00D319A9">
            <w:rPr>
              <w:rFonts w:ascii="Times New Roman" w:eastAsia="Times New Roman" w:hAnsi="Times New Roman" w:hint="cs"/>
              <w:color w:val="008000"/>
              <w:sz w:val="24"/>
              <w:rtl/>
              <w:lang w:eastAsia="he-IL"/>
            </w:rPr>
            <w:br/>
          </w:r>
        </w:sdtContent>
      </w:sdt>
      <w:r w:rsidR="004E32D2" w:rsidRPr="004E32D2">
        <w:rPr>
          <w:rFonts w:ascii="Times New Roman" w:eastAsia="Times New Roman" w:hAnsi="Times New Roman" w:hint="cs"/>
          <w:color w:val="008000"/>
          <w:sz w:val="24"/>
          <w:rtl/>
          <w:lang w:eastAsia="he-IL"/>
        </w:rPr>
        <w:br/>
      </w:r>
    </w:p>
    <w:p w14:paraId="47F32A32"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56A694F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FAE52B3"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DA77DF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D990809"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2D612DF" w14:textId="671E0A83"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DefaultPlaceholder_-1854013440"/>
          </w:placeholder>
        </w:sdtPr>
        <w:sdtEndPr>
          <w:rPr>
            <w:rFonts w:hint="cs"/>
          </w:rPr>
        </w:sdtEndPr>
        <w:sdtContent>
          <w:del w:id="122"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23"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DefaultPlaceholder_-1854013440"/>
          </w:placeholder>
        </w:sdtPr>
        <w:sdtEndPr>
          <w:rPr>
            <w:rFonts w:hint="cs"/>
          </w:rPr>
        </w:sdtEndPr>
        <w:sdtContent>
          <w:ins w:id="124" w:author="גרמן קגנובסקי" w:date="2020-11-02T15:53:00Z">
            <w:r w:rsidR="00D45901">
              <w:rPr>
                <w:rFonts w:ascii="Times New Roman" w:eastAsia="Times New Roman" w:hAnsi="Times New Roman" w:hint="cs"/>
                <w:color w:val="008000"/>
                <w:sz w:val="24"/>
                <w:rtl/>
                <w:lang w:eastAsia="he-IL"/>
              </w:rPr>
              <w:t>נרקיסים</w:t>
            </w:r>
          </w:ins>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WorkDescription"/>
          <w:id w:val="-1278952023"/>
          <w:placeholder>
            <w:docPart w:val="DefaultPlaceholder_-1854013440"/>
          </w:placeholder>
        </w:sdtPr>
        <w:sdtEndPr/>
        <w:sdtContent>
          <w:ins w:id="125" w:author="גרמן קגנובסקי" w:date="2020-11-02T15:58:00Z">
            <w:r w:rsidR="008B5099">
              <w:rPr>
                <w:rFonts w:ascii="Times New Roman" w:eastAsia="Times New Roman" w:hAnsi="Times New Roman" w:hint="cs"/>
                <w:color w:val="008000"/>
                <w:sz w:val="24"/>
                <w:rtl/>
              </w:rPr>
              <w:t xml:space="preserve">הקמת 554 יח''ד בראשון לציון </w:t>
            </w:r>
          </w:ins>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699EA111"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059601E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6D343D8"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1DEA24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503DAA6"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FE80B3D"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64040371"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904EF8E"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D66C479"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0A8C1E0B" w14:textId="72553755" w:rsidR="004E32D2" w:rsidRPr="004E32D2" w:rsidRDefault="00C944B2"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DefaultPlaceholder_-1854013440"/>
          </w:placeholder>
        </w:sdtPr>
        <w:sdtEndPr/>
        <w:sdtContent>
          <w:del w:id="126" w:author="גרמן קגנובסקי" w:date="2021-01-07T11:01:00Z">
            <w:r w:rsidR="00D319A9" w:rsidDel="00144D52">
              <w:rPr>
                <w:rFonts w:ascii="Times New Roman" w:eastAsia="Times New Roman" w:hAnsi="Times New Roman" w:hint="cs"/>
                <w:color w:val="00B0F0"/>
                <w:sz w:val="20"/>
                <w:u w:val="single"/>
                <w:rtl/>
                <w:lang w:eastAsia="he-IL"/>
              </w:rPr>
              <w:delText>אבנר איזדיאן מהנדסים בע"מ</w:delText>
            </w:r>
          </w:del>
          <w:ins w:id="127" w:author="גרמן קגנובסקי" w:date="2021-01-07T11:01:00Z">
            <w:r w:rsidR="00144D52">
              <w:rPr>
                <w:rFonts w:ascii="Times New Roman" w:eastAsia="Times New Roman" w:hAnsi="Times New Roman"/>
                <w:color w:val="00B0F0"/>
                <w:sz w:val="20"/>
                <w:u w:val="single"/>
                <w:rtl/>
                <w:lang w:eastAsia="he-IL"/>
              </w:rPr>
              <w:t>אבנר איזדיאן מהנדסים בע''מ</w:t>
            </w:r>
          </w:ins>
        </w:sdtContent>
      </w:sdt>
    </w:p>
    <w:p w14:paraId="3C69356F"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2B33A7F6"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77BF4A87"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009B05CC"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563A1430"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0D254E4F"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6B39D59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DefaultPlaceholder_-1854013440"/>
          </w:placeholder>
          <w:text w:multiLine="1"/>
        </w:sdtPr>
        <w:sdtEndPr/>
        <w:sdtContent>
          <w:r w:rsidR="00D319A9">
            <w:rPr>
              <w:rFonts w:ascii="Times New Roman" w:eastAsia="Times New Roman" w:hAnsi="Times New Roman" w:hint="cs"/>
              <w:color w:val="008000"/>
              <w:sz w:val="24"/>
              <w:rtl/>
              <w:lang w:eastAsia="he-IL"/>
            </w:rPr>
            <w:br/>
            <w:t>א.מ.ד.ס מחיר למשתכן</w:t>
          </w:r>
          <w:r w:rsidR="00D319A9">
            <w:rPr>
              <w:rFonts w:ascii="Times New Roman" w:eastAsia="Times New Roman" w:hAnsi="Times New Roman" w:hint="cs"/>
              <w:color w:val="008000"/>
              <w:sz w:val="24"/>
              <w:rtl/>
              <w:lang w:eastAsia="he-IL"/>
            </w:rPr>
            <w:br/>
            <w:t>יהונתן נתניהו 1ג', אור יהודה</w:t>
          </w:r>
          <w:r w:rsidR="00D319A9">
            <w:rPr>
              <w:rFonts w:ascii="Times New Roman" w:eastAsia="Times New Roman" w:hAnsi="Times New Roman" w:hint="cs"/>
              <w:color w:val="008000"/>
              <w:sz w:val="24"/>
              <w:rtl/>
              <w:lang w:eastAsia="he-IL"/>
            </w:rPr>
            <w:br/>
            <w:t>ש.ר 540274883</w:t>
          </w:r>
          <w:r w:rsidR="00D319A9">
            <w:rPr>
              <w:rFonts w:ascii="Times New Roman" w:eastAsia="Times New Roman" w:hAnsi="Times New Roman" w:hint="cs"/>
              <w:color w:val="008000"/>
              <w:sz w:val="24"/>
              <w:rtl/>
              <w:lang w:eastAsia="he-IL"/>
            </w:rPr>
            <w:br/>
          </w:r>
        </w:sdtContent>
      </w:sdt>
    </w:p>
    <w:p w14:paraId="24C4A24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69176B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358377C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F96394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DefaultPlaceholder_-1854013440"/>
          </w:placeholder>
        </w:sdtPr>
        <w:sdtEndPr/>
        <w:sdtContent>
          <w:ins w:id="128" w:author="גרמן קגנובסקי" w:date="2020-11-02T15:53:00Z">
            <w:r w:rsidR="00D45901">
              <w:rPr>
                <w:rFonts w:ascii="Times New Roman" w:eastAsia="Times New Roman" w:hAnsi="Times New Roman" w:hint="cs"/>
                <w:color w:val="008000"/>
                <w:sz w:val="24"/>
                <w:rtl/>
                <w:lang w:eastAsia="he-IL"/>
              </w:rPr>
              <w:t>נרקיסים</w:t>
            </w:r>
          </w:ins>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DefaultPlaceholder_-1854013440"/>
          </w:placeholder>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1121011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3A327E3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E2178D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525E76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A2A908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DF7D43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795839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DE645D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4612516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7C99F6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CF51B1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021D380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5FBCD0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17F6110B"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55F888A5"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3A9EFDE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007E75B6"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0E7679D9" w14:textId="61E90EA9"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DefaultPlaceholder_-1854013440"/>
          </w:placeholder>
        </w:sdtPr>
        <w:sdtEndPr/>
        <w:sdtContent>
          <w:del w:id="129" w:author="גרמן קגנובסקי" w:date="2021-01-07T11:01:00Z">
            <w:r w:rsidR="00D319A9" w:rsidDel="00144D52">
              <w:rPr>
                <w:rFonts w:ascii="Times New Roman" w:eastAsia="Times New Roman" w:hAnsi="Times New Roman" w:hint="cs"/>
                <w:color w:val="00B0F0"/>
                <w:sz w:val="20"/>
                <w:u w:val="single"/>
                <w:rtl/>
                <w:lang w:eastAsia="he-IL"/>
              </w:rPr>
              <w:delText>אבנר איזדיאן מהנדסים בע"מ</w:delText>
            </w:r>
          </w:del>
          <w:ins w:id="130" w:author="גרמן קגנובסקי" w:date="2021-01-07T11:01:00Z">
            <w:r w:rsidR="00144D52">
              <w:rPr>
                <w:rFonts w:ascii="Times New Roman" w:eastAsia="Times New Roman" w:hAnsi="Times New Roman"/>
                <w:color w:val="00B0F0"/>
                <w:sz w:val="20"/>
                <w:u w:val="single"/>
                <w:rtl/>
                <w:lang w:eastAsia="he-IL"/>
              </w:rPr>
              <w:t>אבנר איזדיאן מהנדסים בע''מ</w:t>
            </w:r>
          </w:ins>
        </w:sdtContent>
      </w:sdt>
    </w:p>
    <w:p w14:paraId="722D2C2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A04EED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A4A7AC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655F12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3A102C9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198C9AFE"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4222C3D6"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4ABFC01C"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3939C412"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7823AE78"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0BE919D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8905A3E"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EC202B" w14:textId="77777777" w:rsidR="00C944B2" w:rsidRDefault="00C944B2" w:rsidP="00AF234B">
      <w:pPr>
        <w:spacing w:before="0" w:after="0" w:line="240" w:lineRule="auto"/>
      </w:pPr>
      <w:r>
        <w:separator/>
      </w:r>
    </w:p>
  </w:endnote>
  <w:endnote w:type="continuationSeparator" w:id="0">
    <w:p w14:paraId="2FBCB554" w14:textId="77777777" w:rsidR="00C944B2" w:rsidRDefault="00C944B2" w:rsidP="00AF234B">
      <w:pPr>
        <w:spacing w:before="0" w:after="0" w:line="240" w:lineRule="auto"/>
      </w:pPr>
      <w:r>
        <w:continuationSeparator/>
      </w:r>
    </w:p>
  </w:endnote>
  <w:endnote w:type="continuationNotice" w:id="1">
    <w:p w14:paraId="0F5EFD48" w14:textId="77777777" w:rsidR="00C944B2" w:rsidRDefault="00C944B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charset w:val="B1"/>
    <w:family w:val="swiss"/>
    <w:pitch w:val="variable"/>
    <w:sig w:usb0="00000800"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C944B2" w:rsidRPr="00C30116" w14:paraId="0EE37037" w14:textId="77777777" w:rsidTr="00C30116">
      <w:tc>
        <w:tcPr>
          <w:tcW w:w="810" w:type="dxa"/>
        </w:tcPr>
        <w:p w14:paraId="66FA1F61"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sdtPr>
        <w:sdtEndPr/>
        <w:sdtContent>
          <w:tc>
            <w:tcPr>
              <w:tcW w:w="1419" w:type="dxa"/>
            </w:tcPr>
            <w:p w14:paraId="2492C0C1" w14:textId="77777777" w:rsidR="00C944B2" w:rsidRPr="00C30116" w:rsidRDefault="00C944B2"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hint="cs"/>
                  <w:color w:val="00B0F0"/>
                  <w:sz w:val="20"/>
                  <w:szCs w:val="20"/>
                  <w:rtl/>
                </w:rPr>
                <w:t>נרקיסים ראשון לציון</w:t>
              </w:r>
            </w:p>
          </w:tc>
        </w:sdtContent>
      </w:sdt>
      <w:tc>
        <w:tcPr>
          <w:tcW w:w="2810" w:type="dxa"/>
        </w:tcPr>
        <w:p w14:paraId="2CF970E6"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TemplateName"/>
              <w:id w:val="-151752853"/>
            </w:sdtPr>
            <w:sdtEndPr/>
            <w:sdtContent>
              <w:r>
                <w:rPr>
                  <w:rFonts w:ascii="David" w:hAnsi="David" w:cstheme="minorBidi" w:hint="cs"/>
                  <w:sz w:val="20"/>
                  <w:szCs w:val="20"/>
                  <w:rtl/>
                </w:rPr>
                <w:t>מתכנן קונסטרוקציה</w:t>
              </w:r>
            </w:sdtContent>
          </w:sdt>
        </w:p>
      </w:tc>
      <w:tc>
        <w:tcPr>
          <w:tcW w:w="229" w:type="dxa"/>
        </w:tcPr>
        <w:p w14:paraId="786CF7A6" w14:textId="77777777" w:rsidR="00C944B2" w:rsidRPr="00C30116" w:rsidRDefault="00C944B2"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0765A22E"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cntContractNumber"/>
          <w:id w:val="939875753"/>
          <w:lock w:val="contentLocked"/>
        </w:sdtPr>
        <w:sdtEndPr/>
        <w:sdtContent>
          <w:tc>
            <w:tcPr>
              <w:tcW w:w="1467" w:type="dxa"/>
            </w:tcPr>
            <w:p w14:paraId="610B7063" w14:textId="209DC5FB"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del w:id="131" w:author="גרמן קגנובסקי" w:date="2021-01-05T14:44:00Z">
                <w:r w:rsidDel="00C944B2">
                  <w:rPr>
                    <w:rFonts w:ascii="David" w:hAnsi="David" w:cstheme="minorBidi" w:hint="cs"/>
                    <w:sz w:val="20"/>
                    <w:szCs w:val="20"/>
                  </w:rPr>
                  <w:delText>CONT-5-662</w:delText>
                </w:r>
              </w:del>
              <w:ins w:id="132" w:author="גרמן קגנובסקי" w:date="2021-01-05T14:44:00Z">
                <w:r>
                  <w:rPr>
                    <w:rFonts w:ascii="David" w:hAnsi="David" w:cstheme="minorBidi" w:hint="cs"/>
                    <w:sz w:val="20"/>
                    <w:szCs w:val="20"/>
                  </w:rPr>
                  <w:t>CO</w:t>
                </w:r>
                <w:r>
                  <w:rPr>
                    <w:rFonts w:ascii="David" w:hAnsi="David" w:cstheme="minorBidi" w:hint="cs"/>
                    <w:sz w:val="20"/>
                    <w:szCs w:val="20"/>
                    <w:rtl/>
                  </w:rPr>
                  <w:t>NT-10-1970</w:t>
                </w:r>
              </w:ins>
            </w:p>
          </w:tc>
        </w:sdtContent>
      </w:sdt>
    </w:tr>
    <w:tr w:rsidR="00C944B2" w:rsidRPr="00C30116" w14:paraId="791344AC" w14:textId="77777777" w:rsidTr="00C30116">
      <w:tc>
        <w:tcPr>
          <w:tcW w:w="810" w:type="dxa"/>
        </w:tcPr>
        <w:p w14:paraId="4654B72F"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sdtPr>
        <w:sdtEndPr/>
        <w:sdtContent>
          <w:tc>
            <w:tcPr>
              <w:tcW w:w="1419" w:type="dxa"/>
            </w:tcPr>
            <w:p w14:paraId="3B0471AC" w14:textId="2635A92D" w:rsidR="00C944B2" w:rsidRPr="00C30116" w:rsidRDefault="00C944B2" w:rsidP="00C30116">
              <w:pPr>
                <w:tabs>
                  <w:tab w:val="center" w:pos="4153"/>
                  <w:tab w:val="right" w:pos="8306"/>
                </w:tabs>
                <w:spacing w:before="0" w:after="0" w:line="240" w:lineRule="auto"/>
                <w:rPr>
                  <w:rFonts w:ascii="David" w:hAnsi="David" w:cstheme="minorBidi"/>
                  <w:color w:val="00B0F0"/>
                  <w:sz w:val="20"/>
                  <w:szCs w:val="20"/>
                  <w:rtl/>
                </w:rPr>
              </w:pPr>
              <w:del w:id="133" w:author="גרמן קגנובסקי" w:date="2021-01-07T11:01:00Z">
                <w:r w:rsidDel="00144D52">
                  <w:rPr>
                    <w:rFonts w:ascii="David" w:hAnsi="David" w:cstheme="minorBidi" w:hint="cs"/>
                    <w:color w:val="00B0F0"/>
                    <w:sz w:val="20"/>
                    <w:szCs w:val="20"/>
                    <w:rtl/>
                  </w:rPr>
                  <w:delText>אבנר איזדיאן מהנדסים בע"מ</w:delText>
                </w:r>
              </w:del>
              <w:ins w:id="134" w:author="גרמן קגנובסקי" w:date="2021-01-07T11:01:00Z">
                <w:r w:rsidR="00144D52">
                  <w:rPr>
                    <w:rFonts w:ascii="David" w:hAnsi="David" w:cstheme="minorBidi"/>
                    <w:color w:val="00B0F0"/>
                    <w:sz w:val="20"/>
                    <w:szCs w:val="20"/>
                    <w:rtl/>
                  </w:rPr>
                  <w:t>אבנר איזדיאן מהנדסים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944B2" w:rsidRPr="00C30116" w14:paraId="7BB62B39" w14:textId="77777777" w:rsidTr="007835AC">
            <w:trPr>
              <w:trHeight w:val="201"/>
            </w:trPr>
            <w:tc>
              <w:tcPr>
                <w:tcW w:w="926" w:type="dxa"/>
              </w:tcPr>
              <w:p w14:paraId="3489A708"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dtPr>
              <w:sdtEndPr/>
              <w:sdtContent>
                <w:tc>
                  <w:tcPr>
                    <w:tcW w:w="1668" w:type="dxa"/>
                  </w:tcPr>
                  <w:p w14:paraId="1FD9A5B1" w14:textId="3DCB3450" w:rsidR="00C944B2" w:rsidRPr="00C30116" w:rsidRDefault="005C17E8" w:rsidP="00C30116">
                    <w:pPr>
                      <w:tabs>
                        <w:tab w:val="center" w:pos="4153"/>
                        <w:tab w:val="right" w:pos="8306"/>
                      </w:tabs>
                      <w:spacing w:before="0" w:after="0" w:line="240" w:lineRule="auto"/>
                      <w:ind w:left="1" w:hanging="1"/>
                      <w:rPr>
                        <w:rFonts w:ascii="David" w:hAnsi="David" w:cstheme="minorBidi"/>
                        <w:color w:val="00B0F0"/>
                        <w:sz w:val="20"/>
                        <w:szCs w:val="20"/>
                        <w:rtl/>
                      </w:rPr>
                    </w:pPr>
                    <w:ins w:id="135" w:author="גרמן קגנובסקי" w:date="2021-01-07T10:01:00Z">
                      <w:r>
                        <w:rPr>
                          <w:rFonts w:ascii="David" w:hAnsi="David" w:cstheme="minorBidi"/>
                          <w:color w:val="00B0F0"/>
                          <w:sz w:val="20"/>
                          <w:szCs w:val="20"/>
                          <w:rtl/>
                        </w:rPr>
                        <w:t>0.4</w:t>
                      </w:r>
                    </w:ins>
                  </w:p>
                </w:tc>
              </w:sdtContent>
            </w:sdt>
          </w:tr>
        </w:tbl>
        <w:p w14:paraId="16A52531"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58908976"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3BF66AB4"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77685860" w14:textId="7371C257" w:rsidR="00C944B2" w:rsidRPr="00C30116" w:rsidRDefault="00C944B2"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dtPr>
            <w:sdtEndPr/>
            <w:sdtContent>
              <w:ins w:id="136" w:author="גרמן קגנובסקי" w:date="2021-01-07T10:01:00Z">
                <w:r w:rsidR="005C17E8">
                  <w:rPr>
                    <w:rFonts w:ascii="David" w:hAnsi="David" w:cstheme="minorBidi"/>
                    <w:sz w:val="20"/>
                    <w:szCs w:val="20"/>
                    <w:rtl/>
                  </w:rPr>
                  <w:t>3;#</w:t>
                </w:r>
                <w:r w:rsidR="005C17E8">
                  <w:rPr>
                    <w:rFonts w:ascii="David" w:hAnsi="David" w:cstheme="minorBidi"/>
                    <w:sz w:val="20"/>
                    <w:szCs w:val="20"/>
                  </w:rPr>
                  <w:t>Draft</w:t>
                </w:r>
              </w:ins>
            </w:sdtContent>
          </w:sdt>
        </w:p>
      </w:tc>
    </w:tr>
    <w:tr w:rsidR="00C944B2" w:rsidRPr="00C30116" w14:paraId="7FE6C817" w14:textId="77777777" w:rsidTr="00C30116">
      <w:trPr>
        <w:trHeight w:val="80"/>
      </w:trPr>
      <w:tc>
        <w:tcPr>
          <w:tcW w:w="810" w:type="dxa"/>
        </w:tcPr>
        <w:p w14:paraId="733E669A"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3BF32658" w14:textId="77777777" w:rsidR="00C944B2" w:rsidRPr="00C30116" w:rsidRDefault="00C944B2"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7A12D64E"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3FB47475"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08E48BBE"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42D1A654"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r>
  </w:tbl>
  <w:p w14:paraId="539729EB" w14:textId="77777777" w:rsidR="00C944B2" w:rsidRPr="00C30116" w:rsidRDefault="00C944B2"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113C24" w14:textId="77777777" w:rsidR="00C944B2" w:rsidRDefault="00C944B2" w:rsidP="00AF234B">
      <w:pPr>
        <w:spacing w:before="0" w:after="0" w:line="240" w:lineRule="auto"/>
      </w:pPr>
      <w:r>
        <w:separator/>
      </w:r>
    </w:p>
  </w:footnote>
  <w:footnote w:type="continuationSeparator" w:id="0">
    <w:p w14:paraId="29AD8CFC" w14:textId="77777777" w:rsidR="00C944B2" w:rsidRDefault="00C944B2" w:rsidP="00AF234B">
      <w:pPr>
        <w:spacing w:before="0" w:after="0" w:line="240" w:lineRule="auto"/>
      </w:pPr>
      <w:r>
        <w:continuationSeparator/>
      </w:r>
    </w:p>
  </w:footnote>
  <w:footnote w:type="continuationNotice" w:id="1">
    <w:p w14:paraId="4B213705" w14:textId="77777777" w:rsidR="00C944B2" w:rsidRDefault="00C944B2">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3DB6F0F" w14:textId="77777777" w:rsidR="00C944B2" w:rsidRDefault="00C944B2" w:rsidP="00CF334C">
        <w:pPr>
          <w:pStyle w:val="Header"/>
          <w:jc w:val="center"/>
        </w:pPr>
        <w:r>
          <w:fldChar w:fldCharType="begin"/>
        </w:r>
        <w:r>
          <w:instrText xml:space="preserve"> PAGE   \* MERGEFORMAT </w:instrText>
        </w:r>
        <w:r>
          <w:fldChar w:fldCharType="separate"/>
        </w:r>
        <w:r w:rsidR="00031B3B">
          <w:rPr>
            <w:noProof/>
            <w:rtl/>
          </w:rPr>
          <w:t>47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0B"/>
    <w:rsid w:val="000300FA"/>
    <w:rsid w:val="00031B3B"/>
    <w:rsid w:val="00044749"/>
    <w:rsid w:val="00047BB3"/>
    <w:rsid w:val="000555DD"/>
    <w:rsid w:val="00132317"/>
    <w:rsid w:val="00134C85"/>
    <w:rsid w:val="00144D52"/>
    <w:rsid w:val="00176462"/>
    <w:rsid w:val="001835AB"/>
    <w:rsid w:val="001A0C3C"/>
    <w:rsid w:val="001A69D5"/>
    <w:rsid w:val="00214ACF"/>
    <w:rsid w:val="00272745"/>
    <w:rsid w:val="002B2234"/>
    <w:rsid w:val="002C19B0"/>
    <w:rsid w:val="00302486"/>
    <w:rsid w:val="003E5958"/>
    <w:rsid w:val="004751C6"/>
    <w:rsid w:val="004D7130"/>
    <w:rsid w:val="004E32D2"/>
    <w:rsid w:val="00521A6A"/>
    <w:rsid w:val="005236CE"/>
    <w:rsid w:val="005475D8"/>
    <w:rsid w:val="00552E11"/>
    <w:rsid w:val="00553085"/>
    <w:rsid w:val="00590FDD"/>
    <w:rsid w:val="005C17E8"/>
    <w:rsid w:val="005D6301"/>
    <w:rsid w:val="00666119"/>
    <w:rsid w:val="006A1A8C"/>
    <w:rsid w:val="0072103C"/>
    <w:rsid w:val="00733803"/>
    <w:rsid w:val="007835AC"/>
    <w:rsid w:val="007870ED"/>
    <w:rsid w:val="00822CCA"/>
    <w:rsid w:val="00853FB4"/>
    <w:rsid w:val="0088392C"/>
    <w:rsid w:val="008B5099"/>
    <w:rsid w:val="008C64C6"/>
    <w:rsid w:val="008D142C"/>
    <w:rsid w:val="00942177"/>
    <w:rsid w:val="00950967"/>
    <w:rsid w:val="009F0A08"/>
    <w:rsid w:val="00A42271"/>
    <w:rsid w:val="00AF234B"/>
    <w:rsid w:val="00AF5A49"/>
    <w:rsid w:val="00B16B3E"/>
    <w:rsid w:val="00B2688C"/>
    <w:rsid w:val="00BD72C4"/>
    <w:rsid w:val="00BE17B4"/>
    <w:rsid w:val="00BE7CE3"/>
    <w:rsid w:val="00C30116"/>
    <w:rsid w:val="00C944B2"/>
    <w:rsid w:val="00CF334C"/>
    <w:rsid w:val="00D02A03"/>
    <w:rsid w:val="00D12751"/>
    <w:rsid w:val="00D319A9"/>
    <w:rsid w:val="00D45901"/>
    <w:rsid w:val="00D50A41"/>
    <w:rsid w:val="00E078A7"/>
    <w:rsid w:val="00E679C7"/>
    <w:rsid w:val="00EC37B6"/>
    <w:rsid w:val="00F83811"/>
    <w:rsid w:val="00FB5BC5"/>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8CFD2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numbering" w:customStyle="1" w:styleId="NoList3">
    <w:name w:val="No List3"/>
    <w:next w:val="NoList"/>
    <w:semiHidden/>
    <w:rsid w:val="00590FDD"/>
  </w:style>
  <w:style w:type="table" w:customStyle="1" w:styleId="11">
    <w:name w:val="רשת טבלה1"/>
    <w:basedOn w:val="TableNormal"/>
    <w:next w:val="TableGrid"/>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PlaceholderText"/>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PlaceholderText"/>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PlaceholderText"/>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PlaceholderText"/>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PlaceholderText"/>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PlaceholderText"/>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PlaceholderText"/>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PlaceholderText"/>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PlaceholderText"/>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PlaceholderText"/>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PlaceholderText"/>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PlaceholderText"/>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PlaceholderText"/>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PlaceholderText"/>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PlaceholderText"/>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PlaceholderText"/>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PlaceholderText"/>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PlaceholderText"/>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PlaceholderText"/>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PlaceholderText"/>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PlaceholderText"/>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PlaceholderText"/>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PlaceholderText"/>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PlaceholderText"/>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PlaceholderText"/>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PlaceholderText"/>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PlaceholderText"/>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PlaceholderText"/>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PlaceholderText"/>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PlaceholderText"/>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PlaceholderText"/>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PlaceholderText"/>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PlaceholderText"/>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PlaceholderText"/>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PlaceholderText"/>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PlaceholderText"/>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PlaceholderText"/>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PlaceholderText"/>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PlaceholderText"/>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PlaceholderText"/>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PlaceholderText"/>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charset w:val="B1"/>
    <w:family w:val="swiss"/>
    <w:pitch w:val="variable"/>
    <w:sig w:usb0="00000800"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341DB"/>
    <w:rsid w:val="004628EB"/>
    <w:rsid w:val="00655D33"/>
    <w:rsid w:val="006865A5"/>
    <w:rsid w:val="007F3369"/>
    <w:rsid w:val="00994810"/>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8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2.xml><?xml version="1.0" encoding="utf-8"?>
<ds:datastoreItem xmlns:ds="http://schemas.openxmlformats.org/officeDocument/2006/customXml" ds:itemID="{ED61DED7-1620-4E11-B3F3-1BEA7CD9750A}"/>
</file>

<file path=customXml/itemProps3.xml><?xml version="1.0" encoding="utf-8"?>
<ds:datastoreItem xmlns:ds="http://schemas.openxmlformats.org/officeDocument/2006/customXml" ds:itemID="{81709D4C-33DC-48CC-AC7E-130A245806EE}">
  <ds:schemaRefs>
    <ds:schemaRef ds:uri="http://schemas.microsoft.com/office/2006/documentManagement/type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 ds:uri="http://purl.org/dc/terms/"/>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E0449AD4-50ED-46D7-915F-F141554D5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2702</TotalTime>
  <Pages>61</Pages>
  <Words>12688</Words>
  <Characters>63444</Characters>
  <Application>Microsoft Office Word</Application>
  <DocSecurity>0</DocSecurity>
  <Lines>528</Lines>
  <Paragraphs>151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75981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10</cp:revision>
  <cp:lastPrinted>2021-01-07T09:04:00Z</cp:lastPrinted>
  <dcterms:created xsi:type="dcterms:W3CDTF">2020-11-02T12:41:00Z</dcterms:created>
  <dcterms:modified xsi:type="dcterms:W3CDTF">2021-01-07T09:10:00Z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7ed947a7-5729-403b-8da8-1c1e022a07bd</vt:lpwstr>
  </property>
</Properties>
</file>