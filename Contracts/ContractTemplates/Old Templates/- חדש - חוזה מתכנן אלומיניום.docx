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91DFB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hint="cs"/>
          <w:bCs/>
          <w:i/>
          <w:iCs/>
          <w:noProof/>
          <w:sz w:val="32"/>
          <w:szCs w:val="32"/>
          <w:u w:val="single"/>
          <w:rtl/>
        </w:rPr>
      </w:pPr>
    </w:p>
    <w:p w14:paraId="6A407FF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779222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C140D3">
        <w:rPr>
          <w:rFonts w:ascii="Times New Roman" w:eastAsia="Times New Roman" w:hAnsi="Times New Roman" w:cs="David"/>
          <w:bCs/>
          <w:i/>
          <w:iCs/>
          <w:noProof/>
          <w:sz w:val="32"/>
          <w:szCs w:val="32"/>
        </w:rPr>
        <w:drawing>
          <wp:inline distT="0" distB="0" distL="0" distR="0" wp14:anchorId="0273EBE2" wp14:editId="342CDC0C">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D21328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D9D1E0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9574A5"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A894B7"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5E01D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0D3">
        <w:rPr>
          <w:rFonts w:ascii="Times New Roman" w:eastAsia="Times New Roman" w:hAnsi="Times New Roman" w:cs="David" w:hint="cs"/>
          <w:bCs/>
          <w:sz w:val="32"/>
          <w:szCs w:val="32"/>
          <w:u w:val="single"/>
          <w:rtl/>
          <w:lang w:eastAsia="he-IL"/>
        </w:rPr>
        <w:t>חוזה מתכנן אלומיניום</w:t>
      </w:r>
    </w:p>
    <w:p w14:paraId="7279EC1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62739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FA184A"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82A8F2"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DefaultPlaceholder_-1854013440"/>
        </w:placeholder>
      </w:sdtPr>
      <w:sdtContent>
        <w:p w14:paraId="3598327E" w14:textId="77777777" w:rsidR="007A10F8" w:rsidRPr="00B27B4C" w:rsidRDefault="00F35F34"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 xml:space="preserve">נרקיסים </w:t>
          </w:r>
        </w:p>
      </w:sdtContent>
    </w:sdt>
    <w:p w14:paraId="2AD5D8CD"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DefaultPlaceholder_-1854013440"/>
        </w:placeholder>
      </w:sdtPr>
      <w:sdtContent>
        <w:p w14:paraId="68EAFFD2" w14:textId="489C2F84" w:rsidR="007A10F8" w:rsidRPr="00B27B4C" w:rsidRDefault="00D36402"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נרקיסים</w:t>
          </w:r>
        </w:p>
      </w:sdtContent>
    </w:sdt>
    <w:p w14:paraId="1A6502D8"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2ACCFF"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0712C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68225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FAAA3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61D44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1A8EA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DE653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DEE28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A60BB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1B88A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56321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CCFB9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DBC7A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86898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56438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68685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774EC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15460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2DA8A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AB1A0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11795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681A4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C4E75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EAD9E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B5633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ABB34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08BDFF" w14:textId="77777777" w:rsidR="00C140D3" w:rsidRPr="007A10F8" w:rsidRDefault="00C140D3" w:rsidP="009C0249">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A10F8">
        <w:rPr>
          <w:rFonts w:ascii="Times New Roman" w:eastAsia="Times New Roman" w:hAnsi="Times New Roman" w:cs="David" w:hint="cs"/>
          <w:bCs/>
          <w:sz w:val="32"/>
          <w:szCs w:val="32"/>
          <w:u w:val="single"/>
          <w:rtl/>
          <w:lang w:eastAsia="he-IL"/>
        </w:rPr>
        <w:t>חוזה</w:t>
      </w:r>
      <w:r w:rsidR="007A10F8" w:rsidRPr="007A10F8">
        <w:rPr>
          <w:rFonts w:ascii="Times New Roman" w:eastAsia="Times New Roman" w:hAnsi="Times New Roman" w:cs="David" w:hint="cs"/>
          <w:bCs/>
          <w:sz w:val="32"/>
          <w:szCs w:val="32"/>
          <w:u w:val="single"/>
          <w:rtl/>
          <w:lang w:eastAsia="he-IL"/>
        </w:rPr>
        <w:t xml:space="preserve"> מתכנן </w:t>
      </w:r>
      <w:r w:rsidR="009C0249">
        <w:rPr>
          <w:rFonts w:ascii="Times New Roman" w:eastAsia="Times New Roman" w:hAnsi="Times New Roman" w:cs="David" w:hint="cs"/>
          <w:bCs/>
          <w:sz w:val="32"/>
          <w:szCs w:val="32"/>
          <w:u w:val="single"/>
          <w:rtl/>
          <w:lang w:eastAsia="he-IL"/>
        </w:rPr>
        <w:t>אלומיניום</w:t>
      </w:r>
    </w:p>
    <w:p w14:paraId="2A6DC35E" w14:textId="77777777" w:rsidR="00C140D3" w:rsidRPr="00C140D3" w:rsidRDefault="00C140D3" w:rsidP="00C140D3">
      <w:pPr>
        <w:pStyle w:val="AutoFields"/>
        <w:rPr>
          <w:rtl/>
          <w:lang w:eastAsia="he-IL"/>
        </w:rPr>
      </w:pPr>
    </w:p>
    <w:p w14:paraId="4FECBDEC" w14:textId="77777777" w:rsidR="00C140D3" w:rsidRPr="00C140D3" w:rsidRDefault="00C140D3" w:rsidP="002365CE">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140D3">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73158314"/>
          <w:placeholder>
            <w:docPart w:val="DefaultPlaceholder_-1854013440"/>
          </w:placeholder>
        </w:sdtPr>
        <w:sdtEndPr>
          <w:rPr>
            <w:rFonts w:hint="cs"/>
          </w:rPr>
        </w:sdtEndPr>
        <w:sdtContent>
          <w:r w:rsidRPr="007A10F8">
            <w:rPr>
              <w:rStyle w:val="AutoFieldsChar"/>
              <w:color w:val="00B0F0"/>
              <w:rtl/>
            </w:rPr>
            <w:t>[תאריך חתימת חוזה]</w:t>
          </w:r>
        </w:sdtContent>
      </w:sdt>
    </w:p>
    <w:p w14:paraId="483ED93B" w14:textId="77777777" w:rsidR="00C140D3" w:rsidRPr="00C140D3" w:rsidRDefault="00C140D3" w:rsidP="00C140D3">
      <w:pPr>
        <w:widowControl w:val="0"/>
        <w:spacing w:before="0" w:beforeAutospacing="0" w:after="0" w:afterAutospacing="0" w:line="240" w:lineRule="auto"/>
        <w:rPr>
          <w:rFonts w:ascii="Times New Roman" w:eastAsia="Times New Roman" w:hAnsi="Times New Roman" w:cs="Times New Roman"/>
          <w:sz w:val="20"/>
          <w:szCs w:val="20"/>
          <w:rtl/>
        </w:rPr>
      </w:pPr>
    </w:p>
    <w:p w14:paraId="2E2085C0" w14:textId="77777777" w:rsidR="00C140D3" w:rsidRPr="00C140D3" w:rsidRDefault="00C140D3" w:rsidP="00C140D3">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46118443"/>
        <w:placeholder>
          <w:docPart w:val="DefaultPlaceholder_-1854013440"/>
        </w:placeholder>
        <w:text w:multiLine="1"/>
      </w:sdtPr>
      <w:sdtContent>
        <w:p w14:paraId="30B7DE02" w14:textId="38B2330D" w:rsidR="00C140D3" w:rsidRPr="00C140D3" w:rsidRDefault="00A41820" w:rsidP="00C140D3">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br/>
            <w:t>א.מ.ד.ס מחיר למשתכן</w:t>
          </w:r>
          <w:r>
            <w:rPr>
              <w:rFonts w:ascii="Times New Roman" w:eastAsia="Times New Roman" w:hAnsi="Times New Roman" w:cs="David" w:hint="cs"/>
              <w:color w:val="008000"/>
              <w:sz w:val="24"/>
              <w:szCs w:val="24"/>
              <w:rtl/>
            </w:rPr>
            <w:br/>
            <w:t>יהונתן נתניהו 1ג', אור יהודה</w:t>
          </w:r>
          <w:r>
            <w:rPr>
              <w:rFonts w:ascii="Times New Roman" w:eastAsia="Times New Roman" w:hAnsi="Times New Roman" w:cs="David" w:hint="cs"/>
              <w:color w:val="008000"/>
              <w:sz w:val="24"/>
              <w:szCs w:val="24"/>
              <w:rtl/>
            </w:rPr>
            <w:br/>
            <w:t>ש.ר 540274883</w:t>
          </w:r>
          <w:r>
            <w:rPr>
              <w:rFonts w:ascii="Times New Roman" w:eastAsia="Times New Roman" w:hAnsi="Times New Roman" w:cs="David" w:hint="cs"/>
              <w:color w:val="008000"/>
              <w:sz w:val="24"/>
              <w:szCs w:val="24"/>
              <w:rtl/>
            </w:rPr>
            <w:br/>
          </w:r>
        </w:p>
      </w:sdtContent>
    </w:sdt>
    <w:p w14:paraId="18CCC29A"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0252598D"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אחד;</w:t>
      </w:r>
    </w:p>
    <w:p w14:paraId="2C423444"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2DBD778"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ל ב י ן</w:t>
      </w:r>
    </w:p>
    <w:p w14:paraId="46E5DB0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
        <w:id w:val="2096591405"/>
        <w:placeholder>
          <w:docPart w:val="DefaultPlaceholder_-1854013440"/>
        </w:placeholder>
        <w:text w:multiLine="1"/>
      </w:sdtPr>
      <w:sdtContent>
        <w:p w14:paraId="7B0F88FB" w14:textId="77777777" w:rsidR="00C140D3" w:rsidRPr="00C140D3" w:rsidRDefault="00F35F34" w:rsidP="00D3767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color w:val="800080"/>
              <w:sz w:val="24"/>
              <w:szCs w:val="24"/>
              <w:rtl/>
            </w:rPr>
            <w:br/>
            <w:t>א.מ.ג תכנון יעוץ וניהול בע"</w:t>
          </w:r>
          <w:r w:rsidR="00D3767C">
            <w:rPr>
              <w:rFonts w:ascii="Times New Roman" w:eastAsia="Times New Roman" w:hAnsi="Times New Roman" w:cs="David" w:hint="cs"/>
              <w:color w:val="800080"/>
              <w:sz w:val="24"/>
              <w:szCs w:val="24"/>
              <w:rtl/>
            </w:rPr>
            <w:t>מ</w:t>
          </w:r>
          <w:r w:rsidR="00D3767C">
            <w:rPr>
              <w:rFonts w:ascii="Times New Roman" w:eastAsia="Times New Roman" w:hAnsi="Times New Roman" w:cs="David" w:hint="cs"/>
              <w:color w:val="800080"/>
              <w:sz w:val="24"/>
              <w:szCs w:val="24"/>
              <w:rtl/>
            </w:rPr>
            <w:br/>
            <w:t>משה גושן 27</w:t>
          </w:r>
          <w:r>
            <w:rPr>
              <w:rFonts w:ascii="Times New Roman" w:eastAsia="Times New Roman" w:hAnsi="Times New Roman" w:cs="David" w:hint="cs"/>
              <w:color w:val="800080"/>
              <w:sz w:val="24"/>
              <w:szCs w:val="24"/>
              <w:rtl/>
            </w:rPr>
            <w:t xml:space="preserve"> קרית מוצקין</w:t>
          </w:r>
          <w:r w:rsidR="00D3767C">
            <w:rPr>
              <w:rFonts w:ascii="Times New Roman" w:eastAsia="Times New Roman" w:hAnsi="Times New Roman" w:cs="David"/>
              <w:color w:val="800080"/>
              <w:sz w:val="24"/>
              <w:szCs w:val="24"/>
              <w:rtl/>
            </w:rPr>
            <w:br/>
          </w:r>
          <w:r w:rsidR="00D3767C">
            <w:rPr>
              <w:rFonts w:ascii="Times New Roman" w:eastAsia="Times New Roman" w:hAnsi="Times New Roman" w:cs="David" w:hint="cs"/>
              <w:color w:val="800080"/>
              <w:sz w:val="24"/>
              <w:szCs w:val="24"/>
              <w:rtl/>
            </w:rPr>
            <w:t>ח.פ. 513282269</w:t>
          </w:r>
          <w:r>
            <w:rPr>
              <w:rFonts w:ascii="Times New Roman" w:eastAsia="Times New Roman" w:hAnsi="Times New Roman" w:cs="David" w:hint="cs"/>
              <w:color w:val="800080"/>
              <w:sz w:val="24"/>
              <w:szCs w:val="24"/>
              <w:rtl/>
            </w:rPr>
            <w:br/>
          </w:r>
        </w:p>
      </w:sdtContent>
    </w:sdt>
    <w:p w14:paraId="1E07114D"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102F843A"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שני;</w:t>
      </w:r>
    </w:p>
    <w:p w14:paraId="09F062F7"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611528E" w14:textId="77777777" w:rsidR="00C140D3" w:rsidRPr="00C140D3" w:rsidRDefault="00C140D3" w:rsidP="00C140D3">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והואיל:</w:t>
      </w:r>
      <w:r w:rsidRPr="00C140D3">
        <w:rPr>
          <w:rFonts w:ascii="Times New Roman" w:eastAsia="Times New Roman" w:hAnsi="Times New Roman" w:cs="David"/>
          <w:bCs/>
          <w:sz w:val="20"/>
          <w:szCs w:val="24"/>
          <w:rtl/>
          <w:lang w:eastAsia="he-IL"/>
        </w:rPr>
        <w:tab/>
      </w:r>
      <w:r w:rsidRPr="00C140D3">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198ED99" w14:textId="77777777" w:rsidR="00C140D3" w:rsidRPr="00C140D3" w:rsidRDefault="00C140D3" w:rsidP="00C140D3">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bCs/>
          <w:sz w:val="20"/>
          <w:szCs w:val="24"/>
          <w:rtl/>
          <w:lang w:eastAsia="he-IL"/>
        </w:rPr>
        <w:t>לפיכך הותנה והוסכם בין הצדדים כדלקמן:</w:t>
      </w:r>
    </w:p>
    <w:p w14:paraId="22DFE285"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u w:val="single"/>
          <w:rtl/>
          <w:lang w:eastAsia="he-IL"/>
        </w:rPr>
        <w:t>מבוא</w:t>
      </w:r>
    </w:p>
    <w:p w14:paraId="0201DD4A" w14:textId="77777777" w:rsidR="00C140D3" w:rsidRPr="00C140D3" w:rsidRDefault="00C140D3" w:rsidP="00C140D3">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למונחים הבאים יהא הפרוש הנקוב בצידם דהיינו:</w:t>
      </w:r>
    </w:p>
    <w:p w14:paraId="1C93129D"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13DC36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"הפרויקט"</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497DA03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377D2A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"התכנית" </w:t>
      </w:r>
      <w:r w:rsidRPr="00C140D3">
        <w:rPr>
          <w:rFonts w:ascii="Times New Roman" w:eastAsia="Times New Roman" w:hAnsi="Times New Roman" w:cs="David"/>
          <w:sz w:val="20"/>
          <w:szCs w:val="24"/>
          <w:rtl/>
          <w:lang w:eastAsia="he-IL"/>
        </w:rPr>
        <w:t>/</w:t>
      </w:r>
    </w:p>
    <w:p w14:paraId="56D9B38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"המקרקעין"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78CA025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C970F7"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"האתר"</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2FFA326"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22C68B"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היועצים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5277EE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73BB3BE"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התכניות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w:t>
      </w:r>
      <w:r w:rsidRPr="00C140D3">
        <w:rPr>
          <w:rFonts w:ascii="Times New Roman" w:eastAsia="Times New Roman" w:hAnsi="Times New Roman" w:cs="David"/>
          <w:sz w:val="20"/>
          <w:szCs w:val="24"/>
          <w:rtl/>
          <w:lang w:eastAsia="he-IL"/>
        </w:rPr>
        <w:lastRenderedPageBreak/>
        <w:t xml:space="preserve">המצוינים ברשימת התכניות ומסמכים המצורפת לחוזה זה במסגרת 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כל המסמכים שיערכו ע"י המתכנן כאמור יערכו בשפה העברית.</w:t>
      </w:r>
    </w:p>
    <w:p w14:paraId="686B3B5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4D1599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שירותי</w:t>
      </w:r>
    </w:p>
    <w:p w14:paraId="1E66EAE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המתכנן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p>
    <w:p w14:paraId="6D4E228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השירותים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השירותים כמוגדר וכמפורט בחוזה זה ובנספח </w:t>
      </w:r>
      <w:r w:rsidRPr="00C140D3">
        <w:rPr>
          <w:rFonts w:ascii="Times New Roman" w:eastAsia="Times New Roman" w:hAnsi="Times New Roman" w:cs="David"/>
          <w:b/>
          <w:bCs/>
          <w:sz w:val="20"/>
          <w:szCs w:val="24"/>
          <w:rtl/>
          <w:lang w:eastAsia="he-IL"/>
        </w:rPr>
        <w:t>ב'</w:t>
      </w:r>
      <w:r w:rsidRPr="00C140D3">
        <w:rPr>
          <w:rFonts w:ascii="Times New Roman" w:eastAsia="Times New Roman" w:hAnsi="Times New Roman" w:cs="David" w:hint="cs"/>
          <w:b/>
          <w:bCs/>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698FEFAE"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EAE79C"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המנהל</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BC4401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2DC565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מקום שמדובר בחוזה זה במזמין - גם המנהל במשמע.</w:t>
      </w:r>
    </w:p>
    <w:p w14:paraId="09E98EEB"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1C872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החוזה</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hint="cs"/>
          <w:sz w:val="20"/>
          <w:szCs w:val="24"/>
          <w:rtl/>
          <w:lang w:eastAsia="he-IL"/>
        </w:rPr>
        <w:t>/</w:t>
      </w:r>
    </w:p>
    <w:p w14:paraId="41794BA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
          <w:bCs/>
          <w:sz w:val="20"/>
          <w:szCs w:val="24"/>
          <w:rtl/>
          <w:lang w:eastAsia="he-IL"/>
        </w:rPr>
        <w:t>ההסכם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חוזה זה על נספחיו.</w:t>
      </w:r>
    </w:p>
    <w:p w14:paraId="6557AB11"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F4A98DE"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הדין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כהגדרתו בחוק ה</w:t>
      </w:r>
      <w:r w:rsidRPr="00C140D3">
        <w:rPr>
          <w:rFonts w:ascii="Times New Roman" w:eastAsia="Times New Roman" w:hAnsi="Times New Roman" w:cs="David" w:hint="cs"/>
          <w:sz w:val="20"/>
          <w:szCs w:val="24"/>
          <w:rtl/>
          <w:lang w:eastAsia="he-IL"/>
        </w:rPr>
        <w:t>פרשנות, התשמ"א-1981</w:t>
      </w:r>
      <w:r w:rsidRPr="00C140D3">
        <w:rPr>
          <w:rFonts w:ascii="Times New Roman" w:eastAsia="Times New Roman" w:hAnsi="Times New Roman" w:cs="David"/>
          <w:sz w:val="20"/>
          <w:szCs w:val="24"/>
          <w:rtl/>
          <w:lang w:eastAsia="he-IL"/>
        </w:rPr>
        <w:t xml:space="preserve"> לרבות כל </w:t>
      </w:r>
      <w:r w:rsidRPr="00C140D3">
        <w:rPr>
          <w:rFonts w:ascii="Times New Roman" w:eastAsia="Times New Roman" w:hAnsi="Times New Roman" w:cs="David" w:hint="cs"/>
          <w:sz w:val="20"/>
          <w:szCs w:val="24"/>
          <w:rtl/>
          <w:lang w:eastAsia="he-IL"/>
        </w:rPr>
        <w:t xml:space="preserve">תקנה ו/או </w:t>
      </w:r>
      <w:r w:rsidRPr="00C140D3">
        <w:rPr>
          <w:rFonts w:ascii="Times New Roman" w:eastAsia="Times New Roman" w:hAnsi="Times New Roman" w:cs="David"/>
          <w:sz w:val="20"/>
          <w:szCs w:val="24"/>
          <w:rtl/>
          <w:lang w:eastAsia="he-IL"/>
        </w:rPr>
        <w:t>הוראה של רשות מוסמכת בתוקף סמכותה על פי הדין.</w:t>
      </w:r>
    </w:p>
    <w:p w14:paraId="1BD779DB"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6A8E1E"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הרשות</w:t>
      </w:r>
    </w:p>
    <w:p w14:paraId="76DADA4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המקומית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44F4DDA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0E79C32"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חוזה</w:t>
      </w:r>
    </w:p>
    <w:p w14:paraId="505FE5CE"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הפיתוח</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w:t>
      </w:r>
    </w:p>
    <w:p w14:paraId="0A000029"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D12C830"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הכותרות בחוזה זה </w:t>
      </w:r>
      <w:r w:rsidRPr="00C140D3">
        <w:rPr>
          <w:rFonts w:ascii="Times New Roman" w:eastAsia="Times New Roman" w:hAnsi="Times New Roman" w:cs="David" w:hint="cs"/>
          <w:sz w:val="20"/>
          <w:szCs w:val="24"/>
          <w:rtl/>
          <w:lang w:eastAsia="he-IL"/>
        </w:rPr>
        <w:t xml:space="preserve">הינן לנוחיות בלבד ובכל מקרה </w:t>
      </w:r>
      <w:r w:rsidRPr="00C140D3">
        <w:rPr>
          <w:rFonts w:ascii="Times New Roman" w:eastAsia="Times New Roman" w:hAnsi="Times New Roman" w:cs="David"/>
          <w:sz w:val="20"/>
          <w:szCs w:val="24"/>
          <w:rtl/>
          <w:lang w:eastAsia="he-IL"/>
        </w:rPr>
        <w:t xml:space="preserve">לא ישמשו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פרש</w:t>
      </w:r>
      <w:r w:rsidRPr="00C140D3">
        <w:rPr>
          <w:rFonts w:ascii="Times New Roman" w:eastAsia="Times New Roman" w:hAnsi="Times New Roman" w:cs="David" w:hint="cs"/>
          <w:sz w:val="20"/>
          <w:szCs w:val="24"/>
          <w:rtl/>
          <w:lang w:eastAsia="he-IL"/>
        </w:rPr>
        <w:t>נות</w:t>
      </w:r>
      <w:r w:rsidRPr="00C140D3">
        <w:rPr>
          <w:rFonts w:ascii="Times New Roman" w:eastAsia="Times New Roman" w:hAnsi="Times New Roman" w:cs="David"/>
          <w:sz w:val="20"/>
          <w:szCs w:val="24"/>
          <w:rtl/>
          <w:lang w:eastAsia="he-IL"/>
        </w:rPr>
        <w:t>ו.</w:t>
      </w:r>
    </w:p>
    <w:p w14:paraId="1496A21F"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הנספחים לחוזה זה מהווים חלק בלתי נפרד הימנו ואלה הם:</w:t>
      </w:r>
    </w:p>
    <w:p w14:paraId="71D63A14"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27F01A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א'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כללי;</w:t>
      </w:r>
    </w:p>
    <w:p w14:paraId="1D6F758E"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שירותי המתכנן;</w:t>
      </w:r>
    </w:p>
    <w:p w14:paraId="57FD952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ג'</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lang w:eastAsia="he-IL"/>
        </w:rPr>
        <w:t>–</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rtl/>
          <w:lang w:eastAsia="he-IL"/>
        </w:rPr>
        <w:tab/>
        <w:t>לוח זמנים;</w:t>
      </w:r>
    </w:p>
    <w:p w14:paraId="3650382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ד'</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שכר המתכנן;</w:t>
      </w:r>
    </w:p>
    <w:p w14:paraId="3E8756CF"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ה'</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תשלומי שכר המתכנן;</w:t>
      </w:r>
    </w:p>
    <w:p w14:paraId="691A1BD6"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ו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הצהרה והתחייבות לשמירת סודיות;</w:t>
      </w:r>
    </w:p>
    <w:p w14:paraId="29AADC60"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1AD51D7A"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7CD8998C"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ח'</w:t>
      </w:r>
      <w:r w:rsidRPr="00C140D3">
        <w:rPr>
          <w:rFonts w:ascii="Times New Roman" w:eastAsia="Times New Roman" w:hAnsi="Times New Roman" w:cs="David"/>
          <w:sz w:val="20"/>
          <w:szCs w:val="24"/>
          <w:rtl/>
          <w:lang w:eastAsia="he-IL"/>
        </w:rPr>
        <w:t xml:space="preserve"> - </w:t>
      </w:r>
      <w:r w:rsidRPr="00C140D3">
        <w:rPr>
          <w:rFonts w:ascii="Times New Roman" w:eastAsia="Times New Roman" w:hAnsi="Times New Roman" w:cs="David"/>
          <w:sz w:val="20"/>
          <w:szCs w:val="24"/>
          <w:rtl/>
          <w:lang w:eastAsia="he-IL"/>
        </w:rPr>
        <w:tab/>
        <w:t>רשימת התכניות והמסמכים שעל המתכנן להנפיק</w:t>
      </w:r>
      <w:r w:rsidR="003811C6">
        <w:rPr>
          <w:rFonts w:ascii="Times New Roman" w:eastAsia="Times New Roman" w:hAnsi="Times New Roman" w:cs="David" w:hint="cs"/>
          <w:sz w:val="20"/>
          <w:szCs w:val="24"/>
          <w:rtl/>
          <w:lang w:eastAsia="he-IL"/>
        </w:rPr>
        <w:t>;</w:t>
      </w:r>
    </w:p>
    <w:p w14:paraId="1C8793F6"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ט'</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להשלמת הפרויקט/קטע מהפרויקט</w:t>
      </w:r>
      <w:r w:rsidR="003811C6">
        <w:rPr>
          <w:rFonts w:ascii="Times New Roman" w:eastAsia="Times New Roman" w:hAnsi="Times New Roman" w:cs="David" w:hint="cs"/>
          <w:sz w:val="20"/>
          <w:szCs w:val="24"/>
          <w:rtl/>
          <w:lang w:eastAsia="he-IL"/>
        </w:rPr>
        <w:t>;</w:t>
      </w:r>
    </w:p>
    <w:p w14:paraId="184400D6" w14:textId="77777777" w:rsidR="00C140D3" w:rsidRPr="00C140D3" w:rsidRDefault="00C140D3" w:rsidP="00C140D3">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נספח י'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היעדר תביעות</w:t>
      </w:r>
      <w:r w:rsidR="003811C6">
        <w:rPr>
          <w:rFonts w:ascii="Times New Roman" w:eastAsia="Times New Roman" w:hAnsi="Times New Roman" w:cs="David" w:hint="cs"/>
          <w:sz w:val="20"/>
          <w:szCs w:val="24"/>
          <w:rtl/>
          <w:lang w:eastAsia="he-IL"/>
        </w:rPr>
        <w:t>;</w:t>
      </w:r>
    </w:p>
    <w:p w14:paraId="03E0DBA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שירותי המתכנן</w:t>
      </w:r>
    </w:p>
    <w:p w14:paraId="6456405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מוסר בזה למתכנן והמתכנן מקבל על עצמו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p>
    <w:p w14:paraId="5BEF6B2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ומאשר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הינו מכיר ויודע את כל הנדרש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וכי הינו מורשה על 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דין למתן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 xml:space="preserve"> המתכנן, לרבות</w:t>
      </w:r>
      <w:r w:rsidRPr="00C140D3">
        <w:rPr>
          <w:rFonts w:ascii="Times New Roman" w:eastAsia="Times New Roman" w:hAnsi="Times New Roman" w:cs="David" w:hint="cs"/>
          <w:sz w:val="20"/>
          <w:szCs w:val="24"/>
          <w:rtl/>
          <w:lang w:eastAsia="he-IL"/>
        </w:rPr>
        <w:t xml:space="preserve"> אך לא רק</w:t>
      </w:r>
      <w:r w:rsidRPr="00C140D3">
        <w:rPr>
          <w:rFonts w:ascii="Times New Roman" w:eastAsia="Times New Roman" w:hAnsi="Times New Roman" w:cs="David"/>
          <w:sz w:val="20"/>
          <w:szCs w:val="24"/>
          <w:rtl/>
          <w:lang w:eastAsia="he-IL"/>
        </w:rPr>
        <w:t>,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חוק המהנדסים והאדריכלים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תשי"ח - 1958, כי יש בידו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שיון </w:t>
      </w:r>
      <w:r w:rsidRPr="00C140D3">
        <w:rPr>
          <w:rFonts w:ascii="Times New Roman" w:eastAsia="Times New Roman" w:hAnsi="Times New Roman" w:cs="David" w:hint="cs"/>
          <w:sz w:val="20"/>
          <w:szCs w:val="24"/>
          <w:rtl/>
          <w:lang w:eastAsia="he-IL"/>
        </w:rPr>
        <w:t xml:space="preserve">בר </w:t>
      </w:r>
      <w:r w:rsidRPr="00C140D3">
        <w:rPr>
          <w:rFonts w:ascii="Times New Roman" w:eastAsia="Times New Roman" w:hAnsi="Times New Roman" w:cs="David"/>
          <w:sz w:val="20"/>
          <w:szCs w:val="24"/>
          <w:rtl/>
          <w:lang w:eastAsia="he-IL"/>
        </w:rPr>
        <w:t>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קף לביצוע שירותי </w:t>
      </w:r>
      <w:r w:rsidRPr="00C140D3">
        <w:rPr>
          <w:rFonts w:ascii="Times New Roman" w:eastAsia="Times New Roman" w:hAnsi="Times New Roman" w:cs="David" w:hint="cs"/>
          <w:sz w:val="20"/>
          <w:szCs w:val="24"/>
          <w:rtl/>
          <w:lang w:eastAsia="he-IL"/>
        </w:rPr>
        <w:t xml:space="preserve"> המתכנן על פי הדין</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כי הוא בעל הכישורים, הר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שיונות, הידע, הניסיון והאמצעים המאפשרים לו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ביצועם ברמה מקצועית גבוהה ובהתאם למותנה בחוזה.</w:t>
      </w:r>
    </w:p>
    <w:p w14:paraId="0AEE825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 לו שש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שיקול דעתו</w:t>
      </w:r>
      <w:r w:rsidRPr="00C140D3">
        <w:rPr>
          <w:rFonts w:ascii="Times New Roman" w:eastAsia="Times New Roman" w:hAnsi="Times New Roman" w:cs="David" w:hint="cs"/>
          <w:sz w:val="20"/>
          <w:szCs w:val="24"/>
          <w:rtl/>
          <w:lang w:eastAsia="he-IL"/>
        </w:rPr>
        <w:t xml:space="preserve"> הבלעדי</w:t>
      </w:r>
      <w:r w:rsidRPr="00C140D3">
        <w:rPr>
          <w:rFonts w:ascii="Times New Roman" w:eastAsia="Times New Roman" w:hAnsi="Times New Roman" w:cs="David"/>
          <w:sz w:val="20"/>
          <w:szCs w:val="24"/>
          <w:rtl/>
          <w:lang w:eastAsia="he-IL"/>
        </w:rPr>
        <w:t xml:space="preserve"> ו</w:t>
      </w:r>
      <w:r w:rsidRPr="00C140D3">
        <w:rPr>
          <w:rFonts w:ascii="Times New Roman" w:eastAsia="Times New Roman" w:hAnsi="Times New Roman" w:cs="David" w:hint="cs"/>
          <w:sz w:val="20"/>
          <w:szCs w:val="24"/>
          <w:rtl/>
          <w:lang w:eastAsia="he-IL"/>
        </w:rPr>
        <w:t xml:space="preserve">כי </w:t>
      </w:r>
      <w:r w:rsidRPr="00C140D3">
        <w:rPr>
          <w:rFonts w:ascii="Times New Roman" w:eastAsia="Times New Roman" w:hAnsi="Times New Roman" w:cs="David"/>
          <w:sz w:val="20"/>
          <w:szCs w:val="24"/>
          <w:rtl/>
          <w:lang w:eastAsia="he-IL"/>
        </w:rPr>
        <w:t xml:space="preserve">הם יינתנו על ידו בשלבי 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עוד</w:t>
      </w:r>
      <w:r w:rsidRPr="00C140D3">
        <w:rPr>
          <w:rFonts w:ascii="Times New Roman" w:eastAsia="Times New Roman" w:hAnsi="Times New Roman" w:cs="David"/>
          <w:sz w:val="20"/>
          <w:szCs w:val="24"/>
          <w:rtl/>
          <w:lang w:eastAsia="he-IL"/>
        </w:rPr>
        <w:t xml:space="preserve"> מוסיף ומצהיר</w:t>
      </w:r>
      <w:r w:rsidRPr="00C140D3">
        <w:rPr>
          <w:rFonts w:ascii="Times New Roman" w:eastAsia="Times New Roman" w:hAnsi="Times New Roman" w:cs="David" w:hint="cs"/>
          <w:sz w:val="20"/>
          <w:szCs w:val="24"/>
          <w:rtl/>
          <w:lang w:eastAsia="he-IL"/>
        </w:rPr>
        <w:t xml:space="preserve"> המתכנן,</w:t>
      </w:r>
      <w:r w:rsidRPr="00C140D3">
        <w:rPr>
          <w:rFonts w:ascii="Times New Roman" w:eastAsia="Times New Roman" w:hAnsi="Times New Roman" w:cs="David"/>
          <w:sz w:val="20"/>
          <w:szCs w:val="24"/>
          <w:rtl/>
          <w:lang w:eastAsia="he-IL"/>
        </w:rPr>
        <w:t xml:space="preserve"> כי ידוע לו שהמזמין אינו מתחייב להזמין מ</w:t>
      </w:r>
      <w:r w:rsidRPr="00C140D3">
        <w:rPr>
          <w:rFonts w:ascii="Times New Roman" w:eastAsia="Times New Roman" w:hAnsi="Times New Roman" w:cs="David" w:hint="cs"/>
          <w:sz w:val="20"/>
          <w:szCs w:val="24"/>
          <w:rtl/>
          <w:lang w:eastAsia="he-IL"/>
        </w:rPr>
        <w:t>מנו</w:t>
      </w:r>
      <w:r w:rsidRPr="00C140D3">
        <w:rPr>
          <w:rFonts w:ascii="Times New Roman" w:eastAsia="Times New Roman" w:hAnsi="Times New Roman" w:cs="David"/>
          <w:sz w:val="20"/>
          <w:szCs w:val="24"/>
          <w:rtl/>
          <w:lang w:eastAsia="he-IL"/>
        </w:rPr>
        <w:t xml:space="preserve"> שירותים נוספים מעבר לנקוב בחוזה זה ו</w:t>
      </w:r>
      <w:r w:rsidRPr="00C140D3">
        <w:rPr>
          <w:rFonts w:ascii="Times New Roman" w:eastAsia="Times New Roman" w:hAnsi="Times New Roman" w:cs="David" w:hint="cs"/>
          <w:sz w:val="20"/>
          <w:szCs w:val="24"/>
          <w:rtl/>
          <w:lang w:eastAsia="he-IL"/>
        </w:rPr>
        <w:t xml:space="preserve">כמפורט </w:t>
      </w:r>
      <w:r w:rsidRPr="00C140D3">
        <w:rPr>
          <w:rFonts w:ascii="Times New Roman" w:eastAsia="Times New Roman" w:hAnsi="Times New Roman" w:cs="David"/>
          <w:sz w:val="20"/>
          <w:szCs w:val="24"/>
          <w:rtl/>
          <w:lang w:eastAsia="he-IL"/>
        </w:rPr>
        <w:t xml:space="preserve">בנספח </w:t>
      </w:r>
      <w:r w:rsidRPr="00C140D3">
        <w:rPr>
          <w:rFonts w:ascii="Times New Roman" w:eastAsia="Times New Roman" w:hAnsi="Times New Roman" w:cs="David"/>
          <w:bCs/>
          <w:sz w:val="20"/>
          <w:szCs w:val="24"/>
          <w:rtl/>
          <w:lang w:eastAsia="he-IL"/>
        </w:rPr>
        <w:t xml:space="preserve">ב'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7B0A64B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8C7CED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שיקבעו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ע"י המזמין ויהיה חייב לנהוג לפיהם ולקיימם ללא סטייה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הוראה</w:t>
      </w:r>
      <w:r w:rsidRPr="00C140D3">
        <w:rPr>
          <w:rFonts w:ascii="Times New Roman" w:eastAsia="Times New Roman" w:hAnsi="Times New Roman" w:cs="David" w:hint="cs"/>
          <w:sz w:val="20"/>
          <w:szCs w:val="24"/>
          <w:rtl/>
          <w:lang w:eastAsia="he-IL"/>
        </w:rPr>
        <w:t xml:space="preserve"> מפורשת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מהמזמין.</w:t>
      </w:r>
    </w:p>
    <w:p w14:paraId="045838F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הכל כפי שיקבע ע"י המנהל. כן מתחייב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להשתתף בת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מראש בכל ישיבות התיאום אליהן יוזמן.</w:t>
      </w:r>
    </w:p>
    <w:p w14:paraId="478E7AE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ישמור על נוהלי קשר, תיאום,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שום וצורת המסמכים לפי דרישת המנהל.</w:t>
      </w:r>
    </w:p>
    <w:p w14:paraId="400CDC1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עוד לא יקבע אחרת ע"י המזמין, יהיה המנהל כ</w:t>
      </w:r>
      <w:r w:rsidRPr="00C140D3">
        <w:rPr>
          <w:rFonts w:ascii="Times New Roman" w:eastAsia="Times New Roman" w:hAnsi="Times New Roman" w:cs="David" w:hint="cs"/>
          <w:sz w:val="20"/>
          <w:szCs w:val="24"/>
          <w:rtl/>
          <w:lang w:eastAsia="he-IL"/>
        </w:rPr>
        <w:t>הגדרתו</w:t>
      </w:r>
      <w:r w:rsidRPr="00C140D3">
        <w:rPr>
          <w:rFonts w:ascii="Times New Roman" w:eastAsia="Times New Roman" w:hAnsi="Times New Roman" w:cs="David"/>
          <w:sz w:val="20"/>
          <w:szCs w:val="24"/>
          <w:rtl/>
          <w:lang w:eastAsia="he-IL"/>
        </w:rPr>
        <w:t xml:space="preserve"> בנספח </w:t>
      </w:r>
      <w:r w:rsidRPr="00C140D3">
        <w:rPr>
          <w:rFonts w:ascii="Times New Roman" w:eastAsia="Times New Roman" w:hAnsi="Times New Roman" w:cs="David"/>
          <w:bCs/>
          <w:sz w:val="20"/>
          <w:szCs w:val="24"/>
          <w:rtl/>
          <w:lang w:eastAsia="he-IL"/>
        </w:rPr>
        <w:t xml:space="preserve">א' </w:t>
      </w:r>
      <w:r w:rsidRPr="00C140D3">
        <w:rPr>
          <w:rFonts w:ascii="Times New Roman" w:eastAsia="Times New Roman" w:hAnsi="Times New Roman" w:cs="David"/>
          <w:sz w:val="20"/>
          <w:szCs w:val="24"/>
          <w:rtl/>
          <w:lang w:eastAsia="he-IL"/>
        </w:rPr>
        <w:t>ועל המתכנן להיות</w:t>
      </w:r>
      <w:r w:rsidRPr="00C140D3">
        <w:rPr>
          <w:rFonts w:ascii="Times New Roman" w:eastAsia="Times New Roman" w:hAnsi="Times New Roman" w:cs="David" w:hint="cs"/>
          <w:sz w:val="20"/>
          <w:szCs w:val="24"/>
          <w:rtl/>
          <w:lang w:eastAsia="he-IL"/>
        </w:rPr>
        <w:t xml:space="preserve"> עמו</w:t>
      </w:r>
      <w:r w:rsidRPr="00C140D3">
        <w:rPr>
          <w:rFonts w:ascii="Times New Roman" w:eastAsia="Times New Roman" w:hAnsi="Times New Roman" w:cs="David"/>
          <w:sz w:val="20"/>
          <w:szCs w:val="24"/>
          <w:rtl/>
          <w:lang w:eastAsia="he-IL"/>
        </w:rPr>
        <w:t xml:space="preserve"> בקשר מתמי</w:t>
      </w:r>
      <w:r w:rsidRPr="00C140D3">
        <w:rPr>
          <w:rFonts w:ascii="Times New Roman" w:eastAsia="Times New Roman" w:hAnsi="Times New Roman" w:cs="David" w:hint="cs"/>
          <w:sz w:val="20"/>
          <w:szCs w:val="24"/>
          <w:rtl/>
          <w:lang w:eastAsia="he-IL"/>
        </w:rPr>
        <w:t>ד</w:t>
      </w:r>
      <w:r w:rsidRPr="00C140D3">
        <w:rPr>
          <w:rFonts w:ascii="Times New Roman" w:eastAsia="Times New Roman" w:hAnsi="Times New Roman" w:cs="David"/>
          <w:sz w:val="20"/>
          <w:szCs w:val="24"/>
          <w:rtl/>
          <w:lang w:eastAsia="he-IL"/>
        </w:rPr>
        <w:t xml:space="preserve"> ולתאם עמו את כל פעולותיו, אלא אם נקבע </w:t>
      </w:r>
      <w:r w:rsidRPr="00C140D3">
        <w:rPr>
          <w:rFonts w:ascii="Times New Roman" w:eastAsia="Times New Roman" w:hAnsi="Times New Roman" w:cs="David" w:hint="cs"/>
          <w:sz w:val="20"/>
          <w:szCs w:val="24"/>
          <w:rtl/>
          <w:lang w:eastAsia="he-IL"/>
        </w:rPr>
        <w:t xml:space="preserve">מפורשות </w:t>
      </w:r>
      <w:r w:rsidRPr="00C140D3">
        <w:rPr>
          <w:rFonts w:ascii="Times New Roman" w:eastAsia="Times New Roman" w:hAnsi="Times New Roman" w:cs="David"/>
          <w:sz w:val="20"/>
          <w:szCs w:val="24"/>
          <w:rtl/>
          <w:lang w:eastAsia="he-IL"/>
        </w:rPr>
        <w:t>אחרת ע"י המזמין.</w:t>
      </w:r>
    </w:p>
    <w:p w14:paraId="4864035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ידועות לו הוראות כל התכניות הקיימות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C140D3">
        <w:rPr>
          <w:rFonts w:ascii="Times New Roman" w:eastAsia="Times New Roman" w:hAnsi="Times New Roman" w:cs="David" w:hint="cs"/>
          <w:sz w:val="20"/>
          <w:szCs w:val="24"/>
          <w:rtl/>
          <w:lang w:eastAsia="he-IL"/>
        </w:rPr>
        <w:t>יהם של</w:t>
      </w:r>
      <w:r w:rsidRPr="00C140D3">
        <w:rPr>
          <w:rFonts w:ascii="Times New Roman" w:eastAsia="Times New Roman" w:hAnsi="Times New Roman" w:cs="David"/>
          <w:sz w:val="20"/>
          <w:szCs w:val="24"/>
          <w:rtl/>
          <w:lang w:eastAsia="he-IL"/>
        </w:rPr>
        <w:t xml:space="preserve"> הדין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הנהלים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התקנים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התקנות החלים בקשר עם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והוא מתחייב לפעול בהתאם לקבוע בהם.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מצהיר המתכנן כי </w:t>
      </w:r>
      <w:r w:rsidRPr="00C140D3">
        <w:rPr>
          <w:rFonts w:ascii="Times New Roman" w:eastAsia="Times New Roman" w:hAnsi="Times New Roman" w:cs="David" w:hint="cs"/>
          <w:sz w:val="20"/>
          <w:szCs w:val="24"/>
          <w:rtl/>
          <w:lang w:eastAsia="he-IL"/>
        </w:rPr>
        <w:t xml:space="preserve">הוא </w:t>
      </w:r>
      <w:r w:rsidRPr="00C140D3">
        <w:rPr>
          <w:rFonts w:ascii="Times New Roman" w:eastAsia="Times New Roman" w:hAnsi="Times New Roman" w:cs="David"/>
          <w:sz w:val="20"/>
          <w:szCs w:val="24"/>
          <w:rtl/>
          <w:lang w:eastAsia="he-IL"/>
        </w:rPr>
        <w:t xml:space="preserve">בדק בעצמו את כל הנושאים הרלוונטיים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FE2230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להפיק את כל התכניות </w:t>
      </w:r>
      <w:r w:rsidRPr="00C140D3">
        <w:rPr>
          <w:rFonts w:ascii="Times New Roman" w:eastAsia="Times New Roman" w:hAnsi="Times New Roman" w:cs="David" w:hint="cs"/>
          <w:sz w:val="20"/>
          <w:szCs w:val="24"/>
          <w:rtl/>
          <w:lang w:eastAsia="he-IL"/>
        </w:rPr>
        <w:t>נשוא</w:t>
      </w:r>
      <w:r w:rsidRPr="00C140D3">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באמצעות מחשב בתוכנה או בקבצים במתכונת הקבועה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וע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C140D3">
        <w:rPr>
          <w:rFonts w:ascii="Times New Roman" w:eastAsia="Times New Roman" w:hAnsi="Times New Roman" w:cs="David" w:hint="cs"/>
          <w:sz w:val="20"/>
          <w:szCs w:val="24"/>
          <w:rtl/>
          <w:lang w:eastAsia="he-IL"/>
        </w:rPr>
        <w:t xml:space="preserve"> בנספח </w:t>
      </w:r>
      <w:r w:rsidRPr="00C140D3">
        <w:rPr>
          <w:rFonts w:ascii="Times New Roman" w:eastAsia="Times New Roman" w:hAnsi="Times New Roman" w:cs="David" w:hint="cs"/>
          <w:b/>
          <w:bCs/>
          <w:sz w:val="20"/>
          <w:szCs w:val="24"/>
          <w:rtl/>
          <w:lang w:eastAsia="he-IL"/>
        </w:rPr>
        <w:t>א'</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w:t>
      </w:r>
    </w:p>
    <w:p w14:paraId="6165F93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יגיש ליועצים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140D3">
        <w:rPr>
          <w:rFonts w:ascii="Times New Roman" w:eastAsia="Times New Roman" w:hAnsi="Times New Roman" w:cs="David" w:hint="cs"/>
          <w:sz w:val="20"/>
          <w:szCs w:val="24"/>
          <w:rtl/>
          <w:lang w:eastAsia="he-IL"/>
        </w:rPr>
        <w:t xml:space="preserve">מפורשות על פי </w:t>
      </w:r>
      <w:r w:rsidRPr="00C140D3">
        <w:rPr>
          <w:rFonts w:ascii="Times New Roman" w:eastAsia="Times New Roman" w:hAnsi="Times New Roman" w:cs="David"/>
          <w:sz w:val="20"/>
          <w:szCs w:val="24"/>
          <w:rtl/>
          <w:lang w:eastAsia="he-IL"/>
        </w:rPr>
        <w:t>חוזה זה.</w:t>
      </w:r>
    </w:p>
    <w:p w14:paraId="201685A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אין לו ולא תהינה לו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תביעות ו/או טענות</w:t>
      </w:r>
      <w:r w:rsidRPr="00C140D3">
        <w:rPr>
          <w:rFonts w:ascii="Times New Roman" w:eastAsia="Times New Roman" w:hAnsi="Times New Roman" w:cs="David" w:hint="cs"/>
          <w:sz w:val="20"/>
          <w:szCs w:val="24"/>
          <w:rtl/>
          <w:lang w:eastAsia="he-IL"/>
        </w:rPr>
        <w:t xml:space="preserve"> ו/או דרישות ו/או תלונות</w:t>
      </w:r>
      <w:r w:rsidRPr="00C140D3">
        <w:rPr>
          <w:rFonts w:ascii="Times New Roman" w:eastAsia="Times New Roman" w:hAnsi="Times New Roman" w:cs="David"/>
          <w:sz w:val="20"/>
          <w:szCs w:val="24"/>
          <w:rtl/>
          <w:lang w:eastAsia="he-IL"/>
        </w:rPr>
        <w:t xml:space="preserve"> כלפי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כלפי המתכננים האחרים בגין מסירת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 משמסר המזמין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 xml:space="preserve">ביצוע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שירותים כאמור למתכנן אחר, מתחייב המתכנן לשתף עמו פעולה ככל שיידרש.</w:t>
      </w:r>
      <w:r w:rsidR="004A3E8B">
        <w:rPr>
          <w:rFonts w:ascii="Times New Roman" w:eastAsia="Times New Roman" w:hAnsi="Times New Roman" w:cs="David" w:hint="cs"/>
          <w:sz w:val="20"/>
          <w:szCs w:val="24"/>
          <w:rtl/>
          <w:lang w:eastAsia="he-IL"/>
        </w:rPr>
        <w:t xml:space="preserve"> נמסרה על ידי המזמין העבודה או חלק ממנה לצד שלישי אחר ובוצעו בעבודות היועץ שינויים ו/או תוספות  על ידי המצד השלישי האחר תוסר אחריות היועץ לעבודה. </w:t>
      </w:r>
    </w:p>
    <w:p w14:paraId="1B113261"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0"/>
          <w:szCs w:val="24"/>
          <w:rtl/>
          <w:lang w:eastAsia="he-IL"/>
        </w:rPr>
        <w:t>", "רמדורנט"</w:t>
      </w:r>
      <w:r w:rsidRPr="00C140D3">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C140D3">
        <w:rPr>
          <w:rFonts w:ascii="Times New Roman" w:eastAsia="Times New Roman" w:hAnsi="Times New Roman" w:cs="David" w:hint="cs"/>
          <w:sz w:val="20"/>
          <w:szCs w:val="24"/>
          <w:rtl/>
          <w:lang w:eastAsia="he-IL"/>
        </w:rPr>
        <w:t>.</w:t>
      </w:r>
    </w:p>
    <w:p w14:paraId="7DC6724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צוות עובדים ואמצעים</w:t>
      </w:r>
    </w:p>
    <w:p w14:paraId="4119F83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יקיים משרד מאויש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מאורגן ומצויד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באופן שיאפשר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בהתאם להוראות חוזה זה.</w:t>
      </w:r>
    </w:p>
    <w:p w14:paraId="1C5500B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שהרכבם המספרי והמקצועי של צוות עובדיו, כמפורט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hint="cs"/>
          <w:b/>
          <w:sz w:val="20"/>
          <w:szCs w:val="24"/>
          <w:rtl/>
          <w:lang w:eastAsia="he-IL"/>
        </w:rPr>
        <w:t>המצ"ב,</w:t>
      </w:r>
      <w:r w:rsidRPr="00C140D3">
        <w:rPr>
          <w:rFonts w:ascii="Times New Roman" w:eastAsia="Times New Roman" w:hAnsi="Times New Roman" w:cs="David"/>
          <w:sz w:val="20"/>
          <w:szCs w:val="24"/>
          <w:rtl/>
          <w:lang w:eastAsia="he-IL"/>
        </w:rPr>
        <w:t xml:space="preserve"> יתאים לביצוע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ברמה ובמועדים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409746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C140D3">
        <w:rPr>
          <w:rFonts w:ascii="Times New Roman" w:eastAsia="Times New Roman" w:hAnsi="Times New Roman" w:cs="David" w:hint="cs"/>
          <w:sz w:val="20"/>
          <w:szCs w:val="24"/>
          <w:rtl/>
          <w:lang w:eastAsia="he-IL"/>
        </w:rPr>
        <w:t xml:space="preserve">המוחלט </w:t>
      </w:r>
      <w:r w:rsidRPr="00C140D3">
        <w:rPr>
          <w:rFonts w:ascii="Times New Roman" w:eastAsia="Times New Roman" w:hAnsi="Times New Roman" w:cs="David"/>
          <w:sz w:val="20"/>
          <w:szCs w:val="24"/>
          <w:rtl/>
          <w:lang w:eastAsia="he-IL"/>
        </w:rPr>
        <w:t>- להורות למתכנן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9C359E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מנהלו הראשי של המתכנן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המנהל הראשי</w:t>
      </w:r>
      <w:r w:rsidRPr="00C140D3">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565DB003"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w:t>
      </w:r>
      <w:r w:rsidRPr="00C140D3">
        <w:rPr>
          <w:rFonts w:ascii="Times New Roman" w:eastAsia="Times New Roman" w:hAnsi="Times New Roman" w:cs="David" w:hint="cs"/>
          <w:sz w:val="20"/>
          <w:szCs w:val="24"/>
          <w:rtl/>
          <w:lang w:eastAsia="he-IL"/>
        </w:rPr>
        <w:t>צהיר, כי ידוע לו, ש</w:t>
      </w:r>
      <w:r w:rsidRPr="00C140D3">
        <w:rPr>
          <w:rFonts w:ascii="Times New Roman" w:eastAsia="Times New Roman" w:hAnsi="Times New Roman" w:cs="David"/>
          <w:sz w:val="20"/>
          <w:szCs w:val="24"/>
          <w:rtl/>
          <w:lang w:eastAsia="he-IL"/>
        </w:rPr>
        <w:t>במשך כל 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קפ</w:t>
      </w:r>
      <w:r w:rsidRPr="00C140D3">
        <w:rPr>
          <w:rFonts w:ascii="Times New Roman" w:eastAsia="Times New Roman" w:hAnsi="Times New Roman" w:cs="David" w:hint="cs"/>
          <w:sz w:val="20"/>
          <w:szCs w:val="24"/>
          <w:rtl/>
          <w:lang w:eastAsia="he-IL"/>
        </w:rPr>
        <w:t>ו של</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יעמוד המנהל הראשי בראשו, יהיה מעורב אישית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התכנון. מבלי לגרוע מהתחייבויות המתכנן כמתחייב מ</w:t>
      </w:r>
      <w:r w:rsidRPr="00C140D3">
        <w:rPr>
          <w:rFonts w:ascii="Times New Roman" w:eastAsia="Times New Roman" w:hAnsi="Times New Roman" w:cs="David" w:hint="cs"/>
          <w:sz w:val="20"/>
          <w:szCs w:val="24"/>
          <w:rtl/>
          <w:lang w:eastAsia="he-IL"/>
        </w:rPr>
        <w:t>חוזה זה,</w:t>
      </w:r>
      <w:r w:rsidRPr="00C140D3">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33657E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36D71994"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 xml:space="preserve">המזמין רשאי </w:t>
      </w:r>
      <w:r w:rsidRPr="00C140D3">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C140D3">
        <w:rPr>
          <w:rFonts w:ascii="Times New Roman" w:eastAsia="Times New Roman" w:hAnsi="Times New Roman" w:cs="David" w:hint="cs"/>
          <w:sz w:val="20"/>
          <w:szCs w:val="24"/>
          <w:rtl/>
          <w:lang w:eastAsia="he-IL"/>
        </w:rPr>
        <w:t xml:space="preserve">אחר </w:t>
      </w:r>
      <w:r w:rsidRPr="00C140D3">
        <w:rPr>
          <w:rFonts w:ascii="Times New Roman" w:eastAsia="Times New Roman" w:hAnsi="Times New Roman" w:cs="David"/>
          <w:sz w:val="20"/>
          <w:szCs w:val="24"/>
          <w:rtl/>
          <w:lang w:eastAsia="he-IL"/>
        </w:rPr>
        <w:t>דרישת המזמין לאלתר.</w:t>
      </w:r>
    </w:p>
    <w:p w14:paraId="74FD026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החלטות המזמין בדבר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ו/או החלפת עובד מעובדי המתכנן תינתנה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המוחלט</w:t>
      </w:r>
      <w:r w:rsidRPr="00C140D3">
        <w:rPr>
          <w:rFonts w:ascii="Times New Roman" w:eastAsia="Times New Roman" w:hAnsi="Times New Roman" w:cs="David" w:hint="cs"/>
          <w:sz w:val="20"/>
          <w:szCs w:val="24"/>
          <w:rtl/>
          <w:lang w:eastAsia="he-IL"/>
        </w:rPr>
        <w:t xml:space="preserve"> של המזמין</w:t>
      </w:r>
      <w:r w:rsidRPr="00C140D3">
        <w:rPr>
          <w:rFonts w:ascii="Times New Roman" w:eastAsia="Times New Roman" w:hAnsi="Times New Roman" w:cs="David"/>
          <w:sz w:val="20"/>
          <w:szCs w:val="24"/>
          <w:rtl/>
          <w:lang w:eastAsia="he-IL"/>
        </w:rPr>
        <w:t xml:space="preserve"> וללא צורך במתן נימוקים</w:t>
      </w:r>
      <w:r w:rsidRPr="00C140D3">
        <w:rPr>
          <w:rFonts w:ascii="Times New Roman" w:eastAsia="Times New Roman" w:hAnsi="Times New Roman" w:cs="David" w:hint="cs"/>
          <w:sz w:val="20"/>
          <w:szCs w:val="24"/>
          <w:rtl/>
          <w:lang w:eastAsia="he-IL"/>
        </w:rPr>
        <w:t xml:space="preserve"> כאלה ואחרים</w:t>
      </w:r>
      <w:r w:rsidRPr="00C140D3">
        <w:rPr>
          <w:rFonts w:ascii="Times New Roman" w:eastAsia="Times New Roman" w:hAnsi="Times New Roman" w:cs="David"/>
          <w:sz w:val="20"/>
          <w:szCs w:val="24"/>
          <w:rtl/>
          <w:lang w:eastAsia="he-IL"/>
        </w:rPr>
        <w:t>. אין בהחלטות אלה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לשחרר את המתכנן מאי</w:t>
      </w:r>
      <w:r w:rsidRPr="00C140D3">
        <w:rPr>
          <w:rFonts w:ascii="Times New Roman" w:eastAsia="Times New Roman" w:hAnsi="Times New Roman" w:cs="David" w:hint="cs"/>
          <w:sz w:val="20"/>
          <w:szCs w:val="24"/>
          <w:rtl/>
          <w:lang w:eastAsia="he-IL"/>
        </w:rPr>
        <w:t>לו</w:t>
      </w:r>
      <w:r w:rsidRPr="00C140D3">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C140D3">
        <w:rPr>
          <w:rFonts w:ascii="Times New Roman" w:eastAsia="Times New Roman" w:hAnsi="Times New Roman" w:cs="David" w:hint="cs"/>
          <w:sz w:val="20"/>
          <w:szCs w:val="24"/>
          <w:rtl/>
          <w:lang w:eastAsia="he-IL"/>
        </w:rPr>
        <w:t xml:space="preserve"> ו/או חבות</w:t>
      </w:r>
      <w:r w:rsidRPr="00C140D3">
        <w:rPr>
          <w:rFonts w:ascii="Times New Roman" w:eastAsia="Times New Roman" w:hAnsi="Times New Roman" w:cs="David"/>
          <w:sz w:val="20"/>
          <w:szCs w:val="24"/>
          <w:rtl/>
          <w:lang w:eastAsia="he-IL"/>
        </w:rPr>
        <w:t xml:space="preserve"> שהיא.</w:t>
      </w:r>
    </w:p>
    <w:p w14:paraId="2951253F"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לצייד על חשבונו את צוות עובדיו בכל הציוד הדרוש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w:t>
      </w:r>
      <w:r w:rsidRPr="00C140D3">
        <w:rPr>
          <w:rFonts w:ascii="Times New Roman" w:eastAsia="Times New Roman" w:hAnsi="Times New Roman" w:cs="David" w:hint="cs"/>
          <w:sz w:val="20"/>
          <w:szCs w:val="24"/>
          <w:rtl/>
          <w:lang w:eastAsia="he-IL"/>
        </w:rPr>
        <w:t>האחריות בגין אחזקת</w:t>
      </w:r>
      <w:r w:rsidRPr="00C140D3">
        <w:rPr>
          <w:rFonts w:ascii="Times New Roman" w:eastAsia="Times New Roman" w:hAnsi="Times New Roman" w:cs="David"/>
          <w:sz w:val="20"/>
          <w:szCs w:val="24"/>
          <w:rtl/>
          <w:lang w:eastAsia="he-IL"/>
        </w:rPr>
        <w:t xml:space="preserve"> ושמיר</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ציוד</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תהיה בידי המתכנן ועל חשבונו, והמזמין לא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בכל אחריות </w:t>
      </w:r>
      <w:r w:rsidRPr="00C140D3">
        <w:rPr>
          <w:rFonts w:ascii="Times New Roman" w:eastAsia="Times New Roman" w:hAnsi="Times New Roman" w:cs="David" w:hint="cs"/>
          <w:sz w:val="20"/>
          <w:szCs w:val="24"/>
          <w:rtl/>
          <w:lang w:eastAsia="he-IL"/>
        </w:rPr>
        <w:t xml:space="preserve">ו/או חבות </w:t>
      </w:r>
      <w:r w:rsidRPr="00C140D3">
        <w:rPr>
          <w:rFonts w:ascii="Times New Roman" w:eastAsia="Times New Roman" w:hAnsi="Times New Roman" w:cs="David"/>
          <w:sz w:val="20"/>
          <w:szCs w:val="24"/>
          <w:rtl/>
          <w:lang w:eastAsia="he-IL"/>
        </w:rPr>
        <w:t>בגין א</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בדן </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או נזק</w:t>
      </w:r>
      <w:r w:rsidRPr="00C140D3">
        <w:rPr>
          <w:rFonts w:ascii="Times New Roman" w:eastAsia="Times New Roman" w:hAnsi="Times New Roman" w:cs="David" w:hint="cs"/>
          <w:sz w:val="20"/>
          <w:szCs w:val="24"/>
          <w:rtl/>
          <w:lang w:eastAsia="he-IL"/>
        </w:rPr>
        <w:t xml:space="preserve"> ו/או קלקול</w:t>
      </w:r>
      <w:r w:rsidRPr="00C140D3">
        <w:rPr>
          <w:rFonts w:ascii="Times New Roman" w:eastAsia="Times New Roman" w:hAnsi="Times New Roman" w:cs="David"/>
          <w:sz w:val="20"/>
          <w:szCs w:val="24"/>
          <w:rtl/>
          <w:lang w:eastAsia="he-IL"/>
        </w:rPr>
        <w:t xml:space="preserve"> כלשהו לציוד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לכל חלק ממנו מכל סיבה שהיא.</w:t>
      </w:r>
    </w:p>
    <w:p w14:paraId="290EABD8"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המתכנן</w:t>
      </w:r>
    </w:p>
    <w:p w14:paraId="32E33BA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במגעים עם רשויות 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עם הרשות המקומית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הנוגע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וכל הכרוך בכך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w:t>
      </w:r>
    </w:p>
    <w:p w14:paraId="52749317"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שהמתכנן לא יגיש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תיקונים לתכניות לא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הרשויות המוסמכות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אושרו קודם לכן</w:t>
      </w:r>
      <w:r w:rsidRPr="00C140D3">
        <w:rPr>
          <w:rFonts w:ascii="Times New Roman" w:eastAsia="Times New Roman" w:hAnsi="Times New Roman" w:cs="David" w:hint="cs"/>
          <w:sz w:val="20"/>
          <w:szCs w:val="24"/>
          <w:rtl/>
          <w:lang w:eastAsia="he-IL"/>
        </w:rPr>
        <w:t>, מראש ובכתב,</w:t>
      </w:r>
      <w:r w:rsidRPr="00C140D3">
        <w:rPr>
          <w:rFonts w:ascii="Times New Roman" w:eastAsia="Times New Roman" w:hAnsi="Times New Roman" w:cs="David"/>
          <w:sz w:val="20"/>
          <w:szCs w:val="24"/>
          <w:rtl/>
          <w:lang w:eastAsia="he-IL"/>
        </w:rPr>
        <w:t xml:space="preserve"> ע"י המזמין.</w:t>
      </w:r>
    </w:p>
    <w:p w14:paraId="5D3BCB3F"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הכרוך בהתחייבות חוקית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כספית</w:t>
      </w:r>
      <w:r w:rsidRPr="00C140D3">
        <w:rPr>
          <w:rFonts w:ascii="Times New Roman" w:eastAsia="Times New Roman" w:hAnsi="Times New Roman" w:cs="David" w:hint="cs"/>
          <w:sz w:val="20"/>
          <w:szCs w:val="24"/>
          <w:rtl/>
          <w:lang w:eastAsia="he-IL"/>
        </w:rPr>
        <w:t xml:space="preserve"> ו/או אחרת,</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59F10D52"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זולת אם</w:t>
      </w:r>
      <w:r w:rsidRPr="00C140D3">
        <w:rPr>
          <w:rFonts w:ascii="Times New Roman" w:eastAsia="Times New Roman" w:hAnsi="Times New Roman" w:cs="David"/>
          <w:sz w:val="20"/>
          <w:szCs w:val="24"/>
          <w:rtl/>
          <w:lang w:eastAsia="he-IL"/>
        </w:rPr>
        <w:t xml:space="preserve"> יוסמך לכך ע"י המזמין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יהיה המתכנן רשאי ליתן הוראות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הנחיות</w:t>
      </w:r>
      <w:r w:rsidRPr="00C140D3">
        <w:rPr>
          <w:rFonts w:ascii="Times New Roman" w:eastAsia="Times New Roman" w:hAnsi="Times New Roman" w:cs="David" w:hint="cs"/>
          <w:sz w:val="20"/>
          <w:szCs w:val="24"/>
          <w:rtl/>
          <w:lang w:eastAsia="he-IL"/>
        </w:rPr>
        <w:t>, בין</w:t>
      </w:r>
      <w:r w:rsidRPr="00C140D3">
        <w:rPr>
          <w:rFonts w:ascii="Times New Roman" w:eastAsia="Times New Roman" w:hAnsi="Times New Roman" w:cs="David"/>
          <w:sz w:val="20"/>
          <w:szCs w:val="24"/>
          <w:rtl/>
          <w:lang w:eastAsia="he-IL"/>
        </w:rPr>
        <w:t xml:space="preserve"> במישרין</w:t>
      </w:r>
      <w:r w:rsidRPr="00C140D3">
        <w:rPr>
          <w:rFonts w:ascii="Times New Roman" w:eastAsia="Times New Roman" w:hAnsi="Times New Roman" w:cs="David" w:hint="cs"/>
          <w:sz w:val="20"/>
          <w:szCs w:val="24"/>
          <w:rtl/>
          <w:lang w:eastAsia="he-IL"/>
        </w:rPr>
        <w:t xml:space="preserve"> ובין בעקיפין,</w:t>
      </w:r>
      <w:r w:rsidRPr="00C140D3">
        <w:rPr>
          <w:rFonts w:ascii="Times New Roman" w:eastAsia="Times New Roman" w:hAnsi="Times New Roman" w:cs="David"/>
          <w:sz w:val="20"/>
          <w:szCs w:val="24"/>
          <w:rtl/>
          <w:lang w:eastAsia="he-IL"/>
        </w:rPr>
        <w:t xml:space="preserve"> לקבלן הראשי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לקבלן העבודות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לנהל עמם מו"מ ביחס למחירים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דרכי ביצוע הכרוכים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 מחירים</w:t>
      </w:r>
      <w:r w:rsidRPr="00C140D3">
        <w:rPr>
          <w:rFonts w:ascii="Times New Roman" w:eastAsia="Times New Roman" w:hAnsi="Times New Roman" w:cs="David" w:hint="cs"/>
          <w:sz w:val="20"/>
          <w:szCs w:val="24"/>
          <w:rtl/>
          <w:lang w:eastAsia="he-IL"/>
        </w:rPr>
        <w:t xml:space="preserve"> ו/או כמויות</w:t>
      </w:r>
      <w:r w:rsidRPr="00C140D3">
        <w:rPr>
          <w:rFonts w:ascii="Times New Roman" w:eastAsia="Times New Roman" w:hAnsi="Times New Roman" w:cs="David"/>
          <w:sz w:val="20"/>
          <w:szCs w:val="24"/>
          <w:rtl/>
          <w:lang w:eastAsia="he-IL"/>
        </w:rPr>
        <w:t>, אלא באמצעות המזמין או המנהל.</w:t>
      </w:r>
    </w:p>
    <w:p w14:paraId="0F98F00A"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המנהל</w:t>
      </w:r>
    </w:p>
    <w:p w14:paraId="793D5CA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לבדוק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עת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את שרותי המתכנן כולם או </w:t>
      </w:r>
      <w:r w:rsidRPr="00C140D3">
        <w:rPr>
          <w:rFonts w:ascii="Times New Roman" w:eastAsia="Times New Roman" w:hAnsi="Times New Roman" w:cs="David" w:hint="cs"/>
          <w:sz w:val="20"/>
          <w:szCs w:val="24"/>
          <w:rtl/>
          <w:lang w:eastAsia="he-IL"/>
        </w:rPr>
        <w:t>מקצתם</w:t>
      </w:r>
      <w:r w:rsidRPr="00C140D3">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 כן רשאי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218C5F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
          <w:sz w:val="20"/>
          <w:szCs w:val="24"/>
          <w:rtl/>
          <w:lang w:eastAsia="he-IL"/>
        </w:rPr>
        <w:t xml:space="preserve"> המצ"ב</w:t>
      </w:r>
      <w:r w:rsidRPr="00C140D3">
        <w:rPr>
          <w:rFonts w:ascii="Times New Roman" w:eastAsia="Times New Roman" w:hAnsi="Times New Roman" w:cs="David"/>
          <w:sz w:val="20"/>
          <w:szCs w:val="24"/>
          <w:rtl/>
          <w:lang w:eastAsia="he-IL"/>
        </w:rPr>
        <w:t>.</w:t>
      </w:r>
    </w:p>
    <w:p w14:paraId="4B6F774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לצורך הפעלת סמכויותיו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רשאי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מי מטעמו לבקר במשרד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בכל מקום אחר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C140D3">
        <w:rPr>
          <w:rFonts w:ascii="Times New Roman" w:eastAsia="Times New Roman" w:hAnsi="Times New Roman" w:cs="David" w:hint="cs"/>
          <w:sz w:val="20"/>
          <w:szCs w:val="24"/>
          <w:rtl/>
          <w:lang w:eastAsia="he-IL"/>
        </w:rPr>
        <w:t>י המנהל 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w:t>
      </w:r>
    </w:p>
    <w:p w14:paraId="0E3F19B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בהפעלת סמכויות המנהל על 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לגרוע </w:t>
      </w:r>
      <w:r w:rsidRPr="00C140D3">
        <w:rPr>
          <w:rFonts w:ascii="Times New Roman" w:eastAsia="Times New Roman" w:hAnsi="Times New Roman" w:cs="David" w:hint="cs"/>
          <w:sz w:val="20"/>
          <w:szCs w:val="24"/>
          <w:rtl/>
          <w:lang w:eastAsia="he-IL"/>
        </w:rPr>
        <w:t xml:space="preserve">ו/או לשחרר </w:t>
      </w:r>
      <w:r w:rsidRPr="00C140D3">
        <w:rPr>
          <w:rFonts w:ascii="Times New Roman" w:eastAsia="Times New Roman" w:hAnsi="Times New Roman" w:cs="David"/>
          <w:sz w:val="20"/>
          <w:szCs w:val="24"/>
          <w:rtl/>
          <w:lang w:eastAsia="he-IL"/>
        </w:rPr>
        <w:t xml:space="preserve">מאחריות </w:t>
      </w:r>
      <w:r w:rsidRPr="00C140D3">
        <w:rPr>
          <w:rFonts w:ascii="Times New Roman" w:eastAsia="Times New Roman" w:hAnsi="Times New Roman" w:cs="David" w:hint="cs"/>
          <w:sz w:val="20"/>
          <w:szCs w:val="24"/>
          <w:rtl/>
          <w:lang w:eastAsia="he-IL"/>
        </w:rPr>
        <w:t>המתכנן על פי חוזה זה ו/או על פי כל דין.</w:t>
      </w:r>
      <w:r w:rsidRPr="00C140D3">
        <w:rPr>
          <w:rFonts w:ascii="Times New Roman" w:eastAsia="Times New Roman" w:hAnsi="Times New Roman" w:cs="David"/>
          <w:sz w:val="20"/>
          <w:szCs w:val="24"/>
          <w:rtl/>
          <w:lang w:eastAsia="he-IL"/>
        </w:rPr>
        <w:t xml:space="preserve"> בהקשר זה מובהר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5CA22D3"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אישר המנהל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C140D3">
        <w:rPr>
          <w:rFonts w:ascii="Times New Roman" w:eastAsia="Times New Roman" w:hAnsi="Times New Roman" w:cs="David" w:hint="cs"/>
          <w:sz w:val="20"/>
          <w:szCs w:val="24"/>
          <w:rtl/>
          <w:lang w:eastAsia="he-IL"/>
        </w:rPr>
        <w:t>חוזה</w:t>
      </w:r>
      <w:r w:rsidRPr="00C140D3">
        <w:rPr>
          <w:rFonts w:ascii="Times New Roman" w:eastAsia="Times New Roman" w:hAnsi="Times New Roman" w:cs="David"/>
          <w:sz w:val="20"/>
          <w:szCs w:val="24"/>
          <w:rtl/>
          <w:lang w:eastAsia="he-IL"/>
        </w:rPr>
        <w:t xml:space="preserve"> זה, </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לשחרר את המתכנן מאחריותו המקצועית המלאה ו</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להטיל על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על המזמין אחריות כלשהי לטיב התכניות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המסמכים האמורים.</w:t>
      </w:r>
    </w:p>
    <w:p w14:paraId="56A6CBF9"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לוח זמנים ושלבי ב</w:t>
      </w:r>
      <w:r w:rsidRPr="00C140D3">
        <w:rPr>
          <w:rFonts w:ascii="Times New Roman" w:eastAsia="Times New Roman" w:hAnsi="Times New Roman" w:cs="David" w:hint="cs"/>
          <w:bCs/>
          <w:sz w:val="20"/>
          <w:szCs w:val="24"/>
          <w:u w:val="single"/>
          <w:rtl/>
          <w:lang w:eastAsia="he-IL"/>
        </w:rPr>
        <w:t>י</w:t>
      </w:r>
      <w:r w:rsidRPr="00C140D3">
        <w:rPr>
          <w:rFonts w:ascii="Times New Roman" w:eastAsia="Times New Roman" w:hAnsi="Times New Roman" w:cs="David"/>
          <w:bCs/>
          <w:sz w:val="20"/>
          <w:szCs w:val="24"/>
          <w:u w:val="single"/>
          <w:rtl/>
          <w:lang w:eastAsia="he-IL"/>
        </w:rPr>
        <w:t>צוע</w:t>
      </w:r>
    </w:p>
    <w:p w14:paraId="57EBE8B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C140D3">
        <w:rPr>
          <w:rFonts w:ascii="Times New Roman" w:eastAsia="Times New Roman" w:hAnsi="Times New Roman" w:cs="David"/>
          <w:b/>
          <w:bCs/>
          <w:sz w:val="20"/>
          <w:szCs w:val="24"/>
          <w:rtl/>
          <w:lang w:eastAsia="he-IL"/>
        </w:rPr>
        <w:t>ג'</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לוח הזמנים</w:t>
      </w:r>
      <w:r w:rsidRPr="00C140D3">
        <w:rPr>
          <w:rFonts w:ascii="Times New Roman" w:eastAsia="Times New Roman" w:hAnsi="Times New Roman" w:cs="David"/>
          <w:sz w:val="20"/>
          <w:szCs w:val="24"/>
          <w:rtl/>
          <w:lang w:eastAsia="he-IL"/>
        </w:rPr>
        <w:t>"). כל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 הכלול בשרותי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לא נקבע לו מועד בלוח הזמנים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יבוצע על ידי המתכנן במועד שיהיה דרוש על מנת להבטיח</w:t>
      </w:r>
      <w:r w:rsidRPr="00C140D3">
        <w:rPr>
          <w:rFonts w:ascii="Times New Roman" w:eastAsia="Times New Roman" w:hAnsi="Times New Roman" w:cs="David" w:hint="cs"/>
          <w:sz w:val="20"/>
          <w:szCs w:val="24"/>
          <w:rtl/>
          <w:lang w:eastAsia="he-IL"/>
        </w:rPr>
        <w:t xml:space="preserve"> את</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 xml:space="preserve">קבלנים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אחרים בהתאם ללוח הזמנים המוסכם 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מם.</w:t>
      </w:r>
    </w:p>
    <w:p w14:paraId="104ADB5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יתחיל המתכנן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קטע מהפרויקט ו/או שלב משלבי העבודה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או </w:t>
      </w:r>
      <w:r w:rsidRPr="00C140D3">
        <w:rPr>
          <w:rFonts w:ascii="Times New Roman" w:eastAsia="Times New Roman" w:hAnsi="Times New Roman" w:cs="David"/>
          <w:b/>
          <w:bCs/>
          <w:sz w:val="20"/>
          <w:szCs w:val="24"/>
          <w:rtl/>
          <w:lang w:eastAsia="he-IL"/>
        </w:rPr>
        <w:t xml:space="preserve">ג'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אלא אם כן הודיע למזמין תחילה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הגיע לדעתו מועד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זה וק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מהמזמין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לביצועו.</w:t>
      </w:r>
    </w:p>
    <w:p w14:paraId="22CC866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יש לראות </w:t>
      </w:r>
      <w:r w:rsidRPr="00C140D3">
        <w:rPr>
          <w:rFonts w:ascii="Times New Roman" w:eastAsia="Times New Roman" w:hAnsi="Times New Roman" w:cs="David" w:hint="cs"/>
          <w:sz w:val="20"/>
          <w:szCs w:val="24"/>
          <w:rtl/>
          <w:lang w:eastAsia="he-IL"/>
        </w:rPr>
        <w:t>ב</w:t>
      </w:r>
      <w:r w:rsidRPr="00C140D3">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B4DA87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ידוע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התחייבויות היועצים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יתר הגורמים, מותנות בכך שיסופקו להם כל התכניות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ההנחיות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ההוראות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הפרטים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הביאורים שידרשו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מהקבלנים מלטעון לעיכוב מוצדק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D449EC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 יוכר כמוצדק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אך ו</w:t>
      </w:r>
      <w:r w:rsidRPr="00C140D3">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C8CA91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הוא נובע מכ</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ח עליון או גורם אחר (להלן יחדיו: "</w:t>
      </w:r>
      <w:r w:rsidRPr="00C140D3">
        <w:rPr>
          <w:rFonts w:ascii="Times New Roman" w:eastAsia="Times New Roman" w:hAnsi="Times New Roman" w:cs="David"/>
          <w:b/>
          <w:bCs/>
          <w:sz w:val="20"/>
          <w:szCs w:val="24"/>
          <w:rtl/>
          <w:lang w:eastAsia="he-IL"/>
        </w:rPr>
        <w:t>אירוע דוחה</w:t>
      </w:r>
      <w:r w:rsidRPr="00C140D3">
        <w:rPr>
          <w:rFonts w:ascii="Times New Roman" w:eastAsia="Times New Roman" w:hAnsi="Times New Roman" w:cs="David"/>
          <w:sz w:val="20"/>
          <w:szCs w:val="24"/>
          <w:rtl/>
          <w:lang w:eastAsia="he-IL"/>
        </w:rPr>
        <w:t>") שלדעת המנהל לא הייתה למתכנן שליטה עליו.</w:t>
      </w:r>
    </w:p>
    <w:p w14:paraId="5B408F6E"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6CB5D41"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קיבל תכניות, הנחיות, הוראות, פרטים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2C56ED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אישר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האירוע הדוחה אכן מצדיק 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השירות ואת משך הדחייה.</w:t>
      </w:r>
    </w:p>
    <w:p w14:paraId="7B39FAFB" w14:textId="77777777" w:rsidR="00C140D3" w:rsidRPr="00C140D3" w:rsidRDefault="00C140D3" w:rsidP="00C140D3">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w:t>
      </w:r>
      <w:r w:rsidRPr="00C140D3">
        <w:rPr>
          <w:rFonts w:ascii="Times New Roman" w:eastAsia="Times New Roman" w:hAnsi="Times New Roman" w:cs="David" w:hint="cs"/>
          <w:sz w:val="20"/>
          <w:szCs w:val="24"/>
          <w:rtl/>
          <w:lang w:eastAsia="he-IL"/>
        </w:rPr>
        <w:t xml:space="preserve">כלליות </w:t>
      </w:r>
      <w:r w:rsidRPr="00C140D3">
        <w:rPr>
          <w:rFonts w:ascii="Times New Roman" w:eastAsia="Times New Roman" w:hAnsi="Times New Roman" w:cs="David"/>
          <w:sz w:val="20"/>
          <w:szCs w:val="24"/>
          <w:rtl/>
          <w:lang w:eastAsia="he-IL"/>
        </w:rPr>
        <w:t>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חור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 תכנון ע"י אחרים לא יהווה עילה לעיכוב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שור המנהל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p>
    <w:p w14:paraId="7A5E56F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להודיע למנהל מידית, על כל עיכוב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לפי הערכתו עלול לגרום לאיחור בקיום לוח הזמנים.</w:t>
      </w:r>
    </w:p>
    <w:p w14:paraId="103AE4E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E6B2032"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לבקר במשרד המתכנן ולעיין בהתקדמות ובאופן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והמתכנן ימסור למנהל כל הסבר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פרט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דיווח</w:t>
      </w:r>
      <w:r w:rsidRPr="00C140D3">
        <w:rPr>
          <w:rFonts w:ascii="Times New Roman" w:eastAsia="Times New Roman" w:hAnsi="Times New Roman" w:cs="David" w:hint="cs"/>
          <w:sz w:val="20"/>
          <w:szCs w:val="24"/>
          <w:rtl/>
          <w:lang w:eastAsia="he-IL"/>
        </w:rPr>
        <w:t>, מיד</w:t>
      </w:r>
      <w:r w:rsidRPr="00C140D3">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C140D3">
        <w:rPr>
          <w:rFonts w:ascii="Times New Roman" w:eastAsia="Times New Roman" w:hAnsi="Times New Roman" w:cs="David" w:hint="cs"/>
          <w:sz w:val="20"/>
          <w:szCs w:val="24"/>
          <w:rtl/>
          <w:lang w:eastAsia="he-IL"/>
        </w:rPr>
        <w:t xml:space="preserve"> זה ו/או לפי כל דין</w:t>
      </w:r>
      <w:r w:rsidRPr="00C140D3">
        <w:rPr>
          <w:rFonts w:ascii="Times New Roman" w:eastAsia="Times New Roman" w:hAnsi="Times New Roman" w:cs="David"/>
          <w:sz w:val="20"/>
          <w:szCs w:val="24"/>
          <w:rtl/>
          <w:lang w:eastAsia="he-IL"/>
        </w:rPr>
        <w:t>.</w:t>
      </w:r>
    </w:p>
    <w:p w14:paraId="2EBEE832"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שכר המתכנן</w:t>
      </w:r>
    </w:p>
    <w:p w14:paraId="6CDE8B52"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תמורת שרותי המתכנן וכל יתר התחייבויותיו לפי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כמפורט בנספח </w:t>
      </w:r>
      <w:r w:rsidRPr="00C140D3">
        <w:rPr>
          <w:rFonts w:ascii="Times New Roman" w:eastAsia="Times New Roman" w:hAnsi="Times New Roman" w:cs="David"/>
          <w:bCs/>
          <w:sz w:val="20"/>
          <w:szCs w:val="24"/>
          <w:rtl/>
          <w:lang w:eastAsia="he-IL"/>
        </w:rPr>
        <w:t xml:space="preserve">ד' </w:t>
      </w:r>
      <w:r w:rsidRPr="00C140D3">
        <w:rPr>
          <w:rFonts w:ascii="Times New Roman" w:eastAsia="Times New Roman" w:hAnsi="Times New Roman" w:cs="David" w:hint="cs"/>
          <w:b/>
          <w:sz w:val="20"/>
          <w:szCs w:val="24"/>
          <w:rtl/>
          <w:lang w:eastAsia="he-IL"/>
        </w:rPr>
        <w:t xml:space="preserve">המצ"ב </w:t>
      </w:r>
      <w:r w:rsidRPr="00C140D3">
        <w:rPr>
          <w:rFonts w:ascii="Times New Roman" w:eastAsia="Times New Roman" w:hAnsi="Times New Roman" w:cs="David"/>
          <w:sz w:val="20"/>
          <w:szCs w:val="24"/>
          <w:rtl/>
          <w:lang w:eastAsia="he-IL"/>
        </w:rPr>
        <w:t>(להלן: "</w:t>
      </w:r>
      <w:r w:rsidRPr="00C140D3">
        <w:rPr>
          <w:rFonts w:ascii="Times New Roman" w:eastAsia="Times New Roman" w:hAnsi="Times New Roman" w:cs="David"/>
          <w:b/>
          <w:bCs/>
          <w:sz w:val="20"/>
          <w:szCs w:val="24"/>
          <w:rtl/>
          <w:lang w:eastAsia="he-IL"/>
        </w:rPr>
        <w:t>שכר המתכנן</w:t>
      </w:r>
      <w:r w:rsidRPr="00C140D3">
        <w:rPr>
          <w:rFonts w:ascii="Times New Roman" w:eastAsia="Times New Roman" w:hAnsi="Times New Roman" w:cs="David"/>
          <w:sz w:val="20"/>
          <w:szCs w:val="24"/>
          <w:rtl/>
          <w:lang w:eastAsia="he-IL"/>
        </w:rPr>
        <w:t>").</w:t>
      </w:r>
    </w:p>
    <w:p w14:paraId="3093BBB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בהוצאות הממשיות בשרותי העזר המפורטים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שא המזמין:</w:t>
      </w:r>
    </w:p>
    <w:p w14:paraId="2E95C0F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הדפסות בתוויין המיועדות להפצה לאחרים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החזר.</w:t>
      </w:r>
    </w:p>
    <w:p w14:paraId="42196B6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העתקות שנמסרו ע"י המתכנן למזמין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לרשויות המוסמכות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ליועצים, למעט העתקות וצילומים שיפיק המתכנן במשרדו.</w:t>
      </w:r>
    </w:p>
    <w:p w14:paraId="6439F87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שכפול מסמכים.</w:t>
      </w:r>
    </w:p>
    <w:p w14:paraId="1EFD5029"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6F8FC7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מדידות וצילומי אויר.</w:t>
      </w:r>
    </w:p>
    <w:p w14:paraId="48F9B38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קידוחים ובדיקות קרקע.</w:t>
      </w:r>
    </w:p>
    <w:p w14:paraId="2E68FD5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שליחויות.</w:t>
      </w:r>
    </w:p>
    <w:p w14:paraId="0CCAB38B"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העזר המפורטים בסעיפים 7.2.1 עד 7.2.3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יוזמנו על ידי המתכנן באמצעות מערכת ניהול פרויקטים </w:t>
      </w:r>
      <w:r w:rsidRPr="00C140D3">
        <w:rPr>
          <w:rFonts w:ascii="Times New Roman" w:eastAsia="Times New Roman" w:hAnsi="Times New Roman" w:cs="David"/>
          <w:sz w:val="20"/>
          <w:szCs w:val="24"/>
          <w:lang w:eastAsia="he-IL"/>
        </w:rPr>
        <w:t>VIEW</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 מערכת רמדורנט מודול ניהול מסמכים (</w:t>
      </w:r>
      <w:r w:rsidRPr="00C140D3">
        <w:rPr>
          <w:rFonts w:ascii="Times New Roman" w:eastAsia="Times New Roman" w:hAnsi="Times New Roman" w:cs="David"/>
          <w:sz w:val="20"/>
          <w:szCs w:val="24"/>
          <w:lang w:eastAsia="he-IL"/>
        </w:rPr>
        <w:t>DM</w:t>
      </w:r>
      <w:r w:rsidRPr="00C140D3">
        <w:rPr>
          <w:rFonts w:ascii="Times New Roman" w:eastAsia="Times New Roman" w:hAnsi="Times New Roman" w:cs="David"/>
          <w:sz w:val="20"/>
          <w:szCs w:val="24"/>
          <w:rtl/>
          <w:lang w:eastAsia="he-IL"/>
        </w:rPr>
        <w:t>) רק ממכונים המאושרים ע"י המזמין לבצע עבודות עבורו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575687E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על חשבון שכר המתכנן ישולמו למתכנן תשלומי ביניים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עורים ובמועדים המפורטים בנספח</w:t>
      </w:r>
      <w:r w:rsidRPr="00C140D3">
        <w:rPr>
          <w:rFonts w:ascii="Times New Roman" w:eastAsia="Times New Roman" w:hAnsi="Times New Roman" w:cs="David"/>
          <w:bCs/>
          <w:sz w:val="20"/>
          <w:szCs w:val="24"/>
          <w:rtl/>
          <w:lang w:eastAsia="he-IL"/>
        </w:rPr>
        <w:t xml:space="preserve"> ה'</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p>
    <w:p w14:paraId="2DA98449"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תשלומי הביניים לפי פסקה זו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משלבי שירותי המתכנן ו/או טיב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5B44C1A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השכר האמור בנספח </w:t>
      </w:r>
      <w:r w:rsidRPr="00C140D3">
        <w:rPr>
          <w:rFonts w:ascii="Times New Roman" w:eastAsia="Times New Roman" w:hAnsi="Times New Roman" w:cs="David"/>
          <w:b/>
          <w:bCs/>
          <w:sz w:val="20"/>
          <w:szCs w:val="24"/>
          <w:rtl/>
          <w:lang w:eastAsia="he-IL"/>
        </w:rPr>
        <w:t xml:space="preserve">ד'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ה</w:t>
      </w:r>
      <w:r w:rsidRPr="00C140D3">
        <w:rPr>
          <w:rFonts w:ascii="Times New Roman" w:eastAsia="Times New Roman" w:hAnsi="Times New Roman" w:cs="David" w:hint="cs"/>
          <w:sz w:val="20"/>
          <w:szCs w:val="24"/>
          <w:rtl/>
          <w:lang w:eastAsia="he-IL"/>
        </w:rPr>
        <w:t xml:space="preserve">ינו </w:t>
      </w:r>
      <w:r w:rsidRPr="00C140D3">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140D3">
        <w:rPr>
          <w:rFonts w:ascii="Times New Roman" w:eastAsia="Times New Roman" w:hAnsi="Times New Roman" w:cs="David" w:hint="cs"/>
          <w:sz w:val="20"/>
          <w:szCs w:val="24"/>
          <w:rtl/>
          <w:lang w:eastAsia="he-IL"/>
        </w:rPr>
        <w:t xml:space="preserve">זה </w:t>
      </w:r>
      <w:r w:rsidRPr="00C140D3">
        <w:rPr>
          <w:rFonts w:ascii="Times New Roman" w:eastAsia="Times New Roman" w:hAnsi="Times New Roman" w:cs="David"/>
          <w:sz w:val="20"/>
          <w:szCs w:val="24"/>
          <w:rtl/>
          <w:lang w:eastAsia="he-IL"/>
        </w:rPr>
        <w:t>במפורש אחרת. תנאי לתשלום שכר המתכנן במלואו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הינו המצאת הצהרה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C140D3">
        <w:rPr>
          <w:rFonts w:ascii="Times New Roman" w:eastAsia="Times New Roman" w:hAnsi="Times New Roman" w:cs="David"/>
          <w:b/>
          <w:bCs/>
          <w:sz w:val="20"/>
          <w:szCs w:val="24"/>
          <w:rtl/>
          <w:lang w:eastAsia="he-IL"/>
        </w:rPr>
        <w:t>ט'</w:t>
      </w:r>
      <w:r w:rsidRPr="00C140D3">
        <w:rPr>
          <w:rFonts w:ascii="Times New Roman" w:eastAsia="Times New Roman" w:hAnsi="Times New Roman" w:cs="David"/>
          <w:sz w:val="20"/>
          <w:szCs w:val="24"/>
          <w:rtl/>
          <w:lang w:eastAsia="he-IL"/>
        </w:rPr>
        <w:t xml:space="preserve"> לחוזה זה וכתב היעדר תביעות המצורף כנספח</w:t>
      </w:r>
      <w:r w:rsidRPr="00C140D3">
        <w:rPr>
          <w:rFonts w:ascii="Times New Roman" w:eastAsia="Times New Roman" w:hAnsi="Times New Roman" w:cs="David"/>
          <w:b/>
          <w:bCs/>
          <w:sz w:val="20"/>
          <w:szCs w:val="24"/>
          <w:rtl/>
          <w:lang w:eastAsia="he-IL"/>
        </w:rPr>
        <w:t xml:space="preserve"> י'</w:t>
      </w:r>
      <w:r w:rsidRPr="00C140D3">
        <w:rPr>
          <w:rFonts w:ascii="Times New Roman" w:eastAsia="Times New Roman" w:hAnsi="Times New Roman" w:cs="David"/>
          <w:sz w:val="20"/>
          <w:szCs w:val="24"/>
          <w:rtl/>
          <w:lang w:eastAsia="he-IL"/>
        </w:rPr>
        <w:t xml:space="preserve"> לחוזה זה למזמין, חתום ע"י המתכנן ומאומת כנדרש בו.</w:t>
      </w:r>
    </w:p>
    <w:p w14:paraId="77C61B6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מבלי לפגוע בכלליות האמור בסעיף </w:t>
      </w:r>
      <w:r w:rsidRPr="00C140D3">
        <w:rPr>
          <w:rFonts w:ascii="Times New Roman" w:eastAsia="Times New Roman" w:hAnsi="Times New Roman" w:cs="David" w:hint="cs"/>
          <w:sz w:val="20"/>
          <w:szCs w:val="24"/>
          <w:rtl/>
          <w:lang w:eastAsia="he-IL"/>
        </w:rPr>
        <w:t>7 לעיל</w:t>
      </w:r>
      <w:r w:rsidRPr="00C140D3">
        <w:rPr>
          <w:rFonts w:ascii="Times New Roman" w:eastAsia="Times New Roman" w:hAnsi="Times New Roman" w:cs="David"/>
          <w:sz w:val="20"/>
          <w:szCs w:val="24"/>
          <w:rtl/>
          <w:lang w:eastAsia="he-IL"/>
        </w:rPr>
        <w:t>, 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רכוש ה</w:t>
      </w:r>
      <w:r w:rsidRPr="00C140D3">
        <w:rPr>
          <w:rFonts w:ascii="Times New Roman" w:eastAsia="Times New Roman" w:hAnsi="Times New Roman" w:cs="David" w:hint="cs"/>
          <w:sz w:val="20"/>
          <w:szCs w:val="24"/>
          <w:rtl/>
          <w:lang w:eastAsia="he-IL"/>
        </w:rPr>
        <w:t>מזמין</w:t>
      </w:r>
      <w:r w:rsidRPr="00C140D3">
        <w:rPr>
          <w:rFonts w:ascii="Times New Roman" w:eastAsia="Times New Roman" w:hAnsi="Times New Roman" w:cs="David"/>
          <w:sz w:val="20"/>
          <w:szCs w:val="24"/>
          <w:rtl/>
          <w:lang w:eastAsia="he-IL"/>
        </w:rPr>
        <w:t>. מובהר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הפרת סעיף זה על ידי המתכנן תה</w:t>
      </w:r>
      <w:r w:rsidRPr="00C140D3">
        <w:rPr>
          <w:rFonts w:ascii="Times New Roman" w:eastAsia="Times New Roman" w:hAnsi="Times New Roman" w:cs="David" w:hint="cs"/>
          <w:sz w:val="20"/>
          <w:szCs w:val="24"/>
          <w:rtl/>
          <w:lang w:eastAsia="he-IL"/>
        </w:rPr>
        <w:t>ווה</w:t>
      </w:r>
      <w:r w:rsidRPr="00C140D3">
        <w:rPr>
          <w:rFonts w:ascii="Times New Roman" w:eastAsia="Times New Roman" w:hAnsi="Times New Roman" w:cs="David"/>
          <w:sz w:val="20"/>
          <w:szCs w:val="24"/>
          <w:rtl/>
          <w:lang w:eastAsia="he-IL"/>
        </w:rPr>
        <w:t xml:space="preserve"> הפרה יסודית של חוזה</w:t>
      </w:r>
      <w:r w:rsidRPr="00C140D3">
        <w:rPr>
          <w:rFonts w:ascii="Times New Roman" w:eastAsia="Times New Roman" w:hAnsi="Times New Roman" w:cs="David" w:hint="cs"/>
          <w:sz w:val="20"/>
          <w:szCs w:val="24"/>
          <w:rtl/>
          <w:lang w:eastAsia="he-IL"/>
        </w:rPr>
        <w:t xml:space="preserve"> זה. </w:t>
      </w:r>
    </w:p>
    <w:p w14:paraId="0616224D"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תנאים מקדמיים לביצוע תשלום כלשהו ע"ח שכר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הצגת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C140D3">
        <w:rPr>
          <w:rFonts w:ascii="Times New Roman" w:eastAsia="Times New Roman" w:hAnsi="Times New Roman" w:cs="David" w:hint="cs"/>
          <w:sz w:val="20"/>
          <w:szCs w:val="24"/>
          <w:rtl/>
          <w:lang w:eastAsia="he-IL"/>
        </w:rPr>
        <w:t>עובר</w:t>
      </w:r>
      <w:r w:rsidRPr="00C140D3">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A2E9C65"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שנויים בתכנון</w:t>
      </w:r>
    </w:p>
    <w:p w14:paraId="09329FEB" w14:textId="77777777" w:rsidR="00C140D3" w:rsidRPr="008666C7"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w:t>
      </w:r>
      <w:r w:rsidRPr="008666C7">
        <w:rPr>
          <w:rFonts w:ascii="Times New Roman" w:eastAsia="Times New Roman" w:hAnsi="Times New Roman" w:cs="David"/>
          <w:sz w:val="20"/>
          <w:szCs w:val="24"/>
          <w:rtl/>
          <w:lang w:eastAsia="he-IL"/>
        </w:rPr>
        <w:t>תשלום נוסף בעד עבודות אלו, אלא כפי שנקבע בסעיף 8.2 להלן.</w:t>
      </w:r>
    </w:p>
    <w:p w14:paraId="762DA9F3" w14:textId="77777777" w:rsidR="00C140D3" w:rsidRPr="004A7CFB"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A7CF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A7CFB">
        <w:rPr>
          <w:rFonts w:ascii="Times New Roman" w:eastAsia="Times New Roman" w:hAnsi="Times New Roman" w:cs="David" w:hint="cs"/>
          <w:sz w:val="20"/>
          <w:szCs w:val="24"/>
          <w:rtl/>
          <w:lang w:eastAsia="he-IL"/>
        </w:rPr>
        <w:t>ים</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bCs/>
          <w:sz w:val="20"/>
          <w:szCs w:val="24"/>
          <w:rtl/>
          <w:lang w:eastAsia="he-IL"/>
        </w:rPr>
        <w:t>ב' או ג'</w:t>
      </w:r>
      <w:r w:rsidRPr="004A7CFB">
        <w:rPr>
          <w:rFonts w:ascii="Times New Roman" w:eastAsia="Times New Roman" w:hAnsi="Times New Roman" w:cs="David" w:hint="cs"/>
          <w:b/>
          <w:sz w:val="20"/>
          <w:szCs w:val="24"/>
          <w:rtl/>
          <w:lang w:eastAsia="he-IL"/>
        </w:rPr>
        <w:t xml:space="preserve"> המצ"ב</w:t>
      </w:r>
      <w:r w:rsidRPr="004A7CFB">
        <w:rPr>
          <w:rFonts w:ascii="Times New Roman" w:eastAsia="Times New Roman" w:hAnsi="Times New Roman" w:cs="David"/>
          <w:sz w:val="20"/>
          <w:szCs w:val="24"/>
          <w:rtl/>
          <w:lang w:eastAsia="he-IL"/>
        </w:rPr>
        <w:t>, וב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רותי המתכנן</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אלמלא השנויים</w:t>
      </w:r>
      <w:r w:rsidRPr="004A7CFB">
        <w:rPr>
          <w:rFonts w:ascii="Times New Roman" w:eastAsia="Times New Roman" w:hAnsi="Times New Roman" w:cs="David" w:hint="cs"/>
          <w:sz w:val="20"/>
          <w:szCs w:val="24"/>
          <w:rtl/>
          <w:lang w:eastAsia="he-IL"/>
        </w:rPr>
        <w:t xml:space="preserve"> כאמור</w:t>
      </w:r>
      <w:r w:rsidRPr="004A7CFB">
        <w:rPr>
          <w:rFonts w:ascii="Times New Roman" w:eastAsia="Times New Roman" w:hAnsi="Times New Roman" w:cs="David"/>
          <w:sz w:val="20"/>
          <w:szCs w:val="24"/>
          <w:rtl/>
          <w:lang w:eastAsia="he-IL"/>
        </w:rPr>
        <w:t>, יהיה</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זכאי לפיצוי בעד העבודה הנוספת שב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עקב השנויים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כאמור</w:t>
      </w:r>
      <w:r w:rsidRPr="004A7CFB">
        <w:rPr>
          <w:rFonts w:ascii="Times New Roman" w:eastAsia="Times New Roman" w:hAnsi="Times New Roman" w:cs="David"/>
          <w:sz w:val="20"/>
          <w:szCs w:val="24"/>
          <w:rtl/>
          <w:lang w:eastAsia="he-IL"/>
        </w:rPr>
        <w:t>. הפיצוי ישולם בגין העבודה הנוספת שהמתכנן 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 xml:space="preserve"> המתכנן ושכר המתכנן. בכל מקרה</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ה</w:t>
      </w:r>
      <w:r w:rsidRPr="004A7CFB">
        <w:rPr>
          <w:rFonts w:ascii="Times New Roman" w:eastAsia="Times New Roman" w:hAnsi="Times New Roman" w:cs="David"/>
          <w:sz w:val="20"/>
          <w:szCs w:val="24"/>
          <w:rtl/>
          <w:lang w:eastAsia="he-IL"/>
        </w:rPr>
        <w:t>שנויים</w:t>
      </w:r>
      <w:r w:rsidRPr="004A7CFB">
        <w:rPr>
          <w:rFonts w:ascii="Times New Roman" w:eastAsia="Times New Roman" w:hAnsi="Times New Roman" w:cs="David" w:hint="cs"/>
          <w:sz w:val="20"/>
          <w:szCs w:val="24"/>
          <w:rtl/>
          <w:lang w:eastAsia="he-IL"/>
        </w:rPr>
        <w:t xml:space="preserve"> כאמור, לא יהוו</w:t>
      </w:r>
      <w:r w:rsidRPr="004A7CFB">
        <w:rPr>
          <w:rFonts w:ascii="Times New Roman" w:eastAsia="Times New Roman" w:hAnsi="Times New Roman" w:cs="David"/>
          <w:sz w:val="20"/>
          <w:szCs w:val="24"/>
          <w:rtl/>
          <w:lang w:eastAsia="he-IL"/>
        </w:rPr>
        <w:t xml:space="preserve"> עילה לש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נוי בלוח הזמנים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אלא בא</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 xml:space="preserve">שור המנהל </w:t>
      </w:r>
      <w:r w:rsidRPr="004A7CFB">
        <w:rPr>
          <w:rFonts w:ascii="Times New Roman" w:eastAsia="Times New Roman" w:hAnsi="Times New Roman" w:cs="David" w:hint="cs"/>
          <w:sz w:val="20"/>
          <w:szCs w:val="24"/>
          <w:rtl/>
          <w:lang w:eastAsia="he-IL"/>
        </w:rPr>
        <w:t>מראש ו</w:t>
      </w:r>
      <w:r w:rsidRPr="004A7CFB">
        <w:rPr>
          <w:rFonts w:ascii="Times New Roman" w:eastAsia="Times New Roman" w:hAnsi="Times New Roman" w:cs="David"/>
          <w:sz w:val="20"/>
          <w:szCs w:val="24"/>
          <w:rtl/>
          <w:lang w:eastAsia="he-IL"/>
        </w:rPr>
        <w:t>בכתב.</w:t>
      </w:r>
    </w:p>
    <w:p w14:paraId="50DDB63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על אף</w:t>
      </w:r>
      <w:r w:rsidRPr="00C140D3">
        <w:rPr>
          <w:rFonts w:ascii="Times New Roman" w:eastAsia="Times New Roman" w:hAnsi="Times New Roman" w:cs="David"/>
          <w:sz w:val="20"/>
          <w:szCs w:val="24"/>
          <w:rtl/>
          <w:lang w:eastAsia="he-IL"/>
        </w:rPr>
        <w:t xml:space="preserve"> האמור בסעיף 8.2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יגיע למתכנן דבר בגין שינויים הנובעים מ:</w:t>
      </w:r>
    </w:p>
    <w:p w14:paraId="64A4BF16"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טעות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קוי בתכנון ו/או באומדן של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של היועצים.</w:t>
      </w:r>
    </w:p>
    <w:p w14:paraId="1F439E0A"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התכנון אינו התכנון היעיל ביותר.</w:t>
      </w:r>
    </w:p>
    <w:p w14:paraId="0012A075"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65A24C2B"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השינויים מתחייבים מדרישת רשויות מוסמכות. </w:t>
      </w:r>
    </w:p>
    <w:p w14:paraId="083B2D2F" w14:textId="5D5692A3" w:rsidR="007A10F8" w:rsidRPr="00C140D3" w:rsidRDefault="00B85E8E"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מבוטל. </w:t>
      </w:r>
    </w:p>
    <w:p w14:paraId="614128D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אחריות וביטוח</w:t>
      </w:r>
    </w:p>
    <w:p w14:paraId="1BC95006" w14:textId="77777777" w:rsidR="003811C6" w:rsidRPr="00013687" w:rsidRDefault="003811C6" w:rsidP="003811C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50FB054" w14:textId="77777777" w:rsidR="003811C6" w:rsidRPr="00013687" w:rsidRDefault="003811C6" w:rsidP="003811C6">
      <w:pPr>
        <w:pStyle w:val="a5"/>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5EC3832" w14:textId="77777777" w:rsidR="003811C6" w:rsidRPr="00013687" w:rsidRDefault="003811C6" w:rsidP="003811C6">
      <w:pPr>
        <w:pStyle w:val="a5"/>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2349A0D" w14:textId="77777777" w:rsidR="003811C6" w:rsidRPr="00013687" w:rsidRDefault="003811C6" w:rsidP="003811C6">
      <w:pPr>
        <w:pStyle w:val="a5"/>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5706ADED" w14:textId="77777777" w:rsidR="003811C6"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64B48B2" w14:textId="77777777" w:rsidR="003811C6" w:rsidRPr="00013687"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130A837" w14:textId="77777777" w:rsidR="003811C6" w:rsidRDefault="003811C6" w:rsidP="003811C6">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42B1E766"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E070E5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2FBE268D"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2CD9CE3C"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AC99390"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622EC4E4"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374446E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5160F13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0F12E15D"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25C7577"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013376A"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C41A789"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DC51E4C"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E27EFD2" w14:textId="77777777" w:rsidR="003811C6" w:rsidRPr="00A42052"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D283D8E"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אספקת תכניות</w:t>
      </w:r>
    </w:p>
    <w:p w14:paraId="4BCE4A8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עת במהלך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וכן בתקופת הבדק של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xml:space="preserve"> לחוזה זה, ובמידה והדרישה מתייחסת לתכניות שאינ</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בידו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יערכ</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המתכנן בהקדם האפשרי וימסר</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למזמין.</w:t>
      </w:r>
    </w:p>
    <w:p w14:paraId="440CE92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עם גמר שרותי </w:t>
      </w:r>
      <w:r w:rsidRPr="00C140D3">
        <w:rPr>
          <w:rFonts w:ascii="Times New Roman" w:eastAsia="Times New Roman" w:hAnsi="Times New Roman" w:cs="David" w:hint="cs"/>
          <w:sz w:val="20"/>
          <w:szCs w:val="24"/>
          <w:rtl/>
          <w:lang w:eastAsia="he-IL"/>
        </w:rPr>
        <w:t>המתכנן,</w:t>
      </w:r>
      <w:r w:rsidRPr="00C140D3">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הסופי בשטח </w:t>
      </w:r>
      <w:r w:rsidRPr="00C140D3">
        <w:rPr>
          <w:rFonts w:ascii="Times New Roman" w:eastAsia="Times New Roman" w:hAnsi="Times New Roman" w:cs="David"/>
          <w:color w:val="000000"/>
          <w:sz w:val="20"/>
          <w:szCs w:val="24"/>
          <w:lang w:eastAsia="he-IL"/>
        </w:rPr>
        <w:t>(AS MADE)</w:t>
      </w:r>
      <w:r w:rsidRPr="00C140D3">
        <w:rPr>
          <w:rFonts w:ascii="Times New Roman" w:eastAsia="Times New Roman" w:hAnsi="Times New Roman" w:cs="David"/>
          <w:sz w:val="20"/>
          <w:szCs w:val="24"/>
          <w:rtl/>
          <w:lang w:eastAsia="he-IL"/>
        </w:rPr>
        <w:t xml:space="preserve">, למעט שינויי דיירים, </w:t>
      </w:r>
      <w:r w:rsidRPr="00C140D3">
        <w:rPr>
          <w:rFonts w:ascii="Times New Roman" w:eastAsia="Times New Roman" w:hAnsi="Times New Roman" w:cs="David" w:hint="cs"/>
          <w:sz w:val="20"/>
          <w:szCs w:val="24"/>
          <w:rtl/>
          <w:lang w:eastAsia="he-IL"/>
        </w:rPr>
        <w:t xml:space="preserve">וקבצים </w:t>
      </w:r>
      <w:r w:rsidRPr="00C140D3">
        <w:rPr>
          <w:rFonts w:ascii="Times New Roman" w:eastAsia="Times New Roman" w:hAnsi="Times New Roman" w:cs="David"/>
          <w:sz w:val="20"/>
          <w:szCs w:val="24"/>
          <w:rtl/>
          <w:lang w:eastAsia="he-IL"/>
        </w:rPr>
        <w:t>המכילים את התכנון במדיה ממוחשבת.</w:t>
      </w:r>
    </w:p>
    <w:p w14:paraId="3E58DF5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C140D3">
        <w:rPr>
          <w:rFonts w:ascii="Times New Roman" w:eastAsia="Times New Roman" w:hAnsi="Times New Roman" w:cs="David" w:hint="cs"/>
          <w:sz w:val="20"/>
          <w:szCs w:val="24"/>
          <w:rtl/>
          <w:lang w:eastAsia="he-IL"/>
        </w:rPr>
        <w:t>הקבצים</w:t>
      </w:r>
      <w:r w:rsidRPr="00C140D3">
        <w:rPr>
          <w:rFonts w:ascii="Times New Roman" w:eastAsia="Times New Roman" w:hAnsi="Times New Roman" w:cs="David"/>
          <w:sz w:val="20"/>
          <w:szCs w:val="24"/>
          <w:rtl/>
          <w:lang w:eastAsia="he-IL"/>
        </w:rPr>
        <w:t xml:space="preserve"> כשה</w:t>
      </w:r>
      <w:r w:rsidRPr="00C140D3">
        <w:rPr>
          <w:rFonts w:ascii="Times New Roman" w:eastAsia="Times New Roman" w:hAnsi="Times New Roman" w:cs="David" w:hint="cs"/>
          <w:sz w:val="20"/>
          <w:szCs w:val="24"/>
          <w:rtl/>
          <w:lang w:eastAsia="he-IL"/>
        </w:rPr>
        <w:t>ם</w:t>
      </w:r>
      <w:r w:rsidRPr="00C140D3">
        <w:rPr>
          <w:rFonts w:ascii="Times New Roman" w:eastAsia="Times New Roman" w:hAnsi="Times New Roman" w:cs="David"/>
          <w:sz w:val="20"/>
          <w:szCs w:val="24"/>
          <w:rtl/>
          <w:lang w:eastAsia="he-IL"/>
        </w:rPr>
        <w:t xml:space="preserve"> מעודכנ</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727D27E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4671C40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המתכנן לא יהיה זכאי לכל תשלום נוסף בעד תכניות שימסור למזמין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סעיף 10 זה.</w:t>
      </w:r>
    </w:p>
    <w:p w14:paraId="157B2AD3"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זכות הקניין בכל התכניות שייכת למזמין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 ששולם שכר המתכנן בהתאם להוראות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31269D0C"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מעמד המתכנן</w:t>
      </w:r>
    </w:p>
    <w:p w14:paraId="3163984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ומובהר על ידי הצדדים לחוזה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C140D3">
        <w:rPr>
          <w:rFonts w:ascii="Times New Roman" w:eastAsia="Times New Roman" w:hAnsi="Times New Roman" w:cs="David" w:hint="cs"/>
          <w:sz w:val="20"/>
          <w:szCs w:val="24"/>
          <w:rtl/>
          <w:lang w:eastAsia="he-IL"/>
        </w:rPr>
        <w:t xml:space="preserve"> של המתכנן</w:t>
      </w:r>
      <w:r w:rsidRPr="00C140D3">
        <w:rPr>
          <w:rFonts w:ascii="Times New Roman" w:eastAsia="Times New Roman" w:hAnsi="Times New Roman" w:cs="David"/>
          <w:sz w:val="20"/>
          <w:szCs w:val="24"/>
          <w:rtl/>
          <w:lang w:eastAsia="he-IL"/>
        </w:rPr>
        <w:t>.</w:t>
      </w:r>
    </w:p>
    <w:p w14:paraId="54D570C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אין ולא יהיו יחסי עובד-מעביד בין המזמין ובין </w:t>
      </w:r>
      <w:r w:rsidRPr="00C140D3">
        <w:rPr>
          <w:rFonts w:ascii="Times New Roman" w:eastAsia="Times New Roman" w:hAnsi="Times New Roman" w:cs="David"/>
          <w:color w:val="000000"/>
          <w:sz w:val="24"/>
          <w:szCs w:val="24"/>
          <w:rtl/>
          <w:lang w:eastAsia="he-IL"/>
        </w:rPr>
        <w:t xml:space="preserve">המתכנן ו/או </w:t>
      </w:r>
      <w:r w:rsidRPr="00C140D3">
        <w:rPr>
          <w:rFonts w:ascii="Times New Roman" w:eastAsia="Times New Roman" w:hAnsi="Times New Roman" w:cs="David" w:hint="cs"/>
          <w:color w:val="000000"/>
          <w:sz w:val="24"/>
          <w:szCs w:val="24"/>
          <w:rtl/>
          <w:lang w:eastAsia="he-IL"/>
        </w:rPr>
        <w:t>מי מטעמו ו</w:t>
      </w:r>
      <w:r w:rsidRPr="00C140D3">
        <w:rPr>
          <w:rFonts w:ascii="Times New Roman" w:eastAsia="Times New Roman" w:hAnsi="Times New Roman" w:cs="David"/>
          <w:color w:val="000000"/>
          <w:sz w:val="24"/>
          <w:szCs w:val="24"/>
          <w:rtl/>
          <w:lang w:eastAsia="he-IL"/>
        </w:rPr>
        <w:t xml:space="preserve">בין המזמין לבין עובדי </w:t>
      </w:r>
      <w:r w:rsidRPr="00C140D3">
        <w:rPr>
          <w:rFonts w:ascii="Times New Roman" w:eastAsia="Times New Roman" w:hAnsi="Times New Roman" w:cs="David" w:hint="cs"/>
          <w:color w:val="000000"/>
          <w:sz w:val="24"/>
          <w:szCs w:val="24"/>
          <w:rtl/>
          <w:lang w:eastAsia="he-IL"/>
        </w:rPr>
        <w:t xml:space="preserve"> המתכנן ו/או מי מטעמיהם</w:t>
      </w:r>
      <w:r w:rsidRPr="00C140D3">
        <w:rPr>
          <w:rFonts w:ascii="Times New Roman" w:eastAsia="Times New Roman" w:hAnsi="Times New Roman" w:cs="David"/>
          <w:color w:val="000000"/>
          <w:sz w:val="24"/>
          <w:szCs w:val="24"/>
          <w:rtl/>
          <w:lang w:eastAsia="he-IL"/>
        </w:rPr>
        <w:t xml:space="preserve"> </w:t>
      </w:r>
      <w:r w:rsidRPr="00C140D3">
        <w:rPr>
          <w:rFonts w:ascii="Times New Roman" w:eastAsia="Times New Roman" w:hAnsi="Times New Roman" w:cs="David"/>
          <w:sz w:val="20"/>
          <w:szCs w:val="24"/>
          <w:rtl/>
          <w:lang w:eastAsia="he-IL"/>
        </w:rPr>
        <w:t>ואין בהוראות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ליצור בין המתכנן ו/או מי מעובדיו</w:t>
      </w:r>
      <w:r w:rsidRPr="00C140D3">
        <w:rPr>
          <w:rFonts w:ascii="Times New Roman" w:eastAsia="Times New Roman" w:hAnsi="Times New Roman" w:cs="David" w:hint="cs"/>
          <w:sz w:val="20"/>
          <w:szCs w:val="24"/>
          <w:rtl/>
          <w:lang w:eastAsia="he-IL"/>
        </w:rPr>
        <w:t xml:space="preserve"> ו/או מי מטעמו</w:t>
      </w:r>
      <w:r w:rsidRPr="00C140D3">
        <w:rPr>
          <w:rFonts w:ascii="Times New Roman" w:eastAsia="Times New Roman" w:hAnsi="Times New Roman" w:cs="David"/>
          <w:sz w:val="20"/>
          <w:szCs w:val="24"/>
          <w:rtl/>
          <w:lang w:eastAsia="he-IL"/>
        </w:rPr>
        <w:t xml:space="preserve"> לבין המזמין ו/או המנהל ו/או מי מטעמו יחסי עובד מעביד</w:t>
      </w:r>
      <w:r w:rsidRPr="00C140D3">
        <w:rPr>
          <w:rFonts w:ascii="Times New Roman" w:eastAsia="Times New Roman" w:hAnsi="Times New Roman" w:cs="David"/>
          <w:color w:val="000000"/>
          <w:sz w:val="24"/>
          <w:szCs w:val="24"/>
          <w:rtl/>
          <w:lang w:eastAsia="he-IL"/>
        </w:rPr>
        <w:t>, לכל ענין ודבר. 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מוסכם ומובהר בין הצדדים</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C140D3">
        <w:rPr>
          <w:rFonts w:ascii="Times New Roman" w:eastAsia="Times New Roman" w:hAnsi="Times New Roman" w:cs="David" w:hint="cs"/>
          <w:color w:val="000000"/>
          <w:sz w:val="24"/>
          <w:szCs w:val="24"/>
          <w:rtl/>
          <w:lang w:eastAsia="he-IL"/>
        </w:rPr>
        <w:t>ל פ</w:t>
      </w:r>
      <w:r w:rsidRPr="00C140D3">
        <w:rPr>
          <w:rFonts w:ascii="Times New Roman" w:eastAsia="Times New Roman" w:hAnsi="Times New Roman" w:cs="David"/>
          <w:color w:val="000000"/>
          <w:sz w:val="24"/>
          <w:szCs w:val="24"/>
          <w:rtl/>
          <w:lang w:eastAsia="he-IL"/>
        </w:rPr>
        <w:t>י הדין ו/או מכח צו הרחבה ו/או מכח הסכם כלשהו על עובד</w:t>
      </w:r>
      <w:r w:rsidRPr="00C140D3">
        <w:rPr>
          <w:rFonts w:ascii="Times New Roman" w:eastAsia="Times New Roman" w:hAnsi="Times New Roman" w:cs="David" w:hint="cs"/>
          <w:sz w:val="20"/>
          <w:szCs w:val="24"/>
          <w:rtl/>
          <w:lang w:eastAsia="he-IL"/>
        </w:rPr>
        <w:t>.</w:t>
      </w:r>
    </w:p>
    <w:p w14:paraId="1B54306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בזה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w:t>
      </w:r>
      <w:r w:rsidRPr="00C140D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140D3">
        <w:rPr>
          <w:rFonts w:ascii="Times New Roman" w:eastAsia="Times New Roman" w:hAnsi="Times New Roman" w:cs="David"/>
          <w:color w:val="000000"/>
          <w:sz w:val="24"/>
          <w:szCs w:val="24"/>
          <w:rtl/>
          <w:lang w:eastAsia="he-IL"/>
        </w:rPr>
        <w:t xml:space="preserve"> מוותרים על כל טענות ו/או</w:t>
      </w:r>
      <w:r w:rsidRPr="00C140D3">
        <w:rPr>
          <w:rFonts w:ascii="Times New Roman" w:eastAsia="Times New Roman" w:hAnsi="Times New Roman" w:cs="David" w:hint="cs"/>
          <w:color w:val="000000"/>
          <w:sz w:val="24"/>
          <w:szCs w:val="24"/>
          <w:rtl/>
          <w:lang w:eastAsia="he-IL"/>
        </w:rPr>
        <w:t xml:space="preserve"> דרישות ו/או תלונות ו/או</w:t>
      </w:r>
      <w:r w:rsidRPr="00C140D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7D0A18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ישא לבדו </w:t>
      </w:r>
      <w:r w:rsidRPr="00C140D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C140D3">
        <w:rPr>
          <w:rFonts w:ascii="Times New Roman" w:eastAsia="Times New Roman" w:hAnsi="Times New Roman" w:cs="David" w:hint="cs"/>
          <w:color w:val="000000"/>
          <w:sz w:val="24"/>
          <w:szCs w:val="24"/>
          <w:rtl/>
          <w:lang w:eastAsia="he-IL"/>
        </w:rPr>
        <w:t>ל פי</w:t>
      </w:r>
      <w:r w:rsidRPr="00C140D3">
        <w:rPr>
          <w:rFonts w:ascii="Times New Roman" w:eastAsia="Times New Roman" w:hAnsi="Times New Roman" w:cs="David"/>
          <w:color w:val="000000"/>
          <w:sz w:val="24"/>
          <w:szCs w:val="24"/>
          <w:rtl/>
          <w:lang w:eastAsia="he-IL"/>
        </w:rPr>
        <w:t xml:space="preserve"> 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ובכלל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sz w:val="20"/>
          <w:szCs w:val="24"/>
          <w:rtl/>
          <w:lang w:eastAsia="he-IL"/>
        </w:rPr>
        <w:t xml:space="preserve"> תשלומי מס הכנסה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הלאומי שהוא חב בגין מתן שרותי המתכנן.</w:t>
      </w:r>
    </w:p>
    <w:p w14:paraId="69D26D6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לאומי, תשלומים לקרנות איגודים מקצוע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8BCA1D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140D3">
        <w:rPr>
          <w:rFonts w:ascii="Times New Roman" w:eastAsia="Times New Roman" w:hAnsi="Times New Roman" w:cs="David"/>
          <w:color w:val="000000"/>
          <w:sz w:val="24"/>
          <w:szCs w:val="24"/>
          <w:rtl/>
          <w:lang w:eastAsia="he-IL"/>
        </w:rPr>
        <w:t>מבלי לגרוע מ</w:t>
      </w:r>
      <w:r w:rsidRPr="00C140D3">
        <w:rPr>
          <w:rFonts w:ascii="Times New Roman" w:eastAsia="Times New Roman" w:hAnsi="Times New Roman" w:cs="David" w:hint="cs"/>
          <w:color w:val="000000"/>
          <w:sz w:val="24"/>
          <w:szCs w:val="24"/>
          <w:rtl/>
          <w:lang w:eastAsia="he-IL"/>
        </w:rPr>
        <w:t xml:space="preserve">כלליות </w:t>
      </w:r>
      <w:r w:rsidRPr="00C140D3">
        <w:rPr>
          <w:rFonts w:ascii="Times New Roman" w:eastAsia="Times New Roman" w:hAnsi="Times New Roman" w:cs="David"/>
          <w:color w:val="000000"/>
          <w:sz w:val="24"/>
          <w:szCs w:val="24"/>
          <w:rtl/>
          <w:lang w:eastAsia="he-IL"/>
        </w:rPr>
        <w:t>האמור לעיל, המתכנן מצהיר ומתחייב</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אם י</w:t>
      </w:r>
      <w:r w:rsidRPr="00C140D3">
        <w:rPr>
          <w:rFonts w:ascii="Times New Roman" w:eastAsia="Times New Roman" w:hAnsi="Times New Roman" w:cs="David" w:hint="cs"/>
          <w:color w:val="000000"/>
          <w:sz w:val="24"/>
          <w:szCs w:val="24"/>
          <w:rtl/>
          <w:lang w:eastAsia="he-IL"/>
        </w:rPr>
        <w:t>י</w:t>
      </w:r>
      <w:r w:rsidRPr="00C140D3">
        <w:rPr>
          <w:rFonts w:ascii="Times New Roman" w:eastAsia="Times New Roman" w:hAnsi="Times New Roman" w:cs="David"/>
          <w:color w:val="000000"/>
          <w:sz w:val="24"/>
          <w:szCs w:val="24"/>
          <w:rtl/>
          <w:lang w:eastAsia="he-IL"/>
        </w:rPr>
        <w:t>דרש המזמין על ידי המתכנן ו/או על ידי מי מ</w:t>
      </w:r>
      <w:r w:rsidRPr="00C140D3">
        <w:rPr>
          <w:rFonts w:ascii="Times New Roman" w:eastAsia="Times New Roman" w:hAnsi="Times New Roman" w:cs="David" w:hint="cs"/>
          <w:color w:val="000000"/>
          <w:sz w:val="24"/>
          <w:szCs w:val="24"/>
          <w:rtl/>
          <w:lang w:eastAsia="he-IL"/>
        </w:rPr>
        <w:t>שלוחיו ו/או עובדיו</w:t>
      </w:r>
      <w:r w:rsidRPr="00C140D3">
        <w:rPr>
          <w:rFonts w:ascii="Times New Roman" w:eastAsia="Times New Roman" w:hAnsi="Times New Roman" w:cs="David"/>
          <w:color w:val="000000"/>
          <w:sz w:val="24"/>
          <w:szCs w:val="24"/>
          <w:rtl/>
          <w:lang w:eastAsia="he-IL"/>
        </w:rPr>
        <w:t xml:space="preserve"> ו/או</w:t>
      </w:r>
      <w:r w:rsidRPr="00C140D3">
        <w:rPr>
          <w:rFonts w:ascii="Times New Roman" w:eastAsia="Times New Roman" w:hAnsi="Times New Roman" w:cs="David" w:hint="cs"/>
          <w:color w:val="000000"/>
          <w:sz w:val="24"/>
          <w:szCs w:val="24"/>
          <w:rtl/>
          <w:lang w:eastAsia="he-IL"/>
        </w:rPr>
        <w:t xml:space="preserve"> אחר מטעמו ו/או</w:t>
      </w:r>
      <w:r w:rsidRPr="00C140D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ייחשב </w:t>
      </w:r>
      <w:r w:rsidRPr="00C140D3">
        <w:rPr>
          <w:rFonts w:ascii="Times New Roman" w:eastAsia="Times New Roman" w:hAnsi="Times New Roman" w:cs="David" w:hint="cs"/>
          <w:color w:val="000000"/>
          <w:sz w:val="24"/>
          <w:szCs w:val="24"/>
          <w:rtl/>
          <w:lang w:eastAsia="he-IL"/>
        </w:rPr>
        <w:t>כ</w:t>
      </w:r>
      <w:r w:rsidRPr="00C140D3">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799E4F7"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color w:val="000000"/>
          <w:sz w:val="24"/>
          <w:szCs w:val="24"/>
          <w:rtl/>
          <w:lang w:eastAsia="he-IL"/>
        </w:rPr>
        <w:t>בשים לב לאמור לעיל, אם יקבע פורום מוסמך כלשהו</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C140D3">
        <w:rPr>
          <w:rFonts w:ascii="Times New Roman" w:eastAsia="Times New Roman" w:hAnsi="Times New Roman" w:cs="David" w:hint="cs"/>
          <w:color w:val="000000"/>
          <w:sz w:val="24"/>
          <w:szCs w:val="24"/>
          <w:rtl/>
          <w:lang w:eastAsia="he-IL"/>
        </w:rPr>
        <w:t xml:space="preserve"> ו/או מי משלוחיו ו/או אחר מטעמו</w:t>
      </w:r>
      <w:r w:rsidRPr="00C140D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140D3">
        <w:rPr>
          <w:rFonts w:ascii="Times New Roman" w:eastAsia="Times New Roman" w:hAnsi="Times New Roman" w:cs="David" w:hint="cs"/>
          <w:color w:val="000000"/>
          <w:sz w:val="24"/>
          <w:szCs w:val="24"/>
          <w:rtl/>
          <w:lang w:eastAsia="he-IL"/>
        </w:rPr>
        <w:t>.</w:t>
      </w:r>
    </w:p>
    <w:p w14:paraId="35F1971F"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103F4D5E"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6787BF1A"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הבאת החוזה לגמר או ביטולו</w:t>
      </w:r>
    </w:p>
    <w:p w14:paraId="5DBB2BE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708F0BA3"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על אף האמור בכל מקום אחר בחוזה </w:t>
      </w:r>
      <w:r w:rsidRPr="00C140D3">
        <w:rPr>
          <w:rFonts w:ascii="Times New Roman" w:eastAsia="Times New Roman" w:hAnsi="Times New Roman" w:cs="David" w:hint="cs"/>
          <w:sz w:val="20"/>
          <w:szCs w:val="24"/>
          <w:rtl/>
          <w:lang w:eastAsia="he-IL"/>
        </w:rPr>
        <w:t xml:space="preserve">זה על נספחיו, </w:t>
      </w:r>
      <w:r w:rsidRPr="00C140D3">
        <w:rPr>
          <w:rFonts w:ascii="Times New Roman" w:eastAsia="Times New Roman" w:hAnsi="Times New Roman" w:cs="David"/>
          <w:sz w:val="20"/>
          <w:szCs w:val="24"/>
          <w:rtl/>
          <w:lang w:eastAsia="he-IL"/>
        </w:rPr>
        <w:t>רשאי המזמין,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C140D3">
        <w:rPr>
          <w:rFonts w:ascii="Times New Roman" w:eastAsia="Times New Roman" w:hAnsi="Times New Roman" w:cs="David" w:hint="cs"/>
          <w:sz w:val="20"/>
          <w:szCs w:val="24"/>
          <w:rtl/>
          <w:lang w:eastAsia="he-IL"/>
        </w:rPr>
        <w:t>-7</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מים</w:t>
      </w:r>
      <w:r w:rsidRPr="00C140D3">
        <w:rPr>
          <w:rFonts w:ascii="Times New Roman" w:eastAsia="Times New Roman" w:hAnsi="Times New Roman" w:cs="David"/>
          <w:sz w:val="20"/>
          <w:szCs w:val="24"/>
          <w:rtl/>
          <w:lang w:eastAsia="he-IL"/>
        </w:rPr>
        <w:t xml:space="preserve"> מיום משלוחה (להלן: "</w:t>
      </w:r>
      <w:r w:rsidRPr="00C140D3">
        <w:rPr>
          <w:rFonts w:ascii="Times New Roman" w:eastAsia="Times New Roman" w:hAnsi="Times New Roman" w:cs="David"/>
          <w:b/>
          <w:bCs/>
          <w:sz w:val="20"/>
          <w:szCs w:val="24"/>
          <w:rtl/>
          <w:lang w:eastAsia="he-IL"/>
        </w:rPr>
        <w:t>תאריך הפסקת השרות</w:t>
      </w:r>
      <w:r w:rsidRPr="00C140D3">
        <w:rPr>
          <w:rFonts w:ascii="Times New Roman" w:eastAsia="Times New Roman" w:hAnsi="Times New Roman" w:cs="David"/>
          <w:sz w:val="20"/>
          <w:szCs w:val="24"/>
          <w:rtl/>
          <w:lang w:eastAsia="he-IL"/>
        </w:rPr>
        <w:t>").</w:t>
      </w:r>
    </w:p>
    <w:p w14:paraId="3ABE4F32"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צע עד לתאריך הפסקת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 ו - ה'</w:t>
      </w:r>
      <w:r w:rsidRPr="00C140D3">
        <w:rPr>
          <w:rFonts w:ascii="Times New Roman" w:eastAsia="Times New Roman" w:hAnsi="Times New Roman" w:cs="David"/>
          <w:sz w:val="20"/>
          <w:szCs w:val="24"/>
          <w:rtl/>
          <w:lang w:eastAsia="he-IL"/>
        </w:rPr>
        <w:t>. במקרה שבוצע חלק של קטע ו/או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ישולם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 המנהל.</w:t>
      </w:r>
    </w:p>
    <w:p w14:paraId="31F1090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לטענה </w:t>
      </w:r>
      <w:r w:rsidRPr="00C140D3">
        <w:rPr>
          <w:rFonts w:ascii="Times New Roman" w:eastAsia="Times New Roman" w:hAnsi="Times New Roman" w:cs="David" w:hint="cs"/>
          <w:sz w:val="20"/>
          <w:szCs w:val="24"/>
          <w:rtl/>
          <w:lang w:eastAsia="he-IL"/>
        </w:rPr>
        <w:t>ו/או דרישה ו/או תלונה ו/</w:t>
      </w:r>
      <w:r w:rsidRPr="00C140D3">
        <w:rPr>
          <w:rFonts w:ascii="Times New Roman" w:eastAsia="Times New Roman" w:hAnsi="Times New Roman" w:cs="David"/>
          <w:sz w:val="20"/>
          <w:szCs w:val="24"/>
          <w:rtl/>
          <w:lang w:eastAsia="he-IL"/>
        </w:rPr>
        <w:t>או תביעה כלשהי, פרט לאמור בסעיף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והשכר שישולם לפי 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06F53A67"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תוך 12 חודש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מהבאת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כאמור</w:t>
      </w:r>
      <w:r w:rsidRPr="00C140D3">
        <w:rPr>
          <w:rFonts w:ascii="Times New Roman" w:eastAsia="Times New Roman" w:hAnsi="Times New Roman" w:cs="David" w:hint="cs"/>
          <w:sz w:val="20"/>
          <w:szCs w:val="24"/>
          <w:rtl/>
          <w:lang w:eastAsia="he-IL"/>
        </w:rPr>
        <w:t>, רשאי המזמין</w:t>
      </w:r>
      <w:r w:rsidRPr="00C140D3">
        <w:rPr>
          <w:rFonts w:ascii="Times New Roman" w:eastAsia="Times New Roman" w:hAnsi="Times New Roman" w:cs="David"/>
          <w:sz w:val="20"/>
          <w:szCs w:val="24"/>
          <w:rtl/>
          <w:lang w:eastAsia="he-IL"/>
        </w:rPr>
        <w:t xml:space="preserve"> לחדשו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במקרה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לחדש את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תנאי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08CE2C8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במקרה שחוזה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מצוות הדין)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זכאי לתשלום כמוגדר בסעיף 12.3.2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ויחולו הסעיפים 12.1.3 ו- 12.1.4 לעיל.</w:t>
      </w:r>
    </w:p>
    <w:p w14:paraId="688E155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2DD5D1EC"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מזמין לפי סעיף 12.1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זכאי המזמין לבטל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בלא צורך בהודעה מוקדמת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אחד מהמקרים הבאים:</w:t>
      </w:r>
    </w:p>
    <w:p w14:paraId="7EE3155C"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ו/או לא קיים איזה מהוראות החוזה ולא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קן </w:t>
      </w:r>
      <w:r w:rsidRPr="00C140D3">
        <w:rPr>
          <w:rFonts w:ascii="Times New Roman" w:eastAsia="Times New Roman" w:hAnsi="Times New Roman" w:cs="David" w:hint="cs"/>
          <w:sz w:val="20"/>
          <w:szCs w:val="24"/>
          <w:rtl/>
          <w:lang w:eastAsia="he-IL"/>
        </w:rPr>
        <w:t>את ה</w:t>
      </w:r>
      <w:r w:rsidRPr="00C140D3">
        <w:rPr>
          <w:rFonts w:ascii="Times New Roman" w:eastAsia="Times New Roman" w:hAnsi="Times New Roman" w:cs="David"/>
          <w:sz w:val="20"/>
          <w:szCs w:val="24"/>
          <w:rtl/>
          <w:lang w:eastAsia="he-IL"/>
        </w:rPr>
        <w:t>הפרה</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לאחר שק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התראה על כך מהמזמין בתוך הזמן הנקוב בהתראה.</w:t>
      </w:r>
    </w:p>
    <w:p w14:paraId="68B76753"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התרה במתכנן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שאין הוא מבצע את עבודתו בצורה המבטיחה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w:t>
      </w:r>
    </w:p>
    <w:p w14:paraId="5F03D38F"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את הוראת סעיף 7.5 לעיל.</w:t>
      </w:r>
    </w:p>
    <w:p w14:paraId="30D8112E"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נבצר מהמתכנן או מהמנהל הראשי לקיים את ה</w:t>
      </w:r>
      <w:r w:rsidRPr="00C140D3">
        <w:rPr>
          <w:rFonts w:ascii="Times New Roman" w:eastAsia="Times New Roman" w:hAnsi="Times New Roman" w:cs="David" w:hint="cs"/>
          <w:sz w:val="20"/>
          <w:szCs w:val="24"/>
          <w:rtl/>
          <w:lang w:eastAsia="he-IL"/>
        </w:rPr>
        <w:t xml:space="preserve">וראות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לפעולה משפטית או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שירותי המתכנן או אם ארע אירוע דומה.</w:t>
      </w:r>
    </w:p>
    <w:p w14:paraId="6C17F1B1"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חל שינוי בהחזקת המניות ו/או בהרכב המנהלים של המתכנן.</w:t>
      </w:r>
    </w:p>
    <w:p w14:paraId="6DA0074A"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בוטל החוזה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צע עד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טול החוזה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bCs/>
          <w:sz w:val="20"/>
          <w:szCs w:val="24"/>
          <w:rtl/>
          <w:lang w:eastAsia="he-IL"/>
        </w:rPr>
        <w:t xml:space="preserve">ו -ה' </w:t>
      </w:r>
      <w:r w:rsidRPr="00C140D3">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F44829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תשמש עילה למתכנן לתביעת פיצויים כלשהם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לטענה</w:t>
      </w:r>
      <w:r w:rsidRPr="00C140D3">
        <w:rPr>
          <w:rFonts w:ascii="Times New Roman" w:eastAsia="Times New Roman" w:hAnsi="Times New Roman" w:cs="David" w:hint="cs"/>
          <w:sz w:val="20"/>
          <w:szCs w:val="24"/>
          <w:rtl/>
          <w:lang w:eastAsia="he-IL"/>
        </w:rPr>
        <w:t xml:space="preserve"> ו/או לדרישה ו/או לתלונה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תביעה כלשהי, פרט לאמור בסעיף 12.3.2 לעיל, והשכר שישולם לפי סעיף 12.3.2</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7253AE0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השירותים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 זה או אם אירע אירוע דומה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סעיפים 12.3.2 ו - 12.3.3 לעיל.</w:t>
      </w:r>
    </w:p>
    <w:p w14:paraId="0F4933F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סעיפים 12.1, 12.2 ו-12.3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הסעיפים הנ"ל.</w:t>
      </w:r>
    </w:p>
    <w:p w14:paraId="065A6AE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מקרה של 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או ביטולו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למסור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המשך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5C435A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אימת שהמתכנן לא יקיים איזו מהתחייבויותיו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34A11D1" w14:textId="77777777" w:rsidR="00C140D3" w:rsidRPr="007A10F8" w:rsidRDefault="00C140D3" w:rsidP="007A10F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B9A5ED6"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העברת זכויות</w:t>
      </w:r>
    </w:p>
    <w:p w14:paraId="5C34FE6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אין המתכנן רשאי להסב לאחר את החוזה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כל חלק ממנו, וכן אין הוא רשאי להעביר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להסב לאחר כל זכות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חובה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אלא בהסכמת המזמין בכתב ומראש.</w:t>
      </w:r>
    </w:p>
    <w:p w14:paraId="781073E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המתכנן רשאי למסור לאחר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כולם או מקצתם, אלא בהסכמת המזמין בכתב ומראש.</w:t>
      </w:r>
    </w:p>
    <w:p w14:paraId="2A3B77D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ניתנה הסכמת המזמין לפי סעיפים 13.1 או 13.2 לעיל, הרי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אין בכך כדי לפטור את המתכנן מאחריותו והתחייבויותיו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 xml:space="preserve"> ומזכויות המזמין על פיו, והמתכנן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באחריות מלאה, כלפי המזמין וכלפי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 xml:space="preserve">צד שלישי שהוא, גם לכל מעשה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באי כחם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עובדיהם</w:t>
      </w:r>
      <w:r w:rsidRPr="00C140D3">
        <w:rPr>
          <w:rFonts w:ascii="Times New Roman" w:eastAsia="Times New Roman" w:hAnsi="Times New Roman" w:cs="David" w:hint="cs"/>
          <w:sz w:val="20"/>
          <w:szCs w:val="24"/>
          <w:rtl/>
          <w:lang w:eastAsia="he-IL"/>
        </w:rPr>
        <w:t xml:space="preserve"> ו/או מי מטעמם</w:t>
      </w:r>
      <w:r w:rsidRPr="00C140D3">
        <w:rPr>
          <w:rFonts w:ascii="Times New Roman" w:eastAsia="Times New Roman" w:hAnsi="Times New Roman" w:cs="David"/>
          <w:sz w:val="20"/>
          <w:szCs w:val="24"/>
          <w:rtl/>
          <w:lang w:eastAsia="he-IL"/>
        </w:rPr>
        <w:t>, ואילו למזמין ישמרו כל זכויותיו כלפי המתכנן.</w:t>
      </w:r>
    </w:p>
    <w:p w14:paraId="4671C7A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המתכנן כמתחייב מהאמור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סעיף 12.3.2 ו-12.3.3 לעיל.</w:t>
      </w:r>
    </w:p>
    <w:p w14:paraId="16061DC1"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3B029CB"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183FF876"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692B84AE" w14:textId="77777777" w:rsidR="00C140D3" w:rsidRPr="00C140D3" w:rsidRDefault="00C140D3" w:rsidP="00C140D3">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סיום שרותי המתכנן</w:t>
      </w:r>
    </w:p>
    <w:p w14:paraId="458E01C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יחושבו כבאים לסיום בכל אחד מהמקרים הבאים:</w:t>
      </w:r>
    </w:p>
    <w:p w14:paraId="73E7A8E0"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הובא לידי </w:t>
      </w:r>
      <w:r w:rsidRPr="00C140D3">
        <w:rPr>
          <w:rFonts w:ascii="Times New Roman" w:eastAsia="Times New Roman" w:hAnsi="Times New Roman" w:cs="David" w:hint="cs"/>
          <w:sz w:val="20"/>
          <w:szCs w:val="24"/>
          <w:rtl/>
          <w:lang w:eastAsia="he-IL"/>
        </w:rPr>
        <w:t>גמר</w:t>
      </w:r>
      <w:r w:rsidRPr="00C140D3">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9469B4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עם מתן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ע"י המזמין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הושלם מתן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44C0B19D"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סודיות והמצאת מסמכים</w:t>
      </w:r>
    </w:p>
    <w:p w14:paraId="2F6AA94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C140D3">
        <w:rPr>
          <w:rFonts w:ascii="Times New Roman" w:eastAsia="Times New Roman" w:hAnsi="Times New Roman" w:cs="David" w:hint="cs"/>
          <w:sz w:val="20"/>
          <w:szCs w:val="24"/>
          <w:rtl/>
          <w:lang w:eastAsia="he-IL"/>
        </w:rPr>
        <w:t>ו/או על ידי</w:t>
      </w:r>
      <w:r w:rsidRPr="00C140D3">
        <w:rPr>
          <w:rFonts w:ascii="Times New Roman" w:eastAsia="Times New Roman" w:hAnsi="Times New Roman" w:cs="David"/>
          <w:sz w:val="20"/>
          <w:szCs w:val="24"/>
          <w:rtl/>
          <w:lang w:eastAsia="he-IL"/>
        </w:rPr>
        <w:t xml:space="preserve"> מ</w:t>
      </w:r>
      <w:r w:rsidRPr="00C140D3">
        <w:rPr>
          <w:rFonts w:ascii="Times New Roman" w:eastAsia="Times New Roman" w:hAnsi="Times New Roman" w:cs="David" w:hint="cs"/>
          <w:sz w:val="20"/>
          <w:szCs w:val="24"/>
          <w:rtl/>
          <w:lang w:eastAsia="he-IL"/>
        </w:rPr>
        <w:t>י מ</w:t>
      </w:r>
      <w:r w:rsidRPr="00C140D3">
        <w:rPr>
          <w:rFonts w:ascii="Times New Roman" w:eastAsia="Times New Roman" w:hAnsi="Times New Roman" w:cs="David"/>
          <w:sz w:val="20"/>
          <w:szCs w:val="24"/>
          <w:rtl/>
          <w:lang w:eastAsia="he-IL"/>
        </w:rPr>
        <w:t xml:space="preserve">טעמו ובין שהוכנו על ידי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מי </w:t>
      </w:r>
      <w:r w:rsidRPr="00C140D3">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9EDE3F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מאחריותו </w:t>
      </w:r>
      <w:r w:rsidRPr="00C140D3">
        <w:rPr>
          <w:rFonts w:ascii="Times New Roman" w:eastAsia="Times New Roman" w:hAnsi="Times New Roman" w:cs="David" w:hint="cs"/>
          <w:sz w:val="20"/>
          <w:szCs w:val="24"/>
          <w:rtl/>
          <w:lang w:eastAsia="he-IL"/>
        </w:rPr>
        <w:t xml:space="preserve">של המתכנן </w:t>
      </w:r>
      <w:r w:rsidRPr="00C140D3">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יציית המתכנן לכל דרישה של המנהל בדבר נקיטת אמצעי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64E366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יחתים את עובדיו</w:t>
      </w:r>
      <w:r w:rsidRPr="00C140D3">
        <w:rPr>
          <w:rFonts w:ascii="Times New Roman" w:eastAsia="Times New Roman" w:hAnsi="Times New Roman" w:cs="David" w:hint="cs"/>
          <w:sz w:val="20"/>
          <w:szCs w:val="24"/>
          <w:rtl/>
          <w:lang w:eastAsia="he-IL"/>
        </w:rPr>
        <w:t xml:space="preserve"> ו/או שלוחיו ו/או אחר מטעמו</w:t>
      </w:r>
      <w:r w:rsidRPr="00C140D3">
        <w:rPr>
          <w:rFonts w:ascii="Times New Roman" w:eastAsia="Times New Roman" w:hAnsi="Times New Roman" w:cs="David"/>
          <w:sz w:val="20"/>
          <w:szCs w:val="24"/>
          <w:rtl/>
          <w:lang w:eastAsia="he-IL"/>
        </w:rPr>
        <w:t xml:space="preserve"> בקשר עם ביצוע הסכם זה</w:t>
      </w:r>
      <w:r w:rsidRPr="00C140D3">
        <w:rPr>
          <w:rFonts w:ascii="Times New Roman" w:eastAsia="Times New Roman" w:hAnsi="Times New Roman" w:cs="David" w:hint="cs"/>
          <w:sz w:val="20"/>
          <w:szCs w:val="24"/>
          <w:rtl/>
          <w:lang w:eastAsia="he-IL"/>
        </w:rPr>
        <w:t xml:space="preserve"> על נספחיו,</w:t>
      </w:r>
      <w:r w:rsidRPr="00C140D3">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C140D3">
        <w:rPr>
          <w:rFonts w:ascii="Times New Roman" w:eastAsia="Times New Roman" w:hAnsi="Times New Roman" w:cs="David"/>
          <w:bCs/>
          <w:sz w:val="20"/>
          <w:szCs w:val="24"/>
          <w:rtl/>
          <w:lang w:eastAsia="he-IL"/>
        </w:rPr>
        <w:t>ו'</w:t>
      </w:r>
      <w:r w:rsidRPr="00C140D3">
        <w:rPr>
          <w:rFonts w:ascii="Times New Roman" w:eastAsia="Times New Roman" w:hAnsi="Times New Roman" w:cs="David"/>
          <w:sz w:val="20"/>
          <w:szCs w:val="24"/>
          <w:rtl/>
          <w:lang w:eastAsia="he-IL"/>
        </w:rPr>
        <w:t>,.</w:t>
      </w:r>
    </w:p>
    <w:p w14:paraId="218A849C"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לפי דרישת המזמין ועם סיום 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C140D3">
        <w:rPr>
          <w:rFonts w:ascii="Times New Roman" w:eastAsia="Times New Roman" w:hAnsi="Times New Roman" w:cs="David" w:hint="cs"/>
          <w:sz w:val="20"/>
          <w:szCs w:val="24"/>
          <w:rtl/>
          <w:lang w:eastAsia="he-IL"/>
        </w:rPr>
        <w:t>.</w:t>
      </w:r>
    </w:p>
    <w:p w14:paraId="5A0E111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ויתור על זכויות מצד המתכנן</w:t>
      </w:r>
    </w:p>
    <w:p w14:paraId="68B17C16"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כדין בסמכות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140D3">
        <w:rPr>
          <w:rFonts w:ascii="Times New Roman" w:eastAsia="Times New Roman" w:hAnsi="Times New Roman" w:cs="David" w:hint="cs"/>
          <w:sz w:val="20"/>
          <w:szCs w:val="24"/>
          <w:rtl/>
          <w:lang w:eastAsia="he-IL"/>
        </w:rPr>
        <w:t>מתכנן כל טענה ו/או דרישה ו/או תלונה ו/או</w:t>
      </w:r>
      <w:r w:rsidRPr="00C140D3">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w:t>
      </w:r>
      <w:r w:rsidRPr="00C140D3">
        <w:rPr>
          <w:rFonts w:ascii="Times New Roman" w:eastAsia="Times New Roman" w:hAnsi="Times New Roman" w:cs="David" w:hint="cs"/>
          <w:sz w:val="20"/>
          <w:szCs w:val="24"/>
          <w:rtl/>
          <w:lang w:eastAsia="he-IL"/>
        </w:rPr>
        <w:t xml:space="preserve"> שיפוי ו/או</w:t>
      </w:r>
      <w:r w:rsidRPr="00C140D3">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פגיעה במוניטין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הפסד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הפסד רווח העלולים להיגרם לו עקב הביטול</w:t>
      </w:r>
      <w:r w:rsidRPr="00C140D3">
        <w:rPr>
          <w:rFonts w:ascii="Times New Roman" w:eastAsia="Times New Roman" w:hAnsi="Times New Roman" w:cs="David" w:hint="cs"/>
          <w:sz w:val="20"/>
          <w:szCs w:val="24"/>
          <w:rtl/>
          <w:lang w:eastAsia="he-IL"/>
        </w:rPr>
        <w:t xml:space="preserve"> או</w:t>
      </w:r>
      <w:r w:rsidRPr="00C140D3">
        <w:rPr>
          <w:rFonts w:ascii="Times New Roman" w:eastAsia="Times New Roman" w:hAnsi="Times New Roman" w:cs="David"/>
          <w:sz w:val="20"/>
          <w:szCs w:val="24"/>
          <w:rtl/>
          <w:lang w:eastAsia="he-IL"/>
        </w:rPr>
        <w:t xml:space="preserve"> ההפסקה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מכל סיבה אחרת.</w:t>
      </w:r>
    </w:p>
    <w:p w14:paraId="7BF239B2"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שביצע המתכנן על פי חוזה זה.</w:t>
      </w:r>
    </w:p>
    <w:p w14:paraId="169C5C79"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המשך 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מסירתם לידי מתכנן אחר, והינו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7945CB6"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שונות</w:t>
      </w:r>
    </w:p>
    <w:p w14:paraId="61B561E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הראשי במשרד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מתחייב לבצע את השירותים שעליו לבצע אישית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w:t>
      </w:r>
      <w:r w:rsidRPr="00C140D3">
        <w:rPr>
          <w:rFonts w:ascii="Times New Roman" w:eastAsia="Times New Roman" w:hAnsi="Times New Roman" w:cs="David" w:hint="cs"/>
          <w:sz w:val="20"/>
          <w:szCs w:val="24"/>
          <w:rtl/>
          <w:lang w:eastAsia="he-IL"/>
        </w:rPr>
        <w:t xml:space="preserve"> זה והינו</w:t>
      </w:r>
      <w:r w:rsidRPr="00C140D3">
        <w:rPr>
          <w:rFonts w:ascii="Times New Roman" w:eastAsia="Times New Roman" w:hAnsi="Times New Roman" w:cs="David"/>
          <w:sz w:val="20"/>
          <w:szCs w:val="24"/>
          <w:rtl/>
          <w:lang w:eastAsia="he-IL"/>
        </w:rPr>
        <w:t xml:space="preserve"> אחראי וערב כלפי המזמין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התחייבויות המתכנן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w:t>
      </w:r>
    </w:p>
    <w:p w14:paraId="067A703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צד אשר יפר או לא יקיים איזו מהתחייבויותיו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יהיה חייב לפצות את הצד המקיים על כל הנזקים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ההפסדים שיגרמו לו עקב 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מבלי לגרוע מזכות הצד המקיים לכל סעד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תרופה אחרים ו/או נוספים.</w:t>
      </w:r>
    </w:p>
    <w:p w14:paraId="22304494"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למניעת ספקות מוצהר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0C39DA2"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140D3">
        <w:rPr>
          <w:rFonts w:ascii="Times New Roman" w:eastAsia="Times New Roman" w:hAnsi="Times New Roman" w:cs="David" w:hint="cs"/>
          <w:sz w:val="20"/>
          <w:szCs w:val="24"/>
          <w:rtl/>
          <w:lang w:eastAsia="he-IL"/>
        </w:rPr>
        <w:t>נבע</w:t>
      </w:r>
      <w:r w:rsidRPr="00C140D3">
        <w:rPr>
          <w:rFonts w:ascii="Times New Roman" w:eastAsia="Times New Roman" w:hAnsi="Times New Roman" w:cs="David"/>
          <w:sz w:val="20"/>
          <w:szCs w:val="24"/>
          <w:rtl/>
          <w:lang w:eastAsia="he-IL"/>
        </w:rPr>
        <w:t xml:space="preserve"> מאי עמידתו בהתחייבויותיו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w:t>
      </w:r>
    </w:p>
    <w:p w14:paraId="5B832EB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2A3D44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כל </w:t>
      </w:r>
      <w:r w:rsidRPr="00C140D3">
        <w:rPr>
          <w:rFonts w:ascii="Times New Roman" w:eastAsia="Times New Roman" w:hAnsi="Times New Roman" w:cs="David" w:hint="cs"/>
          <w:sz w:val="20"/>
          <w:szCs w:val="24"/>
          <w:rtl/>
          <w:lang w:eastAsia="he-IL"/>
        </w:rPr>
        <w:t>אחת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אחת מהתחייבויות המזמין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מותנה בכך שהמתכנן יקיים תחילה את 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עד לאותו מועד. המזמין זכאי, מבלי לפגוע </w:t>
      </w:r>
      <w:r w:rsidRPr="00C140D3">
        <w:rPr>
          <w:rFonts w:ascii="Times New Roman" w:eastAsia="Times New Roman" w:hAnsi="Times New Roman" w:cs="David" w:hint="cs"/>
          <w:sz w:val="20"/>
          <w:szCs w:val="24"/>
          <w:rtl/>
          <w:lang w:eastAsia="he-IL"/>
        </w:rPr>
        <w:t>מכלליות ה</w:t>
      </w:r>
      <w:r w:rsidRPr="00C140D3">
        <w:rPr>
          <w:rFonts w:ascii="Times New Roman" w:eastAsia="Times New Roman" w:hAnsi="Times New Roman" w:cs="David"/>
          <w:sz w:val="20"/>
          <w:szCs w:val="24"/>
          <w:rtl/>
          <w:lang w:eastAsia="he-IL"/>
        </w:rPr>
        <w:t>אמור בכל מקום אחר בחוזה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לעכב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214AC8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שום התנהגות מצד</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של מי</w:t>
      </w:r>
      <w:r w:rsidRPr="00C140D3">
        <w:rPr>
          <w:rFonts w:ascii="Times New Roman" w:eastAsia="Times New Roman" w:hAnsi="Times New Roman" w:cs="David"/>
          <w:sz w:val="20"/>
          <w:szCs w:val="24"/>
          <w:rtl/>
          <w:lang w:eastAsia="he-IL"/>
        </w:rPr>
        <w:t xml:space="preserve"> מהצדדים לא תחשב כויתור על איזה מזכויותיו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ו/או</w:t>
      </w:r>
      <w:r w:rsidRPr="00C140D3">
        <w:rPr>
          <w:rFonts w:ascii="Times New Roman" w:eastAsia="Times New Roman" w:hAnsi="Times New Roman" w:cs="David"/>
          <w:sz w:val="20"/>
          <w:szCs w:val="24"/>
          <w:rtl/>
          <w:lang w:eastAsia="he-IL"/>
        </w:rPr>
        <w:t xml:space="preserve"> ע</w:t>
      </w:r>
      <w:r w:rsidRPr="00C140D3">
        <w:rPr>
          <w:rFonts w:ascii="Times New Roman" w:eastAsia="Times New Roman" w:hAnsi="Times New Roman" w:cs="David" w:hint="cs"/>
          <w:sz w:val="20"/>
          <w:szCs w:val="24"/>
          <w:rtl/>
          <w:lang w:eastAsia="he-IL"/>
        </w:rPr>
        <w:t>ל פי כל</w:t>
      </w:r>
      <w:r w:rsidRPr="00C140D3">
        <w:rPr>
          <w:rFonts w:ascii="Times New Roman" w:eastAsia="Times New Roman" w:hAnsi="Times New Roman" w:cs="David"/>
          <w:sz w:val="20"/>
          <w:szCs w:val="24"/>
          <w:rtl/>
          <w:lang w:eastAsia="he-IL"/>
        </w:rPr>
        <w:t xml:space="preserve"> דין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כויתור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כהסכמה מצדו לאיזה הפרה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אי קיום של תנאי מתנאי חוזה</w:t>
      </w:r>
      <w:r w:rsidRPr="00C140D3">
        <w:rPr>
          <w:rFonts w:ascii="Times New Roman" w:eastAsia="Times New Roman" w:hAnsi="Times New Roman" w:cs="David" w:hint="cs"/>
          <w:sz w:val="20"/>
          <w:szCs w:val="24"/>
          <w:rtl/>
          <w:lang w:eastAsia="he-IL"/>
        </w:rPr>
        <w:t xml:space="preserve"> זה ו/</w:t>
      </w:r>
      <w:r w:rsidRPr="00C140D3">
        <w:rPr>
          <w:rFonts w:ascii="Times New Roman" w:eastAsia="Times New Roman" w:hAnsi="Times New Roman" w:cs="David"/>
          <w:sz w:val="20"/>
          <w:szCs w:val="24"/>
          <w:rtl/>
          <w:lang w:eastAsia="he-IL"/>
        </w:rPr>
        <w:t xml:space="preserve"> או כנותנת דחייה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ארכה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כל פעולה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יש לעשותה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טול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תוספת של תנאי </w:t>
      </w:r>
      <w:r w:rsidRPr="00C140D3">
        <w:rPr>
          <w:rFonts w:ascii="Times New Roman" w:eastAsia="Times New Roman" w:hAnsi="Times New Roman" w:cs="David" w:hint="cs"/>
          <w:sz w:val="20"/>
          <w:szCs w:val="24"/>
          <w:rtl/>
          <w:lang w:eastAsia="he-IL"/>
        </w:rPr>
        <w:t>כלשהו</w:t>
      </w:r>
      <w:r w:rsidRPr="00C140D3">
        <w:rPr>
          <w:rFonts w:ascii="Times New Roman" w:eastAsia="Times New Roman" w:hAnsi="Times New Roman" w:cs="David"/>
          <w:sz w:val="20"/>
          <w:szCs w:val="24"/>
          <w:rtl/>
          <w:lang w:eastAsia="he-IL"/>
        </w:rPr>
        <w:t>, אלא אם נעשו במפורש ובכתב.</w:t>
      </w:r>
    </w:p>
    <w:p w14:paraId="1E2B51A5"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מכלליות האמור לעיל -</w:t>
      </w:r>
    </w:p>
    <w:p w14:paraId="7EE7ECFF"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27BEC79"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תור כלשהו על זכויות וחובות לפי החוזה.</w:t>
      </w:r>
    </w:p>
    <w:p w14:paraId="072B9EE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במידה והמתכנן כולל מספר גופים או יחידים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F7C89B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בגין כל חיוב מחיובי המזמין </w:t>
      </w:r>
      <w:r w:rsidRPr="00C140D3">
        <w:rPr>
          <w:rFonts w:ascii="Times New Roman" w:eastAsia="Times New Roman" w:hAnsi="Times New Roman" w:cs="David" w:hint="cs"/>
          <w:sz w:val="24"/>
          <w:szCs w:val="24"/>
          <w:rtl/>
          <w:lang w:eastAsia="he-IL"/>
        </w:rPr>
        <w:t>על פי</w:t>
      </w:r>
      <w:r w:rsidRPr="00C140D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C140D3">
        <w:rPr>
          <w:rFonts w:ascii="Times New Roman" w:eastAsia="Times New Roman" w:hAnsi="Times New Roman" w:cs="David" w:hint="cs"/>
          <w:sz w:val="24"/>
          <w:szCs w:val="24"/>
          <w:rtl/>
          <w:lang w:eastAsia="he-IL"/>
        </w:rPr>
        <w:t>על פ</w:t>
      </w:r>
      <w:r w:rsidRPr="00C140D3">
        <w:rPr>
          <w:rFonts w:ascii="Times New Roman" w:eastAsia="Times New Roman" w:hAnsi="Times New Roman" w:cs="David"/>
          <w:sz w:val="24"/>
          <w:szCs w:val="24"/>
          <w:rtl/>
          <w:lang w:eastAsia="he-IL"/>
        </w:rPr>
        <w:t>י חוזה זה. וזאת מבלי לגרוע מהאמור להלן בסיפא לס"ק זה.</w:t>
      </w:r>
    </w:p>
    <w:p w14:paraId="57BC2458" w14:textId="77777777" w:rsidR="00C140D3" w:rsidRPr="00C140D3" w:rsidRDefault="00C140D3" w:rsidP="00C140D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140D3">
        <w:rPr>
          <w:rFonts w:ascii="Times New Roman" w:eastAsia="Times New Roman" w:hAnsi="Times New Roman" w:cs="David"/>
          <w:sz w:val="24"/>
          <w:szCs w:val="24"/>
          <w:rtl/>
          <w:lang w:eastAsia="he-IL"/>
        </w:rPr>
        <w:t>המתכנן מתחייב בזה</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כל דרישה</w:t>
      </w:r>
      <w:r w:rsidRPr="00C140D3">
        <w:rPr>
          <w:rFonts w:ascii="Times New Roman" w:eastAsia="Times New Roman" w:hAnsi="Times New Roman" w:cs="David" w:hint="cs"/>
          <w:sz w:val="24"/>
          <w:szCs w:val="24"/>
          <w:rtl/>
          <w:lang w:eastAsia="he-IL"/>
        </w:rPr>
        <w:t xml:space="preserve"> ו/או תלונה</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ו/או </w:t>
      </w:r>
      <w:r w:rsidRPr="00C140D3">
        <w:rPr>
          <w:rFonts w:ascii="Times New Roman" w:eastAsia="Times New Roman" w:hAnsi="Times New Roman" w:cs="David"/>
          <w:sz w:val="24"/>
          <w:szCs w:val="24"/>
          <w:rtl/>
          <w:lang w:eastAsia="he-IL"/>
        </w:rPr>
        <w:t>טענה ו/או תביעה, ככל שתהיינה לו כנגד המזמין בגין חיובי המזמין ע</w:t>
      </w:r>
      <w:r w:rsidRPr="00C140D3">
        <w:rPr>
          <w:rFonts w:ascii="Times New Roman" w:eastAsia="Times New Roman" w:hAnsi="Times New Roman" w:cs="David" w:hint="cs"/>
          <w:sz w:val="24"/>
          <w:szCs w:val="24"/>
          <w:rtl/>
          <w:lang w:eastAsia="he-IL"/>
        </w:rPr>
        <w:t>ל פי</w:t>
      </w:r>
      <w:r w:rsidRPr="00C140D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אותו דין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יחול לגבי תביעה של מי מיחידי המזמין כנגד המתכנן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קרי</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תביעה כאמור</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w:t>
      </w:r>
    </w:p>
    <w:p w14:paraId="67CB2F4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8E121BC"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למען הסר ספק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מוסכם ומוצהר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FD827E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280880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 זה על נספחיו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27EFB27D" w14:textId="77777777" w:rsidR="00C140D3" w:rsidRPr="00C140D3" w:rsidRDefault="00C140D3" w:rsidP="00C140D3">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140D3">
        <w:rPr>
          <w:rFonts w:ascii="Times New Roman" w:eastAsia="Times New Roman" w:hAnsi="Times New Roman" w:cs="David" w:hint="cs"/>
          <w:sz w:val="20"/>
          <w:szCs w:val="24"/>
          <w:rtl/>
          <w:lang w:eastAsia="he-IL"/>
        </w:rPr>
        <w:t>רשום</w:t>
      </w:r>
      <w:r w:rsidRPr="00C140D3">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תחשב היא כמתקבלת ביום משלוח או מסירתה כאמור.</w:t>
      </w:r>
    </w:p>
    <w:p w14:paraId="319F2A7F"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422E0FBF"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7C1EE268"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47E0AFAF"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11C0A8D0"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18FE0B"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04D6B49B"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BDB5229"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7EBBD0B"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9C03A24" w14:textId="5ACFE2C9" w:rsidR="007A10F8" w:rsidRPr="00DE7868"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DefaultPlaceholder_-1854013440"/>
          </w:placeholder>
        </w:sdtPr>
        <w:sdtContent>
          <w:r w:rsidR="00F35F34">
            <w:rPr>
              <w:rFonts w:ascii="Times New Roman" w:eastAsia="Times New Roman" w:hAnsi="Times New Roman" w:cs="David" w:hint="cs"/>
              <w:color w:val="00B0F0"/>
              <w:sz w:val="20"/>
              <w:szCs w:val="24"/>
              <w:u w:val="single"/>
              <w:rtl/>
              <w:lang w:eastAsia="he-IL"/>
            </w:rPr>
            <w:t>א.מ.ג תכנון יעוץ וניהול בע"מ</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ntPartyAName"/>
          <w:id w:val="-1697851747"/>
          <w:placeholder>
            <w:docPart w:val="DefaultPlaceholder_-1854013440"/>
          </w:placeholder>
        </w:sdtPr>
        <w:sdtContent>
          <w:r w:rsidR="00A41820" w:rsidRPr="003E6FC4">
            <w:rPr>
              <w:rStyle w:val="PlaceholderText"/>
              <w:rtl/>
            </w:rPr>
            <w:t>[שם צד א]</w:t>
          </w:r>
        </w:sdtContent>
      </w:sdt>
    </w:p>
    <w:p w14:paraId="3E836D8A" w14:textId="77777777" w:rsidR="007A10F8" w:rsidRPr="00B27B4C" w:rsidRDefault="007A10F8" w:rsidP="007A10F8">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30E27A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13969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8615A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DF94A82"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AC48D2" w14:textId="77777777" w:rsidR="007A10F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F729A32"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A925E50"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38D722"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BA23CC6"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02308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10B7DA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0E08A19" w14:textId="77777777" w:rsidR="00C140D3" w:rsidRPr="00C140D3" w:rsidRDefault="00C140D3" w:rsidP="00C140D3">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411EA26B"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F49CBB2"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D185563"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9909C1F"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BC20CFC" w14:textId="77777777" w:rsidR="007A10F8"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E78CA1C" w14:textId="77777777" w:rsidR="007A10F8" w:rsidRPr="00B27B4C"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AEE4E3D"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33C719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DEC2BD" w14:textId="7D9C1111"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Municipality"/>
          <w:id w:val="1782831239"/>
          <w:placeholder>
            <w:docPart w:val="DefaultPlaceholder_-1854013440"/>
          </w:placeholder>
        </w:sdtPr>
        <w:sdtContent>
          <w:r w:rsidR="00F35F34">
            <w:rPr>
              <w:rFonts w:ascii="Times New Roman" w:eastAsia="Times New Roman" w:hAnsi="Times New Roman" w:cs="David" w:hint="cs"/>
              <w:color w:val="00B0F0"/>
              <w:sz w:val="24"/>
              <w:szCs w:val="24"/>
              <w:rtl/>
              <w:lang w:eastAsia="he-IL"/>
            </w:rPr>
            <w:t>ראשון לציון</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DefaultPlaceholder_-1854013440"/>
          </w:placeholder>
        </w:sdtPr>
        <w:sdtContent>
          <w:r w:rsidR="00D36402">
            <w:rPr>
              <w:rFonts w:ascii="Times New Roman" w:eastAsia="Times New Roman" w:hAnsi="Times New Roman" w:cs="David" w:hint="cs"/>
              <w:color w:val="00B0F0"/>
              <w:sz w:val="24"/>
              <w:szCs w:val="24"/>
              <w:rtl/>
            </w:rPr>
            <w:t>נרקיסים</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DefaultPlaceholder_-1854013440"/>
          </w:placeholder>
        </w:sdtPr>
        <w:sdtContent>
          <w:r w:rsidR="00F35F34">
            <w:rPr>
              <w:rFonts w:ascii="Times New Roman" w:eastAsia="Times New Roman" w:hAnsi="Times New Roman" w:cs="David" w:hint="cs"/>
              <w:color w:val="00B0F0"/>
              <w:sz w:val="24"/>
              <w:szCs w:val="24"/>
              <w:rtl/>
            </w:rPr>
            <w:t xml:space="preserve">נרקיסים </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CE1A36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477379"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efaultPlaceholder_-1854013440"/>
          </w:placeholder>
        </w:sdtPr>
        <w:sdtContent>
          <w:r w:rsidR="00F35F34">
            <w:rPr>
              <w:rFonts w:ascii="Times New Roman" w:eastAsia="Times New Roman" w:hAnsi="Times New Roman" w:cs="David" w:hint="cs"/>
              <w:color w:val="008000"/>
              <w:sz w:val="24"/>
              <w:szCs w:val="24"/>
              <w:rtl/>
            </w:rPr>
            <w:t>413-0180570</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DefaultPlaceholder_-1854013440"/>
          </w:placeholder>
        </w:sdtPr>
        <w:sdtContent>
          <w:r w:rsidR="00F35F34">
            <w:rPr>
              <w:rFonts w:ascii="Times New Roman" w:eastAsia="Times New Roman" w:hAnsi="Times New Roman" w:cs="David" w:hint="cs"/>
              <w:sz w:val="24"/>
              <w:szCs w:val="24"/>
              <w:rtl/>
              <w:lang w:eastAsia="he-IL"/>
            </w:rPr>
            <w:t>4240,4241</w:t>
          </w:r>
        </w:sdtContent>
      </w:sdt>
      <w:r w:rsidRPr="00B27B4C">
        <w:rPr>
          <w:rFonts w:ascii="Times New Roman" w:eastAsia="Times New Roman" w:hAnsi="Times New Roman" w:cs="David" w:hint="cs"/>
          <w:sz w:val="24"/>
          <w:szCs w:val="24"/>
          <w:rtl/>
          <w:lang w:eastAsia="he-IL"/>
        </w:rPr>
        <w:t>.</w:t>
      </w:r>
    </w:p>
    <w:p w14:paraId="1B25D1DC"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4F0A3CA"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EC83F11"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Municipality"/>
          <w:id w:val="1088732537"/>
          <w:placeholder>
            <w:docPart w:val="DefaultPlaceholder_-1854013440"/>
          </w:placeholder>
        </w:sdtPr>
        <w:sdtContent>
          <w:r w:rsidR="00F35F34">
            <w:rPr>
              <w:rFonts w:ascii="Times New Roman" w:eastAsia="Times New Roman" w:hAnsi="Times New Roman" w:cs="David" w:hint="cs"/>
              <w:color w:val="008000"/>
              <w:sz w:val="24"/>
              <w:szCs w:val="24"/>
              <w:rtl/>
            </w:rPr>
            <w:t>ראשון לציון</w:t>
          </w:r>
        </w:sdtContent>
      </w:sdt>
      <w:r w:rsidRPr="00B27B4C">
        <w:rPr>
          <w:rFonts w:ascii="Times New Roman" w:eastAsia="Times New Roman" w:hAnsi="Times New Roman" w:cs="David" w:hint="cs"/>
          <w:color w:val="008000"/>
          <w:sz w:val="24"/>
          <w:szCs w:val="24"/>
          <w:rtl/>
        </w:rPr>
        <w:t>.</w:t>
      </w:r>
    </w:p>
    <w:p w14:paraId="13286258"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FF0000"/>
          <w:sz w:val="24"/>
          <w:szCs w:val="24"/>
          <w:rtl/>
        </w:rPr>
      </w:pPr>
    </w:p>
    <w:p w14:paraId="0F51847E"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55483E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56171A" w14:textId="77777777" w:rsidR="007A10F8" w:rsidRPr="00B27B4C" w:rsidRDefault="007A10F8" w:rsidP="00B85E8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DefaultPlaceholder_-1854013440"/>
          </w:placeholder>
        </w:sdtPr>
        <w:sdtEndPr>
          <w:rPr>
            <w:rFonts w:hint="default"/>
          </w:rPr>
        </w:sdtEndPr>
        <w:sdtContent>
          <w:r w:rsidR="00B85E8E">
            <w:rPr>
              <w:rFonts w:ascii="Times New Roman" w:eastAsia="Times New Roman" w:hAnsi="Times New Roman" w:cs="David" w:hint="cs"/>
              <w:sz w:val="24"/>
              <w:szCs w:val="24"/>
              <w:rtl/>
              <w:lang w:eastAsia="he-IL"/>
            </w:rPr>
            <w:t>יצחק מוגרבי</w:t>
          </w:r>
        </w:sdtContent>
      </w:sdt>
    </w:p>
    <w:p w14:paraId="3FC131E3"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1A3AB73" w14:textId="3814F6FD" w:rsidR="007A10F8" w:rsidRPr="00B27B4C" w:rsidRDefault="007A10F8" w:rsidP="00B85E8E">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p>
    <w:p w14:paraId="2EF560C0"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168D76E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172487" w14:textId="77777777" w:rsidR="007A10F8" w:rsidRPr="00B27B4C" w:rsidRDefault="007A10F8" w:rsidP="00B85E8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DefaultPlaceholder_-1854013440"/>
          </w:placeholder>
        </w:sdtPr>
        <w:sdtContent>
          <w:r w:rsidR="00B85E8E">
            <w:rPr>
              <w:rFonts w:ascii="Times New Roman" w:eastAsia="Times New Roman" w:hAnsi="Times New Roman" w:cs="David" w:hint="cs"/>
              <w:color w:val="008000"/>
              <w:sz w:val="24"/>
              <w:szCs w:val="24"/>
              <w:rtl/>
              <w:lang w:eastAsia="he-IL"/>
            </w:rPr>
            <w:t xml:space="preserve">יצחק מוגרבי </w:t>
          </w:r>
        </w:sdtContent>
      </w:sdt>
    </w:p>
    <w:p w14:paraId="2EE13A1E" w14:textId="77777777" w:rsidR="007A10F8" w:rsidRPr="00B27B4C" w:rsidRDefault="007A10F8" w:rsidP="00B85E8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efaultPlaceholder_-1854013440"/>
          </w:placeholder>
        </w:sdtPr>
        <w:sdtContent>
          <w:r w:rsidR="00B85E8E">
            <w:rPr>
              <w:rFonts w:ascii="Times New Roman" w:eastAsia="Times New Roman" w:hAnsi="Times New Roman" w:cs="David" w:hint="cs"/>
              <w:color w:val="008000"/>
              <w:sz w:val="24"/>
              <w:szCs w:val="24"/>
              <w:rtl/>
              <w:lang w:eastAsia="he-IL"/>
            </w:rPr>
            <w:t>4</w:t>
          </w:r>
        </w:sdtContent>
      </w:sdt>
    </w:p>
    <w:p w14:paraId="117F5A0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ADA32C" w14:textId="3991F5B7" w:rsidR="007A10F8" w:rsidRPr="00B27B4C" w:rsidRDefault="007A10F8" w:rsidP="00B85E8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DefaultPlaceholder_-1854013440"/>
          </w:placeholder>
        </w:sdtPr>
        <w:sdtContent>
          <w:r w:rsidR="00F35F34">
            <w:rPr>
              <w:rFonts w:ascii="Times New Roman" w:eastAsia="Times New Roman" w:hAnsi="Times New Roman" w:cs="David" w:hint="cs"/>
              <w:color w:val="008000"/>
              <w:sz w:val="24"/>
              <w:szCs w:val="24"/>
              <w:rtl/>
              <w:lang w:eastAsia="he-IL"/>
            </w:rPr>
            <w:t>יצחק מוגרבי</w:t>
          </w:r>
        </w:sdtContent>
      </w:sdt>
    </w:p>
    <w:p w14:paraId="6959A6A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5B1C13"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550E2B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1649D8"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411BA242"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C2CA00E"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705305F"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5D1D8CF1"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1B4F0FC" w14:textId="77777777" w:rsidR="007A10F8" w:rsidRPr="00B27B4C" w:rsidRDefault="007A10F8" w:rsidP="007A10F8">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58DE1EB"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A10F8" w14:paraId="7E356A05" w14:textId="77777777" w:rsidTr="00F35F34">
        <w:tc>
          <w:tcPr>
            <w:tcW w:w="3366" w:type="dxa"/>
          </w:tcPr>
          <w:p w14:paraId="4F20BD33" w14:textId="77777777" w:rsidR="007A10F8" w:rsidRDefault="002A7569" w:rsidP="00F35F3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DefaultPlaceholder_-1854013440"/>
                </w:placeholder>
              </w:sdtPr>
              <w:sdtEndPr>
                <w:rPr>
                  <w:rFonts w:hint="default"/>
                </w:rPr>
              </w:sdtEndPr>
              <w:sdtContent>
                <w:r w:rsidR="007A10F8" w:rsidRPr="00E95AE9">
                  <w:rPr>
                    <w:rStyle w:val="PlaceholderText"/>
                    <w:color w:val="00B0F0"/>
                    <w:rtl/>
                  </w:rPr>
                  <w:t>[אחוז השתתפות צד א]</w:t>
                </w:r>
              </w:sdtContent>
            </w:sdt>
          </w:p>
          <w:p w14:paraId="36073CA6" w14:textId="77777777" w:rsidR="007A10F8" w:rsidRDefault="007A10F8" w:rsidP="00F35F3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EAE6E17" w14:textId="77777777" w:rsidR="007A10F8" w:rsidRDefault="007A10F8" w:rsidP="00F35F34">
            <w:pPr>
              <w:widowControl w:val="0"/>
              <w:spacing w:before="0" w:beforeAutospacing="0" w:after="0" w:afterAutospacing="0" w:line="240" w:lineRule="auto"/>
              <w:ind w:left="720"/>
              <w:outlineLvl w:val="2"/>
            </w:pPr>
          </w:p>
          <w:p w14:paraId="14C254A1" w14:textId="77777777" w:rsidR="007A10F8" w:rsidRDefault="007A10F8" w:rsidP="00F35F3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231313C"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143AA889"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29604C2A" w14:textId="77777777" w:rsidR="00BC58C4" w:rsidRDefault="00BC58C4"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E56AA2B" w14:textId="77777777" w:rsidR="00C140D3" w:rsidRPr="00C140D3" w:rsidRDefault="00C140D3"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נספח "ב"</w:t>
      </w:r>
    </w:p>
    <w:p w14:paraId="0DCB1555"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שירותי </w:t>
      </w:r>
      <w:r w:rsidRPr="00C140D3">
        <w:rPr>
          <w:rFonts w:ascii="Times New Roman" w:eastAsia="Times New Roman" w:hAnsi="Times New Roman" w:cs="David" w:hint="cs"/>
          <w:b/>
          <w:bCs/>
          <w:sz w:val="24"/>
          <w:szCs w:val="24"/>
          <w:u w:val="single"/>
          <w:rtl/>
        </w:rPr>
        <w:t>המתכנן</w:t>
      </w:r>
    </w:p>
    <w:p w14:paraId="42FE0BF6" w14:textId="77777777" w:rsidR="00C140D3" w:rsidRPr="00C140D3" w:rsidRDefault="00C140D3" w:rsidP="00C140D3">
      <w:pPr>
        <w:widowControl w:val="0"/>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lang w:eastAsia="he-IL"/>
        </w:rPr>
      </w:pPr>
    </w:p>
    <w:p w14:paraId="271DAB0B"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rPr>
      </w:pPr>
    </w:p>
    <w:p w14:paraId="38379432" w14:textId="77777777" w:rsidR="00C140D3" w:rsidRPr="00C140D3" w:rsidRDefault="00C140D3" w:rsidP="00C140D3">
      <w:pPr>
        <w:numPr>
          <w:ilvl w:val="0"/>
          <w:numId w:val="19"/>
        </w:numPr>
        <w:spacing w:before="0" w:beforeAutospacing="0" w:after="0" w:afterAutospacing="0" w:line="360" w:lineRule="auto"/>
        <w:jc w:val="both"/>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כללי:</w:t>
      </w:r>
    </w:p>
    <w:p w14:paraId="473D1BC7" w14:textId="77777777" w:rsidR="00C140D3" w:rsidRPr="00BC58C4" w:rsidRDefault="00BC58C4" w:rsidP="00BC58C4">
      <w:pPr>
        <w:pStyle w:val="ListParagraph"/>
        <w:numPr>
          <w:ilvl w:val="1"/>
          <w:numId w:val="19"/>
        </w:numPr>
        <w:rPr>
          <w:sz w:val="24"/>
          <w:szCs w:val="24"/>
          <w:lang w:eastAsia="he-IL"/>
        </w:rPr>
      </w:pPr>
      <w:r w:rsidRPr="00BC58C4">
        <w:rPr>
          <w:rFonts w:hint="cs"/>
          <w:sz w:val="24"/>
          <w:szCs w:val="24"/>
          <w:rtl/>
          <w:lang w:eastAsia="he-IL"/>
        </w:rPr>
        <w:t xml:space="preserve">שירותי המתכנן יכללו </w:t>
      </w:r>
      <w:r w:rsidR="00C140D3" w:rsidRPr="00BC58C4">
        <w:rPr>
          <w:rFonts w:hint="cs"/>
          <w:sz w:val="24"/>
          <w:szCs w:val="24"/>
          <w:rtl/>
          <w:lang w:eastAsia="he-IL"/>
        </w:rPr>
        <w:t xml:space="preserve">מתן ייעוץ הנדסי ותכנון למערכות האלומיניום </w:t>
      </w:r>
      <w:r w:rsidR="00C140D3" w:rsidRPr="00BC58C4">
        <w:rPr>
          <w:sz w:val="24"/>
          <w:szCs w:val="24"/>
          <w:rtl/>
          <w:lang w:eastAsia="he-IL"/>
        </w:rPr>
        <w:t>ו</w:t>
      </w:r>
      <w:r w:rsidR="00C140D3" w:rsidRPr="00BC58C4">
        <w:rPr>
          <w:rFonts w:hint="cs"/>
          <w:sz w:val="24"/>
          <w:szCs w:val="24"/>
          <w:rtl/>
          <w:lang w:eastAsia="he-IL"/>
        </w:rPr>
        <w:t>ה</w:t>
      </w:r>
      <w:r w:rsidR="00C140D3" w:rsidRPr="00BC58C4">
        <w:rPr>
          <w:sz w:val="24"/>
          <w:szCs w:val="24"/>
          <w:rtl/>
          <w:lang w:eastAsia="he-IL"/>
        </w:rPr>
        <w:t xml:space="preserve">זיגוג, </w:t>
      </w:r>
      <w:r w:rsidR="00C140D3" w:rsidRPr="00BC58C4">
        <w:rPr>
          <w:rFonts w:hint="cs"/>
          <w:sz w:val="24"/>
          <w:szCs w:val="24"/>
          <w:rtl/>
          <w:lang w:eastAsia="he-IL"/>
        </w:rPr>
        <w:t>ה</w:t>
      </w:r>
      <w:r w:rsidR="00C140D3" w:rsidRPr="00BC58C4">
        <w:rPr>
          <w:sz w:val="24"/>
          <w:szCs w:val="24"/>
          <w:rtl/>
          <w:lang w:eastAsia="he-IL"/>
        </w:rPr>
        <w:t>תריסים</w:t>
      </w:r>
      <w:r w:rsidR="00C140D3" w:rsidRPr="00BC58C4">
        <w:rPr>
          <w:rFonts w:hint="cs"/>
          <w:sz w:val="24"/>
          <w:szCs w:val="24"/>
          <w:rtl/>
          <w:lang w:eastAsia="he-IL"/>
        </w:rPr>
        <w:t xml:space="preserve"> ו</w:t>
      </w:r>
      <w:r w:rsidR="00C140D3" w:rsidRPr="00BC58C4">
        <w:rPr>
          <w:sz w:val="24"/>
          <w:szCs w:val="24"/>
          <w:rtl/>
          <w:lang w:eastAsia="he-IL"/>
        </w:rPr>
        <w:t xml:space="preserve">קירות </w:t>
      </w:r>
      <w:r w:rsidR="00C140D3" w:rsidRPr="00BC58C4">
        <w:rPr>
          <w:rFonts w:hint="cs"/>
          <w:sz w:val="24"/>
          <w:szCs w:val="24"/>
          <w:rtl/>
          <w:lang w:eastAsia="he-IL"/>
        </w:rPr>
        <w:t>ה</w:t>
      </w:r>
      <w:r w:rsidR="00C140D3" w:rsidRPr="00BC58C4">
        <w:rPr>
          <w:sz w:val="24"/>
          <w:szCs w:val="24"/>
          <w:rtl/>
          <w:lang w:eastAsia="he-IL"/>
        </w:rPr>
        <w:t>מסך</w:t>
      </w:r>
      <w:r w:rsidR="00C140D3" w:rsidRPr="00BC58C4">
        <w:rPr>
          <w:rFonts w:hint="cs"/>
          <w:sz w:val="24"/>
          <w:szCs w:val="24"/>
          <w:rtl/>
          <w:lang w:eastAsia="he-IL"/>
        </w:rPr>
        <w:t xml:space="preserve"> בפרויקט, לכל חלקי המבנה על פי דרישת המזמין.</w:t>
      </w:r>
    </w:p>
    <w:p w14:paraId="0E5F846D"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עבודת המתכנן המתוארת בנספח זה תלווה את התקדמות התוכניות האדריכליות בהתאם לתהליך זה. הגשת הבקשה להיתר בניה וכן ביצוע עבודות ההקמה ובניית הפרויקט בסדר אשר יקבע על ידי המזמין.</w:t>
      </w:r>
    </w:p>
    <w:p w14:paraId="016808FE"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מבלי לפגוע בכלליות האמור לעיל, מתחייב המתכנן לתת ולבצע את כל השירותים הנדרשים בתכנון מערכות האלומיניום של המבנים בפרויקט וסביבתו, לרבות אך מבלי לגרוע מכלליות האמור את השירותים המפורטים להלן:</w:t>
      </w:r>
    </w:p>
    <w:p w14:paraId="0F2D9F04" w14:textId="3E105924" w:rsidR="00C140D3" w:rsidRPr="00C140D3" w:rsidRDefault="00B85E8E" w:rsidP="00B85E8E">
      <w:pPr>
        <w:spacing w:before="0" w:beforeAutospacing="0" w:after="0" w:afterAutospacing="0" w:line="360" w:lineRule="auto"/>
        <w:ind w:left="150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אישור </w:t>
      </w:r>
      <w:r w:rsidR="00C140D3" w:rsidRPr="00C140D3">
        <w:rPr>
          <w:rFonts w:ascii="Times New Roman" w:eastAsia="Times New Roman" w:hAnsi="Times New Roman" w:cs="David" w:hint="cs"/>
          <w:sz w:val="24"/>
          <w:szCs w:val="24"/>
          <w:rtl/>
          <w:lang w:eastAsia="he-IL"/>
        </w:rPr>
        <w:t>תכנון מערכות האלומיניום במבנים</w:t>
      </w:r>
      <w:r>
        <w:rPr>
          <w:rFonts w:ascii="Times New Roman" w:eastAsia="Times New Roman" w:hAnsi="Times New Roman" w:cs="David" w:hint="cs"/>
          <w:sz w:val="24"/>
          <w:szCs w:val="24"/>
          <w:rtl/>
          <w:lang w:eastAsia="he-IL"/>
        </w:rPr>
        <w:t xml:space="preserve"> שיוכן על ידי ייצרן האלומיניום </w:t>
      </w:r>
      <w:r w:rsidR="00C140D3" w:rsidRPr="00C140D3">
        <w:rPr>
          <w:rFonts w:ascii="Times New Roman" w:eastAsia="Times New Roman" w:hAnsi="Times New Roman" w:cs="David" w:hint="cs"/>
          <w:sz w:val="24"/>
          <w:szCs w:val="24"/>
          <w:rtl/>
          <w:lang w:eastAsia="he-IL"/>
        </w:rPr>
        <w:t xml:space="preserve">, מתן הנחיות </w:t>
      </w:r>
      <w:r w:rsidR="0075294E">
        <w:rPr>
          <w:rFonts w:ascii="Times New Roman" w:eastAsia="Times New Roman" w:hAnsi="Times New Roman" w:cs="David" w:hint="cs"/>
          <w:sz w:val="24"/>
          <w:szCs w:val="24"/>
          <w:rtl/>
          <w:lang w:eastAsia="he-IL"/>
        </w:rPr>
        <w:t>=ל</w:t>
      </w:r>
      <w:r w:rsidR="00C140D3" w:rsidRPr="00C140D3">
        <w:rPr>
          <w:rFonts w:ascii="Times New Roman" w:eastAsia="Times New Roman" w:hAnsi="Times New Roman" w:cs="David" w:hint="cs"/>
          <w:sz w:val="24"/>
          <w:szCs w:val="24"/>
          <w:rtl/>
          <w:lang w:eastAsia="he-IL"/>
        </w:rPr>
        <w:t>הכנת תכניות ומפרטים טכניים, אשר יכללו בין היתר את הפרטים הבאים:</w:t>
      </w:r>
    </w:p>
    <w:p w14:paraId="643A0C68"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1.3.1</w:t>
      </w:r>
      <w:r w:rsidRPr="00C140D3">
        <w:rPr>
          <w:rFonts w:ascii="Times New Roman" w:eastAsia="Times New Roman" w:hAnsi="Times New Roman" w:cs="David" w:hint="cs"/>
          <w:sz w:val="24"/>
          <w:szCs w:val="24"/>
          <w:rtl/>
          <w:lang w:eastAsia="he-IL"/>
        </w:rPr>
        <w:tab/>
        <w:t>מעטפת.</w:t>
      </w:r>
    </w:p>
    <w:p w14:paraId="21FAE0B7"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1.3.2</w:t>
      </w:r>
      <w:r w:rsidRPr="00C140D3">
        <w:rPr>
          <w:rFonts w:ascii="Times New Roman" w:eastAsia="Times New Roman" w:hAnsi="Times New Roman" w:cs="David" w:hint="cs"/>
          <w:sz w:val="24"/>
          <w:szCs w:val="24"/>
          <w:rtl/>
          <w:lang w:eastAsia="he-IL"/>
        </w:rPr>
        <w:tab/>
        <w:t>גג.</w:t>
      </w:r>
    </w:p>
    <w:p w14:paraId="308B9011"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1.3.3</w:t>
      </w:r>
      <w:r w:rsidRPr="00C140D3">
        <w:rPr>
          <w:rFonts w:ascii="Times New Roman" w:eastAsia="Times New Roman" w:hAnsi="Times New Roman" w:cs="David" w:hint="cs"/>
          <w:sz w:val="24"/>
          <w:szCs w:val="24"/>
          <w:rtl/>
          <w:lang w:eastAsia="he-IL"/>
        </w:rPr>
        <w:tab/>
        <w:t>פתחים – דלתות וחלונות.</w:t>
      </w:r>
    </w:p>
    <w:p w14:paraId="7522AFDE"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1.3.4</w:t>
      </w:r>
      <w:r w:rsidRPr="00C140D3">
        <w:rPr>
          <w:rFonts w:ascii="Times New Roman" w:eastAsia="Times New Roman" w:hAnsi="Times New Roman" w:cs="David" w:hint="cs"/>
          <w:sz w:val="24"/>
          <w:szCs w:val="24"/>
          <w:rtl/>
          <w:lang w:eastAsia="he-IL"/>
        </w:rPr>
        <w:tab/>
        <w:t>אלמנטים ייחודיים – פנים וחוץ.</w:t>
      </w:r>
    </w:p>
    <w:p w14:paraId="4EC1D3BB"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1.3.5</w:t>
      </w:r>
      <w:r w:rsidRPr="00C140D3">
        <w:rPr>
          <w:rFonts w:ascii="Times New Roman" w:eastAsia="Times New Roman" w:hAnsi="Times New Roman" w:cs="David" w:hint="cs"/>
          <w:sz w:val="24"/>
          <w:szCs w:val="24"/>
          <w:rtl/>
          <w:lang w:eastAsia="he-IL"/>
        </w:rPr>
        <w:tab/>
        <w:t>רכיבים טכניים.</w:t>
      </w:r>
    </w:p>
    <w:p w14:paraId="7CE47EFA"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1.3.6</w:t>
      </w:r>
      <w:r w:rsidRPr="00C140D3">
        <w:rPr>
          <w:rFonts w:ascii="Times New Roman" w:eastAsia="Times New Roman" w:hAnsi="Times New Roman" w:cs="David" w:hint="cs"/>
          <w:sz w:val="24"/>
          <w:szCs w:val="24"/>
          <w:rtl/>
          <w:lang w:eastAsia="he-IL"/>
        </w:rPr>
        <w:tab/>
        <w:t xml:space="preserve">כל מרכיב שרות אחר הרגיל ומקובל על ידי יועץ אלומיניום בנסיבות </w:t>
      </w:r>
      <w:r w:rsidRPr="00C140D3">
        <w:rPr>
          <w:rFonts w:ascii="Times New Roman" w:eastAsia="Times New Roman" w:hAnsi="Times New Roman" w:cs="David" w:hint="cs"/>
          <w:sz w:val="24"/>
          <w:szCs w:val="24"/>
          <w:rtl/>
          <w:lang w:eastAsia="he-IL"/>
        </w:rPr>
        <w:tab/>
        <w:t>הפרויקט.</w:t>
      </w:r>
    </w:p>
    <w:p w14:paraId="64E8390D"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3BE187DB"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5625B81F" w14:textId="77777777" w:rsidR="00C140D3" w:rsidRPr="00C140D3" w:rsidRDefault="00C140D3" w:rsidP="00C140D3">
      <w:pPr>
        <w:spacing w:before="0" w:beforeAutospacing="0" w:after="0" w:afterAutospacing="0" w:line="276" w:lineRule="auto"/>
        <w:ind w:left="701" w:hanging="709"/>
        <w:jc w:val="both"/>
        <w:rPr>
          <w:rFonts w:ascii="Times New Roman" w:eastAsia="Times New Roman" w:hAnsi="Times New Roman" w:cs="David"/>
          <w:sz w:val="24"/>
          <w:szCs w:val="24"/>
          <w:rtl/>
          <w:lang w:eastAsia="he-IL"/>
        </w:rPr>
      </w:pPr>
      <w:bookmarkStart w:id="0" w:name="OLE_LINK5"/>
      <w:bookmarkStart w:id="1" w:name="OLE_LINK6"/>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bookmarkStart w:id="2" w:name="OLE_LINK7"/>
      <w:bookmarkStart w:id="3" w:name="OLE_LINK8"/>
      <w:r w:rsidRPr="00C140D3">
        <w:rPr>
          <w:rFonts w:ascii="Times New Roman" w:eastAsia="Times New Roman" w:hAnsi="Times New Roman" w:cs="David"/>
          <w:sz w:val="24"/>
          <w:szCs w:val="24"/>
          <w:u w:val="single"/>
          <w:rtl/>
        </w:rPr>
        <w:t>המהנדס, צוות עובדים ואמצעים</w:t>
      </w:r>
      <w:r w:rsidRPr="00C140D3">
        <w:rPr>
          <w:rFonts w:ascii="Times New Roman" w:eastAsia="Times New Roman" w:hAnsi="Times New Roman" w:cs="David" w:hint="cs"/>
          <w:sz w:val="24"/>
          <w:szCs w:val="24"/>
          <w:u w:val="single"/>
          <w:rtl/>
          <w:lang w:eastAsia="he-IL"/>
        </w:rPr>
        <w:t xml:space="preserve"> של המתכנן</w:t>
      </w:r>
      <w:r w:rsidRPr="00C140D3">
        <w:rPr>
          <w:rFonts w:ascii="Times New Roman" w:eastAsia="Times New Roman" w:hAnsi="Times New Roman" w:cs="David" w:hint="cs"/>
          <w:sz w:val="24"/>
          <w:szCs w:val="24"/>
          <w:rtl/>
          <w:lang w:eastAsia="he-IL"/>
        </w:rPr>
        <w:t>:</w:t>
      </w:r>
    </w:p>
    <w:p w14:paraId="001555C2" w14:textId="77777777" w:rsidR="00C140D3" w:rsidRPr="00C140D3" w:rsidRDefault="00C140D3" w:rsidP="00C140D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D879472" w14:textId="5A082A9C" w:rsidR="00C140D3" w:rsidRPr="00C140D3" w:rsidRDefault="00C140D3" w:rsidP="0075294E">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בעל המשרד, יהיה אחראי, מעורב וישתתף באופן אישי בכל ישיבות התכנון שיזומן אליהן ללא עוררין.</w:t>
      </w:r>
      <w:r w:rsidR="00BC58C4">
        <w:rPr>
          <w:rFonts w:ascii="Times New Roman" w:eastAsia="Times New Roman" w:hAnsi="Times New Roman" w:cs="David" w:hint="cs"/>
          <w:sz w:val="24"/>
          <w:szCs w:val="24"/>
          <w:rtl/>
          <w:lang w:eastAsia="he-IL"/>
        </w:rPr>
        <w:t xml:space="preserve"> </w:t>
      </w:r>
      <w:r w:rsidR="00BC58C4" w:rsidRPr="00BC58C4">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BC58C4" w:rsidRPr="00BC58C4">
        <w:rPr>
          <w:rFonts w:ascii="Times New Roman" w:eastAsia="Times New Roman" w:hAnsi="Times New Roman" w:cs="David" w:hint="cs"/>
          <w:sz w:val="24"/>
          <w:szCs w:val="24"/>
          <w:lang w:eastAsia="he-IL"/>
        </w:rPr>
        <w:t>BIM</w:t>
      </w:r>
      <w:r w:rsidR="00BC58C4" w:rsidRPr="00BC58C4">
        <w:rPr>
          <w:rFonts w:ascii="Times New Roman" w:eastAsia="Times New Roman" w:hAnsi="Times New Roman" w:cs="David" w:hint="cs"/>
          <w:sz w:val="24"/>
          <w:szCs w:val="24"/>
          <w:rtl/>
          <w:lang w:eastAsia="he-IL"/>
        </w:rPr>
        <w:t xml:space="preserve"> על המודל.</w:t>
      </w:r>
    </w:p>
    <w:p w14:paraId="6556B041" w14:textId="06578ECC" w:rsidR="00C140D3" w:rsidRPr="00C140D3" w:rsidRDefault="00C140D3" w:rsidP="0075294E">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ב</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ראש הצוות יהיה בעל ניסיון מוכח במגדלים מעל </w:t>
      </w:r>
      <w:r w:rsidRPr="00C140D3">
        <w:rPr>
          <w:rFonts w:ascii="Times New Roman" w:eastAsia="Times New Roman" w:hAnsi="Times New Roman" w:cs="David" w:hint="cs"/>
          <w:sz w:val="24"/>
          <w:szCs w:val="24"/>
          <w:rtl/>
          <w:lang w:eastAsia="he-IL"/>
        </w:rPr>
        <w:t>20</w:t>
      </w:r>
      <w:r w:rsidRPr="00C140D3">
        <w:rPr>
          <w:rFonts w:ascii="Times New Roman" w:eastAsia="Times New Roman" w:hAnsi="Times New Roman" w:cs="David"/>
          <w:sz w:val="24"/>
          <w:szCs w:val="24"/>
          <w:rtl/>
          <w:lang w:eastAsia="he-IL"/>
        </w:rPr>
        <w:t xml:space="preserve"> קומות באזורים אורבניים צפופים, אשר יאושר מראש על ידי המזמין ובמקרה הצורך יוחלף מיידית על פי דרישת המזמין.</w:t>
      </w:r>
    </w:p>
    <w:p w14:paraId="49B4A918"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ג.</w:t>
      </w:r>
      <w:r w:rsidRPr="00C140D3">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32C7E4BF"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ד.</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ר</w:t>
      </w:r>
      <w:r w:rsidRPr="00C140D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399F43DC"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ה.</w:t>
      </w:r>
      <w:r w:rsidRPr="00C140D3">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0"/>
    <w:bookmarkEnd w:id="1"/>
    <w:bookmarkEnd w:id="2"/>
    <w:bookmarkEnd w:id="3"/>
    <w:p w14:paraId="2DFB2BE9" w14:textId="77777777" w:rsid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7D04D15" w14:textId="77777777" w:rsidR="00BC58C4"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D29E463" w14:textId="77777777" w:rsidR="00BC58C4" w:rsidRPr="00C140D3"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3B2B87ED" w14:textId="77777777" w:rsidR="00C140D3" w:rsidRPr="00C140D3" w:rsidRDefault="00C140D3" w:rsidP="00BC58C4">
      <w:pPr>
        <w:widowControl w:val="0"/>
        <w:tabs>
          <w:tab w:val="left" w:pos="720"/>
          <w:tab w:val="center" w:pos="4153"/>
          <w:tab w:val="right" w:pos="8306"/>
        </w:tabs>
        <w:spacing w:before="0" w:beforeAutospacing="0" w:after="0" w:afterAutospacing="0" w:line="360" w:lineRule="auto"/>
        <w:ind w:left="720" w:hanging="720"/>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t xml:space="preserve">על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לקבל אישור בכתב מאת המנהל לפני התחלת ביצוע כל קטע וכל שלב ולפני הספקת כל שרות חלקי.</w:t>
      </w:r>
      <w:r w:rsidRPr="00C140D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100A606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920DF99"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 </w:t>
      </w:r>
    </w:p>
    <w:p w14:paraId="7D2EF9C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b/>
          <w:bCs/>
          <w:sz w:val="24"/>
          <w:szCs w:val="24"/>
          <w:u w:val="single"/>
          <w:rtl/>
          <w:lang w:eastAsia="he-IL"/>
        </w:rPr>
        <w:t xml:space="preserve">שלבי העבודה ההנדסית </w:t>
      </w:r>
      <w:r w:rsidRPr="00C140D3">
        <w:rPr>
          <w:rFonts w:ascii="Times New Roman" w:eastAsia="Times New Roman" w:hAnsi="Times New Roman" w:cs="David" w:hint="cs"/>
          <w:b/>
          <w:bCs/>
          <w:sz w:val="24"/>
          <w:szCs w:val="24"/>
          <w:u w:val="single"/>
          <w:rtl/>
          <w:lang w:eastAsia="he-IL"/>
        </w:rPr>
        <w:t>ו</w:t>
      </w:r>
      <w:r w:rsidRPr="00C140D3">
        <w:rPr>
          <w:rFonts w:ascii="Times New Roman" w:eastAsia="Times New Roman" w:hAnsi="Times New Roman" w:cs="David"/>
          <w:b/>
          <w:bCs/>
          <w:sz w:val="24"/>
          <w:szCs w:val="24"/>
          <w:u w:val="single"/>
          <w:rtl/>
          <w:lang w:eastAsia="he-IL"/>
        </w:rPr>
        <w:t>פ</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רוט הש</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רותים</w:t>
      </w:r>
      <w:r w:rsidRPr="00C140D3">
        <w:rPr>
          <w:rFonts w:ascii="Times New Roman" w:eastAsia="Times New Roman" w:hAnsi="Times New Roman" w:cs="David"/>
          <w:sz w:val="24"/>
          <w:szCs w:val="24"/>
          <w:rtl/>
          <w:lang w:eastAsia="he-IL"/>
        </w:rPr>
        <w:t>:</w:t>
      </w:r>
    </w:p>
    <w:p w14:paraId="0E311140"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p>
    <w:p w14:paraId="0B6F8285"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.1</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תכנון</w:t>
      </w:r>
      <w:r w:rsidRPr="00C140D3">
        <w:rPr>
          <w:rFonts w:ascii="Times New Roman" w:eastAsia="Times New Roman" w:hAnsi="Times New Roman" w:cs="David"/>
          <w:sz w:val="24"/>
          <w:szCs w:val="24"/>
          <w:rtl/>
          <w:lang w:eastAsia="he-IL"/>
        </w:rPr>
        <w:t>:</w:t>
      </w:r>
    </w:p>
    <w:p w14:paraId="4FEED99E"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91F702C"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בירור </w:t>
      </w:r>
      <w:r w:rsidRPr="00C140D3">
        <w:rPr>
          <w:rFonts w:ascii="Times New Roman" w:eastAsia="Times New Roman" w:hAnsi="Times New Roman" w:cs="David" w:hint="cs"/>
          <w:sz w:val="24"/>
          <w:szCs w:val="24"/>
          <w:rtl/>
          <w:lang w:eastAsia="he-IL"/>
        </w:rPr>
        <w:t xml:space="preserve">הפרוגרמה </w:t>
      </w:r>
      <w:r w:rsidRPr="00C140D3">
        <w:rPr>
          <w:rFonts w:ascii="Times New Roman" w:eastAsia="Times New Roman" w:hAnsi="Times New Roman" w:cs="David"/>
          <w:sz w:val="24"/>
          <w:szCs w:val="24"/>
          <w:rtl/>
          <w:lang w:eastAsia="he-IL"/>
        </w:rPr>
        <w:t>וליבון דרישות האדריכל והמזמין ביחס לתפקוד והחזות של מסגרות האלומיניום.</w:t>
      </w:r>
    </w:p>
    <w:p w14:paraId="661EFF6E"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גיבוש האפיון הקונסטרוקטיבי והחזותי של מבנה המסגרות ושילובה בפרטי הבניה.</w:t>
      </w:r>
    </w:p>
    <w:p w14:paraId="4E3A08AF" w14:textId="6C06F0AE" w:rsidR="00C140D3" w:rsidRPr="00C140D3" w:rsidRDefault="0075294E" w:rsidP="0075294E">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מבוטל. </w:t>
      </w:r>
      <w:r w:rsidR="00C140D3" w:rsidRPr="00C140D3">
        <w:rPr>
          <w:rFonts w:ascii="Times New Roman" w:eastAsia="Times New Roman" w:hAnsi="Times New Roman" w:cs="David" w:hint="cs"/>
          <w:sz w:val="24"/>
          <w:szCs w:val="24"/>
          <w:rtl/>
          <w:lang w:eastAsia="he-IL"/>
        </w:rPr>
        <w:t>.</w:t>
      </w:r>
    </w:p>
    <w:p w14:paraId="236C06BB"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עריכת</w:t>
      </w:r>
      <w:r w:rsidRPr="00C140D3">
        <w:rPr>
          <w:rFonts w:ascii="Times New Roman" w:eastAsia="Times New Roman" w:hAnsi="Times New Roman" w:cs="David"/>
          <w:sz w:val="24"/>
          <w:szCs w:val="24"/>
          <w:rtl/>
          <w:lang w:eastAsia="he-IL"/>
        </w:rPr>
        <w:t xml:space="preserve"> רשימות האלומיניום</w:t>
      </w:r>
      <w:r w:rsidR="0075294E">
        <w:rPr>
          <w:rFonts w:ascii="Times New Roman" w:eastAsia="Times New Roman" w:hAnsi="Times New Roman" w:cs="David" w:hint="cs"/>
          <w:sz w:val="24"/>
          <w:szCs w:val="24"/>
          <w:rtl/>
          <w:lang w:eastAsia="he-IL"/>
        </w:rPr>
        <w:t xml:space="preserve"> שיוכנו על ידי אדריכל </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rtl/>
          <w:lang w:eastAsia="he-IL"/>
        </w:rPr>
        <w:t xml:space="preserve">בדיקה ואישור פורמלי </w:t>
      </w:r>
      <w:r w:rsidRPr="00C140D3">
        <w:rPr>
          <w:rFonts w:ascii="Times New Roman" w:eastAsia="Times New Roman" w:hAnsi="Times New Roman" w:cs="David" w:hint="cs"/>
          <w:sz w:val="24"/>
          <w:szCs w:val="24"/>
          <w:rtl/>
          <w:lang w:eastAsia="he-IL"/>
        </w:rPr>
        <w:t>עם המזמין.</w:t>
      </w:r>
    </w:p>
    <w:p w14:paraId="024AEFA8"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הכנת מפרטים לכל פריטי האלומיניום והזיגוג הנדרשים בפרויקט, ועריכתם כנדרש לצרכי המכרזים בין הקבלנים. המפרטים יכילו תכניות של פרטי הרכבה ועיגון לשלושה פריטים טיפוסיים, השכיחים בכל </w:t>
      </w:r>
      <w:r w:rsidRPr="00C140D3">
        <w:rPr>
          <w:rFonts w:ascii="Times New Roman" w:eastAsia="Times New Roman" w:hAnsi="Times New Roman" w:cs="David" w:hint="cs"/>
          <w:sz w:val="24"/>
          <w:szCs w:val="24"/>
          <w:rtl/>
          <w:lang w:eastAsia="he-IL"/>
        </w:rPr>
        <w:t>מבנה</w:t>
      </w:r>
      <w:r w:rsidRPr="00C140D3">
        <w:rPr>
          <w:rFonts w:ascii="Times New Roman" w:eastAsia="Times New Roman" w:hAnsi="Times New Roman" w:cs="David"/>
          <w:sz w:val="24"/>
          <w:szCs w:val="24"/>
          <w:rtl/>
          <w:lang w:eastAsia="he-IL"/>
        </w:rPr>
        <w:t>.</w:t>
      </w:r>
    </w:p>
    <w:p w14:paraId="0FD8AA98"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פרטי ההרכבה והאיטום, בק.מ 1:2 על בסיס רשימות האלומיניום.</w:t>
      </w:r>
    </w:p>
    <w:p w14:paraId="0615434B"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מערך האחזקה והניקון למלבני האלומיניום שמעטפת המבנים.</w:t>
      </w:r>
    </w:p>
    <w:p w14:paraId="78C355F4"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הכנסת שינויים במפרטים ובתכניות ככל שיתחייב להתאמת התכנון למסגרת התקציבית אשר תיקבע ע"י המזמין.</w:t>
      </w:r>
    </w:p>
    <w:p w14:paraId="78C57D4E"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מתן חוות דעת וי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בכל הקשור בהכנת המכרזים ופרסומם.</w:t>
      </w:r>
    </w:p>
    <w:p w14:paraId="4B65095A"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p>
    <w:p w14:paraId="7E24B0CF"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הצעות קבלנים</w:t>
      </w:r>
      <w:r w:rsidRPr="00C140D3">
        <w:rPr>
          <w:rFonts w:ascii="Times New Roman" w:eastAsia="Times New Roman" w:hAnsi="Times New Roman" w:cs="David"/>
          <w:sz w:val="24"/>
          <w:szCs w:val="24"/>
          <w:rtl/>
          <w:lang w:eastAsia="he-IL"/>
        </w:rPr>
        <w:t>:</w:t>
      </w:r>
    </w:p>
    <w:p w14:paraId="60A003B6" w14:textId="77777777" w:rsidR="00C140D3" w:rsidRPr="00C140D3" w:rsidRDefault="00C140D3" w:rsidP="00C140D3">
      <w:pPr>
        <w:widowControl w:val="0"/>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75BB4989"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א.</w:t>
      </w:r>
      <w:r w:rsidRPr="00C140D3">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D01069B"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ב.</w:t>
      </w:r>
      <w:r w:rsidRPr="00C140D3">
        <w:rPr>
          <w:rFonts w:ascii="Times New Roman" w:eastAsia="Times New Roman" w:hAnsi="Times New Roman" w:cs="David"/>
          <w:sz w:val="24"/>
          <w:szCs w:val="24"/>
          <w:rtl/>
          <w:lang w:eastAsia="he-IL"/>
        </w:rPr>
        <w:tab/>
        <w:t>מתן חוות דעת בכל הקשור להצעות הקבלנים.</w:t>
      </w:r>
    </w:p>
    <w:p w14:paraId="1B67294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5FA72869"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.3</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פיקוח עליון</w:t>
      </w:r>
      <w:r w:rsidRPr="00C140D3">
        <w:rPr>
          <w:rFonts w:ascii="Times New Roman" w:eastAsia="Times New Roman" w:hAnsi="Times New Roman" w:cs="David"/>
          <w:sz w:val="24"/>
          <w:szCs w:val="24"/>
          <w:rtl/>
          <w:lang w:eastAsia="he-IL"/>
        </w:rPr>
        <w:t>:</w:t>
      </w:r>
    </w:p>
    <w:p w14:paraId="2AC63703"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139330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פ</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קוח עליון על עבודות האלומיניום הן באתר והן בבתי מלאכה מחוץ לאתר.</w:t>
      </w:r>
    </w:p>
    <w:p w14:paraId="5A674B3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בחינת תכניות העבודה של הקבלנים אשר זכו בעבודות, עד אישור </w:t>
      </w:r>
      <w:r w:rsidR="00915F2E" w:rsidRPr="00C140D3">
        <w:rPr>
          <w:rFonts w:ascii="Times New Roman" w:eastAsia="Times New Roman" w:hAnsi="Times New Roman" w:cs="David" w:hint="cs"/>
          <w:sz w:val="24"/>
          <w:szCs w:val="24"/>
          <w:rtl/>
          <w:lang w:eastAsia="he-IL"/>
        </w:rPr>
        <w:t>תכוניותיהם</w:t>
      </w:r>
      <w:r w:rsidRPr="00C140D3">
        <w:rPr>
          <w:rFonts w:ascii="Times New Roman" w:eastAsia="Times New Roman" w:hAnsi="Times New Roman" w:cs="David"/>
          <w:sz w:val="24"/>
          <w:szCs w:val="24"/>
          <w:rtl/>
          <w:lang w:eastAsia="he-IL"/>
        </w:rPr>
        <w:t xml:space="preserve"> לייצור.</w:t>
      </w:r>
    </w:p>
    <w:p w14:paraId="47BD553F"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מעקב אחרי תוצאות הבדיקות המעבדתיות שיעשו בהתאם לדרישות המפרט הטכני.</w:t>
      </w:r>
    </w:p>
    <w:p w14:paraId="457C2AA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בדיקה והמלצה למזמין לגבי בחירת דוגמאות המלבנים (</w:t>
      </w:r>
      <w:r w:rsidRPr="00C140D3">
        <w:rPr>
          <w:rFonts w:ascii="Times New Roman" w:eastAsia="Times New Roman" w:hAnsi="Times New Roman" w:cs="David"/>
          <w:sz w:val="24"/>
          <w:szCs w:val="24"/>
          <w:lang w:eastAsia="he-IL"/>
        </w:rPr>
        <w:t>Mock-Ups</w:t>
      </w:r>
      <w:r w:rsidRPr="00C140D3">
        <w:rPr>
          <w:rFonts w:ascii="Times New Roman" w:eastAsia="Times New Roman" w:hAnsi="Times New Roman" w:cs="David" w:hint="cs"/>
          <w:sz w:val="24"/>
          <w:szCs w:val="24"/>
          <w:rtl/>
          <w:lang w:eastAsia="he-IL"/>
        </w:rPr>
        <w:t>) אשר יותקנו ע"י הקבלן בהתאם למפרט הטכני.</w:t>
      </w:r>
    </w:p>
    <w:p w14:paraId="477E120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פיקוח עליון על ביצוע </w:t>
      </w:r>
      <w:r w:rsidRPr="00C140D3">
        <w:rPr>
          <w:rFonts w:ascii="Times New Roman" w:eastAsia="Times New Roman" w:hAnsi="Times New Roman" w:cs="David"/>
          <w:sz w:val="24"/>
          <w:szCs w:val="24"/>
          <w:rtl/>
          <w:lang w:eastAsia="he-IL"/>
        </w:rPr>
        <w:t>בדיקות התז</w:t>
      </w:r>
      <w:r w:rsidRPr="00C140D3">
        <w:rPr>
          <w:rFonts w:ascii="Times New Roman" w:eastAsia="Times New Roman" w:hAnsi="Times New Roman" w:cs="David" w:hint="cs"/>
          <w:sz w:val="24"/>
          <w:szCs w:val="24"/>
          <w:rtl/>
          <w:lang w:eastAsia="he-IL"/>
        </w:rPr>
        <w:t>ת</w:t>
      </w:r>
      <w:r w:rsidRPr="00C140D3">
        <w:rPr>
          <w:rFonts w:ascii="Times New Roman" w:eastAsia="Times New Roman" w:hAnsi="Times New Roman" w:cs="David"/>
          <w:sz w:val="24"/>
          <w:szCs w:val="24"/>
          <w:rtl/>
          <w:lang w:eastAsia="he-IL"/>
        </w:rPr>
        <w:t xml:space="preserve"> מים באתר, לבחינת טיב עבודות ההרכבה</w:t>
      </w:r>
      <w:r w:rsidRPr="00C140D3">
        <w:rPr>
          <w:rFonts w:ascii="Times New Roman" w:eastAsia="Times New Roman" w:hAnsi="Times New Roman" w:cs="David" w:hint="cs"/>
          <w:sz w:val="24"/>
          <w:szCs w:val="24"/>
          <w:rtl/>
          <w:lang w:eastAsia="he-IL"/>
        </w:rPr>
        <w:t xml:space="preserve"> של המלבנים</w:t>
      </w:r>
      <w:r w:rsidRPr="00C140D3">
        <w:rPr>
          <w:rFonts w:ascii="Times New Roman" w:eastAsia="Times New Roman" w:hAnsi="Times New Roman" w:cs="David"/>
          <w:sz w:val="24"/>
          <w:szCs w:val="24"/>
          <w:rtl/>
          <w:lang w:eastAsia="he-IL"/>
        </w:rPr>
        <w:t>.</w:t>
      </w:r>
    </w:p>
    <w:p w14:paraId="4A876971"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השתתפות בקבלת העבודות ואישור גמר ביצוע העבודות. דיווח </w:t>
      </w:r>
      <w:r w:rsidRPr="00C140D3">
        <w:rPr>
          <w:rFonts w:ascii="Times New Roman" w:eastAsia="Times New Roman" w:hAnsi="Times New Roman" w:cs="David" w:hint="cs"/>
          <w:sz w:val="24"/>
          <w:szCs w:val="24"/>
          <w:rtl/>
          <w:lang w:eastAsia="he-IL"/>
        </w:rPr>
        <w:t xml:space="preserve">למזמין </w:t>
      </w:r>
      <w:r w:rsidRPr="00C140D3">
        <w:rPr>
          <w:rFonts w:ascii="Times New Roman" w:eastAsia="Times New Roman" w:hAnsi="Times New Roman" w:cs="David"/>
          <w:sz w:val="24"/>
          <w:szCs w:val="24"/>
          <w:rtl/>
          <w:lang w:eastAsia="he-IL"/>
        </w:rPr>
        <w:t>על ליקויים הטעונים השלמה או תיקון.</w:t>
      </w:r>
    </w:p>
    <w:p w14:paraId="47E50365"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 xml:space="preserve">עוץ </w:t>
      </w:r>
      <w:r w:rsidRPr="00C140D3">
        <w:rPr>
          <w:rFonts w:ascii="Times New Roman" w:eastAsia="Times New Roman" w:hAnsi="Times New Roman" w:cs="David" w:hint="cs"/>
          <w:sz w:val="24"/>
          <w:szCs w:val="24"/>
          <w:rtl/>
          <w:lang w:eastAsia="he-IL"/>
        </w:rPr>
        <w:t>למזמין</w:t>
      </w:r>
      <w:r w:rsidRPr="00C140D3">
        <w:rPr>
          <w:rFonts w:ascii="Times New Roman" w:eastAsia="Times New Roman" w:hAnsi="Times New Roman" w:cs="David"/>
          <w:sz w:val="24"/>
          <w:szCs w:val="24"/>
          <w:rtl/>
          <w:lang w:eastAsia="he-IL"/>
        </w:rPr>
        <w:t xml:space="preserve"> והשתתפות בדיונים ובבירור</w:t>
      </w:r>
      <w:r w:rsidRPr="00C140D3">
        <w:rPr>
          <w:rFonts w:ascii="Times New Roman" w:eastAsia="Times New Roman" w:hAnsi="Times New Roman" w:cs="David" w:hint="cs"/>
          <w:sz w:val="24"/>
          <w:szCs w:val="24"/>
          <w:rtl/>
          <w:lang w:eastAsia="he-IL"/>
        </w:rPr>
        <w:t xml:space="preserve"> מחלוקות ותביעות</w:t>
      </w:r>
      <w:r w:rsidRPr="00C140D3">
        <w:rPr>
          <w:rFonts w:ascii="Times New Roman" w:eastAsia="Times New Roman" w:hAnsi="Times New Roman" w:cs="David"/>
          <w:sz w:val="24"/>
          <w:szCs w:val="24"/>
          <w:rtl/>
          <w:lang w:eastAsia="he-IL"/>
        </w:rPr>
        <w:t xml:space="preserve"> עם הקבלנים בקשר עם ב</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צוע העבודות והתאמתן לתנאי החוזים עם קבלני העבודות, הן לפני מסירת העבודות והן בתקופת הבדק.</w:t>
      </w:r>
    </w:p>
    <w:p w14:paraId="37C01062"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לפתרונות במקרים בהם יתגלו כשלים בביצוע לעומת התכנון.</w:t>
      </w:r>
    </w:p>
    <w:p w14:paraId="5E415F82"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סיוע למזמין בקבלת אישורי </w:t>
      </w:r>
      <w:r w:rsidR="00915F2E" w:rsidRPr="00C140D3">
        <w:rPr>
          <w:rFonts w:ascii="Times New Roman" w:eastAsia="Times New Roman" w:hAnsi="Times New Roman" w:cs="David" w:hint="cs"/>
          <w:sz w:val="24"/>
          <w:szCs w:val="24"/>
          <w:rtl/>
          <w:lang w:eastAsia="he-IL"/>
        </w:rPr>
        <w:t>האכלוס</w:t>
      </w:r>
      <w:r w:rsidRPr="00C140D3">
        <w:rPr>
          <w:rFonts w:ascii="Times New Roman" w:eastAsia="Times New Roman" w:hAnsi="Times New Roman" w:cs="David" w:hint="cs"/>
          <w:sz w:val="24"/>
          <w:szCs w:val="24"/>
          <w:rtl/>
          <w:lang w:eastAsia="he-IL"/>
        </w:rPr>
        <w:t xml:space="preserve"> הדרושים למבנים (טופס 4).</w:t>
      </w:r>
    </w:p>
    <w:p w14:paraId="0CF9EB40"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סיוע לקבלן בהגשת מסמכי העדות (</w:t>
      </w:r>
      <w:r w:rsidRPr="00C140D3">
        <w:rPr>
          <w:rFonts w:ascii="Times New Roman" w:eastAsia="Times New Roman" w:hAnsi="Times New Roman" w:cs="David"/>
          <w:sz w:val="24"/>
          <w:szCs w:val="24"/>
          <w:lang w:eastAsia="he-IL"/>
        </w:rPr>
        <w:t>As-Made</w:t>
      </w:r>
      <w:r w:rsidRPr="00C140D3">
        <w:rPr>
          <w:rFonts w:ascii="Times New Roman" w:eastAsia="Times New Roman" w:hAnsi="Times New Roman" w:cs="David" w:hint="cs"/>
          <w:sz w:val="24"/>
          <w:szCs w:val="24"/>
          <w:rtl/>
          <w:lang w:eastAsia="he-IL"/>
        </w:rPr>
        <w:t>) ומסמכי האחזקה, ואישור כי הם מקיפים את מכלול העבודות.</w:t>
      </w:r>
    </w:p>
    <w:p w14:paraId="6AC2B4B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אין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רשאי לתת הוראות לקבלנים ו/או לנהל משא ומתן עם הקבלנים אלא באמצעות נציג המזמין.</w:t>
      </w:r>
    </w:p>
    <w:p w14:paraId="4A9CA33B" w14:textId="77777777" w:rsidR="00C140D3" w:rsidRPr="00C140D3" w:rsidRDefault="00C140D3" w:rsidP="00C140D3">
      <w:pPr>
        <w:widowControl w:val="0"/>
        <w:tabs>
          <w:tab w:val="center" w:pos="4153"/>
          <w:tab w:val="right" w:pos="8306"/>
        </w:tabs>
        <w:spacing w:before="0" w:beforeAutospacing="0" w:after="0" w:afterAutospacing="0" w:line="360" w:lineRule="auto"/>
        <w:ind w:left="1835"/>
        <w:jc w:val="both"/>
        <w:rPr>
          <w:rFonts w:ascii="Times New Roman" w:eastAsia="Times New Roman" w:hAnsi="Times New Roman" w:cs="David"/>
          <w:sz w:val="24"/>
          <w:szCs w:val="24"/>
          <w:lang w:eastAsia="he-IL"/>
        </w:rPr>
      </w:pPr>
    </w:p>
    <w:p w14:paraId="01B3EA0B" w14:textId="77C17542"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5</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001D04F1">
        <w:rPr>
          <w:rFonts w:ascii="Times New Roman" w:eastAsia="Times New Roman" w:hAnsi="Times New Roman" w:cs="David" w:hint="cs"/>
          <w:sz w:val="24"/>
          <w:szCs w:val="24"/>
          <w:rtl/>
          <w:lang w:eastAsia="he-IL"/>
        </w:rPr>
        <w:t>מבוטל.</w:t>
      </w:r>
      <w:r w:rsidR="001D04F1" w:rsidRPr="00C140D3" w:rsidDel="001D04F1">
        <w:rPr>
          <w:rFonts w:ascii="Times New Roman" w:eastAsia="Times New Roman" w:hAnsi="Times New Roman" w:cs="David"/>
          <w:sz w:val="24"/>
          <w:szCs w:val="24"/>
          <w:rtl/>
          <w:lang w:eastAsia="he-IL"/>
        </w:rPr>
        <w:t xml:space="preserve"> </w:t>
      </w:r>
    </w:p>
    <w:p w14:paraId="6E2660DD" w14:textId="77777777" w:rsidR="00C140D3" w:rsidRPr="00C140D3" w:rsidRDefault="00C140D3" w:rsidP="00A418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6</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מזמין רשאי להזמין מהמתכנן את כל שלבי התכנון המפורטים בנספח זה ו/או חלק מהם ו/או שירותים נוספים מעבר להם.</w:t>
      </w:r>
    </w:p>
    <w:p w14:paraId="515EF952"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p>
    <w:p w14:paraId="438F9315" w14:textId="77777777" w:rsidR="00C140D3" w:rsidRPr="00C140D3" w:rsidRDefault="00C140D3" w:rsidP="00C140D3">
      <w:pPr>
        <w:spacing w:before="0" w:beforeAutospacing="0" w:after="0" w:afterAutospacing="0" w:line="360" w:lineRule="auto"/>
        <w:ind w:left="740" w:hanging="770"/>
        <w:jc w:val="both"/>
        <w:rPr>
          <w:rFonts w:ascii="Times New Roman" w:eastAsia="Times New Roman" w:hAnsi="Times New Roman" w:cs="David"/>
          <w:color w:val="000000"/>
          <w:sz w:val="24"/>
          <w:szCs w:val="24"/>
          <w:rtl/>
        </w:rPr>
      </w:pPr>
      <w:r w:rsidRPr="00C140D3">
        <w:rPr>
          <w:rFonts w:ascii="Times New Roman" w:eastAsia="Times New Roman" w:hAnsi="Times New Roman" w:cs="David" w:hint="cs"/>
          <w:sz w:val="24"/>
          <w:szCs w:val="24"/>
          <w:rtl/>
        </w:rPr>
        <w:t>7.</w:t>
      </w:r>
      <w:r w:rsidRPr="00C140D3">
        <w:rPr>
          <w:rFonts w:ascii="Times New Roman" w:eastAsia="Times New Roman" w:hAnsi="Times New Roman" w:cs="David" w:hint="cs"/>
          <w:sz w:val="24"/>
          <w:szCs w:val="24"/>
          <w:rtl/>
        </w:rPr>
        <w:tab/>
      </w:r>
      <w:r w:rsidRPr="00C140D3">
        <w:rPr>
          <w:rFonts w:ascii="Times New Roman" w:eastAsia="Times New Roman" w:hAnsi="Times New Roman" w:cs="David" w:hint="cs"/>
          <w:color w:val="000000"/>
          <w:sz w:val="24"/>
          <w:szCs w:val="24"/>
          <w:rtl/>
        </w:rPr>
        <w:t>יובהר כדלקמן:</w:t>
      </w:r>
    </w:p>
    <w:p w14:paraId="760A73BA" w14:textId="77777777" w:rsidR="00C140D3" w:rsidRPr="00C140D3" w:rsidRDefault="00C140D3" w:rsidP="00C140D3">
      <w:pPr>
        <w:spacing w:before="0" w:beforeAutospacing="0" w:after="0" w:afterAutospacing="0" w:line="360" w:lineRule="auto"/>
        <w:ind w:left="740" w:hanging="580"/>
        <w:jc w:val="both"/>
        <w:rPr>
          <w:rFonts w:ascii="Times New Roman" w:eastAsia="Times New Roman" w:hAnsi="Times New Roman" w:cs="David"/>
          <w:color w:val="000000"/>
          <w:sz w:val="24"/>
          <w:szCs w:val="24"/>
          <w:rtl/>
        </w:rPr>
      </w:pPr>
    </w:p>
    <w:p w14:paraId="0A06A461" w14:textId="0E9680BE" w:rsidR="00C140D3" w:rsidRPr="00C140D3" w:rsidRDefault="00C140D3" w:rsidP="001D04F1">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העבודה הממוחשבת בפרויקט תיערך בתכנת</w:t>
      </w:r>
      <w:r w:rsidRPr="00C140D3">
        <w:rPr>
          <w:rFonts w:ascii="Times New Roman" w:eastAsia="Times New Roman" w:hAnsi="Times New Roman" w:cs="David" w:hint="cs"/>
          <w:color w:val="000000"/>
          <w:sz w:val="24"/>
          <w:szCs w:val="24"/>
          <w:rtl/>
        </w:rPr>
        <w:t xml:space="preserve"> </w:t>
      </w:r>
      <w:r w:rsidR="007A10F8">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tl/>
        </w:rPr>
        <w:t xml:space="preserve">על </w:t>
      </w:r>
      <w:r w:rsidRPr="00C140D3">
        <w:rPr>
          <w:rFonts w:ascii="Times New Roman" w:eastAsia="Times New Roman" w:hAnsi="Times New Roman" w:cs="David" w:hint="cs"/>
          <w:color w:val="000000"/>
          <w:sz w:val="24"/>
          <w:szCs w:val="24"/>
          <w:rtl/>
        </w:rPr>
        <w:t>המתכנן</w:t>
      </w:r>
      <w:r w:rsidRPr="00C140D3">
        <w:rPr>
          <w:rFonts w:ascii="Times New Roman" w:eastAsia="Times New Roman" w:hAnsi="Times New Roman" w:cs="David"/>
          <w:color w:val="000000"/>
          <w:sz w:val="24"/>
          <w:szCs w:val="24"/>
          <w:rtl/>
        </w:rPr>
        <w:t xml:space="preserve"> לדאוג לעמדות עבודה וכ"א מוכשר במשרדו בהתאם.</w:t>
      </w:r>
    </w:p>
    <w:p w14:paraId="3BDCCFD1"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tl/>
        </w:rPr>
      </w:pPr>
      <w:r w:rsidRPr="00C140D3">
        <w:rPr>
          <w:rFonts w:ascii="Times New Roman" w:eastAsia="Times New Roman" w:hAnsi="Times New Roman" w:cs="David"/>
          <w:color w:val="000000"/>
          <w:sz w:val="24"/>
          <w:szCs w:val="24"/>
          <w:rtl/>
        </w:rPr>
        <w:t>כל קבצי התכנון והמסמכים השונים יוטענו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תעבורת המידע היחידה הקבילה בפרויקט. </w:t>
      </w:r>
    </w:p>
    <w:p w14:paraId="211D4FB5"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 xml:space="preserve">חשבונות המתכנן יוטענו ע"י </w:t>
      </w:r>
      <w:r w:rsidRPr="00C140D3">
        <w:rPr>
          <w:rFonts w:ascii="Times New Roman" w:eastAsia="Times New Roman" w:hAnsi="Times New Roman" w:cs="David" w:hint="cs"/>
          <w:color w:val="000000"/>
          <w:sz w:val="24"/>
          <w:szCs w:val="24"/>
          <w:rtl/>
        </w:rPr>
        <w:t>המפקח</w:t>
      </w:r>
      <w:r w:rsidRPr="00C140D3">
        <w:rPr>
          <w:rFonts w:ascii="Times New Roman" w:eastAsia="Times New Roman" w:hAnsi="Times New Roman" w:cs="David"/>
          <w:color w:val="000000"/>
          <w:sz w:val="24"/>
          <w:szCs w:val="24"/>
          <w:rtl/>
        </w:rPr>
        <w:t xml:space="preserve">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לתיקיית "חשבונות מוגשים", כתנאי לטיפול בהם.</w:t>
      </w:r>
    </w:p>
    <w:p w14:paraId="7C8790DE"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t>נספח "ג"</w:t>
      </w:r>
    </w:p>
    <w:p w14:paraId="77CD84BD"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לוח זמנים ושלבי ביצוע</w:t>
      </w:r>
    </w:p>
    <w:p w14:paraId="226A3CAD"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0A66F9E"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C14F822"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 xml:space="preserve">לוח הזמנים לתכנון כל אחד מהשלבים של הפרויקט יהיה כפי שייקבע מעת לעת ע"י המנהל. לוח הזמנים לפיקוח העליון </w:t>
      </w:r>
      <w:r w:rsidRPr="00C140D3">
        <w:rPr>
          <w:rFonts w:ascii="Times New Roman" w:eastAsia="Times New Roman" w:hAnsi="Times New Roman" w:cs="David"/>
          <w:sz w:val="25"/>
          <w:szCs w:val="24"/>
        </w:rPr>
        <w:t>–</w:t>
      </w:r>
      <w:r w:rsidRPr="00C140D3">
        <w:rPr>
          <w:rFonts w:ascii="Times New Roman" w:eastAsia="Times New Roman" w:hAnsi="Times New Roman" w:cs="David"/>
          <w:sz w:val="25"/>
          <w:szCs w:val="24"/>
          <w:rtl/>
        </w:rPr>
        <w:t xml:space="preserve"> ברציפות מתחילת ביצוע העבודות ועד להשלמתן כולל תקופת הבדק, ככל שיידרש ע"י המנהל.</w:t>
      </w:r>
    </w:p>
    <w:p w14:paraId="7B80143A"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B94FA37"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המהנדס וצוותו יעסקו בפרויקט לפי הצורך וללא הגבלת זמן.</w:t>
      </w:r>
    </w:p>
    <w:p w14:paraId="1D5007A5"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Pr>
      </w:pPr>
    </w:p>
    <w:p w14:paraId="2241FB91"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המתכנן ימסור את התכניות לאישור המזמין בהתאם ללוח הזמנים והתכניות לא תיחשבנה כמושלמות עד לקבלת אישור המזמין.</w:t>
      </w:r>
    </w:p>
    <w:p w14:paraId="585CAD1C"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669F74A"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העביר המזמין למתכנן הערות או הנחיות נוספות לגבי התכניות, יתכנן המתכנן את התכניות תוך פרק זמן סביר שיוסכם בינו ל</w:t>
      </w:r>
      <w:r w:rsidRPr="00C140D3">
        <w:rPr>
          <w:rFonts w:ascii="Times New Roman" w:eastAsia="Times New Roman" w:hAnsi="Times New Roman" w:cs="David" w:hint="cs"/>
          <w:sz w:val="25"/>
          <w:szCs w:val="24"/>
          <w:rtl/>
        </w:rPr>
        <w:t>ב</w:t>
      </w:r>
      <w:r w:rsidRPr="00C140D3">
        <w:rPr>
          <w:rFonts w:ascii="Times New Roman" w:eastAsia="Times New Roman" w:hAnsi="Times New Roman" w:cs="David"/>
          <w:sz w:val="25"/>
          <w:szCs w:val="24"/>
          <w:rt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A40D634"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046680B4"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אם לא יקבע לוח זמנים במעמד חתימת ההסכם יעביר המתכנן לוח זמנים ראשוני לאישור המנהל תוך 7 ימים ממועד החתימה.</w:t>
      </w:r>
    </w:p>
    <w:p w14:paraId="6B643DDF"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FA694F6"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 xml:space="preserve">התקדמות </w:t>
      </w:r>
      <w:r w:rsidRPr="00C140D3">
        <w:rPr>
          <w:rFonts w:ascii="Times New Roman" w:eastAsia="Times New Roman" w:hAnsi="Times New Roman" w:cs="David" w:hint="cs"/>
          <w:sz w:val="25"/>
          <w:szCs w:val="24"/>
          <w:rtl/>
        </w:rPr>
        <w:t>ייעוץ</w:t>
      </w:r>
      <w:r w:rsidRPr="00C140D3">
        <w:rPr>
          <w:rFonts w:ascii="Times New Roman" w:eastAsia="Times New Roman" w:hAnsi="Times New Roman" w:cs="David"/>
          <w:sz w:val="25"/>
          <w:szCs w:val="24"/>
          <w:rtl/>
        </w:rPr>
        <w:t xml:space="preserve"> </w:t>
      </w:r>
      <w:r w:rsidRPr="00C140D3">
        <w:rPr>
          <w:rFonts w:ascii="Times New Roman" w:eastAsia="Times New Roman" w:hAnsi="Times New Roman" w:cs="David" w:hint="cs"/>
          <w:sz w:val="25"/>
          <w:szCs w:val="24"/>
          <w:rtl/>
        </w:rPr>
        <w:t>האלומיניום</w:t>
      </w:r>
      <w:r w:rsidRPr="00C140D3">
        <w:rPr>
          <w:rFonts w:ascii="Times New Roman" w:eastAsia="Times New Roman" w:hAnsi="Times New Roman" w:cs="David"/>
          <w:sz w:val="25"/>
          <w:szCs w:val="24"/>
          <w:rtl/>
        </w:rPr>
        <w:t xml:space="preserve"> תעשה לפי שלבי הפרויקט ועל פי שינויי תכנון של האדריכל והיועצים, ללא זכות לתוספות שכר.</w:t>
      </w:r>
    </w:p>
    <w:p w14:paraId="34AD926F"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5"/>
          <w:szCs w:val="24"/>
          <w:rtl/>
        </w:rPr>
      </w:pPr>
    </w:p>
    <w:p w14:paraId="01D789EA"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u w:val="single"/>
          <w:rtl/>
        </w:rPr>
        <w:t>לו"ז עקרוני</w:t>
      </w:r>
      <w:r w:rsidRPr="00C140D3">
        <w:rPr>
          <w:rFonts w:ascii="Times New Roman" w:eastAsia="Times New Roman" w:hAnsi="Times New Roman" w:cs="David" w:hint="cs"/>
          <w:sz w:val="25"/>
          <w:szCs w:val="24"/>
          <w:rtl/>
        </w:rPr>
        <w:t>:</w:t>
      </w:r>
    </w:p>
    <w:p w14:paraId="44D28477"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5"/>
          <w:szCs w:val="24"/>
          <w:rtl/>
        </w:rPr>
      </w:pPr>
    </w:p>
    <w:p w14:paraId="5B309462"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מוקדם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71B96B8F"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סופי להיתרים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716045BB"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מפורט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15600FA5"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יציאה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2144F865"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tl/>
        </w:rPr>
      </w:pPr>
      <w:r w:rsidRPr="00C140D3">
        <w:rPr>
          <w:rFonts w:ascii="Times New Roman" w:eastAsia="Times New Roman" w:hAnsi="Times New Roman" w:cs="David" w:hint="cs"/>
          <w:sz w:val="25"/>
          <w:szCs w:val="24"/>
          <w:rtl/>
        </w:rPr>
        <w:t xml:space="preserve">השלמת תכנון לביצוע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6DFA1128"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2D711CE6"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76E76A6"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t>נספח "ד"</w:t>
      </w:r>
    </w:p>
    <w:p w14:paraId="13CAA901"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שכר </w:t>
      </w:r>
      <w:r w:rsidRPr="00C140D3">
        <w:rPr>
          <w:rFonts w:ascii="Times New Roman" w:eastAsia="Times New Roman" w:hAnsi="Times New Roman" w:cs="David" w:hint="cs"/>
          <w:b/>
          <w:bCs/>
          <w:sz w:val="24"/>
          <w:szCs w:val="24"/>
          <w:u w:val="single"/>
          <w:rtl/>
        </w:rPr>
        <w:t>המתכנן</w:t>
      </w:r>
    </w:p>
    <w:p w14:paraId="60C25803" w14:textId="77777777" w:rsidR="00C140D3" w:rsidRPr="00C140D3" w:rsidRDefault="00C140D3" w:rsidP="00C140D3">
      <w:pPr>
        <w:widowControl w:val="0"/>
        <w:spacing w:before="60" w:beforeAutospacing="0" w:after="60" w:afterAutospacing="0" w:line="300" w:lineRule="atLeast"/>
        <w:ind w:left="540" w:hanging="540"/>
        <w:jc w:val="both"/>
        <w:rPr>
          <w:rFonts w:ascii="Times New Roman" w:eastAsia="Times New Roman" w:hAnsi="Times New Roman" w:cs="David"/>
          <w:sz w:val="24"/>
          <w:szCs w:val="24"/>
          <w:u w:val="single"/>
          <w:rtl/>
        </w:rPr>
      </w:pPr>
    </w:p>
    <w:p w14:paraId="1AB76454" w14:textId="77F93617" w:rsidR="00C140D3" w:rsidRPr="00C140D3" w:rsidRDefault="00C140D3" w:rsidP="009C18A4">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תמורת ביצוע מלוא שירותי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כמפורט בנספח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 ישלם המזמין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w:t>
      </w:r>
      <w:r w:rsidRPr="00C140D3">
        <w:rPr>
          <w:rFonts w:ascii="Times New Roman" w:eastAsia="Times New Roman" w:hAnsi="Times New Roman" w:cs="David" w:hint="cs"/>
          <w:sz w:val="24"/>
          <w:szCs w:val="24"/>
          <w:rtl/>
        </w:rPr>
        <w:t>שכר כולל בסך של</w:t>
      </w:r>
      <w:r w:rsidR="007A10F8" w:rsidRPr="007A10F8">
        <w:rPr>
          <w:rFonts w:ascii="Times New Roman" w:eastAsia="Times New Roman" w:hAnsi="Times New Roman" w:cs="David" w:hint="cs"/>
          <w:sz w:val="24"/>
          <w:szCs w:val="24"/>
          <w:u w:val="single"/>
          <w:rtl/>
        </w:rPr>
        <w:t>ֹֹ:</w:t>
      </w:r>
      <w:r w:rsidR="007A10F8">
        <w:rPr>
          <w:rFonts w:ascii="Times New Roman" w:eastAsia="Times New Roman" w:hAnsi="Times New Roman" w:cs="David" w:hint="cs"/>
          <w:b/>
          <w:bCs/>
          <w:sz w:val="24"/>
          <w:szCs w:val="24"/>
          <w:u w:val="single"/>
          <w:rtl/>
        </w:rPr>
        <w:t xml:space="preserve">               </w:t>
      </w:r>
      <w:r w:rsidR="009C18A4">
        <w:rPr>
          <w:rFonts w:ascii="Times New Roman" w:eastAsia="Times New Roman" w:hAnsi="Times New Roman" w:cs="David" w:hint="cs"/>
          <w:b/>
          <w:bCs/>
          <w:sz w:val="24"/>
          <w:szCs w:val="24"/>
          <w:u w:val="single"/>
          <w:rtl/>
        </w:rPr>
        <w:t>155,120</w:t>
      </w:r>
      <w:r w:rsidR="007A10F8">
        <w:rPr>
          <w:rFonts w:ascii="Times New Roman" w:eastAsia="Times New Roman" w:hAnsi="Times New Roman" w:cs="David" w:hint="cs"/>
          <w:b/>
          <w:bCs/>
          <w:sz w:val="24"/>
          <w:szCs w:val="24"/>
          <w:u w:val="single"/>
          <w:rtl/>
        </w:rPr>
        <w:t xml:space="preserve">         </w:t>
      </w:r>
      <w:r w:rsidR="007A10F8">
        <w:rPr>
          <w:rFonts w:ascii="Times New Roman" w:eastAsia="Times New Roman" w:hAnsi="Times New Roman" w:cs="David" w:hint="cs"/>
          <w:sz w:val="24"/>
          <w:szCs w:val="24"/>
          <w:rtl/>
        </w:rPr>
        <w:t xml:space="preserve"> (במילים: </w:t>
      </w:r>
      <w:r w:rsidR="007A10F8" w:rsidRPr="007A10F8">
        <w:rPr>
          <w:rFonts w:ascii="Times New Roman" w:eastAsia="Times New Roman" w:hAnsi="Times New Roman" w:cs="David" w:hint="cs"/>
          <w:sz w:val="24"/>
          <w:szCs w:val="24"/>
          <w:u w:val="single"/>
          <w:rtl/>
        </w:rPr>
        <w:t xml:space="preserve">  </w:t>
      </w:r>
      <w:r w:rsidR="004A3E8B">
        <w:rPr>
          <w:rFonts w:ascii="Times New Roman" w:eastAsia="Times New Roman" w:hAnsi="Times New Roman" w:cs="David" w:hint="cs"/>
          <w:sz w:val="24"/>
          <w:szCs w:val="24"/>
          <w:u w:val="single"/>
          <w:rtl/>
        </w:rPr>
        <w:t xml:space="preserve">מאה </w:t>
      </w:r>
      <w:r w:rsidR="009C18A4">
        <w:rPr>
          <w:rFonts w:ascii="Times New Roman" w:eastAsia="Times New Roman" w:hAnsi="Times New Roman" w:cs="David" w:hint="cs"/>
          <w:sz w:val="24"/>
          <w:szCs w:val="24"/>
          <w:u w:val="single"/>
          <w:rtl/>
        </w:rPr>
        <w:t>חמישים וחמשת אלפים ומאה ועשרים ש''ח</w:t>
      </w:r>
      <w:r w:rsidR="007A10F8">
        <w:rPr>
          <w:rFonts w:ascii="Times New Roman" w:eastAsia="Times New Roman" w:hAnsi="Times New Roman" w:cs="David" w:hint="cs"/>
          <w:sz w:val="24"/>
          <w:szCs w:val="24"/>
          <w:rtl/>
        </w:rPr>
        <w:t xml:space="preserve"> </w:t>
      </w:r>
      <w:r w:rsidRPr="007A10F8">
        <w:rPr>
          <w:rFonts w:ascii="Times New Roman" w:eastAsia="Times New Roman" w:hAnsi="Times New Roman" w:cs="David" w:hint="cs"/>
          <w:sz w:val="24"/>
          <w:szCs w:val="24"/>
          <w:rtl/>
        </w:rPr>
        <w:t>ֹֹֹֹֹֹֹֹֹ).</w:t>
      </w:r>
    </w:p>
    <w:p w14:paraId="089099F3" w14:textId="77777777" w:rsidR="00C140D3" w:rsidRPr="00C140D3" w:rsidRDefault="00C140D3"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
      </w:pPr>
    </w:p>
    <w:p w14:paraId="2E6EB1EE"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hint="cs"/>
          <w:sz w:val="24"/>
          <w:szCs w:val="24"/>
          <w:rtl/>
        </w:rPr>
        <w:t>הפרויקט והתכנון יכלול ____</w:t>
      </w:r>
      <w:r w:rsidR="004A3E8B">
        <w:rPr>
          <w:rFonts w:ascii="Times New Roman" w:eastAsia="Times New Roman" w:hAnsi="Times New Roman" w:cs="David" w:hint="cs"/>
          <w:sz w:val="24"/>
          <w:szCs w:val="24"/>
          <w:rtl/>
        </w:rPr>
        <w:t>554</w:t>
      </w:r>
      <w:r w:rsidRPr="00C140D3">
        <w:rPr>
          <w:rFonts w:ascii="Times New Roman" w:eastAsia="Times New Roman" w:hAnsi="Times New Roman" w:cs="David" w:hint="cs"/>
          <w:sz w:val="24"/>
          <w:szCs w:val="24"/>
          <w:rtl/>
        </w:rPr>
        <w:t>___ יח"ד בהיקף שטחים כמפורט להלן:</w:t>
      </w:r>
    </w:p>
    <w:p w14:paraId="67ACC935"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6AAFD69C"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2.1</w:t>
      </w:r>
      <w:r w:rsidRPr="00C140D3">
        <w:rPr>
          <w:rFonts w:ascii="Times New Roman" w:eastAsia="Times New Roman" w:hAnsi="Times New Roman" w:cs="David" w:hint="cs"/>
          <w:sz w:val="24"/>
          <w:szCs w:val="24"/>
          <w:rtl/>
        </w:rPr>
        <w:tab/>
        <w:t xml:space="preserve">שטחי מגורים כ </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_________מ"ר.</w:t>
      </w:r>
      <w:bookmarkStart w:id="4" w:name="_GoBack"/>
      <w:bookmarkEnd w:id="4"/>
    </w:p>
    <w:p w14:paraId="76C90F2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2.2</w:t>
      </w:r>
      <w:r w:rsidRPr="00C140D3">
        <w:rPr>
          <w:rFonts w:ascii="Times New Roman" w:eastAsia="Times New Roman" w:hAnsi="Times New Roman" w:cs="David" w:hint="cs"/>
          <w:sz w:val="24"/>
          <w:szCs w:val="24"/>
          <w:rtl/>
        </w:rPr>
        <w:tab/>
        <w:t>שטחי מסחר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__________ֹֹֹֹמ"ר.</w:t>
      </w:r>
    </w:p>
    <w:p w14:paraId="1A56A435"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2.3</w:t>
      </w:r>
      <w:r w:rsidRPr="00C140D3">
        <w:rPr>
          <w:rFonts w:ascii="Times New Roman" w:eastAsia="Times New Roman" w:hAnsi="Times New Roman" w:cs="David" w:hint="cs"/>
          <w:sz w:val="24"/>
          <w:szCs w:val="24"/>
          <w:rtl/>
        </w:rPr>
        <w:tab/>
        <w:t>מרתפים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____________ֹֹֹֹֹֹֹ מ"ר.</w:t>
      </w:r>
    </w:p>
    <w:p w14:paraId="08E64DB7"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06400B66"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למען הסר ספק:</w:t>
      </w:r>
    </w:p>
    <w:p w14:paraId="6201F815"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rPr>
      </w:pPr>
    </w:p>
    <w:p w14:paraId="00972808"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3.1</w:t>
      </w:r>
      <w:r w:rsidRPr="00C140D3">
        <w:rPr>
          <w:rFonts w:ascii="Times New Roman" w:eastAsia="Times New Roman" w:hAnsi="Times New Roman" w:cs="David"/>
          <w:sz w:val="24"/>
          <w:szCs w:val="24"/>
          <w:rtl/>
        </w:rPr>
        <w:tab/>
        <w:t>מובהר כי שכר המתכנן ומועדי התשלום הינם סופיים ומוחלטים, והם לא ישתנו מכל גורם שהו</w:t>
      </w:r>
      <w:r w:rsidRPr="00C140D3">
        <w:rPr>
          <w:rFonts w:ascii="Times New Roman" w:eastAsia="Times New Roman" w:hAnsi="Times New Roman" w:cs="David" w:hint="cs"/>
          <w:sz w:val="24"/>
          <w:szCs w:val="24"/>
          <w:rtl/>
        </w:rPr>
        <w:t xml:space="preserve">א כמפורט בסעיף 7 לחוזה. </w:t>
      </w:r>
    </w:p>
    <w:p w14:paraId="41E76BAF"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w:t>
      </w: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שכר המתכנן כולל את כל המפורט בחוזה על כל נספחיו, לרבות 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w:t>
      </w:r>
    </w:p>
    <w:p w14:paraId="661AFBEE"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3.3</w:t>
      </w:r>
      <w:r w:rsidRPr="00C140D3">
        <w:rPr>
          <w:rFonts w:ascii="Times New Roman" w:eastAsia="Times New Roman" w:hAnsi="Times New Roman" w:cs="David" w:hint="cs"/>
          <w:sz w:val="24"/>
          <w:szCs w:val="24"/>
          <w:rtl/>
        </w:rPr>
        <w:tab/>
      </w:r>
      <w:r w:rsidRPr="00C140D3">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C140D3">
        <w:rPr>
          <w:rFonts w:ascii="Times New Roman" w:eastAsia="Times New Roman" w:hAnsi="Times New Roman" w:cs="David" w:hint="cs"/>
          <w:sz w:val="24"/>
          <w:szCs w:val="24"/>
          <w:rtl/>
        </w:rPr>
        <w:t>.</w:t>
      </w:r>
    </w:p>
    <w:p w14:paraId="343FB938"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3.4</w:t>
      </w:r>
      <w:r w:rsidRPr="00C140D3">
        <w:rPr>
          <w:rFonts w:ascii="Times New Roman" w:eastAsia="Times New Roman" w:hAnsi="Times New Roman" w:cs="David" w:hint="cs"/>
          <w:sz w:val="24"/>
          <w:szCs w:val="24"/>
          <w:rtl/>
        </w:rPr>
        <w:tab/>
        <w:t xml:space="preserve">על אף האמור בסעיף 3.1 לעיל, </w:t>
      </w:r>
      <w:r w:rsidRPr="00C140D3">
        <w:rPr>
          <w:rFonts w:ascii="Times New Roman" w:eastAsia="Times New Roman" w:hAnsi="Times New Roman" w:cs="David"/>
          <w:sz w:val="24"/>
          <w:szCs w:val="24"/>
          <w:rtl/>
        </w:rPr>
        <w:t xml:space="preserve">בקשות לתוספת שכר </w:t>
      </w:r>
      <w:r w:rsidRPr="00C140D3">
        <w:rPr>
          <w:rFonts w:ascii="Times New Roman" w:eastAsia="Times New Roman" w:hAnsi="Times New Roman" w:cs="David" w:hint="cs"/>
          <w:sz w:val="24"/>
          <w:szCs w:val="24"/>
          <w:rtl/>
        </w:rPr>
        <w:t>ידונו בתנאים כמפורט בסעיף 8 לחוזה בלבד.</w:t>
      </w:r>
    </w:p>
    <w:p w14:paraId="0BB1786E"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3.5</w:t>
      </w:r>
      <w:r w:rsidRPr="00C140D3">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3265DAB2"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p>
    <w:p w14:paraId="0883A420" w14:textId="0B9BB3A2"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ab/>
      </w:r>
      <w:r w:rsidRPr="00C140D3">
        <w:rPr>
          <w:rFonts w:ascii="Times New Roman" w:eastAsia="Times New Roman" w:hAnsi="Times New Roman" w:cs="David" w:hint="cs"/>
          <w:sz w:val="24"/>
          <w:szCs w:val="24"/>
          <w:rtl/>
        </w:rPr>
        <w:t>3.5.1</w:t>
      </w:r>
      <w:r w:rsidRPr="00C140D3">
        <w:rPr>
          <w:rFonts w:ascii="Times New Roman" w:eastAsia="Times New Roman" w:hAnsi="Times New Roman" w:cs="David" w:hint="cs"/>
          <w:sz w:val="24"/>
          <w:szCs w:val="24"/>
          <w:rtl/>
        </w:rPr>
        <w:tab/>
        <w:t>___</w:t>
      </w:r>
      <w:r w:rsidR="002A7569">
        <w:rPr>
          <w:rFonts w:ascii="Times New Roman" w:eastAsia="Times New Roman" w:hAnsi="Times New Roman" w:cs="David" w:hint="cs"/>
          <w:sz w:val="24"/>
          <w:szCs w:val="24"/>
          <w:rtl/>
        </w:rPr>
        <w:t>280</w:t>
      </w:r>
      <w:r w:rsidRPr="00C140D3">
        <w:rPr>
          <w:rFonts w:ascii="Times New Roman" w:eastAsia="Times New Roman" w:hAnsi="Times New Roman" w:cs="David" w:hint="cs"/>
          <w:sz w:val="24"/>
          <w:szCs w:val="24"/>
          <w:rtl/>
        </w:rPr>
        <w:t>__</w:t>
      </w:r>
      <w:r w:rsidRPr="00C140D3">
        <w:rPr>
          <w:rFonts w:ascii="Times New Roman" w:eastAsia="Times New Roman" w:hAnsi="Times New Roman" w:cs="David"/>
          <w:sz w:val="24"/>
          <w:szCs w:val="24"/>
          <w:rtl/>
        </w:rPr>
        <w:t xml:space="preserve"> ש"ח לכל</w:t>
      </w:r>
      <w:r w:rsidRPr="00C140D3">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יחידת דיור</w:t>
      </w:r>
      <w:r w:rsidRPr="00C140D3">
        <w:rPr>
          <w:rFonts w:ascii="Times New Roman" w:eastAsia="Times New Roman" w:hAnsi="Times New Roman" w:cs="David" w:hint="cs"/>
          <w:sz w:val="24"/>
          <w:szCs w:val="24"/>
          <w:rtl/>
        </w:rPr>
        <w:t>.</w:t>
      </w:r>
    </w:p>
    <w:p w14:paraId="3D3C21B6"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46E624E6" w14:textId="77777777" w:rsidR="00C140D3" w:rsidRPr="007A10F8" w:rsidRDefault="00C140D3" w:rsidP="007A10F8">
      <w:pPr>
        <w:pStyle w:val="ListParagraph"/>
        <w:numPr>
          <w:ilvl w:val="2"/>
          <w:numId w:val="35"/>
        </w:numPr>
        <w:spacing w:line="276" w:lineRule="auto"/>
        <w:rPr>
          <w:sz w:val="24"/>
          <w:szCs w:val="24"/>
          <w:rtl/>
        </w:rPr>
      </w:pPr>
      <w:r w:rsidRPr="007A10F8">
        <w:rPr>
          <w:rFonts w:hint="cs"/>
          <w:sz w:val="24"/>
          <w:szCs w:val="24"/>
          <w:rtl/>
        </w:rPr>
        <w:t>____ ₪ ל</w:t>
      </w:r>
      <w:r w:rsidRPr="007A10F8">
        <w:rPr>
          <w:sz w:val="24"/>
          <w:szCs w:val="24"/>
          <w:rtl/>
        </w:rPr>
        <w:t xml:space="preserve">כל מ"ר בנוי ומקורה </w:t>
      </w:r>
      <w:r w:rsidRPr="007A10F8">
        <w:rPr>
          <w:rFonts w:hint="cs"/>
          <w:sz w:val="24"/>
          <w:szCs w:val="24"/>
          <w:rtl/>
        </w:rPr>
        <w:t>של המסחר (עילי ותת קרקעי).</w:t>
      </w:r>
    </w:p>
    <w:p w14:paraId="062266F9"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6791B2FB" w14:textId="1ADC9D7E" w:rsidR="00C140D3" w:rsidRDefault="007A10F8" w:rsidP="007B224F">
      <w:pPr>
        <w:pStyle w:val="ListParagraph"/>
        <w:widowControl w:val="0"/>
        <w:numPr>
          <w:ilvl w:val="0"/>
          <w:numId w:val="19"/>
        </w:numPr>
        <w:spacing w:line="240" w:lineRule="auto"/>
        <w:ind w:hanging="996"/>
        <w:rPr>
          <w:sz w:val="24"/>
          <w:szCs w:val="24"/>
        </w:rPr>
      </w:pPr>
      <w:r w:rsidRPr="007A10F8">
        <w:rPr>
          <w:rFonts w:hint="cs"/>
          <w:sz w:val="20"/>
          <w:szCs w:val="24"/>
          <w:rtl/>
          <w:lang w:eastAsia="he-IL"/>
        </w:rPr>
        <w:t xml:space="preserve"> הסכו</w:t>
      </w:r>
      <w:r w:rsidR="007B224F">
        <w:rPr>
          <w:rFonts w:hint="cs"/>
          <w:sz w:val="20"/>
          <w:szCs w:val="24"/>
          <w:rtl/>
          <w:lang w:eastAsia="he-IL"/>
        </w:rPr>
        <w:t xml:space="preserve">ם המפורט בסעיף 1לעיל </w:t>
      </w:r>
      <w:r w:rsidR="009E6E10">
        <w:rPr>
          <w:rFonts w:hint="cs"/>
          <w:sz w:val="20"/>
          <w:szCs w:val="24"/>
          <w:rtl/>
          <w:lang w:eastAsia="he-IL"/>
        </w:rPr>
        <w:t>לא יוצמד למדד</w:t>
      </w:r>
      <w:r w:rsidR="007B224F">
        <w:rPr>
          <w:rFonts w:hint="cs"/>
          <w:sz w:val="20"/>
          <w:szCs w:val="24"/>
          <w:rtl/>
          <w:lang w:eastAsia="he-IL"/>
        </w:rPr>
        <w:t xml:space="preserve">. </w:t>
      </w:r>
    </w:p>
    <w:p w14:paraId="02FD937B" w14:textId="77777777" w:rsidR="007B224F" w:rsidRPr="00C140D3" w:rsidRDefault="007B224F" w:rsidP="007B224F">
      <w:pPr>
        <w:pStyle w:val="ListParagraph"/>
        <w:widowControl w:val="0"/>
        <w:spacing w:line="240" w:lineRule="auto"/>
        <w:ind w:left="1080"/>
        <w:rPr>
          <w:sz w:val="24"/>
          <w:szCs w:val="24"/>
          <w:rtl/>
        </w:rPr>
      </w:pPr>
    </w:p>
    <w:p w14:paraId="5B8C23A5"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בנוסף לכל תשלום ישולם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מע"מ כשיעורו בחוק וזאת כנגד המצאת חשבונית מס כדין, למועד תשלום המע"מ ע"י היועץ והמצאת כל אישור נוסף ע"פ כל דין, לרבות אישור על נ</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הול ספרים ואישור על ניכוי מס במקור.</w:t>
      </w:r>
    </w:p>
    <w:p w14:paraId="2A405054"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005662C3"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תנאי מוקדם לביצוע התשלומים לפי נספח זה הוא קיום כל התחייבויות ה</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על פי חוזה זה, השלמת כל עבודות התכנון הכלולות בשכר היועץ ומסירת כל המסמכים והתכניות למזמין.</w:t>
      </w:r>
    </w:p>
    <w:p w14:paraId="0D1787D1"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5AC22083"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sz w:val="24"/>
          <w:szCs w:val="24"/>
          <w:rtl/>
        </w:rPr>
        <w:br w:type="page"/>
      </w:r>
      <w:r w:rsidRPr="00C140D3">
        <w:rPr>
          <w:rFonts w:ascii="Times New Roman" w:eastAsia="Times New Roman" w:hAnsi="Times New Roman" w:cs="David"/>
          <w:b/>
          <w:bCs/>
          <w:sz w:val="24"/>
          <w:szCs w:val="24"/>
          <w:u w:val="single"/>
          <w:rtl/>
        </w:rPr>
        <w:t>נספח "ה"</w:t>
      </w:r>
    </w:p>
    <w:p w14:paraId="646623A9"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תשלומי שכר </w:t>
      </w:r>
      <w:r w:rsidRPr="00C140D3">
        <w:rPr>
          <w:rFonts w:ascii="Times New Roman" w:eastAsia="Times New Roman" w:hAnsi="Times New Roman" w:cs="David" w:hint="cs"/>
          <w:b/>
          <w:bCs/>
          <w:sz w:val="24"/>
          <w:szCs w:val="24"/>
          <w:u w:val="single"/>
          <w:rtl/>
        </w:rPr>
        <w:t>המתכנן</w:t>
      </w:r>
    </w:p>
    <w:p w14:paraId="3D72F265"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sz w:val="24"/>
          <w:szCs w:val="24"/>
          <w:rtl/>
        </w:rPr>
      </w:pPr>
    </w:p>
    <w:p w14:paraId="7DC9EB0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Pr>
      </w:pPr>
    </w:p>
    <w:p w14:paraId="464A3952" w14:textId="77777777" w:rsidR="007A10F8"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ישולם לשיעורין כנגד גמר כל שלב ושלב של שרותי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כמוגדר בחוזה לרבות בנספחים ב' ו- ח' כדלקמן:</w:t>
      </w:r>
    </w:p>
    <w:p w14:paraId="2885C73F"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br/>
      </w:r>
    </w:p>
    <w:p w14:paraId="2F39882A"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.1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60%</w:t>
      </w:r>
    </w:p>
    <w:p w14:paraId="4D2989A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.2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10%</w:t>
      </w:r>
    </w:p>
    <w:p w14:paraId="4D928FB4"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.3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30%</w:t>
      </w:r>
    </w:p>
    <w:p w14:paraId="0A9FC389" w14:textId="77777777" w:rsidR="00C140D3" w:rsidRPr="00C140D3" w:rsidRDefault="007A10F8" w:rsidP="007A10F8">
      <w:pPr>
        <w:spacing w:before="0" w:beforeAutospacing="0" w:after="0" w:afterAutospacing="0" w:line="360" w:lineRule="auto"/>
        <w:jc w:val="both"/>
        <w:rPr>
          <w:rFonts w:ascii="Times New Roman" w:eastAsia="Times New Roman" w:hAnsi="Times New Roman" w:cs="David"/>
          <w:color w:val="008000"/>
          <w:sz w:val="24"/>
          <w:szCs w:val="24"/>
          <w:rtl/>
          <w:lang w:eastAsia="he-IL"/>
        </w:rPr>
      </w:pPr>
      <w:r w:rsidRPr="007A10F8">
        <w:rPr>
          <w:rFonts w:ascii="Times New Roman" w:eastAsia="Times New Roman" w:hAnsi="Times New Roman" w:cs="David" w:hint="cs"/>
          <w:b/>
          <w:bCs/>
          <w:sz w:val="25"/>
          <w:szCs w:val="24"/>
          <w:rtl/>
        </w:rPr>
        <w:t xml:space="preserve">                                                                         </w:t>
      </w:r>
      <w:r w:rsidR="00C140D3" w:rsidRPr="00C140D3">
        <w:rPr>
          <w:rFonts w:ascii="Times New Roman" w:eastAsia="Times New Roman" w:hAnsi="Times New Roman" w:cs="David" w:hint="cs"/>
          <w:b/>
          <w:bCs/>
          <w:sz w:val="25"/>
          <w:szCs w:val="24"/>
          <w:u w:val="single"/>
          <w:rtl/>
        </w:rPr>
        <w:t>סה"כ</w:t>
      </w:r>
      <w:r w:rsidR="00C140D3" w:rsidRPr="00C140D3">
        <w:rPr>
          <w:rFonts w:ascii="Times New Roman" w:eastAsia="Times New Roman" w:hAnsi="Times New Roman" w:cs="David" w:hint="cs"/>
          <w:b/>
          <w:bCs/>
          <w:sz w:val="25"/>
          <w:szCs w:val="24"/>
          <w:rtl/>
        </w:rPr>
        <w:t>:</w:t>
      </w:r>
      <w:r w:rsidR="00C140D3" w:rsidRPr="007A10F8">
        <w:rPr>
          <w:rFonts w:ascii="Times New Roman" w:eastAsia="Times New Roman" w:hAnsi="Times New Roman" w:cs="David" w:hint="cs"/>
          <w:b/>
          <w:bCs/>
          <w:sz w:val="25"/>
          <w:szCs w:val="24"/>
          <w:u w:val="dotted"/>
          <w:rtl/>
        </w:rPr>
        <w:tab/>
      </w:r>
      <w:r w:rsidR="00C140D3" w:rsidRPr="007A10F8">
        <w:rPr>
          <w:rFonts w:ascii="Times New Roman" w:eastAsia="Times New Roman" w:hAnsi="Times New Roman" w:cs="David" w:hint="cs"/>
          <w:b/>
          <w:bCs/>
          <w:sz w:val="25"/>
          <w:szCs w:val="24"/>
          <w:u w:val="dotted"/>
          <w:rtl/>
        </w:rPr>
        <w:tab/>
      </w:r>
      <w:r w:rsidR="00C140D3" w:rsidRPr="00C140D3">
        <w:rPr>
          <w:rFonts w:ascii="Times New Roman" w:eastAsia="Times New Roman" w:hAnsi="Times New Roman" w:cs="David" w:hint="cs"/>
          <w:b/>
          <w:bCs/>
          <w:sz w:val="25"/>
          <w:szCs w:val="24"/>
          <w:rtl/>
        </w:rPr>
        <w:t>100%</w:t>
      </w:r>
      <w:r w:rsidR="00C140D3" w:rsidRPr="00C140D3">
        <w:rPr>
          <w:rFonts w:ascii="Times New Roman" w:eastAsia="Times New Roman" w:hAnsi="Times New Roman" w:cs="David" w:hint="cs"/>
          <w:color w:val="008000"/>
          <w:sz w:val="24"/>
          <w:szCs w:val="24"/>
          <w:rtl/>
          <w:lang w:eastAsia="he-IL"/>
        </w:rPr>
        <w:t xml:space="preserve"> </w:t>
      </w:r>
    </w:p>
    <w:p w14:paraId="2E1D1BC3"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למרות האמור בסעיף 1 לעיל רשאי המזמין לשלם </w:t>
      </w:r>
      <w:r w:rsidRPr="00C140D3">
        <w:rPr>
          <w:rFonts w:ascii="Times New Roman" w:eastAsia="Times New Roman" w:hAnsi="Times New Roman" w:cs="David" w:hint="cs"/>
          <w:sz w:val="24"/>
          <w:szCs w:val="24"/>
          <w:rtl/>
        </w:rPr>
        <w:t>למתכנן</w:t>
      </w:r>
      <w:r w:rsidRPr="00C140D3">
        <w:rPr>
          <w:rFonts w:ascii="Times New Roman" w:eastAsia="Times New Roman" w:hAnsi="Times New Roman" w:cs="David"/>
          <w:sz w:val="24"/>
          <w:szCs w:val="24"/>
          <w:rtl/>
        </w:rPr>
        <w:t xml:space="preserve"> מקדמות בגין קידום התכנון אשר יקוזזו משלבי התשלום עפ"י קביעתו הבלעדית של המזמין.</w:t>
      </w:r>
    </w:p>
    <w:p w14:paraId="2DBEDC23"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p>
    <w:p w14:paraId="0E0FEB75"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יגיש חשבון לא יותר מאשר פעם בחודש. לכל חשבון יצרף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אישור מאת חברת הביטוח על קיומם של הביטוחים המפורטים בחוזה בנוסח המצורף כנספח "ז" לחוזה.</w:t>
      </w:r>
    </w:p>
    <w:p w14:paraId="13C8989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119264FF" w14:textId="77777777" w:rsidR="00C140D3" w:rsidRPr="00C140D3" w:rsidRDefault="00C140D3" w:rsidP="00C140D3">
      <w:pPr>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המזמין ישלם את 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בתוך 60 יום מתאריך אישור החשבון ע"י המנהל.</w:t>
      </w:r>
    </w:p>
    <w:p w14:paraId="38394E7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0E3AE6D0"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Pr>
      </w:pPr>
    </w:p>
    <w:p w14:paraId="04B56660"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3E2515D1"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2FC2BB75"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sz w:val="20"/>
          <w:szCs w:val="24"/>
          <w:rtl/>
        </w:rPr>
      </w:pPr>
      <w:r w:rsidRPr="00C140D3">
        <w:rPr>
          <w:rFonts w:ascii="Times New Roman" w:eastAsia="Times New Roman" w:hAnsi="Times New Roman" w:cs="David"/>
          <w:b/>
          <w:bCs/>
          <w:sz w:val="24"/>
          <w:szCs w:val="24"/>
          <w:u w:val="single"/>
          <w:rtl/>
        </w:rPr>
        <w:br w:type="page"/>
      </w:r>
    </w:p>
    <w:p w14:paraId="5C9E4ABF" w14:textId="77777777" w:rsidR="00C12F17" w:rsidRPr="00672C76" w:rsidRDefault="00C12F17" w:rsidP="00C12F1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3FA67A06" w14:textId="77777777" w:rsidR="00C12F17" w:rsidRPr="00B27B4C" w:rsidRDefault="00C12F17" w:rsidP="00C12F1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DefaultPlaceholder_-1854013440"/>
          </w:placeholder>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70A3FC96"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DefaultPlaceholder_-1854013440"/>
        </w:placeholder>
        <w:text w:multiLine="1"/>
      </w:sdtPr>
      <w:sdtContent>
        <w:p w14:paraId="5E1E0079" w14:textId="6BDCB222" w:rsidR="00C12F17" w:rsidRPr="00B27B4C" w:rsidRDefault="00A41820"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hint="cs"/>
              <w:color w:val="008000"/>
              <w:sz w:val="24"/>
              <w:szCs w:val="24"/>
              <w:rtl/>
              <w:lang w:eastAsia="he-IL"/>
            </w:rPr>
            <w:br/>
            <w:t>א.מ.ד.ס מחיר למשתכן</w:t>
          </w:r>
          <w:r>
            <w:rPr>
              <w:rFonts w:ascii="Times New Roman" w:eastAsia="Times New Roman" w:hAnsi="Times New Roman" w:cs="David" w:hint="cs"/>
              <w:color w:val="008000"/>
              <w:sz w:val="24"/>
              <w:szCs w:val="24"/>
              <w:rtl/>
              <w:lang w:eastAsia="he-IL"/>
            </w:rPr>
            <w:br/>
            <w:t>יהונתן נתניהו 1ג', אור יהודה</w:t>
          </w:r>
          <w:r>
            <w:rPr>
              <w:rFonts w:ascii="Times New Roman" w:eastAsia="Times New Roman" w:hAnsi="Times New Roman" w:cs="David" w:hint="cs"/>
              <w:color w:val="008000"/>
              <w:sz w:val="24"/>
              <w:szCs w:val="24"/>
              <w:rtl/>
              <w:lang w:eastAsia="he-IL"/>
            </w:rPr>
            <w:br/>
            <w:t>ש.ר 540274883</w:t>
          </w:r>
          <w:r>
            <w:rPr>
              <w:rFonts w:ascii="Times New Roman" w:eastAsia="Times New Roman" w:hAnsi="Times New Roman" w:cs="David" w:hint="cs"/>
              <w:color w:val="008000"/>
              <w:sz w:val="24"/>
              <w:szCs w:val="24"/>
              <w:rtl/>
              <w:lang w:eastAsia="he-IL"/>
            </w:rPr>
            <w:br/>
          </w:r>
        </w:p>
      </w:sdtContent>
    </w:sdt>
    <w:p w14:paraId="40051712"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E52E3B5"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CF66C3F"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4A39064" w14:textId="77777777" w:rsidR="00C12F17" w:rsidRPr="00B27B4C" w:rsidRDefault="00C12F17" w:rsidP="00C12F1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1E72E8F"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F202CF"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efaultPlaceholder_-1854013440"/>
          </w:placeholder>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DefaultPlaceholder_-1854013440"/>
          </w:placeholder>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DefaultPlaceholder_-1854013440"/>
          </w:placeholder>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B629763"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056A926"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efaultPlaceholder_-1854013440"/>
          </w:placeholder>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TemplateName"/>
          <w:id w:val="235442509"/>
          <w:placeholder>
            <w:docPart w:val="DefaultPlaceholder_-1854013440"/>
          </w:placeholder>
        </w:sdtPr>
        <w:sdtContent>
          <w:r>
            <w:rPr>
              <w:rFonts w:ascii="Times New Roman" w:eastAsia="Times New Roman" w:hAnsi="Times New Roman" w:cs="David" w:hint="cs"/>
              <w:bCs/>
              <w:color w:val="00B0F0"/>
              <w:sz w:val="24"/>
              <w:szCs w:val="24"/>
              <w:rtl/>
              <w:lang w:eastAsia="he-IL"/>
            </w:rPr>
            <w:t xml:space="preserve">מתכנן </w:t>
          </w:r>
          <w:r w:rsidR="009C0249">
            <w:rPr>
              <w:rFonts w:ascii="Times New Roman" w:eastAsia="Times New Roman" w:hAnsi="Times New Roman" w:cs="David" w:hint="cs"/>
              <w:bCs/>
              <w:color w:val="00B0F0"/>
              <w:sz w:val="24"/>
              <w:szCs w:val="24"/>
              <w:rtl/>
              <w:lang w:eastAsia="he-IL"/>
            </w:rPr>
            <w:t>אלומיניו</w:t>
          </w:r>
          <w:r w:rsidR="009C0249">
            <w:rPr>
              <w:rFonts w:ascii="Times New Roman" w:eastAsia="Times New Roman" w:hAnsi="Times New Roman" w:cs="David" w:hint="eastAsia"/>
              <w:bCs/>
              <w:color w:val="00B0F0"/>
              <w:sz w:val="24"/>
              <w:szCs w:val="24"/>
              <w:rtl/>
              <w:lang w:eastAsia="he-IL"/>
            </w:rPr>
            <w:t>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efaultPlaceholder_-1854013440"/>
          </w:placeholder>
        </w:sdtPr>
        <w:sdtContent>
          <w:r w:rsidR="00F35F34">
            <w:rPr>
              <w:rFonts w:ascii="Times New Roman" w:eastAsia="Times New Roman" w:hAnsi="Times New Roman" w:cs="David" w:hint="cs"/>
              <w:bCs/>
              <w:color w:val="008000"/>
              <w:sz w:val="24"/>
              <w:szCs w:val="24"/>
              <w:rtl/>
              <w:lang w:eastAsia="he-IL"/>
            </w:rPr>
            <w:t xml:space="preserve">נרקיסים </w:t>
          </w:r>
        </w:sdtContent>
      </w:sdt>
      <w:r w:rsidRPr="00B27B4C">
        <w:rPr>
          <w:rFonts w:ascii="Times New Roman" w:eastAsia="Times New Roman" w:hAnsi="Times New Roman" w:cs="David" w:hint="cs"/>
          <w:color w:val="008000"/>
          <w:sz w:val="24"/>
          <w:szCs w:val="24"/>
          <w:rtl/>
          <w:lang w:eastAsia="he-IL"/>
        </w:rPr>
        <w:t>.</w:t>
      </w:r>
    </w:p>
    <w:p w14:paraId="47A3FE21"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592468"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efaultPlaceholder_-1854013440"/>
          </w:placeholder>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BD6A39D"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44FA55D" w14:textId="77777777" w:rsidR="00C12F17" w:rsidRPr="00B27B4C" w:rsidRDefault="00C12F17" w:rsidP="00C12F1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DefaultPlaceholder_-1854013440"/>
          </w:placeholder>
        </w:sdt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E87A6D8"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5187FF0"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7F1015E"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CE2B31"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75BF1E8"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D5C3BD5"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670193E"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5854893"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53DFC5B" w14:textId="77777777" w:rsidR="00C12F17" w:rsidRPr="00435A20" w:rsidRDefault="00C12F17" w:rsidP="00C12F1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606F770"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44F6F5C"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DefaultPlaceholder_-1854013440"/>
          </w:placeholder>
        </w:sdtPr>
        <w:sdtContent>
          <w:r w:rsidR="00F35F34">
            <w:rPr>
              <w:rFonts w:ascii="Times New Roman" w:eastAsia="Times New Roman" w:hAnsi="Times New Roman" w:cs="David" w:hint="cs"/>
              <w:color w:val="00B0F0"/>
              <w:sz w:val="20"/>
              <w:szCs w:val="24"/>
              <w:u w:val="single"/>
              <w:rtl/>
              <w:lang w:eastAsia="he-IL"/>
            </w:rPr>
            <w:t>א.מ.ג תכנון יעוץ וניהול בע"מ</w:t>
          </w:r>
        </w:sdtContent>
      </w:sdt>
    </w:p>
    <w:p w14:paraId="566FF6EF" w14:textId="77777777" w:rsidR="00C12F17"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06118DA"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803177F"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39A934BC"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B58E2B8" w14:textId="77777777" w:rsidR="00C12F17" w:rsidRPr="00B27B4C" w:rsidRDefault="00C12F17" w:rsidP="00C12F1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0BFE7F32"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D62462E" w14:textId="77777777" w:rsidR="003811C6" w:rsidRPr="00232692" w:rsidRDefault="003811C6" w:rsidP="003811C6">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E2B2235" w14:textId="77777777" w:rsidR="003811C6" w:rsidRPr="0009511C" w:rsidRDefault="003811C6" w:rsidP="003811C6">
      <w:pPr>
        <w:widowControl w:val="0"/>
        <w:spacing w:before="0" w:beforeAutospacing="0" w:after="0" w:afterAutospacing="0" w:line="240" w:lineRule="auto"/>
        <w:jc w:val="center"/>
        <w:rPr>
          <w:rFonts w:ascii="David" w:eastAsia="Times New Roman" w:hAnsi="David" w:cs="David"/>
          <w:sz w:val="24"/>
          <w:szCs w:val="24"/>
          <w:lang w:eastAsia="he-IL"/>
        </w:rPr>
      </w:pPr>
    </w:p>
    <w:p w14:paraId="57CC40BE" w14:textId="77777777" w:rsidR="003811C6" w:rsidRPr="002419E5" w:rsidRDefault="003811C6" w:rsidP="003811C6">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51DC8BAB" w14:textId="77777777" w:rsidR="003811C6" w:rsidRPr="0009511C" w:rsidRDefault="003811C6" w:rsidP="003811C6">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4E70660"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7DEC4FE3"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6DC1AE73"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A4E5CB3"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6B4720A8"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2BCC0DF"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3E3FFDF5"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37FE7CC4"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9054019"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978D135"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4AFE94BA"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39C7F6F" w14:textId="77777777" w:rsidR="003811C6" w:rsidRPr="0009511C" w:rsidRDefault="003811C6" w:rsidP="003811C6">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45D19353" w14:textId="77777777" w:rsidR="003811C6" w:rsidRPr="0009511C" w:rsidRDefault="003811C6" w:rsidP="003811C6">
      <w:pPr>
        <w:ind w:left="364"/>
        <w:contextualSpacing/>
        <w:rPr>
          <w:rFonts w:ascii="Times New Roman" w:eastAsia="Calibri" w:hAnsi="Times New Roman" w:cs="Arial"/>
          <w:rtl/>
        </w:rPr>
      </w:pPr>
    </w:p>
    <w:p w14:paraId="140DB45E"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CCD2C20"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622A763"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A7C39D6"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AC39B6A"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2DEEB9"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62C1868"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4B12885"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B6C4EE2"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51B0267"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837FC24"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6D0B8EF"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0538A15"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FE518A0"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2EE9986"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6849CFF"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887AB0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B8A421"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7D3A2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2C3ABD"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D63F5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4824BF"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B6AC2C"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F7E65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4C1642"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FEB17A"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EB6471"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793C10"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01F2B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C8A267"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0B4067"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B29A57"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D7DD29"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4C5AC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42E83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D29B9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A78E0C"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010E58"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901159"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F652D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D48482"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EC1B8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E8317B" w14:textId="77777777" w:rsidR="003811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7BF11B3" w14:textId="77777777" w:rsidR="003811C6" w:rsidRPr="002419E5" w:rsidRDefault="003811C6" w:rsidP="003811C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816EDF3" w14:textId="77777777" w:rsidR="003811C6" w:rsidRDefault="003811C6" w:rsidP="003811C6">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2B348A8" w14:textId="77777777" w:rsidR="003811C6" w:rsidRPr="00400B84" w:rsidRDefault="003811C6" w:rsidP="003811C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811C6" w:rsidRPr="0009511C" w14:paraId="57C8D5B3" w14:textId="77777777" w:rsidTr="00F35F3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2F75CE0"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6B2E35A"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3811C6" w:rsidRPr="0009511C" w14:paraId="7C6E2885" w14:textId="77777777" w:rsidTr="00F35F3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EBB2458"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811C6" w:rsidRPr="0009511C" w14:paraId="334F4177" w14:textId="77777777" w:rsidTr="00F35F3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9156D61"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3611EDD8"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8DE358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FB7A55A"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3811C6" w:rsidRPr="0009511C" w14:paraId="440CD2D2" w14:textId="77777777" w:rsidTr="00F35F34">
        <w:trPr>
          <w:trHeight w:val="551"/>
        </w:trPr>
        <w:tc>
          <w:tcPr>
            <w:tcW w:w="4068" w:type="dxa"/>
            <w:tcBorders>
              <w:top w:val="single" w:sz="4" w:space="0" w:color="auto"/>
              <w:left w:val="single" w:sz="4" w:space="0" w:color="auto"/>
              <w:bottom w:val="single" w:sz="4" w:space="0" w:color="auto"/>
              <w:right w:val="single" w:sz="4" w:space="0" w:color="auto"/>
            </w:tcBorders>
            <w:hideMark/>
          </w:tcPr>
          <w:p w14:paraId="028F4EEC"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ED35B4C"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D6248D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5E91C6A9"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p>
          <w:p w14:paraId="197F17B7"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BBD848C"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7092CA1F"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p>
          <w:p w14:paraId="4A60EA3E"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307246B"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p>
        </w:tc>
      </w:tr>
      <w:tr w:rsidR="003811C6" w:rsidRPr="0009511C" w14:paraId="3527D365" w14:textId="77777777" w:rsidTr="00F35F34">
        <w:trPr>
          <w:trHeight w:val="571"/>
        </w:trPr>
        <w:tc>
          <w:tcPr>
            <w:tcW w:w="4068" w:type="dxa"/>
            <w:tcBorders>
              <w:top w:val="single" w:sz="4" w:space="0" w:color="auto"/>
              <w:left w:val="single" w:sz="4" w:space="0" w:color="auto"/>
              <w:bottom w:val="single" w:sz="4" w:space="0" w:color="auto"/>
              <w:right w:val="single" w:sz="4" w:space="0" w:color="auto"/>
            </w:tcBorders>
            <w:hideMark/>
          </w:tcPr>
          <w:p w14:paraId="3B0093BD"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030952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2D6A455"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6AF5F7" w14:textId="77777777" w:rsidR="003811C6" w:rsidRPr="0009511C" w:rsidRDefault="003811C6" w:rsidP="00F35F3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6B0190" w14:textId="77777777" w:rsidR="003811C6" w:rsidRPr="0009511C" w:rsidRDefault="003811C6" w:rsidP="00F35F34">
            <w:pPr>
              <w:spacing w:before="0" w:beforeAutospacing="0" w:after="0" w:afterAutospacing="0" w:line="256" w:lineRule="auto"/>
              <w:rPr>
                <w:rFonts w:ascii="David" w:eastAsia="Calibri" w:hAnsi="David" w:cs="David"/>
                <w:b/>
                <w:sz w:val="24"/>
                <w:szCs w:val="24"/>
                <w:lang w:eastAsia="he-IL"/>
              </w:rPr>
            </w:pPr>
          </w:p>
        </w:tc>
      </w:tr>
      <w:tr w:rsidR="003811C6" w:rsidRPr="0009511C" w14:paraId="33F3200C" w14:textId="77777777" w:rsidTr="00F35F34">
        <w:trPr>
          <w:trHeight w:val="391"/>
        </w:trPr>
        <w:tc>
          <w:tcPr>
            <w:tcW w:w="4068" w:type="dxa"/>
            <w:tcBorders>
              <w:top w:val="single" w:sz="4" w:space="0" w:color="auto"/>
              <w:left w:val="single" w:sz="4" w:space="0" w:color="auto"/>
              <w:bottom w:val="single" w:sz="4" w:space="0" w:color="auto"/>
              <w:right w:val="single" w:sz="4" w:space="0" w:color="auto"/>
            </w:tcBorders>
            <w:hideMark/>
          </w:tcPr>
          <w:p w14:paraId="53E59A9D"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A695978"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69A21AB" w14:textId="77777777" w:rsidR="003811C6" w:rsidRPr="0009511C" w:rsidRDefault="003811C6" w:rsidP="00F35F3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0A6522" w14:textId="77777777" w:rsidR="003811C6" w:rsidRPr="0009511C" w:rsidRDefault="003811C6" w:rsidP="00F35F3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D66BD1" w14:textId="77777777" w:rsidR="003811C6" w:rsidRPr="0009511C" w:rsidRDefault="003811C6" w:rsidP="00F35F34">
            <w:pPr>
              <w:spacing w:before="0" w:beforeAutospacing="0" w:after="0" w:afterAutospacing="0" w:line="256" w:lineRule="auto"/>
              <w:rPr>
                <w:rFonts w:ascii="David" w:eastAsia="Calibri" w:hAnsi="David" w:cs="David"/>
                <w:b/>
                <w:sz w:val="24"/>
                <w:szCs w:val="24"/>
                <w:lang w:eastAsia="he-IL"/>
              </w:rPr>
            </w:pPr>
          </w:p>
        </w:tc>
      </w:tr>
    </w:tbl>
    <w:p w14:paraId="11214527" w14:textId="77777777" w:rsidR="003811C6" w:rsidRPr="0009511C" w:rsidRDefault="003811C6" w:rsidP="003811C6">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811C6" w:rsidRPr="0009511C" w14:paraId="30FB8773" w14:textId="77777777" w:rsidTr="00F35F3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466A603"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3811C6" w:rsidRPr="0009511C" w14:paraId="43232B00" w14:textId="77777777" w:rsidTr="00F35F3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C880FC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AD15C2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p w14:paraId="5CC9BD87"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278D110"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FF937A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6D96155"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C77B4EC"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764A0AA"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A749F47"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170F5B0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3811C6" w:rsidRPr="0009511C" w14:paraId="610BD550" w14:textId="77777777" w:rsidTr="00F35F3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7357F95"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A6C5624"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93162D8"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06A9C20D"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9862E6F"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BB03DA0"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3391324"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FA03B33"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r>
      <w:tr w:rsidR="003811C6" w:rsidRPr="0009511C" w14:paraId="6447BDAD" w14:textId="77777777" w:rsidTr="00F35F3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E034A5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F478AC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6A3BD58"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2A3DD1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364B801"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9F3EE9C"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E15A4E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F63D74E" w14:textId="77777777" w:rsidR="003811C6" w:rsidRPr="0009511C" w:rsidRDefault="003811C6" w:rsidP="00F35F3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3811C6" w:rsidRPr="0009511C" w14:paraId="75BDF19B" w14:textId="77777777" w:rsidTr="00F35F3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2F4476E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0917831"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7BCE391"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472FD94"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A76F0AF"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FFC1BD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5C54F7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D8656D5" w14:textId="77777777" w:rsidR="003811C6" w:rsidRPr="0009511C" w:rsidRDefault="003811C6" w:rsidP="00F35F3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3811C6" w:rsidRPr="0009511C" w14:paraId="63822038" w14:textId="77777777" w:rsidTr="00F35F3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2EACB69"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48A379C"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5844BEA"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F612D98"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E1EF509"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4AB4BC9"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A873EF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187D84F" w14:textId="77777777" w:rsidR="003811C6" w:rsidRPr="0009511C" w:rsidRDefault="003811C6" w:rsidP="00F35F3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21AF62A" w14:textId="77777777" w:rsidR="003811C6" w:rsidRPr="0009511C" w:rsidRDefault="003811C6" w:rsidP="003811C6">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811C6" w:rsidRPr="0009511C" w14:paraId="6B0B0FC9" w14:textId="77777777" w:rsidTr="00F35F3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F62595D"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3811C6" w:rsidRPr="0009511C" w14:paraId="4615D226" w14:textId="77777777" w:rsidTr="00F35F3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2698B68"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4E2BCC94" w14:textId="77777777" w:rsidR="003811C6" w:rsidRPr="0009511C" w:rsidRDefault="003811C6" w:rsidP="003811C6">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811C6" w:rsidRPr="0009511C" w14:paraId="12CD0FA8" w14:textId="77777777" w:rsidTr="00F35F3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1541C44"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3811C6" w:rsidRPr="0009511C" w14:paraId="722D5D41" w14:textId="77777777" w:rsidTr="00F35F3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FDE674A"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515F8731" w14:textId="77777777" w:rsidR="005824B9" w:rsidRDefault="005824B9" w:rsidP="003811C6">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824B9" w:rsidRPr="0009511C" w14:paraId="12ACC56E" w14:textId="77777777" w:rsidTr="00F35F3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8D230F3" w14:textId="77777777" w:rsidR="005824B9" w:rsidRPr="0009511C" w:rsidRDefault="005824B9"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5824B9" w:rsidRPr="0009511C" w14:paraId="7A53AB2B" w14:textId="77777777" w:rsidTr="00F35F3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091EB6B3" w14:textId="77777777" w:rsidR="005824B9" w:rsidRPr="0009511C" w:rsidRDefault="005824B9" w:rsidP="00F35F3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6DA8F06" w14:textId="77777777" w:rsidR="005824B9" w:rsidRDefault="005824B9" w:rsidP="003811C6">
      <w:pPr>
        <w:spacing w:before="0" w:beforeAutospacing="0" w:after="200" w:afterAutospacing="0" w:line="276" w:lineRule="auto"/>
        <w:rPr>
          <w:rFonts w:ascii="David" w:eastAsia="Calibri" w:hAnsi="David" w:cs="David"/>
          <w:b/>
          <w:bCs/>
          <w:sz w:val="24"/>
          <w:szCs w:val="24"/>
          <w:u w:val="single"/>
          <w:rtl/>
          <w:lang w:eastAsia="he-IL"/>
        </w:rPr>
      </w:pPr>
    </w:p>
    <w:p w14:paraId="39ADC381" w14:textId="77777777" w:rsidR="003811C6" w:rsidRPr="0009511C" w:rsidRDefault="003811C6" w:rsidP="003811C6">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5A31FC1C"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AA1AC9E"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767F933"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CFDE2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38AB36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B11F89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B7BC30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5F6BB1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574347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60D0A7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D57B6F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913415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2BE0950" w14:textId="77777777" w:rsidR="003811C6" w:rsidRDefault="003811C6"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F77F4B6"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נספח "ח"</w:t>
      </w:r>
    </w:p>
    <w:p w14:paraId="67F3E23A"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רשימת התכניות והמסמכים שעל היועץ להנפיק</w:t>
      </w:r>
    </w:p>
    <w:p w14:paraId="123AAB82"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FD244EF"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1.</w:t>
      </w:r>
      <w:r w:rsidRPr="00C140D3">
        <w:rPr>
          <w:rFonts w:ascii="Times New Roman" w:eastAsia="Times New Roman" w:hAnsi="Times New Roman" w:cs="David"/>
          <w:sz w:val="24"/>
          <w:szCs w:val="24"/>
          <w:rtl/>
        </w:rPr>
        <w:tab/>
        <w:t>מפרט טכני מיוחד.</w:t>
      </w:r>
    </w:p>
    <w:p w14:paraId="70AB7331"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פרטי ב</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 xml:space="preserve">צוע </w:t>
      </w:r>
      <w:r w:rsidRPr="00C140D3">
        <w:rPr>
          <w:rFonts w:ascii="Times New Roman" w:eastAsia="Times New Roman" w:hAnsi="Times New Roman" w:cs="David" w:hint="cs"/>
          <w:sz w:val="24"/>
          <w:szCs w:val="24"/>
          <w:rtl/>
        </w:rPr>
        <w:t xml:space="preserve">מפורטים </w:t>
      </w:r>
      <w:r w:rsidRPr="00C140D3">
        <w:rPr>
          <w:rFonts w:ascii="Times New Roman" w:eastAsia="Times New Roman" w:hAnsi="Times New Roman" w:cs="David"/>
          <w:sz w:val="24"/>
          <w:szCs w:val="24"/>
          <w:rtl/>
        </w:rPr>
        <w:t>עקרוניים.</w:t>
      </w:r>
    </w:p>
    <w:p w14:paraId="7C6F0E11"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w:t>
      </w:r>
      <w:r w:rsidRPr="00C140D3">
        <w:rPr>
          <w:rFonts w:ascii="Times New Roman" w:eastAsia="Times New Roman" w:hAnsi="Times New Roman" w:cs="David" w:hint="cs"/>
          <w:sz w:val="24"/>
          <w:szCs w:val="24"/>
          <w:rtl/>
        </w:rPr>
        <w:tab/>
        <w:t>רשימות אלומיניום מלאות.</w:t>
      </w:r>
    </w:p>
    <w:p w14:paraId="4B7B9856" w14:textId="77777777" w:rsidR="00C140D3" w:rsidRPr="00C140D3" w:rsidRDefault="00C140D3" w:rsidP="00C12F17">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4</w:t>
      </w:r>
      <w:r w:rsidR="00045A8C">
        <w:rPr>
          <w:rFonts w:ascii="Times New Roman" w:eastAsia="Times New Roman" w:hAnsi="Times New Roman" w:cs="David"/>
          <w:sz w:val="24"/>
          <w:szCs w:val="24"/>
          <w:rtl/>
        </w:rPr>
        <w:t>.</w:t>
      </w:r>
      <w:r w:rsidR="00045A8C">
        <w:rPr>
          <w:rFonts w:ascii="Times New Roman" w:eastAsia="Times New Roman" w:hAnsi="Times New Roman" w:cs="David"/>
          <w:sz w:val="24"/>
          <w:szCs w:val="24"/>
          <w:rtl/>
        </w:rPr>
        <w:tab/>
        <w:t>כל ת</w:t>
      </w:r>
      <w:r w:rsidRPr="00C140D3">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5F900650" w14:textId="77777777" w:rsidR="00C140D3" w:rsidRPr="00C140D3" w:rsidRDefault="00C140D3" w:rsidP="00C140D3">
      <w:pPr>
        <w:spacing w:before="0" w:beforeAutospacing="0" w:after="0" w:afterAutospacing="0" w:line="360" w:lineRule="auto"/>
        <w:ind w:left="-52"/>
        <w:jc w:val="both"/>
        <w:rPr>
          <w:rFonts w:ascii="Times New Roman" w:eastAsia="Times New Roman" w:hAnsi="Times New Roman" w:cs="David"/>
          <w:sz w:val="24"/>
          <w:szCs w:val="24"/>
          <w:rtl/>
        </w:rPr>
      </w:pPr>
    </w:p>
    <w:p w14:paraId="334F1A8F" w14:textId="77777777" w:rsidR="00C140D3" w:rsidRPr="00C140D3" w:rsidRDefault="00C140D3" w:rsidP="00C140D3">
      <w:pPr>
        <w:spacing w:before="0" w:beforeAutospacing="0" w:after="0" w:afterAutospacing="0" w:line="360" w:lineRule="auto"/>
        <w:ind w:left="559"/>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כל המסמכים והתוכניות יערכו בשפה העברית.</w:t>
      </w:r>
    </w:p>
    <w:p w14:paraId="7CBA9E36"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p>
    <w:p w14:paraId="1E547BA6" w14:textId="77777777" w:rsidR="00C12F17" w:rsidRPr="00B27B4C" w:rsidRDefault="00C12F17" w:rsidP="00C12F17">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2A1856DD"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2C921AC"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91D7E9A"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8EBFD9"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62D9F3"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500B55"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6CF7D5E" w14:textId="20B31B17" w:rsidR="00C12F17" w:rsidRDefault="002A7569"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DefaultPlaceholder_-1854013440"/>
          </w:placeholder>
          <w:text w:multiLine="1"/>
        </w:sdtPr>
        <w:sdtContent>
          <w:r w:rsidR="00A41820">
            <w:rPr>
              <w:rFonts w:ascii="Times New Roman" w:eastAsia="Times New Roman" w:hAnsi="Times New Roman" w:cs="David" w:hint="cs"/>
              <w:color w:val="008000"/>
              <w:sz w:val="24"/>
              <w:szCs w:val="24"/>
              <w:rtl/>
              <w:lang w:eastAsia="he-IL"/>
            </w:rPr>
            <w:br/>
            <w:t>א.מ.ד.ס מחיר למשתכן</w:t>
          </w:r>
          <w:r w:rsidR="00A41820">
            <w:rPr>
              <w:rFonts w:ascii="Times New Roman" w:eastAsia="Times New Roman" w:hAnsi="Times New Roman" w:cs="David" w:hint="cs"/>
              <w:color w:val="008000"/>
              <w:sz w:val="24"/>
              <w:szCs w:val="24"/>
              <w:rtl/>
              <w:lang w:eastAsia="he-IL"/>
            </w:rPr>
            <w:br/>
            <w:t>יהונתן נתניהו 1ג', אור יהודה</w:t>
          </w:r>
          <w:r w:rsidR="00A41820">
            <w:rPr>
              <w:rFonts w:ascii="Times New Roman" w:eastAsia="Times New Roman" w:hAnsi="Times New Roman" w:cs="David" w:hint="cs"/>
              <w:color w:val="008000"/>
              <w:sz w:val="24"/>
              <w:szCs w:val="24"/>
              <w:rtl/>
              <w:lang w:eastAsia="he-IL"/>
            </w:rPr>
            <w:br/>
            <w:t>ש.ר 540274883</w:t>
          </w:r>
          <w:r w:rsidR="00A41820">
            <w:rPr>
              <w:rFonts w:ascii="Times New Roman" w:eastAsia="Times New Roman" w:hAnsi="Times New Roman" w:cs="David" w:hint="cs"/>
              <w:color w:val="008000"/>
              <w:sz w:val="24"/>
              <w:szCs w:val="24"/>
              <w:rtl/>
              <w:lang w:eastAsia="he-IL"/>
            </w:rPr>
            <w:br/>
          </w:r>
        </w:sdtContent>
      </w:sdt>
      <w:r w:rsidR="00C12F17" w:rsidRPr="00B27B4C">
        <w:rPr>
          <w:rFonts w:ascii="Times New Roman" w:eastAsia="Times New Roman" w:hAnsi="Times New Roman" w:cs="David" w:hint="cs"/>
          <w:color w:val="008000"/>
          <w:sz w:val="24"/>
          <w:szCs w:val="24"/>
          <w:rtl/>
          <w:lang w:eastAsia="he-IL"/>
        </w:rPr>
        <w:br/>
      </w:r>
    </w:p>
    <w:p w14:paraId="31094F8C" w14:textId="77777777" w:rsidR="00C12F17" w:rsidRPr="00B27B4C" w:rsidRDefault="00C12F17"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4D3D83E0"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BF9164B"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DD926FF"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EB9BFC0"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6FE3504" w14:textId="457471DA" w:rsidR="00C12F17" w:rsidRPr="00B27B4C" w:rsidRDefault="00C12F17" w:rsidP="00C12F17">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efaultPlaceholder_-1854013440"/>
          </w:placeholder>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efaultPlaceholder_-1854013440"/>
          </w:placeholder>
        </w:sdtPr>
        <w:sdtEndPr>
          <w:rPr>
            <w:rFonts w:hint="cs"/>
          </w:rPr>
        </w:sdtEndPr>
        <w:sdtContent>
          <w:r w:rsidR="00D36402">
            <w:rPr>
              <w:rFonts w:ascii="Times New Roman" w:eastAsia="Times New Roman" w:hAnsi="Times New Roman" w:cs="David" w:hint="cs"/>
              <w:color w:val="008000"/>
              <w:sz w:val="24"/>
              <w:szCs w:val="24"/>
              <w:rtl/>
              <w:lang w:eastAsia="he-IL"/>
            </w:rPr>
            <w:t>נרקיסים</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WorkDescription"/>
          <w:id w:val="-1278952023"/>
          <w:placeholder>
            <w:docPart w:val="DefaultPlaceholder_-1854013440"/>
          </w:placeholder>
        </w:sdtPr>
        <w:sdtContent>
          <w:r w:rsidR="00F35F34">
            <w:rPr>
              <w:rFonts w:ascii="Times New Roman" w:eastAsia="Times New Roman" w:hAnsi="Times New Roman" w:cs="David" w:hint="cs"/>
              <w:color w:val="008000"/>
              <w:sz w:val="24"/>
              <w:szCs w:val="24"/>
              <w:rtl/>
            </w:rPr>
            <w:t xml:space="preserve">הקמת 554 יח''ד בראשון לציון </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144B57E"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3F370D9"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3D1903"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F55C4F"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E322D5"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BC2105"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E4B75EA"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FF75537"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8D1C8F" w14:textId="77777777" w:rsidR="00C12F17" w:rsidRPr="00B27B4C"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68D8446" w14:textId="77777777" w:rsidR="00C12F17" w:rsidRPr="00B27B4C" w:rsidRDefault="002A7569" w:rsidP="00C12F17">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DefaultPlaceholder_-1854013440"/>
          </w:placeholder>
        </w:sdtPr>
        <w:sdtContent>
          <w:r w:rsidR="00F35F34">
            <w:rPr>
              <w:rFonts w:ascii="Times New Roman" w:eastAsia="Times New Roman" w:hAnsi="Times New Roman" w:cs="David" w:hint="cs"/>
              <w:color w:val="00B0F0"/>
              <w:sz w:val="20"/>
              <w:szCs w:val="24"/>
              <w:u w:val="single"/>
              <w:rtl/>
              <w:lang w:eastAsia="he-IL"/>
            </w:rPr>
            <w:t>א.מ.ג תכנון יעוץ וניהול בע"מ</w:t>
          </w:r>
        </w:sdtContent>
      </w:sdt>
    </w:p>
    <w:p w14:paraId="4E18419A"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399986D"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6793B28"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73DF31CA"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485FE6E"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37E991B" w14:textId="77777777" w:rsidR="00C12F17" w:rsidRPr="00B27B4C" w:rsidRDefault="00C12F17" w:rsidP="00C12F17">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AC45DCE" w14:textId="7B7E08B3"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efaultPlaceholder_-1854013440"/>
          </w:placeholder>
          <w:text w:multiLine="1"/>
        </w:sdtPr>
        <w:sdtContent>
          <w:r w:rsidR="00A41820">
            <w:rPr>
              <w:rFonts w:ascii="Times New Roman" w:eastAsia="Times New Roman" w:hAnsi="Times New Roman" w:cs="David" w:hint="cs"/>
              <w:color w:val="008000"/>
              <w:sz w:val="24"/>
              <w:szCs w:val="24"/>
              <w:rtl/>
              <w:lang w:eastAsia="he-IL"/>
            </w:rPr>
            <w:br/>
            <w:t>א.מ.ד.ס מחיר למשתכן</w:t>
          </w:r>
          <w:r w:rsidR="00A41820">
            <w:rPr>
              <w:rFonts w:ascii="Times New Roman" w:eastAsia="Times New Roman" w:hAnsi="Times New Roman" w:cs="David" w:hint="cs"/>
              <w:color w:val="008000"/>
              <w:sz w:val="24"/>
              <w:szCs w:val="24"/>
              <w:rtl/>
              <w:lang w:eastAsia="he-IL"/>
            </w:rPr>
            <w:br/>
            <w:t>יהונתן נתניהו 1ג', אור יהודה</w:t>
          </w:r>
          <w:r w:rsidR="00A41820">
            <w:rPr>
              <w:rFonts w:ascii="Times New Roman" w:eastAsia="Times New Roman" w:hAnsi="Times New Roman" w:cs="David" w:hint="cs"/>
              <w:color w:val="008000"/>
              <w:sz w:val="24"/>
              <w:szCs w:val="24"/>
              <w:rtl/>
              <w:lang w:eastAsia="he-IL"/>
            </w:rPr>
            <w:br/>
            <w:t>ש.ר 540274883</w:t>
          </w:r>
          <w:r w:rsidR="00A41820">
            <w:rPr>
              <w:rFonts w:ascii="Times New Roman" w:eastAsia="Times New Roman" w:hAnsi="Times New Roman" w:cs="David" w:hint="cs"/>
              <w:color w:val="008000"/>
              <w:sz w:val="24"/>
              <w:szCs w:val="24"/>
              <w:rtl/>
              <w:lang w:eastAsia="he-IL"/>
            </w:rPr>
            <w:br/>
          </w:r>
        </w:sdtContent>
      </w:sdt>
    </w:p>
    <w:p w14:paraId="7A4F55C4"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9A274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4E2B2C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F15528" w14:textId="35E0CD20"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DefaultPlaceholder_-1854013440"/>
          </w:placeholder>
        </w:sdtPr>
        <w:sdtContent>
          <w:r w:rsidR="00D36402">
            <w:rPr>
              <w:rFonts w:ascii="Times New Roman" w:eastAsia="Times New Roman" w:hAnsi="Times New Roman" w:cs="David" w:hint="cs"/>
              <w:color w:val="008000"/>
              <w:sz w:val="24"/>
              <w:szCs w:val="24"/>
              <w:rtl/>
              <w:lang w:eastAsia="he-IL"/>
            </w:rPr>
            <w:t>נרקיסים</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DefaultPlaceholder_-1854013440"/>
          </w:placeholder>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05CC9B5"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2B2E6FD"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5467A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5185EA9"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2F444B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FC4F8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D84F43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98F47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6E6314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FC1F7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E4F1EEC"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C621AA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AA5471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1A62A8E" w14:textId="77777777" w:rsidR="00C12F17" w:rsidRPr="00B27B4C" w:rsidRDefault="00C12F17" w:rsidP="00C12F17">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EBB6F90"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37B3C952"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73F18BF"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AA51594"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DefaultPlaceholder_-1854013440"/>
          </w:placeholder>
        </w:sdtPr>
        <w:sdtContent>
          <w:r w:rsidR="00F35F34">
            <w:rPr>
              <w:rFonts w:ascii="Times New Roman" w:eastAsia="Times New Roman" w:hAnsi="Times New Roman" w:cs="David" w:hint="cs"/>
              <w:color w:val="00B0F0"/>
              <w:sz w:val="20"/>
              <w:szCs w:val="24"/>
              <w:u w:val="single"/>
              <w:rtl/>
              <w:lang w:eastAsia="he-IL"/>
            </w:rPr>
            <w:t>א.מ.ג תכנון יעוץ וניהול בע"מ</w:t>
          </w:r>
        </w:sdtContent>
      </w:sdt>
    </w:p>
    <w:p w14:paraId="4A399F7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FA763C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3AAE6E9" w14:textId="77777777" w:rsidR="00C12F17"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E6965E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C76AF6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032BDBB" w14:textId="77777777" w:rsidR="00C12F17" w:rsidRPr="00B27B4C" w:rsidRDefault="00C12F17" w:rsidP="00C12F17">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5A59032" w14:textId="77777777" w:rsidR="00C12F17" w:rsidRPr="00B27B4C" w:rsidRDefault="00C12F17" w:rsidP="00C12F17">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B9978CD" w14:textId="77777777" w:rsidR="00C12F17" w:rsidRPr="00B27B4C" w:rsidRDefault="00C12F17" w:rsidP="00C12F17">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9BC1183" w14:textId="77777777" w:rsidR="00C12F17" w:rsidRPr="00B27B4C" w:rsidRDefault="00C12F17" w:rsidP="00C12F17">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EF89B8A" w14:textId="77777777" w:rsidR="001A69D5" w:rsidRPr="00C12F17" w:rsidRDefault="001A69D5" w:rsidP="00C12F17">
      <w:pPr>
        <w:widowControl w:val="0"/>
        <w:spacing w:before="60" w:beforeAutospacing="0" w:after="60" w:afterAutospacing="0" w:line="240" w:lineRule="auto"/>
        <w:jc w:val="center"/>
      </w:pPr>
    </w:p>
    <w:sectPr w:rsidR="001A69D5" w:rsidRPr="00C12F17"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CAB8A6" w14:textId="77777777" w:rsidR="002A7569" w:rsidRDefault="002A7569" w:rsidP="00AF234B">
      <w:pPr>
        <w:spacing w:before="0" w:after="0" w:line="240" w:lineRule="auto"/>
      </w:pPr>
      <w:r>
        <w:separator/>
      </w:r>
    </w:p>
  </w:endnote>
  <w:endnote w:type="continuationSeparator" w:id="0">
    <w:p w14:paraId="2C3FB1C7" w14:textId="77777777" w:rsidR="002A7569" w:rsidRDefault="002A7569" w:rsidP="00AF234B">
      <w:pPr>
        <w:spacing w:before="0" w:after="0" w:line="240" w:lineRule="auto"/>
      </w:pPr>
      <w:r>
        <w:continuationSeparator/>
      </w:r>
    </w:p>
  </w:endnote>
  <w:endnote w:type="continuationNotice" w:id="1">
    <w:p w14:paraId="1D8DAFC8" w14:textId="77777777" w:rsidR="002A7569" w:rsidRDefault="002A756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03"/>
      <w:gridCol w:w="2810"/>
      <w:gridCol w:w="232"/>
      <w:gridCol w:w="1038"/>
      <w:gridCol w:w="1812"/>
    </w:tblGrid>
    <w:tr w:rsidR="002A7569" w:rsidRPr="00F9528C" w14:paraId="42310850" w14:textId="77777777" w:rsidTr="00F35F34">
      <w:tc>
        <w:tcPr>
          <w:tcW w:w="753" w:type="dxa"/>
        </w:tcPr>
        <w:p w14:paraId="0BCD0257"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dtPr>
        <w:sdtContent>
          <w:tc>
            <w:tcPr>
              <w:tcW w:w="1883" w:type="dxa"/>
            </w:tcPr>
            <w:p w14:paraId="52DF732F" w14:textId="77777777" w:rsidR="002A7569" w:rsidRPr="00F9528C" w:rsidRDefault="002A7569" w:rsidP="00F35F34">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 xml:space="preserve">נרקיסים </w:t>
              </w:r>
            </w:p>
          </w:tc>
        </w:sdtContent>
      </w:sdt>
      <w:tc>
        <w:tcPr>
          <w:tcW w:w="2232" w:type="dxa"/>
        </w:tcPr>
        <w:p w14:paraId="6152B906"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TemplateName"/>
              <w:id w:val="-151752853"/>
            </w:sdtPr>
            <w:sdtContent>
              <w:r>
                <w:rPr>
                  <w:rFonts w:ascii="David" w:hAnsi="David" w:hint="cs"/>
                  <w:sz w:val="20"/>
                  <w:szCs w:val="20"/>
                  <w:rtl/>
                </w:rPr>
                <w:t>מתכנן אלומיניום</w:t>
              </w:r>
            </w:sdtContent>
          </w:sdt>
        </w:p>
      </w:tc>
      <w:tc>
        <w:tcPr>
          <w:tcW w:w="236" w:type="dxa"/>
        </w:tcPr>
        <w:p w14:paraId="3D910B0C" w14:textId="77777777" w:rsidR="002A7569" w:rsidRPr="00F9528C" w:rsidRDefault="002A7569" w:rsidP="00F35F34">
          <w:pPr>
            <w:tabs>
              <w:tab w:val="center" w:pos="4153"/>
              <w:tab w:val="right" w:pos="8306"/>
            </w:tabs>
            <w:spacing w:before="0" w:after="0" w:line="240" w:lineRule="auto"/>
            <w:rPr>
              <w:rFonts w:ascii="David" w:hAnsi="David"/>
              <w:sz w:val="16"/>
              <w:szCs w:val="16"/>
              <w:rtl/>
            </w:rPr>
          </w:pPr>
        </w:p>
      </w:tc>
      <w:tc>
        <w:tcPr>
          <w:tcW w:w="1129" w:type="dxa"/>
        </w:tcPr>
        <w:p w14:paraId="0061AC78"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cntContractNumber"/>
          <w:id w:val="939875753"/>
          <w:lock w:val="contentLocked"/>
        </w:sdtPr>
        <w:sdtContent>
          <w:tc>
            <w:tcPr>
              <w:tcW w:w="2073" w:type="dxa"/>
            </w:tcPr>
            <w:p w14:paraId="3E223AA8" w14:textId="2A78DDE6" w:rsidR="002A7569" w:rsidRPr="00F9528C" w:rsidRDefault="002A7569" w:rsidP="00F35F34">
              <w:pPr>
                <w:tabs>
                  <w:tab w:val="center" w:pos="4153"/>
                  <w:tab w:val="right" w:pos="8306"/>
                </w:tabs>
                <w:spacing w:before="0" w:after="0" w:line="240" w:lineRule="auto"/>
                <w:rPr>
                  <w:rFonts w:ascii="David" w:hAnsi="David"/>
                  <w:sz w:val="20"/>
                  <w:szCs w:val="20"/>
                  <w:rtl/>
                </w:rPr>
              </w:pPr>
              <w:del w:id="5" w:author="גרמן קגנובסקי" w:date="2020-11-02T15:51:00Z">
                <w:r w:rsidDel="00D36402">
                  <w:rPr>
                    <w:rFonts w:ascii="David" w:hAnsi="David" w:hint="cs"/>
                    <w:sz w:val="20"/>
                    <w:szCs w:val="20"/>
                  </w:rPr>
                  <w:delText>CONT-5-575</w:delText>
                </w:r>
              </w:del>
              <w:ins w:id="6" w:author="גרמן קגנובסקי" w:date="2020-11-02T15:51:00Z">
                <w:r>
                  <w:rPr>
                    <w:rFonts w:ascii="David" w:hAnsi="David" w:hint="cs"/>
                    <w:sz w:val="20"/>
                    <w:szCs w:val="20"/>
                  </w:rPr>
                  <w:t>CO</w:t>
                </w:r>
                <w:r>
                  <w:rPr>
                    <w:rFonts w:ascii="David" w:hAnsi="David" w:hint="cs"/>
                    <w:sz w:val="20"/>
                    <w:szCs w:val="20"/>
                    <w:rtl/>
                  </w:rPr>
                  <w:t>NT-10-1969</w:t>
                </w:r>
              </w:ins>
            </w:p>
          </w:tc>
        </w:sdtContent>
      </w:sdt>
    </w:tr>
    <w:tr w:rsidR="002A7569" w:rsidRPr="00F9528C" w14:paraId="584FB039" w14:textId="77777777" w:rsidTr="00F35F34">
      <w:tc>
        <w:tcPr>
          <w:tcW w:w="753" w:type="dxa"/>
        </w:tcPr>
        <w:p w14:paraId="6E18BFA6"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dtPr>
        <w:sdtContent>
          <w:tc>
            <w:tcPr>
              <w:tcW w:w="1883" w:type="dxa"/>
            </w:tcPr>
            <w:p w14:paraId="467D344C" w14:textId="77777777" w:rsidR="002A7569" w:rsidRPr="00F9528C" w:rsidRDefault="002A7569" w:rsidP="00F35F34">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א.מ.ג תכנון יעוץ וניהול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A7569" w:rsidRPr="00F9528C" w14:paraId="31FF83FB" w14:textId="77777777" w:rsidTr="00F35F34">
            <w:trPr>
              <w:trHeight w:val="201"/>
            </w:trPr>
            <w:tc>
              <w:tcPr>
                <w:tcW w:w="926" w:type="dxa"/>
              </w:tcPr>
              <w:p w14:paraId="4C4C1E27"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dtPr>
              <w:sdtContent>
                <w:tc>
                  <w:tcPr>
                    <w:tcW w:w="1668" w:type="dxa"/>
                  </w:tcPr>
                  <w:p w14:paraId="1F2D9024" w14:textId="21DC8ECA" w:rsidR="002A7569" w:rsidRPr="00F9528C" w:rsidRDefault="002A7569" w:rsidP="00F35F34">
                    <w:pPr>
                      <w:tabs>
                        <w:tab w:val="center" w:pos="4153"/>
                        <w:tab w:val="right" w:pos="8306"/>
                      </w:tabs>
                      <w:spacing w:before="0" w:after="0" w:line="240" w:lineRule="auto"/>
                      <w:ind w:left="1" w:hanging="1"/>
                      <w:rPr>
                        <w:rFonts w:ascii="David" w:hAnsi="David"/>
                        <w:color w:val="00B0F0"/>
                        <w:sz w:val="20"/>
                        <w:szCs w:val="20"/>
                        <w:rtl/>
                      </w:rPr>
                    </w:pPr>
                    <w:r>
                      <w:rPr>
                        <w:rFonts w:ascii="David" w:hAnsi="David" w:hint="cs"/>
                        <w:color w:val="00B0F0"/>
                        <w:sz w:val="20"/>
                        <w:szCs w:val="20"/>
                        <w:rtl/>
                      </w:rPr>
                      <w:t>0.2</w:t>
                    </w:r>
                  </w:p>
                </w:tc>
              </w:sdtContent>
            </w:sdt>
          </w:tr>
        </w:tbl>
        <w:p w14:paraId="3276F1ED"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236" w:type="dxa"/>
        </w:tcPr>
        <w:p w14:paraId="182BDE5A"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1129" w:type="dxa"/>
        </w:tcPr>
        <w:p w14:paraId="65FDE096"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79DB5AE" w14:textId="6C6B05B2" w:rsidR="002A7569" w:rsidRPr="00F9528C" w:rsidRDefault="002A7569" w:rsidP="00F35F3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dtPr>
            <w:sdtContent>
              <w:r>
                <w:rPr>
                  <w:rFonts w:ascii="David" w:hAnsi="David" w:hint="cs"/>
                  <w:sz w:val="20"/>
                  <w:szCs w:val="20"/>
                  <w:rtl/>
                </w:rPr>
                <w:t>3;#</w:t>
              </w:r>
              <w:r>
                <w:rPr>
                  <w:rFonts w:ascii="David" w:hAnsi="David" w:hint="cs"/>
                  <w:sz w:val="20"/>
                  <w:szCs w:val="20"/>
                </w:rPr>
                <w:t>Draft</w:t>
              </w:r>
            </w:sdtContent>
          </w:sdt>
        </w:p>
      </w:tc>
    </w:tr>
    <w:tr w:rsidR="002A7569" w:rsidRPr="00F9528C" w14:paraId="4B760E64" w14:textId="77777777" w:rsidTr="00F35F34">
      <w:trPr>
        <w:trHeight w:val="80"/>
      </w:trPr>
      <w:tc>
        <w:tcPr>
          <w:tcW w:w="753" w:type="dxa"/>
        </w:tcPr>
        <w:p w14:paraId="042856A6"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1883" w:type="dxa"/>
        </w:tcPr>
        <w:p w14:paraId="1A90CCEA" w14:textId="77777777" w:rsidR="002A7569" w:rsidRPr="00F9528C" w:rsidRDefault="002A7569" w:rsidP="00F35F34">
          <w:pPr>
            <w:tabs>
              <w:tab w:val="center" w:pos="4153"/>
              <w:tab w:val="right" w:pos="8306"/>
            </w:tabs>
            <w:spacing w:before="0" w:after="0" w:line="240" w:lineRule="auto"/>
            <w:rPr>
              <w:rFonts w:ascii="David" w:hAnsi="David"/>
              <w:color w:val="00B0F0"/>
              <w:sz w:val="20"/>
              <w:szCs w:val="20"/>
              <w:rtl/>
            </w:rPr>
          </w:pPr>
        </w:p>
      </w:tc>
      <w:tc>
        <w:tcPr>
          <w:tcW w:w="2232" w:type="dxa"/>
        </w:tcPr>
        <w:p w14:paraId="4011DFBC"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236" w:type="dxa"/>
        </w:tcPr>
        <w:p w14:paraId="08C10804"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1129" w:type="dxa"/>
        </w:tcPr>
        <w:p w14:paraId="705D3753"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2073" w:type="dxa"/>
        </w:tcPr>
        <w:p w14:paraId="43205BFF"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r>
  </w:tbl>
  <w:p w14:paraId="0B12FA7B" w14:textId="77777777" w:rsidR="002A7569" w:rsidRPr="005C4849" w:rsidRDefault="002A7569" w:rsidP="005C4849">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C67D99" w14:textId="77777777" w:rsidR="002A7569" w:rsidRDefault="002A7569" w:rsidP="00AF234B">
      <w:pPr>
        <w:spacing w:before="0" w:after="0" w:line="240" w:lineRule="auto"/>
      </w:pPr>
      <w:r>
        <w:separator/>
      </w:r>
    </w:p>
  </w:footnote>
  <w:footnote w:type="continuationSeparator" w:id="0">
    <w:p w14:paraId="136E806E" w14:textId="77777777" w:rsidR="002A7569" w:rsidRDefault="002A7569" w:rsidP="00AF234B">
      <w:pPr>
        <w:spacing w:before="0" w:after="0" w:line="240" w:lineRule="auto"/>
      </w:pPr>
      <w:r>
        <w:continuationSeparator/>
      </w:r>
    </w:p>
  </w:footnote>
  <w:footnote w:type="continuationNotice" w:id="1">
    <w:p w14:paraId="1F420C62" w14:textId="77777777" w:rsidR="002A7569" w:rsidRDefault="002A7569">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31578CD3" w14:textId="77777777" w:rsidR="002A7569" w:rsidRDefault="002A7569">
        <w:pPr>
          <w:pStyle w:val="Header"/>
          <w:jc w:val="center"/>
        </w:pPr>
        <w:r>
          <w:fldChar w:fldCharType="begin"/>
        </w:r>
        <w:r>
          <w:instrText xml:space="preserve"> PAGE   \* MERGEFORMAT </w:instrText>
        </w:r>
        <w:r>
          <w:fldChar w:fldCharType="separate"/>
        </w:r>
        <w:r w:rsidR="009C18A4">
          <w:rPr>
            <w:noProof/>
            <w:rtl/>
          </w:rPr>
          <w:t>24</w:t>
        </w:r>
        <w:r>
          <w:rPr>
            <w:noProof/>
          </w:rPr>
          <w:fldChar w:fldCharType="end"/>
        </w:r>
      </w:p>
    </w:sdtContent>
  </w:sdt>
  <w:p w14:paraId="06C23759" w14:textId="77777777" w:rsidR="002A7569" w:rsidRDefault="002A75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86D4C"/>
    <w:multiLevelType w:val="multilevel"/>
    <w:tmpl w:val="FA621EB8"/>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5400" w:hanging="1440"/>
      </w:pPr>
      <w:rPr>
        <w:rFonts w:hint="default"/>
        <w:sz w:val="24"/>
      </w:rPr>
    </w:lvl>
    <w:lvl w:ilvl="6">
      <w:start w:val="1"/>
      <w:numFmt w:val="decimal"/>
      <w:isLgl/>
      <w:lvlText w:val="%1.%2.%3.%4.%5.%6.%7"/>
      <w:lvlJc w:val="left"/>
      <w:pPr>
        <w:ind w:left="6120" w:hanging="1440"/>
      </w:pPr>
      <w:rPr>
        <w:rFonts w:hint="default"/>
        <w:sz w:val="24"/>
      </w:rPr>
    </w:lvl>
    <w:lvl w:ilvl="7">
      <w:start w:val="1"/>
      <w:numFmt w:val="decimal"/>
      <w:isLgl/>
      <w:lvlText w:val="%1.%2.%3.%4.%5.%6.%7.%8"/>
      <w:lvlJc w:val="left"/>
      <w:pPr>
        <w:ind w:left="7200" w:hanging="1800"/>
      </w:pPr>
      <w:rPr>
        <w:rFonts w:hint="default"/>
        <w:sz w:val="24"/>
      </w:rPr>
    </w:lvl>
    <w:lvl w:ilvl="8">
      <w:start w:val="1"/>
      <w:numFmt w:val="decimal"/>
      <w:isLgl/>
      <w:lvlText w:val="%1.%2.%3.%4.%5.%6.%7.%8.%9"/>
      <w:lvlJc w:val="left"/>
      <w:pPr>
        <w:ind w:left="7920" w:hanging="1800"/>
      </w:pPr>
      <w:rPr>
        <w:rFonts w:hint="default"/>
        <w:sz w:val="24"/>
      </w:rPr>
    </w:lvl>
  </w:abstractNum>
  <w:abstractNum w:abstractNumId="1">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nsid w:val="22205342"/>
    <w:multiLevelType w:val="multilevel"/>
    <w:tmpl w:val="3F8EAD7E"/>
    <w:lvl w:ilvl="0">
      <w:start w:val="1"/>
      <w:numFmt w:val="decimal"/>
      <w:pStyle w:val="a"/>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6">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9">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1">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5">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6">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7">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nsid w:val="5BD5487D"/>
    <w:multiLevelType w:val="multilevel"/>
    <w:tmpl w:val="5EE8674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86"/>
        </w:tabs>
        <w:ind w:left="386" w:hanging="360"/>
      </w:pPr>
      <w:rPr>
        <w:rFonts w:hint="default"/>
      </w:rPr>
    </w:lvl>
    <w:lvl w:ilvl="2">
      <w:start w:val="1"/>
      <w:numFmt w:val="decimal"/>
      <w:lvlText w:val="%1.%2.%3"/>
      <w:lvlJc w:val="left"/>
      <w:pPr>
        <w:tabs>
          <w:tab w:val="num" w:pos="772"/>
        </w:tabs>
        <w:ind w:left="772" w:hanging="720"/>
      </w:pPr>
      <w:rPr>
        <w:rFonts w:hint="default"/>
      </w:rPr>
    </w:lvl>
    <w:lvl w:ilvl="3">
      <w:start w:val="1"/>
      <w:numFmt w:val="decimal"/>
      <w:lvlText w:val="%1.%2.%3.%4"/>
      <w:lvlJc w:val="left"/>
      <w:pPr>
        <w:tabs>
          <w:tab w:val="num" w:pos="798"/>
        </w:tabs>
        <w:ind w:left="798" w:hanging="720"/>
      </w:pPr>
      <w:rPr>
        <w:rFonts w:hint="default"/>
      </w:rPr>
    </w:lvl>
    <w:lvl w:ilvl="4">
      <w:start w:val="1"/>
      <w:numFmt w:val="decimal"/>
      <w:lvlText w:val="%1.%2.%3.%4.%5"/>
      <w:lvlJc w:val="left"/>
      <w:pPr>
        <w:tabs>
          <w:tab w:val="num" w:pos="1184"/>
        </w:tabs>
        <w:ind w:left="1184" w:hanging="1080"/>
      </w:pPr>
      <w:rPr>
        <w:rFonts w:hint="default"/>
      </w:rPr>
    </w:lvl>
    <w:lvl w:ilvl="5">
      <w:start w:val="1"/>
      <w:numFmt w:val="decimal"/>
      <w:lvlText w:val="%1.%2.%3.%4.%5.%6"/>
      <w:lvlJc w:val="left"/>
      <w:pPr>
        <w:tabs>
          <w:tab w:val="num" w:pos="1210"/>
        </w:tabs>
        <w:ind w:left="1210" w:hanging="1080"/>
      </w:pPr>
      <w:rPr>
        <w:rFonts w:hint="default"/>
      </w:rPr>
    </w:lvl>
    <w:lvl w:ilvl="6">
      <w:start w:val="1"/>
      <w:numFmt w:val="decimal"/>
      <w:lvlText w:val="%1.%2.%3.%4.%5.%6.%7"/>
      <w:lvlJc w:val="left"/>
      <w:pPr>
        <w:tabs>
          <w:tab w:val="num" w:pos="1236"/>
        </w:tabs>
        <w:ind w:left="1236" w:hanging="1080"/>
      </w:pPr>
      <w:rPr>
        <w:rFonts w:hint="default"/>
      </w:rPr>
    </w:lvl>
    <w:lvl w:ilvl="7">
      <w:start w:val="1"/>
      <w:numFmt w:val="decimal"/>
      <w:lvlText w:val="%1.%2.%3.%4.%5.%6.%7.%8"/>
      <w:lvlJc w:val="left"/>
      <w:pPr>
        <w:tabs>
          <w:tab w:val="num" w:pos="1622"/>
        </w:tabs>
        <w:ind w:left="1622" w:hanging="1440"/>
      </w:pPr>
      <w:rPr>
        <w:rFonts w:hint="default"/>
      </w:rPr>
    </w:lvl>
    <w:lvl w:ilvl="8">
      <w:start w:val="1"/>
      <w:numFmt w:val="decimal"/>
      <w:lvlText w:val="%1.%2.%3.%4.%5.%6.%7.%8.%9"/>
      <w:lvlJc w:val="left"/>
      <w:pPr>
        <w:tabs>
          <w:tab w:val="num" w:pos="1648"/>
        </w:tabs>
        <w:ind w:left="1648" w:hanging="1440"/>
      </w:pPr>
      <w:rPr>
        <w:rFonts w:hint="default"/>
      </w:rPr>
    </w:lvl>
  </w:abstractNum>
  <w:abstractNum w:abstractNumId="19">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617E653F"/>
    <w:multiLevelType w:val="hybridMultilevel"/>
    <w:tmpl w:val="FF260D62"/>
    <w:lvl w:ilvl="0" w:tplc="040D0003">
      <w:start w:val="1"/>
      <w:numFmt w:val="decimal"/>
      <w:lvlText w:val="%1."/>
      <w:lvlJc w:val="left"/>
      <w:pPr>
        <w:ind w:left="1796" w:hanging="360"/>
      </w:p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21">
    <w:nsid w:val="633D5C45"/>
    <w:multiLevelType w:val="multilevel"/>
    <w:tmpl w:val="2E84C342"/>
    <w:lvl w:ilvl="0">
      <w:start w:val="1"/>
      <w:numFmt w:val="decimal"/>
      <w:lvlText w:val="%1."/>
      <w:lvlJc w:val="left"/>
      <w:pPr>
        <w:ind w:left="364" w:hanging="360"/>
      </w:pPr>
    </w:lvl>
    <w:lvl w:ilvl="1">
      <w:start w:val="2"/>
      <w:numFmt w:val="decimal"/>
      <w:isLgl/>
      <w:lvlText w:val="%1.%2"/>
      <w:lvlJc w:val="left"/>
      <w:pPr>
        <w:ind w:left="1080" w:hanging="360"/>
      </w:pPr>
    </w:lvl>
    <w:lvl w:ilvl="2">
      <w:start w:val="1"/>
      <w:numFmt w:val="decimal"/>
      <w:isLgl/>
      <w:lvlText w:val="%1.%2.%3"/>
      <w:lvlJc w:val="left"/>
      <w:pPr>
        <w:ind w:left="2156" w:hanging="720"/>
      </w:pPr>
    </w:lvl>
    <w:lvl w:ilvl="3">
      <w:start w:val="1"/>
      <w:numFmt w:val="decimal"/>
      <w:isLgl/>
      <w:lvlText w:val="%1.%2.%3.%4"/>
      <w:lvlJc w:val="left"/>
      <w:pPr>
        <w:ind w:left="2872" w:hanging="720"/>
      </w:pPr>
    </w:lvl>
    <w:lvl w:ilvl="4">
      <w:start w:val="1"/>
      <w:numFmt w:val="decimal"/>
      <w:isLgl/>
      <w:lvlText w:val="%1.%2.%3.%4.%5"/>
      <w:lvlJc w:val="left"/>
      <w:pPr>
        <w:ind w:left="3948" w:hanging="1080"/>
      </w:pPr>
    </w:lvl>
    <w:lvl w:ilvl="5">
      <w:start w:val="1"/>
      <w:numFmt w:val="decimal"/>
      <w:isLgl/>
      <w:lvlText w:val="%1.%2.%3.%4.%5.%6"/>
      <w:lvlJc w:val="left"/>
      <w:pPr>
        <w:ind w:left="4664" w:hanging="1080"/>
      </w:pPr>
    </w:lvl>
    <w:lvl w:ilvl="6">
      <w:start w:val="1"/>
      <w:numFmt w:val="decimal"/>
      <w:isLgl/>
      <w:lvlText w:val="%1.%2.%3.%4.%5.%6.%7"/>
      <w:lvlJc w:val="left"/>
      <w:pPr>
        <w:ind w:left="5380" w:hanging="1080"/>
      </w:pPr>
    </w:lvl>
    <w:lvl w:ilvl="7">
      <w:start w:val="1"/>
      <w:numFmt w:val="decimal"/>
      <w:isLgl/>
      <w:lvlText w:val="%1.%2.%3.%4.%5.%6.%7.%8"/>
      <w:lvlJc w:val="left"/>
      <w:pPr>
        <w:ind w:left="6456" w:hanging="1440"/>
      </w:pPr>
    </w:lvl>
    <w:lvl w:ilvl="8">
      <w:start w:val="1"/>
      <w:numFmt w:val="decimal"/>
      <w:isLgl/>
      <w:lvlText w:val="%1.%2.%3.%4.%5.%6.%7.%8.%9"/>
      <w:lvlJc w:val="left"/>
      <w:pPr>
        <w:ind w:left="7172" w:hanging="1440"/>
      </w:pPr>
    </w:lvl>
  </w:abstractNum>
  <w:abstractNum w:abstractNumId="22">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nsid w:val="7396096F"/>
    <w:multiLevelType w:val="hybridMultilevel"/>
    <w:tmpl w:val="501A7AD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59F3015"/>
    <w:multiLevelType w:val="hybridMultilevel"/>
    <w:tmpl w:val="6C8C95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BA40EFF"/>
    <w:multiLevelType w:val="multilevel"/>
    <w:tmpl w:val="D7A6A346"/>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7">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15"/>
  </w:num>
  <w:num w:numId="3">
    <w:abstractNumId w:val="7"/>
  </w:num>
  <w:num w:numId="4">
    <w:abstractNumId w:val="17"/>
  </w:num>
  <w:num w:numId="5">
    <w:abstractNumId w:val="27"/>
  </w:num>
  <w:num w:numId="6">
    <w:abstractNumId w:val="2"/>
  </w:num>
  <w:num w:numId="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12"/>
  </w:num>
  <w:num w:numId="10">
    <w:abstractNumId w:val="1"/>
  </w:num>
  <w:num w:numId="11">
    <w:abstractNumId w:val="18"/>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22"/>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num>
  <w:num w:numId="19">
    <w:abstractNumId w:val="0"/>
  </w:num>
  <w:num w:numId="20">
    <w:abstractNumId w:val="23"/>
  </w:num>
  <w:num w:numId="21">
    <w:abstractNumId w:val="2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num>
  <w:num w:numId="23">
    <w:abstractNumId w:val="6"/>
  </w:num>
  <w:num w:numId="24">
    <w:abstractNumId w:val="19"/>
  </w:num>
  <w:num w:numId="25">
    <w:abstractNumId w:val="3"/>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 w:numId="34">
    <w:abstractNumId w:val="8"/>
  </w:num>
  <w:num w:numId="35">
    <w:abstractNumId w:val="3"/>
    <w:lvlOverride w:ilvl="0">
      <w:startOverride w:val="3"/>
    </w:lvlOverride>
    <w:lvlOverride w:ilvl="1">
      <w:startOverride w:val="5"/>
    </w:lvlOverride>
    <w:lvlOverride w:ilvl="2">
      <w:startOverride w:val="2"/>
    </w:lvlOverride>
  </w:num>
  <w:num w:numId="36">
    <w:abstractNumId w:val="4"/>
  </w:num>
  <w:num w:numId="37">
    <w:abstractNumId w:val="20"/>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5A8C"/>
    <w:rsid w:val="000645C6"/>
    <w:rsid w:val="000B36FF"/>
    <w:rsid w:val="000F342B"/>
    <w:rsid w:val="001257A1"/>
    <w:rsid w:val="00134C85"/>
    <w:rsid w:val="00140124"/>
    <w:rsid w:val="001631CE"/>
    <w:rsid w:val="001A0C3C"/>
    <w:rsid w:val="001A69D5"/>
    <w:rsid w:val="001D04F1"/>
    <w:rsid w:val="00214ACF"/>
    <w:rsid w:val="002365CE"/>
    <w:rsid w:val="00291019"/>
    <w:rsid w:val="002A7569"/>
    <w:rsid w:val="002E281F"/>
    <w:rsid w:val="00335E3B"/>
    <w:rsid w:val="00370DA1"/>
    <w:rsid w:val="003811C6"/>
    <w:rsid w:val="003D3411"/>
    <w:rsid w:val="00467596"/>
    <w:rsid w:val="004A1F09"/>
    <w:rsid w:val="004A3E8B"/>
    <w:rsid w:val="004A7CFB"/>
    <w:rsid w:val="00501673"/>
    <w:rsid w:val="005336F2"/>
    <w:rsid w:val="00552E11"/>
    <w:rsid w:val="005763BD"/>
    <w:rsid w:val="005824B9"/>
    <w:rsid w:val="0058321B"/>
    <w:rsid w:val="005C4849"/>
    <w:rsid w:val="00685B66"/>
    <w:rsid w:val="006B4EB8"/>
    <w:rsid w:val="0072103C"/>
    <w:rsid w:val="0075294E"/>
    <w:rsid w:val="007A10F8"/>
    <w:rsid w:val="007B224F"/>
    <w:rsid w:val="007C2A85"/>
    <w:rsid w:val="008666C7"/>
    <w:rsid w:val="008A47A2"/>
    <w:rsid w:val="008C64C6"/>
    <w:rsid w:val="00907836"/>
    <w:rsid w:val="00915F2E"/>
    <w:rsid w:val="009369E3"/>
    <w:rsid w:val="00942177"/>
    <w:rsid w:val="009705B3"/>
    <w:rsid w:val="00977E09"/>
    <w:rsid w:val="009834EB"/>
    <w:rsid w:val="009C0249"/>
    <w:rsid w:val="009C18A4"/>
    <w:rsid w:val="009D7E65"/>
    <w:rsid w:val="009E6E10"/>
    <w:rsid w:val="00A24A00"/>
    <w:rsid w:val="00A41820"/>
    <w:rsid w:val="00A81FF2"/>
    <w:rsid w:val="00AF234B"/>
    <w:rsid w:val="00B001DE"/>
    <w:rsid w:val="00B85E8E"/>
    <w:rsid w:val="00BC58C4"/>
    <w:rsid w:val="00BE17B4"/>
    <w:rsid w:val="00C02FFD"/>
    <w:rsid w:val="00C12F17"/>
    <w:rsid w:val="00C140D3"/>
    <w:rsid w:val="00D36402"/>
    <w:rsid w:val="00D3767C"/>
    <w:rsid w:val="00D8516B"/>
    <w:rsid w:val="00E3435D"/>
    <w:rsid w:val="00E679C7"/>
    <w:rsid w:val="00E972B1"/>
    <w:rsid w:val="00EC37B6"/>
    <w:rsid w:val="00F35F34"/>
    <w:rsid w:val="00FD5E02"/>
    <w:rsid w:val="00FE2EFB"/>
    <w:rsid w:val="00FF2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CAD1A48"/>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370DA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370DA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370DA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370DA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370DA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370DA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370DA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370DA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370DA1"/>
    <w:rPr>
      <w:rFonts w:ascii="Times New Roman" w:eastAsia="Times New Roman" w:hAnsi="Times New Roman" w:cs="David"/>
      <w:bCs/>
      <w:sz w:val="20"/>
      <w:szCs w:val="24"/>
      <w:u w:val="single"/>
      <w:lang w:eastAsia="he-IL"/>
    </w:rPr>
  </w:style>
  <w:style w:type="numbering" w:customStyle="1" w:styleId="NoList1">
    <w:name w:val="No List1"/>
    <w:next w:val="NoList"/>
    <w:semiHidden/>
    <w:unhideWhenUsed/>
    <w:rsid w:val="00370DA1"/>
  </w:style>
  <w:style w:type="paragraph" w:styleId="BodyText">
    <w:name w:val="Body Text"/>
    <w:basedOn w:val="Normal"/>
    <w:link w:val="BodyTextChar"/>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370DA1"/>
    <w:rPr>
      <w:rFonts w:ascii="Times New Roman" w:eastAsia="Times New Roman" w:hAnsi="Times New Roman" w:cs="David"/>
      <w:sz w:val="20"/>
      <w:szCs w:val="24"/>
      <w:lang w:eastAsia="he-IL"/>
    </w:rPr>
  </w:style>
  <w:style w:type="paragraph" w:styleId="Title">
    <w:name w:val="Title"/>
    <w:basedOn w:val="Normal"/>
    <w:link w:val="TitleChar"/>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370DA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370DA1"/>
  </w:style>
  <w:style w:type="paragraph" w:styleId="BlockText">
    <w:name w:val="Block Text"/>
    <w:basedOn w:val="Normal"/>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0">
    <w:name w:val="סגנון"/>
    <w:basedOn w:val="Normal"/>
    <w:next w:val="BlockText"/>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
    <w:name w:val="חתימה1"/>
    <w:basedOn w:val="Normal"/>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רשימה מימין"/>
    <w:basedOn w:val="1"/>
    <w:rsid w:val="00370DA1"/>
    <w:pPr>
      <w:ind w:left="540" w:hanging="540"/>
    </w:pPr>
    <w:rPr>
      <w:szCs w:val="22"/>
    </w:rPr>
  </w:style>
  <w:style w:type="paragraph" w:customStyle="1" w:styleId="a2">
    <w:name w:val="חתימה קו אחד"/>
    <w:basedOn w:val="1"/>
    <w:rsid w:val="00370DA1"/>
    <w:pPr>
      <w:tabs>
        <w:tab w:val="left" w:pos="2880"/>
        <w:tab w:val="left" w:pos="5220"/>
        <w:tab w:val="left" w:pos="7740"/>
      </w:tabs>
      <w:ind w:left="360"/>
    </w:pPr>
    <w:rPr>
      <w:sz w:val="22"/>
      <w:szCs w:val="22"/>
    </w:rPr>
  </w:style>
  <w:style w:type="paragraph" w:customStyle="1" w:styleId="10">
    <w:name w:val="חתימה קו 1 נקודות"/>
    <w:basedOn w:val="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370DA1"/>
    <w:rPr>
      <w:rFonts w:ascii="Tahoma" w:eastAsia="Times New Roman" w:hAnsi="Tahoma" w:cs="Tahoma"/>
      <w:sz w:val="16"/>
      <w:szCs w:val="16"/>
      <w:lang w:eastAsia="he-IL"/>
    </w:rPr>
  </w:style>
  <w:style w:type="paragraph" w:customStyle="1" w:styleId="BodyTextIndent1">
    <w:name w:val="Body Text Indent1"/>
    <w:basedOn w:val="Normal"/>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BodyTextIndent3">
    <w:name w:val="Body Text Indent 3"/>
    <w:basedOn w:val="Normal"/>
    <w:link w:val="BodyTextIndent3Char"/>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370DA1"/>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370DA1"/>
    <w:rPr>
      <w:rFonts w:ascii="Times New Roman" w:eastAsia="Times New Roman" w:hAnsi="Times New Roman" w:cs="David"/>
      <w:sz w:val="20"/>
      <w:szCs w:val="24"/>
      <w:lang w:eastAsia="he-IL"/>
    </w:rPr>
  </w:style>
  <w:style w:type="paragraph" w:styleId="DocumentMap">
    <w:name w:val="Document Map"/>
    <w:basedOn w:val="Normal"/>
    <w:link w:val="DocumentMapChar"/>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370DA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Footer"/>
    <w:link w:val="AutoFieldsChar"/>
    <w:qFormat/>
    <w:rsid w:val="008666C7"/>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8666C7"/>
    <w:rPr>
      <w:rFonts w:ascii="David" w:hAnsi="David" w:cs="David"/>
      <w:color w:val="0070C0"/>
      <w:sz w:val="20"/>
      <w:szCs w:val="24"/>
    </w:rPr>
  </w:style>
  <w:style w:type="numbering" w:customStyle="1" w:styleId="NoList2">
    <w:name w:val="No List2"/>
    <w:next w:val="NoList"/>
    <w:semiHidden/>
    <w:rsid w:val="00C140D3"/>
  </w:style>
  <w:style w:type="character" w:customStyle="1" w:styleId="a3">
    <w:name w:val="ביטול תו"/>
    <w:link w:val="a4"/>
    <w:locked/>
    <w:rsid w:val="00C140D3"/>
    <w:rPr>
      <w:rFonts w:cs="David"/>
      <w:sz w:val="26"/>
      <w:szCs w:val="24"/>
    </w:rPr>
  </w:style>
  <w:style w:type="paragraph" w:customStyle="1" w:styleId="a4">
    <w:name w:val="ביטול"/>
    <w:basedOn w:val="Normal"/>
    <w:link w:val="a3"/>
    <w:rsid w:val="00C140D3"/>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C140D3"/>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11">
    <w:name w:val="No List11"/>
    <w:next w:val="NoList"/>
    <w:semiHidden/>
    <w:rsid w:val="00C140D3"/>
  </w:style>
  <w:style w:type="paragraph" w:customStyle="1" w:styleId="a">
    <w:name w:val="שדה"/>
    <w:basedOn w:val="Normal"/>
    <w:link w:val="Char"/>
    <w:qFormat/>
    <w:rsid w:val="004A1F09"/>
    <w:pPr>
      <w:widowControl w:val="0"/>
      <w:numPr>
        <w:numId w:val="25"/>
      </w:numPr>
      <w:spacing w:before="0" w:beforeAutospacing="0" w:after="0" w:afterAutospacing="0" w:line="240" w:lineRule="auto"/>
      <w:jc w:val="both"/>
    </w:pPr>
    <w:rPr>
      <w:rFonts w:ascii="Times New Roman" w:eastAsia="Times New Roman" w:hAnsi="Times New Roman" w:cs="David"/>
      <w:sz w:val="24"/>
      <w:szCs w:val="24"/>
    </w:rPr>
  </w:style>
  <w:style w:type="character" w:customStyle="1" w:styleId="Char">
    <w:name w:val="שדה Char"/>
    <w:basedOn w:val="DefaultParagraphFont"/>
    <w:link w:val="a"/>
    <w:rsid w:val="004A1F09"/>
    <w:rPr>
      <w:rFonts w:ascii="Times New Roman" w:eastAsia="Times New Roman" w:hAnsi="Times New Roman" w:cs="David"/>
      <w:sz w:val="24"/>
      <w:szCs w:val="24"/>
    </w:rPr>
  </w:style>
  <w:style w:type="table" w:customStyle="1" w:styleId="11">
    <w:name w:val="רשת טבלה1"/>
    <w:basedOn w:val="TableNormal"/>
    <w:next w:val="TableGrid"/>
    <w:rsid w:val="005C48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5">
    <w:name w:val="היסט_כפול"/>
    <w:basedOn w:val="Normal"/>
    <w:rsid w:val="000B36FF"/>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11130719A8A491DA8CCC566DC52F590"/>
        <w:category>
          <w:name w:val="General"/>
          <w:gallery w:val="placeholder"/>
        </w:category>
        <w:types>
          <w:type w:val="bbPlcHdr"/>
        </w:types>
        <w:behaviors>
          <w:behavior w:val="content"/>
        </w:behaviors>
        <w:guid w:val="{B2ACAA1F-204E-41F7-AFF2-EB2AC23DAE8E}"/>
      </w:docPartPr>
      <w:docPartBody>
        <w:p w:rsidR="00860755" w:rsidRDefault="00860755">
          <w:r w:rsidRPr="00546E7D">
            <w:rPr>
              <w:rStyle w:val="PlaceholderText"/>
              <w:rtl/>
            </w:rPr>
            <w:t>[תאריך חתימת חוזה]</w:t>
          </w:r>
        </w:p>
      </w:docPartBody>
    </w:docPart>
    <w:docPart>
      <w:docPartPr>
        <w:name w:val="8EAC179448B041838EF2C727129E01BE"/>
        <w:category>
          <w:name w:val="General"/>
          <w:gallery w:val="placeholder"/>
        </w:category>
        <w:types>
          <w:type w:val="bbPlcHdr"/>
        </w:types>
        <w:behaviors>
          <w:behavior w:val="content"/>
        </w:behaviors>
        <w:guid w:val="{681D9B81-C504-4BC9-9161-5E115166E77B}"/>
      </w:docPartPr>
      <w:docPartBody>
        <w:p w:rsidR="00860755" w:rsidRDefault="00860755">
          <w:r w:rsidRPr="00546E7D">
            <w:rPr>
              <w:rStyle w:val="PlaceholderText"/>
              <w:rtl/>
            </w:rPr>
            <w:t>[צדדים נוספים]</w:t>
          </w:r>
        </w:p>
      </w:docPartBody>
    </w:docPart>
    <w:docPart>
      <w:docPartPr>
        <w:name w:val="9E8B3F14D8EB4372A2CBACB622C369F4"/>
        <w:category>
          <w:name w:val="General"/>
          <w:gallery w:val="placeholder"/>
        </w:category>
        <w:types>
          <w:type w:val="bbPlcHdr"/>
        </w:types>
        <w:behaviors>
          <w:behavior w:val="content"/>
        </w:behaviors>
        <w:guid w:val="{B3944653-6803-4753-A64E-B64A52F22B0E}"/>
      </w:docPartPr>
      <w:docPartBody>
        <w:p w:rsidR="00860755" w:rsidRDefault="00860755">
          <w:r w:rsidRPr="00546E7D">
            <w:rPr>
              <w:rStyle w:val="PlaceholderText"/>
              <w:rtl/>
            </w:rPr>
            <w:t>[צד א בחוזה]</w:t>
          </w:r>
        </w:p>
      </w:docPartBody>
    </w:docPart>
    <w:docPart>
      <w:docPartPr>
        <w:name w:val="6891D3F194A64F219D01272734FC73E4"/>
        <w:category>
          <w:name w:val="כללי"/>
          <w:gallery w:val="placeholder"/>
        </w:category>
        <w:types>
          <w:type w:val="bbPlcHdr"/>
        </w:types>
        <w:behaviors>
          <w:behavior w:val="content"/>
        </w:behaviors>
        <w:guid w:val="{F44BA213-5FC2-41B1-A708-68EF3764946A}"/>
      </w:docPartPr>
      <w:docPartBody>
        <w:p w:rsidR="00104FD7" w:rsidRDefault="000D0456" w:rsidP="000D0456">
          <w:pPr>
            <w:pStyle w:val="6891D3F194A64F219D01272734FC73E4"/>
          </w:pPr>
          <w:r w:rsidRPr="00F11BAF">
            <w:rPr>
              <w:rStyle w:val="PlaceholderText"/>
              <w:rtl/>
            </w:rPr>
            <w:t>[שם הפרויקט]</w:t>
          </w:r>
        </w:p>
      </w:docPartBody>
    </w:docPart>
    <w:docPart>
      <w:docPartPr>
        <w:name w:val="64884484007B405E8800DCF08EB80003"/>
        <w:category>
          <w:name w:val="כללי"/>
          <w:gallery w:val="placeholder"/>
        </w:category>
        <w:types>
          <w:type w:val="bbPlcHdr"/>
        </w:types>
        <w:behaviors>
          <w:behavior w:val="content"/>
        </w:behaviors>
        <w:guid w:val="{3CF8219C-768A-4DBE-8ED1-D0BC974930D9}"/>
      </w:docPartPr>
      <w:docPartBody>
        <w:p w:rsidR="00104FD7" w:rsidRDefault="000D0456" w:rsidP="000D0456">
          <w:pPr>
            <w:pStyle w:val="64884484007B405E8800DCF08EB80003"/>
          </w:pPr>
          <w:r w:rsidRPr="00F11BAF">
            <w:rPr>
              <w:rStyle w:val="PlaceholderText"/>
              <w:rtl/>
            </w:rPr>
            <w:t>[שם אתר]</w:t>
          </w:r>
        </w:p>
      </w:docPartBody>
    </w:docPart>
    <w:docPart>
      <w:docPartPr>
        <w:name w:val="F6484E38E9194F00AE2D0147DCF6B66D"/>
        <w:category>
          <w:name w:val="כללי"/>
          <w:gallery w:val="placeholder"/>
        </w:category>
        <w:types>
          <w:type w:val="bbPlcHdr"/>
        </w:types>
        <w:behaviors>
          <w:behavior w:val="content"/>
        </w:behaviors>
        <w:guid w:val="{B3241803-CA1E-486A-A694-1DDE1341E436}"/>
      </w:docPartPr>
      <w:docPartBody>
        <w:p w:rsidR="00104FD7" w:rsidRDefault="000D0456" w:rsidP="000D0456">
          <w:pPr>
            <w:pStyle w:val="F6484E38E9194F00AE2D0147DCF6B66D"/>
          </w:pPr>
          <w:r w:rsidRPr="009C4355">
            <w:rPr>
              <w:rStyle w:val="PlaceholderText"/>
              <w:rtl/>
            </w:rPr>
            <w:t>[שם ספק]</w:t>
          </w:r>
        </w:p>
      </w:docPartBody>
    </w:docPart>
    <w:docPart>
      <w:docPartPr>
        <w:name w:val="87F05F6DF5414F59980945BCD5EF1F89"/>
        <w:category>
          <w:name w:val="כללי"/>
          <w:gallery w:val="placeholder"/>
        </w:category>
        <w:types>
          <w:type w:val="bbPlcHdr"/>
        </w:types>
        <w:behaviors>
          <w:behavior w:val="content"/>
        </w:behaviors>
        <w:guid w:val="{E0B854FE-B722-448C-AB0E-0C23BF7F29B5}"/>
      </w:docPartPr>
      <w:docPartBody>
        <w:p w:rsidR="00104FD7" w:rsidRDefault="000D0456" w:rsidP="000D0456">
          <w:pPr>
            <w:pStyle w:val="87F05F6DF5414F59980945BCD5EF1F89"/>
          </w:pPr>
          <w:r w:rsidRPr="003E6FC4">
            <w:rPr>
              <w:rStyle w:val="PlaceholderText"/>
              <w:rtl/>
            </w:rPr>
            <w:t>[שם צד א]</w:t>
          </w:r>
        </w:p>
      </w:docPartBody>
    </w:docPart>
    <w:docPart>
      <w:docPartPr>
        <w:name w:val="DC19D78E9BD34EBC955CFBFF1244DFA9"/>
        <w:category>
          <w:name w:val="כללי"/>
          <w:gallery w:val="placeholder"/>
        </w:category>
        <w:types>
          <w:type w:val="bbPlcHdr"/>
        </w:types>
        <w:behaviors>
          <w:behavior w:val="content"/>
        </w:behaviors>
        <w:guid w:val="{98CF9174-9D82-48EE-8E41-05A6B4B992FD}"/>
      </w:docPartPr>
      <w:docPartBody>
        <w:p w:rsidR="00104FD7" w:rsidRDefault="000D0456" w:rsidP="000D0456">
          <w:pPr>
            <w:pStyle w:val="DC19D78E9BD34EBC955CFBFF1244DFA9"/>
          </w:pPr>
          <w:r w:rsidRPr="003059F5">
            <w:rPr>
              <w:rStyle w:val="PlaceholderText"/>
              <w:rtl/>
            </w:rPr>
            <w:t>[רשות מקומית]</w:t>
          </w:r>
        </w:p>
      </w:docPartBody>
    </w:docPart>
    <w:docPart>
      <w:docPartPr>
        <w:name w:val="48F39651453B434E929C70837D58A727"/>
        <w:category>
          <w:name w:val="כללי"/>
          <w:gallery w:val="placeholder"/>
        </w:category>
        <w:types>
          <w:type w:val="bbPlcHdr"/>
        </w:types>
        <w:behaviors>
          <w:behavior w:val="content"/>
        </w:behaviors>
        <w:guid w:val="{034204CA-4436-4189-BB3D-685221D5C545}"/>
      </w:docPartPr>
      <w:docPartBody>
        <w:p w:rsidR="00104FD7" w:rsidRDefault="000D0456" w:rsidP="000D0456">
          <w:pPr>
            <w:pStyle w:val="48F39651453B434E929C70837D58A727"/>
          </w:pPr>
          <w:r w:rsidRPr="003059F5">
            <w:rPr>
              <w:rStyle w:val="PlaceholderText"/>
              <w:rtl/>
            </w:rPr>
            <w:t>[שם אתר]</w:t>
          </w:r>
        </w:p>
      </w:docPartBody>
    </w:docPart>
    <w:docPart>
      <w:docPartPr>
        <w:name w:val="F1BCDEBFC6B84245B85102376CAD83AC"/>
        <w:category>
          <w:name w:val="כללי"/>
          <w:gallery w:val="placeholder"/>
        </w:category>
        <w:types>
          <w:type w:val="bbPlcHdr"/>
        </w:types>
        <w:behaviors>
          <w:behavior w:val="content"/>
        </w:behaviors>
        <w:guid w:val="{3E5CF326-180F-462D-8D98-BEAB71830A43}"/>
      </w:docPartPr>
      <w:docPartBody>
        <w:p w:rsidR="00104FD7" w:rsidRDefault="000D0456" w:rsidP="000D0456">
          <w:pPr>
            <w:pStyle w:val="F1BCDEBFC6B84245B85102376CAD83AC"/>
          </w:pPr>
          <w:r w:rsidRPr="003059F5">
            <w:rPr>
              <w:rStyle w:val="PlaceholderText"/>
              <w:rtl/>
            </w:rPr>
            <w:t>[שם הפרויקט]</w:t>
          </w:r>
        </w:p>
      </w:docPartBody>
    </w:docPart>
    <w:docPart>
      <w:docPartPr>
        <w:name w:val="DCBCCA8D9D6344D79FFBFE37EB885BA9"/>
        <w:category>
          <w:name w:val="כללי"/>
          <w:gallery w:val="placeholder"/>
        </w:category>
        <w:types>
          <w:type w:val="bbPlcHdr"/>
        </w:types>
        <w:behaviors>
          <w:behavior w:val="content"/>
        </w:behaviors>
        <w:guid w:val="{104E4411-585C-48C4-BA28-98E1A2706402}"/>
      </w:docPartPr>
      <w:docPartBody>
        <w:p w:rsidR="00104FD7" w:rsidRDefault="000D0456" w:rsidP="000D0456">
          <w:pPr>
            <w:pStyle w:val="DCBCCA8D9D6344D79FFBFE37EB885BA9"/>
          </w:pPr>
          <w:r w:rsidRPr="003059F5">
            <w:rPr>
              <w:rStyle w:val="PlaceholderText"/>
              <w:rtl/>
            </w:rPr>
            <w:t>[שדה נוסף 2]</w:t>
          </w:r>
        </w:p>
      </w:docPartBody>
    </w:docPart>
    <w:docPart>
      <w:docPartPr>
        <w:name w:val="D774A9263F0B43C889C7363A425FC822"/>
        <w:category>
          <w:name w:val="כללי"/>
          <w:gallery w:val="placeholder"/>
        </w:category>
        <w:types>
          <w:type w:val="bbPlcHdr"/>
        </w:types>
        <w:behaviors>
          <w:behavior w:val="content"/>
        </w:behaviors>
        <w:guid w:val="{7CE28780-3A36-4622-B90D-BEC7812F0E78}"/>
      </w:docPartPr>
      <w:docPartBody>
        <w:p w:rsidR="00104FD7" w:rsidRDefault="000D0456" w:rsidP="000D0456">
          <w:pPr>
            <w:pStyle w:val="D774A9263F0B43C889C7363A425FC822"/>
          </w:pPr>
          <w:r w:rsidRPr="003059F5">
            <w:rPr>
              <w:rStyle w:val="PlaceholderText"/>
              <w:rtl/>
            </w:rPr>
            <w:t>[שדה נוסף 1]</w:t>
          </w:r>
        </w:p>
      </w:docPartBody>
    </w:docPart>
    <w:docPart>
      <w:docPartPr>
        <w:name w:val="F6C21EC564964A3FA377941C8F3162AB"/>
        <w:category>
          <w:name w:val="כללי"/>
          <w:gallery w:val="placeholder"/>
        </w:category>
        <w:types>
          <w:type w:val="bbPlcHdr"/>
        </w:types>
        <w:behaviors>
          <w:behavior w:val="content"/>
        </w:behaviors>
        <w:guid w:val="{5775347D-5389-4438-A01B-7000F9D60F64}"/>
      </w:docPartPr>
      <w:docPartBody>
        <w:p w:rsidR="00104FD7" w:rsidRDefault="000D0456" w:rsidP="000D0456">
          <w:pPr>
            <w:pStyle w:val="F6C21EC564964A3FA377941C8F3162AB"/>
          </w:pPr>
          <w:r w:rsidRPr="003059F5">
            <w:rPr>
              <w:rStyle w:val="PlaceholderText"/>
              <w:rtl/>
            </w:rPr>
            <w:t>[רשות מקומית]</w:t>
          </w:r>
        </w:p>
      </w:docPartBody>
    </w:docPart>
    <w:docPart>
      <w:docPartPr>
        <w:name w:val="4196D414B4514190A0FAC22EF91FF3E4"/>
        <w:category>
          <w:name w:val="כללי"/>
          <w:gallery w:val="placeholder"/>
        </w:category>
        <w:types>
          <w:type w:val="bbPlcHdr"/>
        </w:types>
        <w:behaviors>
          <w:behavior w:val="content"/>
        </w:behaviors>
        <w:guid w:val="{36592969-C3BF-4D99-95A7-9E7F2C221C7D}"/>
      </w:docPartPr>
      <w:docPartBody>
        <w:p w:rsidR="00104FD7" w:rsidRDefault="000D0456" w:rsidP="000D0456">
          <w:pPr>
            <w:pStyle w:val="4196D414B4514190A0FAC22EF91FF3E4"/>
          </w:pPr>
          <w:r w:rsidRPr="003059F5">
            <w:rPr>
              <w:rStyle w:val="PlaceholderText"/>
              <w:rtl/>
            </w:rPr>
            <w:t>[שדה נוסף 3]</w:t>
          </w:r>
        </w:p>
      </w:docPartBody>
    </w:docPart>
    <w:docPart>
      <w:docPartPr>
        <w:name w:val="8ECE930238264283AFE92629BC37D42B"/>
        <w:category>
          <w:name w:val="כללי"/>
          <w:gallery w:val="placeholder"/>
        </w:category>
        <w:types>
          <w:type w:val="bbPlcHdr"/>
        </w:types>
        <w:behaviors>
          <w:behavior w:val="content"/>
        </w:behaviors>
        <w:guid w:val="{DC0A29CE-EE6C-4AD4-83E0-DB004EC0D42C}"/>
      </w:docPartPr>
      <w:docPartBody>
        <w:p w:rsidR="00104FD7" w:rsidRDefault="000D0456" w:rsidP="000D0456">
          <w:pPr>
            <w:pStyle w:val="8ECE930238264283AFE92629BC37D42B"/>
          </w:pPr>
          <w:r w:rsidRPr="003059F5">
            <w:rPr>
              <w:rStyle w:val="PlaceholderText"/>
              <w:rtl/>
            </w:rPr>
            <w:t>[שדה נוסף 4]</w:t>
          </w:r>
        </w:p>
      </w:docPartBody>
    </w:docPart>
    <w:docPart>
      <w:docPartPr>
        <w:name w:val="8DDEAEF197BF4EF280FD4EE1A9E33B01"/>
        <w:category>
          <w:name w:val="כללי"/>
          <w:gallery w:val="placeholder"/>
        </w:category>
        <w:types>
          <w:type w:val="bbPlcHdr"/>
        </w:types>
        <w:behaviors>
          <w:behavior w:val="content"/>
        </w:behaviors>
        <w:guid w:val="{0C840C4D-A3C2-41B5-B574-15184DB5F94F}"/>
      </w:docPartPr>
      <w:docPartBody>
        <w:p w:rsidR="00104FD7" w:rsidRDefault="000D0456" w:rsidP="000D0456">
          <w:pPr>
            <w:pStyle w:val="8DDEAEF197BF4EF280FD4EE1A9E33B01"/>
          </w:pPr>
          <w:r w:rsidRPr="003059F5">
            <w:rPr>
              <w:rStyle w:val="PlaceholderText"/>
              <w:rtl/>
            </w:rPr>
            <w:t>[שדה נוסף 5]</w:t>
          </w:r>
        </w:p>
      </w:docPartBody>
    </w:docPart>
    <w:docPart>
      <w:docPartPr>
        <w:name w:val="203513900E8340BAAA2CD87F2A3571C4"/>
        <w:category>
          <w:name w:val="כללי"/>
          <w:gallery w:val="placeholder"/>
        </w:category>
        <w:types>
          <w:type w:val="bbPlcHdr"/>
        </w:types>
        <w:behaviors>
          <w:behavior w:val="content"/>
        </w:behaviors>
        <w:guid w:val="{3875A356-B67C-4168-879C-E8176927DA52}"/>
      </w:docPartPr>
      <w:docPartBody>
        <w:p w:rsidR="00104FD7" w:rsidRDefault="000D0456" w:rsidP="000D0456">
          <w:pPr>
            <w:pStyle w:val="203513900E8340BAAA2CD87F2A3571C4"/>
          </w:pPr>
          <w:r w:rsidRPr="003059F5">
            <w:rPr>
              <w:rStyle w:val="PlaceholderText"/>
              <w:rtl/>
            </w:rPr>
            <w:t>[שדה נוסף 6]</w:t>
          </w:r>
        </w:p>
      </w:docPartBody>
    </w:docPart>
    <w:docPart>
      <w:docPartPr>
        <w:name w:val="88168CD51E964B69AF05DD90A8E43114"/>
        <w:category>
          <w:name w:val="כללי"/>
          <w:gallery w:val="placeholder"/>
        </w:category>
        <w:types>
          <w:type w:val="bbPlcHdr"/>
        </w:types>
        <w:behaviors>
          <w:behavior w:val="content"/>
        </w:behaviors>
        <w:guid w:val="{8756AEB5-CC46-438C-A52F-F952A6313785}"/>
      </w:docPartPr>
      <w:docPartBody>
        <w:p w:rsidR="00104FD7" w:rsidRDefault="000D0456" w:rsidP="000D0456">
          <w:pPr>
            <w:pStyle w:val="88168CD51E964B69AF05DD90A8E43114"/>
          </w:pPr>
          <w:r w:rsidRPr="003059F5">
            <w:rPr>
              <w:rStyle w:val="PlaceholderText"/>
              <w:rtl/>
            </w:rPr>
            <w:t>[אחוז השתתפות צד א]</w:t>
          </w:r>
        </w:p>
      </w:docPartBody>
    </w:docPart>
    <w:docPart>
      <w:docPartPr>
        <w:name w:val="644546A22C674B6EA6051E4C7B5CC2D8"/>
        <w:category>
          <w:name w:val="כללי"/>
          <w:gallery w:val="placeholder"/>
        </w:category>
        <w:types>
          <w:type w:val="bbPlcHdr"/>
        </w:types>
        <w:behaviors>
          <w:behavior w:val="content"/>
        </w:behaviors>
        <w:guid w:val="{E0B11B9B-2E96-4EC1-976A-4BEB0CABF8E9}"/>
      </w:docPartPr>
      <w:docPartBody>
        <w:p w:rsidR="00104FD7" w:rsidRDefault="000D0456" w:rsidP="000D0456">
          <w:pPr>
            <w:pStyle w:val="644546A22C674B6EA6051E4C7B5CC2D8"/>
          </w:pPr>
          <w:r w:rsidRPr="003059F5">
            <w:rPr>
              <w:rStyle w:val="PlaceholderText"/>
              <w:rtl/>
            </w:rPr>
            <w:t>[תאריך חתימת חוזה]</w:t>
          </w:r>
        </w:p>
      </w:docPartBody>
    </w:docPart>
    <w:docPart>
      <w:docPartPr>
        <w:name w:val="534036BD36C34A68BED9CD5EE7545A44"/>
        <w:category>
          <w:name w:val="כללי"/>
          <w:gallery w:val="placeholder"/>
        </w:category>
        <w:types>
          <w:type w:val="bbPlcHdr"/>
        </w:types>
        <w:behaviors>
          <w:behavior w:val="content"/>
        </w:behaviors>
        <w:guid w:val="{FDA25344-BEE7-44F9-B8E8-7CDAB9FCC1ED}"/>
      </w:docPartPr>
      <w:docPartBody>
        <w:p w:rsidR="00104FD7" w:rsidRDefault="000D0456" w:rsidP="000D0456">
          <w:pPr>
            <w:pStyle w:val="534036BD36C34A68BED9CD5EE7545A44"/>
          </w:pPr>
          <w:r w:rsidRPr="0027244C">
            <w:rPr>
              <w:rStyle w:val="PlaceholderText"/>
              <w:rtl/>
            </w:rPr>
            <w:t>[צד א בחוזה]</w:t>
          </w:r>
        </w:p>
      </w:docPartBody>
    </w:docPart>
    <w:docPart>
      <w:docPartPr>
        <w:name w:val="1306C82E032347CABCCCBDD04C5C2A43"/>
        <w:category>
          <w:name w:val="כללי"/>
          <w:gallery w:val="placeholder"/>
        </w:category>
        <w:types>
          <w:type w:val="bbPlcHdr"/>
        </w:types>
        <w:behaviors>
          <w:behavior w:val="content"/>
        </w:behaviors>
        <w:guid w:val="{1E95E805-256C-460B-A684-413E6FBC69E5}"/>
      </w:docPartPr>
      <w:docPartBody>
        <w:p w:rsidR="00104FD7" w:rsidRDefault="000D0456" w:rsidP="000D0456">
          <w:pPr>
            <w:pStyle w:val="1306C82E032347CABCCCBDD04C5C2A43"/>
          </w:pPr>
          <w:r w:rsidRPr="003059F5">
            <w:rPr>
              <w:rStyle w:val="PlaceholderText"/>
              <w:rtl/>
            </w:rPr>
            <w:t>[שם ספק]</w:t>
          </w:r>
        </w:p>
      </w:docPartBody>
    </w:docPart>
    <w:docPart>
      <w:docPartPr>
        <w:name w:val="B59F6D638C9F4FF09912ED6DD8580D65"/>
        <w:category>
          <w:name w:val="כללי"/>
          <w:gallery w:val="placeholder"/>
        </w:category>
        <w:types>
          <w:type w:val="bbPlcHdr"/>
        </w:types>
        <w:behaviors>
          <w:behavior w:val="content"/>
        </w:behaviors>
        <w:guid w:val="{DC69FA13-EF6F-4280-9242-D9B0B8114807}"/>
      </w:docPartPr>
      <w:docPartBody>
        <w:p w:rsidR="00104FD7" w:rsidRDefault="000D0456" w:rsidP="000D0456">
          <w:pPr>
            <w:pStyle w:val="B59F6D638C9F4FF09912ED6DD8580D65"/>
          </w:pPr>
          <w:r w:rsidRPr="003059F5">
            <w:rPr>
              <w:rStyle w:val="PlaceholderText"/>
              <w:rtl/>
            </w:rPr>
            <w:t>[שם ספק]</w:t>
          </w:r>
        </w:p>
      </w:docPartBody>
    </w:docPart>
    <w:docPart>
      <w:docPartPr>
        <w:name w:val="4FFC5275F607467087EF14E12E2EAC68"/>
        <w:category>
          <w:name w:val="כללי"/>
          <w:gallery w:val="placeholder"/>
        </w:category>
        <w:types>
          <w:type w:val="bbPlcHdr"/>
        </w:types>
        <w:behaviors>
          <w:behavior w:val="content"/>
        </w:behaviors>
        <w:guid w:val="{6EC64E64-1F39-4EEB-B69C-DE297AC1A1E7}"/>
      </w:docPartPr>
      <w:docPartBody>
        <w:p w:rsidR="00104FD7" w:rsidRDefault="000D0456" w:rsidP="000D0456">
          <w:pPr>
            <w:pStyle w:val="4FFC5275F607467087EF14E12E2EAC68"/>
          </w:pPr>
          <w:r w:rsidRPr="003059F5">
            <w:rPr>
              <w:rStyle w:val="PlaceholderText"/>
              <w:rtl/>
            </w:rPr>
            <w:t>[שם ספק]</w:t>
          </w:r>
        </w:p>
      </w:docPartBody>
    </w:docPart>
    <w:docPart>
      <w:docPartPr>
        <w:name w:val="4B64073F0FAE4D6F81F82E95B45CF398"/>
        <w:category>
          <w:name w:val="כללי"/>
          <w:gallery w:val="placeholder"/>
        </w:category>
        <w:types>
          <w:type w:val="bbPlcHdr"/>
        </w:types>
        <w:behaviors>
          <w:behavior w:val="content"/>
        </w:behaviors>
        <w:guid w:val="{845C6FAC-F9E9-4D76-9F15-6A2EC51D1476}"/>
      </w:docPartPr>
      <w:docPartBody>
        <w:p w:rsidR="00104FD7" w:rsidRDefault="000D0456" w:rsidP="000D0456">
          <w:pPr>
            <w:pStyle w:val="4B64073F0FAE4D6F81F82E95B45CF398"/>
          </w:pPr>
          <w:r w:rsidRPr="003059F5">
            <w:rPr>
              <w:rStyle w:val="PlaceholderText"/>
              <w:rtl/>
            </w:rPr>
            <w:t>[שם ספק]</w:t>
          </w:r>
        </w:p>
      </w:docPartBody>
    </w:docPart>
    <w:docPart>
      <w:docPartPr>
        <w:name w:val="2D0F67D246954C1D90A3C812FC8EBD77"/>
        <w:category>
          <w:name w:val="כללי"/>
          <w:gallery w:val="placeholder"/>
        </w:category>
        <w:types>
          <w:type w:val="bbPlcHdr"/>
        </w:types>
        <w:behaviors>
          <w:behavior w:val="content"/>
        </w:behaviors>
        <w:guid w:val="{C41413C9-C8A5-482A-B571-CB55397EDE8F}"/>
      </w:docPartPr>
      <w:docPartBody>
        <w:p w:rsidR="00104FD7" w:rsidRDefault="000D0456" w:rsidP="000D0456">
          <w:pPr>
            <w:pStyle w:val="2D0F67D246954C1D90A3C812FC8EBD77"/>
          </w:pPr>
          <w:r w:rsidRPr="003059F5">
            <w:rPr>
              <w:rStyle w:val="PlaceholderText"/>
              <w:rtl/>
            </w:rPr>
            <w:t>[תבנית חוזה]</w:t>
          </w:r>
        </w:p>
      </w:docPartBody>
    </w:docPart>
    <w:docPart>
      <w:docPartPr>
        <w:name w:val="5747255A7CBA4D3B8DFDA99DC11797AC"/>
        <w:category>
          <w:name w:val="כללי"/>
          <w:gallery w:val="placeholder"/>
        </w:category>
        <w:types>
          <w:type w:val="bbPlcHdr"/>
        </w:types>
        <w:behaviors>
          <w:behavior w:val="content"/>
        </w:behaviors>
        <w:guid w:val="{9F4CD2C7-F9F7-471C-A8C6-5309E372035A}"/>
      </w:docPartPr>
      <w:docPartBody>
        <w:p w:rsidR="00104FD7" w:rsidRDefault="000D0456" w:rsidP="000D0456">
          <w:pPr>
            <w:pStyle w:val="5747255A7CBA4D3B8DFDA99DC11797AC"/>
          </w:pPr>
          <w:r w:rsidRPr="009D00D7">
            <w:rPr>
              <w:rStyle w:val="PlaceholderText"/>
              <w:rtl/>
            </w:rPr>
            <w:t>[שם הפרויקט]</w:t>
          </w:r>
        </w:p>
      </w:docPartBody>
    </w:docPart>
    <w:docPart>
      <w:docPartPr>
        <w:name w:val="2A2AF21EA544419AACB001EBBFF82D63"/>
        <w:category>
          <w:name w:val="כללי"/>
          <w:gallery w:val="placeholder"/>
        </w:category>
        <w:types>
          <w:type w:val="bbPlcHdr"/>
        </w:types>
        <w:behaviors>
          <w:behavior w:val="content"/>
        </w:behaviors>
        <w:guid w:val="{80F84193-D01D-452C-A40C-8818B1A0CB8C}"/>
      </w:docPartPr>
      <w:docPartBody>
        <w:p w:rsidR="00104FD7" w:rsidRDefault="000D0456" w:rsidP="000D0456">
          <w:pPr>
            <w:pStyle w:val="2A2AF21EA544419AACB001EBBFF82D63"/>
          </w:pPr>
          <w:r w:rsidRPr="003059F5">
            <w:rPr>
              <w:rStyle w:val="PlaceholderText"/>
              <w:rtl/>
            </w:rPr>
            <w:t>[שם ספק]</w:t>
          </w:r>
        </w:p>
      </w:docPartBody>
    </w:docPart>
    <w:docPart>
      <w:docPartPr>
        <w:name w:val="CF9E1DA738354CBC9CA67F756933501F"/>
        <w:category>
          <w:name w:val="כללי"/>
          <w:gallery w:val="placeholder"/>
        </w:category>
        <w:types>
          <w:type w:val="bbPlcHdr"/>
        </w:types>
        <w:behaviors>
          <w:behavior w:val="content"/>
        </w:behaviors>
        <w:guid w:val="{440606EE-EC37-4297-B6DC-83EF2038B2A3}"/>
      </w:docPartPr>
      <w:docPartBody>
        <w:p w:rsidR="00104FD7" w:rsidRDefault="000D0456" w:rsidP="000D0456">
          <w:pPr>
            <w:pStyle w:val="CF9E1DA738354CBC9CA67F756933501F"/>
          </w:pPr>
          <w:r w:rsidRPr="003059F5">
            <w:rPr>
              <w:rStyle w:val="PlaceholderText"/>
              <w:rtl/>
            </w:rPr>
            <w:t>[שם ספק]</w:t>
          </w:r>
        </w:p>
      </w:docPartBody>
    </w:docPart>
    <w:docPart>
      <w:docPartPr>
        <w:name w:val="E1130C59DF934776A4349F50A7484013"/>
        <w:category>
          <w:name w:val="כללי"/>
          <w:gallery w:val="placeholder"/>
        </w:category>
        <w:types>
          <w:type w:val="bbPlcHdr"/>
        </w:types>
        <w:behaviors>
          <w:behavior w:val="content"/>
        </w:behaviors>
        <w:guid w:val="{361A6FAC-6053-484E-A0D5-B3A2F0EF8335}"/>
      </w:docPartPr>
      <w:docPartBody>
        <w:p w:rsidR="00104FD7" w:rsidRDefault="000D0456" w:rsidP="000D0456">
          <w:pPr>
            <w:pStyle w:val="E1130C59DF934776A4349F50A7484013"/>
          </w:pPr>
          <w:r w:rsidRPr="009C4355">
            <w:rPr>
              <w:rStyle w:val="PlaceholderText"/>
              <w:rtl/>
            </w:rPr>
            <w:t>[שם ספק]</w:t>
          </w:r>
        </w:p>
      </w:docPartBody>
    </w:docPart>
    <w:docPart>
      <w:docPartPr>
        <w:name w:val="4EB2D17AD2EA48D0B7BD7BC9A0BCCA3E"/>
        <w:category>
          <w:name w:val="כללי"/>
          <w:gallery w:val="placeholder"/>
        </w:category>
        <w:types>
          <w:type w:val="bbPlcHdr"/>
        </w:types>
        <w:behaviors>
          <w:behavior w:val="content"/>
        </w:behaviors>
        <w:guid w:val="{84FC8A4C-1759-41C4-8A04-907056C8CF45}"/>
      </w:docPartPr>
      <w:docPartBody>
        <w:p w:rsidR="00104FD7" w:rsidRDefault="000D0456" w:rsidP="000D0456">
          <w:pPr>
            <w:pStyle w:val="4EB2D17AD2EA48D0B7BD7BC9A0BCCA3E"/>
          </w:pPr>
          <w:r w:rsidRPr="00C5438E">
            <w:rPr>
              <w:rStyle w:val="PlaceholderText"/>
              <w:rtl/>
            </w:rPr>
            <w:t>[צד א בחוזה]</w:t>
          </w:r>
        </w:p>
      </w:docPartBody>
    </w:docPart>
    <w:docPart>
      <w:docPartPr>
        <w:name w:val="510F42E9600744229A5A2C2DB561098C"/>
        <w:category>
          <w:name w:val="כללי"/>
          <w:gallery w:val="placeholder"/>
        </w:category>
        <w:types>
          <w:type w:val="bbPlcHdr"/>
        </w:types>
        <w:behaviors>
          <w:behavior w:val="content"/>
        </w:behaviors>
        <w:guid w:val="{A1E52181-CCE1-4CA0-A0D1-7C7322CD6B0D}"/>
      </w:docPartPr>
      <w:docPartBody>
        <w:p w:rsidR="00104FD7" w:rsidRDefault="000D0456" w:rsidP="000D0456">
          <w:pPr>
            <w:pStyle w:val="510F42E9600744229A5A2C2DB561098C"/>
          </w:pPr>
          <w:r w:rsidRPr="003059F5">
            <w:rPr>
              <w:rStyle w:val="PlaceholderText"/>
              <w:rtl/>
            </w:rPr>
            <w:t>[שם ספק]</w:t>
          </w:r>
        </w:p>
      </w:docPartBody>
    </w:docPart>
    <w:docPart>
      <w:docPartPr>
        <w:name w:val="2DC3D9B5C22E443EB6CAB3E5AB7806BC"/>
        <w:category>
          <w:name w:val="כללי"/>
          <w:gallery w:val="placeholder"/>
        </w:category>
        <w:types>
          <w:type w:val="bbPlcHdr"/>
        </w:types>
        <w:behaviors>
          <w:behavior w:val="content"/>
        </w:behaviors>
        <w:guid w:val="{3DCD1E16-D2CF-4B7E-B205-1FEF9EEB839C}"/>
      </w:docPartPr>
      <w:docPartBody>
        <w:p w:rsidR="00104FD7" w:rsidRDefault="000D0456" w:rsidP="000D0456">
          <w:pPr>
            <w:pStyle w:val="2DC3D9B5C22E443EB6CAB3E5AB7806BC"/>
          </w:pPr>
          <w:r w:rsidRPr="003059F5">
            <w:rPr>
              <w:rStyle w:val="PlaceholderText"/>
              <w:rtl/>
            </w:rPr>
            <w:t>[שם אתר]</w:t>
          </w:r>
        </w:p>
      </w:docPartBody>
    </w:docPart>
    <w:docPart>
      <w:docPartPr>
        <w:name w:val="244549A30D014532B8F669E4FF725BC7"/>
        <w:category>
          <w:name w:val="כללי"/>
          <w:gallery w:val="placeholder"/>
        </w:category>
        <w:types>
          <w:type w:val="bbPlcHdr"/>
        </w:types>
        <w:behaviors>
          <w:behavior w:val="content"/>
        </w:behaviors>
        <w:guid w:val="{C9846908-C992-4021-9E10-72C196B546F9}"/>
      </w:docPartPr>
      <w:docPartBody>
        <w:p w:rsidR="00104FD7" w:rsidRDefault="000D0456" w:rsidP="000D0456">
          <w:pPr>
            <w:pStyle w:val="244549A30D014532B8F669E4FF725BC7"/>
          </w:pPr>
          <w:r w:rsidRPr="003059F5">
            <w:rPr>
              <w:rStyle w:val="PlaceholderText"/>
              <w:rtl/>
            </w:rPr>
            <w:t>[תיאור עבודה]</w:t>
          </w:r>
        </w:p>
      </w:docPartBody>
    </w:docPart>
    <w:docPart>
      <w:docPartPr>
        <w:name w:val="964516F3FAD54446A91EE8C96927D937"/>
        <w:category>
          <w:name w:val="כללי"/>
          <w:gallery w:val="placeholder"/>
        </w:category>
        <w:types>
          <w:type w:val="bbPlcHdr"/>
        </w:types>
        <w:behaviors>
          <w:behavior w:val="content"/>
        </w:behaviors>
        <w:guid w:val="{7377EE25-0D72-41BC-990B-F073AB42DE7E}"/>
      </w:docPartPr>
      <w:docPartBody>
        <w:p w:rsidR="00104FD7" w:rsidRDefault="000D0456" w:rsidP="000D0456">
          <w:pPr>
            <w:pStyle w:val="964516F3FAD54446A91EE8C96927D937"/>
          </w:pPr>
          <w:r w:rsidRPr="009C4355">
            <w:rPr>
              <w:rStyle w:val="PlaceholderText"/>
              <w:rtl/>
            </w:rPr>
            <w:t>[שם ספק]</w:t>
          </w:r>
        </w:p>
      </w:docPartBody>
    </w:docPart>
    <w:docPart>
      <w:docPartPr>
        <w:name w:val="D7FB006689C743A49C0BEDB34DBC05CA"/>
        <w:category>
          <w:name w:val="כללי"/>
          <w:gallery w:val="placeholder"/>
        </w:category>
        <w:types>
          <w:type w:val="bbPlcHdr"/>
        </w:types>
        <w:behaviors>
          <w:behavior w:val="content"/>
        </w:behaviors>
        <w:guid w:val="{DF4281A1-C1CA-4FE0-A2C9-44B9A2EC6384}"/>
      </w:docPartPr>
      <w:docPartBody>
        <w:p w:rsidR="00104FD7" w:rsidRDefault="000D0456" w:rsidP="000D0456">
          <w:pPr>
            <w:pStyle w:val="D7FB006689C743A49C0BEDB34DBC05CA"/>
          </w:pPr>
          <w:r w:rsidRPr="00C5438E">
            <w:rPr>
              <w:rStyle w:val="PlaceholderText"/>
              <w:rtl/>
            </w:rPr>
            <w:t>[צד א בחוזה]</w:t>
          </w:r>
        </w:p>
      </w:docPartBody>
    </w:docPart>
    <w:docPart>
      <w:docPartPr>
        <w:name w:val="7BAAEF2005F648E2AC02A5AE7E3252F3"/>
        <w:category>
          <w:name w:val="כללי"/>
          <w:gallery w:val="placeholder"/>
        </w:category>
        <w:types>
          <w:type w:val="bbPlcHdr"/>
        </w:types>
        <w:behaviors>
          <w:behavior w:val="content"/>
        </w:behaviors>
        <w:guid w:val="{D04D36B4-3075-45A3-834C-73014EC12C90}"/>
      </w:docPartPr>
      <w:docPartBody>
        <w:p w:rsidR="00104FD7" w:rsidRDefault="000D0456" w:rsidP="000D0456">
          <w:pPr>
            <w:pStyle w:val="7BAAEF2005F648E2AC02A5AE7E3252F3"/>
          </w:pPr>
          <w:r w:rsidRPr="003059F5">
            <w:rPr>
              <w:rStyle w:val="PlaceholderText"/>
              <w:rtl/>
            </w:rPr>
            <w:t>[שם אתר]</w:t>
          </w:r>
        </w:p>
      </w:docPartBody>
    </w:docPart>
    <w:docPart>
      <w:docPartPr>
        <w:name w:val="F1B2927F0C9F4032BE64C11CC4758E7F"/>
        <w:category>
          <w:name w:val="כללי"/>
          <w:gallery w:val="placeholder"/>
        </w:category>
        <w:types>
          <w:type w:val="bbPlcHdr"/>
        </w:types>
        <w:behaviors>
          <w:behavior w:val="content"/>
        </w:behaviors>
        <w:guid w:val="{0B252B9C-EC14-45E4-8E33-FEBCB1902230}"/>
      </w:docPartPr>
      <w:docPartBody>
        <w:p w:rsidR="00104FD7" w:rsidRDefault="000D0456" w:rsidP="000D0456">
          <w:pPr>
            <w:pStyle w:val="F1B2927F0C9F4032BE64C11CC4758E7F"/>
          </w:pPr>
          <w:r w:rsidRPr="003059F5">
            <w:rPr>
              <w:rStyle w:val="PlaceholderText"/>
              <w:rtl/>
            </w:rPr>
            <w:t>[תאריך חתימת חוזה]</w:t>
          </w:r>
        </w:p>
      </w:docPartBody>
    </w:docPart>
    <w:docPart>
      <w:docPartPr>
        <w:name w:val="4A016B99E4B54BCBAA1BA668EEDC2A34"/>
        <w:category>
          <w:name w:val="כללי"/>
          <w:gallery w:val="placeholder"/>
        </w:category>
        <w:types>
          <w:type w:val="bbPlcHdr"/>
        </w:types>
        <w:behaviors>
          <w:behavior w:val="content"/>
        </w:behaviors>
        <w:guid w:val="{E4C94E9A-7751-43E5-B467-F691AF77E79E}"/>
      </w:docPartPr>
      <w:docPartBody>
        <w:p w:rsidR="00104FD7" w:rsidRDefault="000D0456" w:rsidP="000D0456">
          <w:pPr>
            <w:pStyle w:val="4A016B99E4B54BCBAA1BA668EEDC2A34"/>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AE1"/>
    <w:rsid w:val="000D0456"/>
    <w:rsid w:val="00104FD7"/>
    <w:rsid w:val="00135E8C"/>
    <w:rsid w:val="00175749"/>
    <w:rsid w:val="006865A5"/>
    <w:rsid w:val="00700202"/>
    <w:rsid w:val="007A56EA"/>
    <w:rsid w:val="00860755"/>
    <w:rsid w:val="008B6851"/>
    <w:rsid w:val="00911609"/>
    <w:rsid w:val="00DB02EF"/>
    <w:rsid w:val="00E04841"/>
    <w:rsid w:val="00E6677C"/>
    <w:rsid w:val="00F91B4C"/>
    <w:rsid w:val="00FE0F9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0456"/>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9010213FB6404E15AE340C6C05A6A32A">
    <w:name w:val="9010213FB6404E15AE340C6C05A6A32A"/>
    <w:rsid w:val="00860755"/>
    <w:pPr>
      <w:bidi/>
    </w:pPr>
  </w:style>
  <w:style w:type="paragraph" w:customStyle="1" w:styleId="C721964CD0454C9DA8588270586390CB">
    <w:name w:val="C721964CD0454C9DA8588270586390CB"/>
    <w:pPr>
      <w:bidi/>
    </w:pPr>
  </w:style>
  <w:style w:type="paragraph" w:customStyle="1" w:styleId="6891D3F194A64F219D01272734FC73E4">
    <w:name w:val="6891D3F194A64F219D01272734FC73E4"/>
    <w:rsid w:val="000D0456"/>
    <w:pPr>
      <w:bidi/>
    </w:pPr>
  </w:style>
  <w:style w:type="paragraph" w:customStyle="1" w:styleId="64884484007B405E8800DCF08EB80003">
    <w:name w:val="64884484007B405E8800DCF08EB80003"/>
    <w:rsid w:val="000D0456"/>
    <w:pPr>
      <w:bidi/>
    </w:pPr>
  </w:style>
  <w:style w:type="paragraph" w:customStyle="1" w:styleId="F6484E38E9194F00AE2D0147DCF6B66D">
    <w:name w:val="F6484E38E9194F00AE2D0147DCF6B66D"/>
    <w:rsid w:val="000D0456"/>
    <w:pPr>
      <w:bidi/>
    </w:pPr>
  </w:style>
  <w:style w:type="paragraph" w:customStyle="1" w:styleId="87F05F6DF5414F59980945BCD5EF1F89">
    <w:name w:val="87F05F6DF5414F59980945BCD5EF1F89"/>
    <w:rsid w:val="000D0456"/>
    <w:pPr>
      <w:bidi/>
    </w:pPr>
  </w:style>
  <w:style w:type="paragraph" w:customStyle="1" w:styleId="DC19D78E9BD34EBC955CFBFF1244DFA9">
    <w:name w:val="DC19D78E9BD34EBC955CFBFF1244DFA9"/>
    <w:rsid w:val="000D0456"/>
    <w:pPr>
      <w:bidi/>
    </w:pPr>
  </w:style>
  <w:style w:type="paragraph" w:customStyle="1" w:styleId="48F39651453B434E929C70837D58A727">
    <w:name w:val="48F39651453B434E929C70837D58A727"/>
    <w:rsid w:val="000D0456"/>
    <w:pPr>
      <w:bidi/>
    </w:pPr>
  </w:style>
  <w:style w:type="paragraph" w:customStyle="1" w:styleId="F1BCDEBFC6B84245B85102376CAD83AC">
    <w:name w:val="F1BCDEBFC6B84245B85102376CAD83AC"/>
    <w:rsid w:val="000D0456"/>
    <w:pPr>
      <w:bidi/>
    </w:pPr>
  </w:style>
  <w:style w:type="paragraph" w:customStyle="1" w:styleId="DCBCCA8D9D6344D79FFBFE37EB885BA9">
    <w:name w:val="DCBCCA8D9D6344D79FFBFE37EB885BA9"/>
    <w:rsid w:val="000D0456"/>
    <w:pPr>
      <w:bidi/>
    </w:pPr>
  </w:style>
  <w:style w:type="paragraph" w:customStyle="1" w:styleId="D774A9263F0B43C889C7363A425FC822">
    <w:name w:val="D774A9263F0B43C889C7363A425FC822"/>
    <w:rsid w:val="000D0456"/>
    <w:pPr>
      <w:bidi/>
    </w:pPr>
  </w:style>
  <w:style w:type="paragraph" w:customStyle="1" w:styleId="F6C21EC564964A3FA377941C8F3162AB">
    <w:name w:val="F6C21EC564964A3FA377941C8F3162AB"/>
    <w:rsid w:val="000D0456"/>
    <w:pPr>
      <w:bidi/>
    </w:pPr>
  </w:style>
  <w:style w:type="paragraph" w:customStyle="1" w:styleId="4196D414B4514190A0FAC22EF91FF3E4">
    <w:name w:val="4196D414B4514190A0FAC22EF91FF3E4"/>
    <w:rsid w:val="000D0456"/>
    <w:pPr>
      <w:bidi/>
    </w:pPr>
  </w:style>
  <w:style w:type="paragraph" w:customStyle="1" w:styleId="8ECE930238264283AFE92629BC37D42B">
    <w:name w:val="8ECE930238264283AFE92629BC37D42B"/>
    <w:rsid w:val="000D0456"/>
    <w:pPr>
      <w:bidi/>
    </w:pPr>
  </w:style>
  <w:style w:type="paragraph" w:customStyle="1" w:styleId="8DDEAEF197BF4EF280FD4EE1A9E33B01">
    <w:name w:val="8DDEAEF197BF4EF280FD4EE1A9E33B01"/>
    <w:rsid w:val="000D0456"/>
    <w:pPr>
      <w:bidi/>
    </w:pPr>
  </w:style>
  <w:style w:type="paragraph" w:customStyle="1" w:styleId="203513900E8340BAAA2CD87F2A3571C4">
    <w:name w:val="203513900E8340BAAA2CD87F2A3571C4"/>
    <w:rsid w:val="000D0456"/>
    <w:pPr>
      <w:bidi/>
    </w:pPr>
  </w:style>
  <w:style w:type="paragraph" w:customStyle="1" w:styleId="88168CD51E964B69AF05DD90A8E43114">
    <w:name w:val="88168CD51E964B69AF05DD90A8E43114"/>
    <w:rsid w:val="000D0456"/>
    <w:pPr>
      <w:bidi/>
    </w:pPr>
  </w:style>
  <w:style w:type="paragraph" w:customStyle="1" w:styleId="5D8318FEC304447CA46D9446461B3694">
    <w:name w:val="5D8318FEC304447CA46D9446461B3694"/>
    <w:rsid w:val="000D0456"/>
    <w:pPr>
      <w:bidi/>
    </w:pPr>
  </w:style>
  <w:style w:type="paragraph" w:customStyle="1" w:styleId="A9F8786E4B4A463DB371AEDFC63065BB">
    <w:name w:val="A9F8786E4B4A463DB371AEDFC63065BB"/>
    <w:rsid w:val="000D0456"/>
    <w:pPr>
      <w:bidi/>
    </w:pPr>
  </w:style>
  <w:style w:type="paragraph" w:customStyle="1" w:styleId="E778AA229724475CA9EFFFBCB6211B8A">
    <w:name w:val="E778AA229724475CA9EFFFBCB6211B8A"/>
    <w:rsid w:val="000D0456"/>
    <w:pPr>
      <w:bidi/>
    </w:pPr>
  </w:style>
  <w:style w:type="paragraph" w:customStyle="1" w:styleId="48F99A8495C34C438EA464C9133E8DFB">
    <w:name w:val="48F99A8495C34C438EA464C9133E8DFB"/>
    <w:rsid w:val="000D0456"/>
    <w:pPr>
      <w:bidi/>
    </w:pPr>
  </w:style>
  <w:style w:type="paragraph" w:customStyle="1" w:styleId="644546A22C674B6EA6051E4C7B5CC2D8">
    <w:name w:val="644546A22C674B6EA6051E4C7B5CC2D8"/>
    <w:rsid w:val="000D0456"/>
    <w:pPr>
      <w:bidi/>
    </w:pPr>
  </w:style>
  <w:style w:type="paragraph" w:customStyle="1" w:styleId="534036BD36C34A68BED9CD5EE7545A44">
    <w:name w:val="534036BD36C34A68BED9CD5EE7545A44"/>
    <w:rsid w:val="000D0456"/>
    <w:pPr>
      <w:bidi/>
    </w:pPr>
  </w:style>
  <w:style w:type="paragraph" w:customStyle="1" w:styleId="1306C82E032347CABCCCBDD04C5C2A43">
    <w:name w:val="1306C82E032347CABCCCBDD04C5C2A43"/>
    <w:rsid w:val="000D0456"/>
    <w:pPr>
      <w:bidi/>
    </w:pPr>
  </w:style>
  <w:style w:type="paragraph" w:customStyle="1" w:styleId="B59F6D638C9F4FF09912ED6DD8580D65">
    <w:name w:val="B59F6D638C9F4FF09912ED6DD8580D65"/>
    <w:rsid w:val="000D0456"/>
    <w:pPr>
      <w:bidi/>
    </w:pPr>
  </w:style>
  <w:style w:type="paragraph" w:customStyle="1" w:styleId="4FFC5275F607467087EF14E12E2EAC68">
    <w:name w:val="4FFC5275F607467087EF14E12E2EAC68"/>
    <w:rsid w:val="000D0456"/>
    <w:pPr>
      <w:bidi/>
    </w:pPr>
  </w:style>
  <w:style w:type="paragraph" w:customStyle="1" w:styleId="4B64073F0FAE4D6F81F82E95B45CF398">
    <w:name w:val="4B64073F0FAE4D6F81F82E95B45CF398"/>
    <w:rsid w:val="000D0456"/>
    <w:pPr>
      <w:bidi/>
    </w:pPr>
  </w:style>
  <w:style w:type="paragraph" w:customStyle="1" w:styleId="2D0F67D246954C1D90A3C812FC8EBD77">
    <w:name w:val="2D0F67D246954C1D90A3C812FC8EBD77"/>
    <w:rsid w:val="000D0456"/>
    <w:pPr>
      <w:bidi/>
    </w:pPr>
  </w:style>
  <w:style w:type="paragraph" w:customStyle="1" w:styleId="5747255A7CBA4D3B8DFDA99DC11797AC">
    <w:name w:val="5747255A7CBA4D3B8DFDA99DC11797AC"/>
    <w:rsid w:val="000D0456"/>
    <w:pPr>
      <w:bidi/>
    </w:pPr>
  </w:style>
  <w:style w:type="paragraph" w:customStyle="1" w:styleId="2A2AF21EA544419AACB001EBBFF82D63">
    <w:name w:val="2A2AF21EA544419AACB001EBBFF82D63"/>
    <w:rsid w:val="000D0456"/>
    <w:pPr>
      <w:bidi/>
    </w:pPr>
  </w:style>
  <w:style w:type="paragraph" w:customStyle="1" w:styleId="CF9E1DA738354CBC9CA67F756933501F">
    <w:name w:val="CF9E1DA738354CBC9CA67F756933501F"/>
    <w:rsid w:val="000D0456"/>
    <w:pPr>
      <w:bidi/>
    </w:pPr>
  </w:style>
  <w:style w:type="paragraph" w:customStyle="1" w:styleId="E1130C59DF934776A4349F50A7484013">
    <w:name w:val="E1130C59DF934776A4349F50A7484013"/>
    <w:rsid w:val="000D0456"/>
    <w:pPr>
      <w:bidi/>
    </w:pPr>
  </w:style>
  <w:style w:type="paragraph" w:customStyle="1" w:styleId="E69E4276F00E4EC0970D455B52F5074E">
    <w:name w:val="E69E4276F00E4EC0970D455B52F5074E"/>
    <w:rsid w:val="000D0456"/>
    <w:pPr>
      <w:bidi/>
    </w:pPr>
  </w:style>
  <w:style w:type="paragraph" w:customStyle="1" w:styleId="E0621B861F6D4DB78C618DB219FA14E9">
    <w:name w:val="E0621B861F6D4DB78C618DB219FA14E9"/>
    <w:rsid w:val="000D0456"/>
    <w:pPr>
      <w:bidi/>
    </w:pPr>
  </w:style>
  <w:style w:type="paragraph" w:customStyle="1" w:styleId="2107803FCCAB45889C4C65D9A6876BCC">
    <w:name w:val="2107803FCCAB45889C4C65D9A6876BCC"/>
    <w:rsid w:val="000D0456"/>
    <w:pPr>
      <w:bidi/>
    </w:pPr>
  </w:style>
  <w:style w:type="paragraph" w:customStyle="1" w:styleId="55DC5BDB9D614A91BB0F22CBE0989E42">
    <w:name w:val="55DC5BDB9D614A91BB0F22CBE0989E42"/>
    <w:rsid w:val="000D0456"/>
    <w:pPr>
      <w:bidi/>
    </w:pPr>
  </w:style>
  <w:style w:type="paragraph" w:customStyle="1" w:styleId="4EB2D17AD2EA48D0B7BD7BC9A0BCCA3E">
    <w:name w:val="4EB2D17AD2EA48D0B7BD7BC9A0BCCA3E"/>
    <w:rsid w:val="000D0456"/>
    <w:pPr>
      <w:bidi/>
    </w:pPr>
  </w:style>
  <w:style w:type="paragraph" w:customStyle="1" w:styleId="510F42E9600744229A5A2C2DB561098C">
    <w:name w:val="510F42E9600744229A5A2C2DB561098C"/>
    <w:rsid w:val="000D0456"/>
    <w:pPr>
      <w:bidi/>
    </w:pPr>
  </w:style>
  <w:style w:type="paragraph" w:customStyle="1" w:styleId="2DC3D9B5C22E443EB6CAB3E5AB7806BC">
    <w:name w:val="2DC3D9B5C22E443EB6CAB3E5AB7806BC"/>
    <w:rsid w:val="000D0456"/>
    <w:pPr>
      <w:bidi/>
    </w:pPr>
  </w:style>
  <w:style w:type="paragraph" w:customStyle="1" w:styleId="244549A30D014532B8F669E4FF725BC7">
    <w:name w:val="244549A30D014532B8F669E4FF725BC7"/>
    <w:rsid w:val="000D0456"/>
    <w:pPr>
      <w:bidi/>
    </w:pPr>
  </w:style>
  <w:style w:type="paragraph" w:customStyle="1" w:styleId="964516F3FAD54446A91EE8C96927D937">
    <w:name w:val="964516F3FAD54446A91EE8C96927D937"/>
    <w:rsid w:val="000D0456"/>
    <w:pPr>
      <w:bidi/>
    </w:pPr>
  </w:style>
  <w:style w:type="paragraph" w:customStyle="1" w:styleId="D7FB006689C743A49C0BEDB34DBC05CA">
    <w:name w:val="D7FB006689C743A49C0BEDB34DBC05CA"/>
    <w:rsid w:val="000D0456"/>
    <w:pPr>
      <w:bidi/>
    </w:pPr>
  </w:style>
  <w:style w:type="paragraph" w:customStyle="1" w:styleId="7BAAEF2005F648E2AC02A5AE7E3252F3">
    <w:name w:val="7BAAEF2005F648E2AC02A5AE7E3252F3"/>
    <w:rsid w:val="000D0456"/>
    <w:pPr>
      <w:bidi/>
    </w:pPr>
  </w:style>
  <w:style w:type="paragraph" w:customStyle="1" w:styleId="F1B2927F0C9F4032BE64C11CC4758E7F">
    <w:name w:val="F1B2927F0C9F4032BE64C11CC4758E7F"/>
    <w:rsid w:val="000D0456"/>
    <w:pPr>
      <w:bidi/>
    </w:pPr>
  </w:style>
  <w:style w:type="paragraph" w:customStyle="1" w:styleId="4A016B99E4B54BCBAA1BA668EEDC2A34">
    <w:name w:val="4A016B99E4B54BCBAA1BA668EEDC2A34"/>
    <w:rsid w:val="000D04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33DE07DE-AEFC-4E17-A79F-C9A9EBCDD201}"/>
</file>

<file path=customXml/itemProps5.xml><?xml version="1.0" encoding="utf-8"?>
<ds:datastoreItem xmlns:ds="http://schemas.openxmlformats.org/officeDocument/2006/customXml" ds:itemID="{81709D4C-33DC-48CC-AC7E-130A245806EE}">
  <ds:schemaRefs>
    <ds:schemaRef ds:uri="http://schemas.microsoft.com/sharepoint/v3"/>
    <ds:schemaRef ds:uri="e82e0497-401b-493b-ab66-61f85c09ed30"/>
    <ds:schemaRef ds:uri="http://schemas.microsoft.com/office/2006/documentManagement/types"/>
    <ds:schemaRef ds:uri="http://purl.org/dc/elements/1.1/"/>
    <ds:schemaRef ds:uri="http://purl.org/dc/terms/"/>
    <ds:schemaRef ds:uri="http://www.w3.org/XML/1998/namespace"/>
    <ds:schemaRef ds:uri="http://purl.org/dc/dcmitype/"/>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6.xml><?xml version="1.0" encoding="utf-8"?>
<ds:datastoreItem xmlns:ds="http://schemas.openxmlformats.org/officeDocument/2006/customXml" ds:itemID="{D8E49D2F-CCB2-48DD-9973-E054137D4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34</Pages>
  <Words>8924</Words>
  <Characters>44623</Characters>
  <Application>Microsoft Office Word</Application>
  <DocSecurity>0</DocSecurity>
  <Lines>371</Lines>
  <Paragraphs>106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53441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6</cp:revision>
  <cp:lastPrinted>2020-11-09T13:58:00Z</cp:lastPrinted>
  <dcterms:created xsi:type="dcterms:W3CDTF">2020-11-02T09:26:00Z</dcterms:created>
  <dcterms:modified xsi:type="dcterms:W3CDTF">2020-11-19T09:50:00Z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6fb1db92-9375-4095-abc1-fe40b4c7ecc5</vt:lpwstr>
  </property>
</Properties>
</file>