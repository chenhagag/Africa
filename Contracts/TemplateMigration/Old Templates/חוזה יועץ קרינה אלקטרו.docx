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1DDA370" w14:textId="77777777" w:rsidR="00F600CB" w:rsidRPr="00046412" w:rsidRDefault="00F600CB"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ED3DAA7"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077FFC6"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69C373B"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1FFA647"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079AD574"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59FB6695"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046412">
        <w:rPr>
          <w:rFonts w:ascii="Times New Roman" w:eastAsia="Times New Roman" w:hAnsi="Times New Roman" w:cs="David"/>
          <w:bCs/>
          <w:i/>
          <w:iCs/>
          <w:noProof/>
          <w:sz w:val="24"/>
          <w:szCs w:val="24"/>
        </w:rPr>
        <w:drawing>
          <wp:inline distT="0" distB="0" distL="0" distR="0" wp14:anchorId="2E8D26B2" wp14:editId="78125267">
            <wp:extent cx="5276850" cy="4667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1C9B38C0"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09DCD055"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730F14B" w14:textId="77777777" w:rsidR="0001560F" w:rsidRPr="00046412" w:rsidRDefault="0001560F" w:rsidP="00F600C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BA5AEBA" w14:textId="77777777" w:rsidR="0001560F" w:rsidRPr="00046412" w:rsidRDefault="0001560F" w:rsidP="00F600C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E2CDF61" w14:textId="77777777" w:rsidR="0001560F" w:rsidRPr="00046412" w:rsidRDefault="0001560F" w:rsidP="00F600C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A823C7D"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046412">
        <w:rPr>
          <w:rFonts w:ascii="Times New Roman" w:eastAsia="Times New Roman" w:hAnsi="Times New Roman" w:cs="David" w:hint="cs"/>
          <w:bCs/>
          <w:sz w:val="32"/>
          <w:szCs w:val="32"/>
          <w:u w:val="single"/>
          <w:rtl/>
          <w:lang w:eastAsia="he-IL"/>
        </w:rPr>
        <w:t xml:space="preserve">חוזה </w:t>
      </w:r>
      <w:r w:rsidR="00B06D6A" w:rsidRPr="00046412">
        <w:rPr>
          <w:rFonts w:ascii="Times New Roman" w:eastAsia="Times New Roman" w:hAnsi="Times New Roman" w:cs="David" w:hint="cs"/>
          <w:bCs/>
          <w:sz w:val="32"/>
          <w:szCs w:val="32"/>
          <w:u w:val="single"/>
          <w:rtl/>
          <w:lang w:eastAsia="he-IL"/>
        </w:rPr>
        <w:t>יועץ</w:t>
      </w:r>
      <w:r w:rsidRPr="00046412">
        <w:rPr>
          <w:rFonts w:ascii="Times New Roman" w:eastAsia="Times New Roman" w:hAnsi="Times New Roman" w:cs="David" w:hint="cs"/>
          <w:bCs/>
          <w:sz w:val="32"/>
          <w:szCs w:val="32"/>
          <w:u w:val="single"/>
          <w:rtl/>
          <w:lang w:eastAsia="he-IL"/>
        </w:rPr>
        <w:t xml:space="preserve"> קרינה אלקטרו-מגנטית</w:t>
      </w:r>
    </w:p>
    <w:p w14:paraId="215786B7"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5D7E543"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682F975"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9A8C73B"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AF01872"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7E6AA7A" w14:textId="77777777" w:rsidR="0001560F" w:rsidRPr="00046412" w:rsidRDefault="0001560F" w:rsidP="0001560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726D4B9" w14:textId="77777777" w:rsidR="0001560F" w:rsidRPr="00046412" w:rsidRDefault="0001560F" w:rsidP="000156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0A3612866FCC4FB2A94F3BB6973F2CC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07BBA536" w14:textId="77777777" w:rsidR="0001560F" w:rsidRPr="00046412" w:rsidRDefault="00925FEB" w:rsidP="000156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046412">
            <w:rPr>
              <w:rFonts w:ascii="Times New Roman" w:eastAsia="Times New Roman" w:hAnsi="Times New Roman" w:cs="David"/>
              <w:bCs/>
              <w:sz w:val="32"/>
              <w:szCs w:val="32"/>
              <w:u w:val="single"/>
              <w:rtl/>
              <w:lang w:eastAsia="he-IL"/>
            </w:rPr>
            <w:t xml:space="preserve">אגמי הכרמל </w:t>
          </w:r>
        </w:p>
      </w:sdtContent>
    </w:sdt>
    <w:p w14:paraId="44BDC097" w14:textId="77777777" w:rsidR="0001560F" w:rsidRPr="00046412" w:rsidRDefault="0001560F" w:rsidP="000156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71D6728F839B46D5B4C4BE0E9BFD94D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3E922EA2" w14:textId="77777777" w:rsidR="0001560F" w:rsidRPr="00046412" w:rsidRDefault="00925FEB" w:rsidP="000156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046412">
            <w:rPr>
              <w:rFonts w:ascii="Times New Roman" w:eastAsia="Times New Roman" w:hAnsi="Times New Roman" w:cs="David"/>
              <w:bCs/>
              <w:sz w:val="32"/>
              <w:szCs w:val="32"/>
              <w:u w:val="single"/>
              <w:rtl/>
              <w:lang w:eastAsia="he-IL"/>
            </w:rPr>
            <w:t>נשר</w:t>
          </w:r>
        </w:p>
      </w:sdtContent>
    </w:sdt>
    <w:p w14:paraId="0913C529" w14:textId="77777777" w:rsidR="0001560F" w:rsidRPr="00046412" w:rsidRDefault="0001560F" w:rsidP="000156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67F743C"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9B006E"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F6C659C"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C82F002"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63E4A82"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EBCFF2C"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395F953"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B8AC3CA"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585DFAB"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BE2814F"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B87738B"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66845AE"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946082A"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EB418F0"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E2D7551"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0FAA53B"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AA18534"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17FDB48"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10C2641"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A24884C"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68D88AD"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EC1301D"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45F8527"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F8400FB"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62698E5"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1C43879"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FB74509"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4E04443"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AA77796"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5A386A4" w14:textId="77777777" w:rsidR="00CE1D16" w:rsidRPr="00046412" w:rsidRDefault="00CE1D16" w:rsidP="00CE1D16">
      <w:pPr>
        <w:widowControl w:val="0"/>
        <w:spacing w:before="0" w:beforeAutospacing="0" w:after="0" w:afterAutospacing="0" w:line="240" w:lineRule="auto"/>
        <w:jc w:val="center"/>
        <w:rPr>
          <w:rFonts w:ascii="Times New Roman" w:eastAsia="Times New Roman" w:hAnsi="Times New Roman" w:cs="David"/>
          <w:b/>
          <w:sz w:val="28"/>
          <w:szCs w:val="28"/>
          <w:u w:val="single"/>
          <w:rtl/>
          <w:lang w:eastAsia="he-IL"/>
        </w:rPr>
      </w:pPr>
    </w:p>
    <w:p w14:paraId="3D71108E" w14:textId="77777777" w:rsidR="00CE1D16" w:rsidRPr="00046412" w:rsidRDefault="00CE1D16" w:rsidP="00CE1D16">
      <w:pPr>
        <w:widowControl w:val="0"/>
        <w:spacing w:before="0" w:beforeAutospacing="0" w:after="0" w:afterAutospacing="0" w:line="240" w:lineRule="auto"/>
        <w:jc w:val="center"/>
        <w:rPr>
          <w:rFonts w:ascii="Times New Roman" w:eastAsia="Times New Roman" w:hAnsi="Times New Roman" w:cs="David"/>
          <w:b/>
          <w:sz w:val="28"/>
          <w:szCs w:val="28"/>
          <w:u w:val="single"/>
          <w:rtl/>
          <w:lang w:eastAsia="he-IL"/>
        </w:rPr>
      </w:pPr>
    </w:p>
    <w:p w14:paraId="3594DC4C" w14:textId="77777777" w:rsidR="0001560F" w:rsidRPr="00046412" w:rsidRDefault="0001560F" w:rsidP="0001560F">
      <w:pPr>
        <w:widowControl w:val="0"/>
        <w:spacing w:before="0" w:beforeAutospacing="0" w:after="0" w:afterAutospacing="0" w:line="240" w:lineRule="auto"/>
        <w:jc w:val="center"/>
        <w:rPr>
          <w:rFonts w:ascii="Times New Roman" w:eastAsia="Times New Roman" w:hAnsi="Times New Roman" w:cs="David"/>
          <w:b/>
          <w:sz w:val="28"/>
          <w:szCs w:val="28"/>
          <w:u w:val="single"/>
          <w:rtl/>
          <w:lang w:eastAsia="he-IL"/>
        </w:rPr>
      </w:pPr>
      <w:r w:rsidRPr="00046412">
        <w:rPr>
          <w:rFonts w:ascii="Times New Roman" w:eastAsia="Times New Roman" w:hAnsi="Times New Roman" w:cs="David" w:hint="cs"/>
          <w:b/>
          <w:sz w:val="28"/>
          <w:szCs w:val="28"/>
          <w:u w:val="single"/>
          <w:rtl/>
          <w:lang w:eastAsia="he-IL"/>
        </w:rPr>
        <w:t xml:space="preserve">חוזה </w:t>
      </w:r>
      <w:r w:rsidR="00B06D6A" w:rsidRPr="00046412">
        <w:rPr>
          <w:rFonts w:ascii="Times New Roman" w:eastAsia="Times New Roman" w:hAnsi="Times New Roman" w:cs="David" w:hint="cs"/>
          <w:b/>
          <w:sz w:val="28"/>
          <w:szCs w:val="28"/>
          <w:u w:val="single"/>
          <w:rtl/>
          <w:lang w:eastAsia="he-IL"/>
        </w:rPr>
        <w:t>יועץ</w:t>
      </w:r>
      <w:r w:rsidRPr="00046412">
        <w:rPr>
          <w:rFonts w:ascii="Times New Roman" w:eastAsia="Times New Roman" w:hAnsi="Times New Roman" w:cs="David" w:hint="cs"/>
          <w:b/>
          <w:sz w:val="28"/>
          <w:szCs w:val="28"/>
          <w:u w:val="single"/>
          <w:rtl/>
          <w:lang w:eastAsia="he-IL"/>
        </w:rPr>
        <w:t xml:space="preserve"> קרינה אלקטרו-מגנטית</w:t>
      </w:r>
    </w:p>
    <w:p w14:paraId="2AD418BE"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5C5EF4A" w14:textId="5737E02F" w:rsidR="00F600CB" w:rsidRPr="00046412" w:rsidRDefault="00F600CB" w:rsidP="0001560F">
      <w:pPr>
        <w:widowControl w:val="0"/>
        <w:spacing w:before="0" w:beforeAutospacing="0" w:after="0" w:afterAutospacing="0" w:line="240" w:lineRule="auto"/>
        <w:jc w:val="center"/>
        <w:rPr>
          <w:rFonts w:ascii="Times New Roman" w:eastAsia="Times New Roman" w:hAnsi="Times New Roman" w:cs="David"/>
          <w:sz w:val="24"/>
          <w:szCs w:val="24"/>
          <w:rtl/>
        </w:rPr>
      </w:pPr>
      <w:r w:rsidRPr="00046412">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sz w:val="24"/>
            <w:szCs w:val="24"/>
            <w:rtl/>
            <w:lang w:eastAsia="he-IL"/>
          </w:rPr>
          <w:alias w:val="תאריך חתימת חוזה"/>
          <w:tag w:val="cntSignDate"/>
          <w:id w:val="-2093767361"/>
          <w:placeholder>
            <w:docPart w:val="FC7D580B0E764F11B78BEAD19CF4797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7-05T00:00:00Z">
            <w:dateFormat w:val="dd/MM/yyyy"/>
            <w:lid w:val="he-IL"/>
            <w:storeMappedDataAs w:val="dateTime"/>
            <w:calendar w:val="gregorian"/>
          </w:date>
        </w:sdtPr>
        <w:sdtContent>
          <w:r w:rsidR="00A039BA" w:rsidRPr="00046412">
            <w:rPr>
              <w:rFonts w:ascii="Times New Roman" w:eastAsia="Times New Roman" w:hAnsi="Times New Roman" w:cs="David" w:hint="cs"/>
              <w:sz w:val="24"/>
              <w:szCs w:val="24"/>
              <w:rtl/>
              <w:lang w:eastAsia="he-IL"/>
            </w:rPr>
            <w:t>‏05/07/2022</w:t>
          </w:r>
        </w:sdtContent>
      </w:sdt>
    </w:p>
    <w:p w14:paraId="3579C18D" w14:textId="77777777" w:rsidR="00F600CB" w:rsidRPr="00046412" w:rsidRDefault="00F600CB" w:rsidP="0001560F">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B0305A2" w14:textId="77777777" w:rsidR="00F600CB" w:rsidRPr="00046412" w:rsidRDefault="00F600CB"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DFBCF4C" w14:textId="77777777" w:rsidR="00F600CB" w:rsidRPr="00046412" w:rsidRDefault="00F600CB" w:rsidP="00F600CB">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046412">
        <w:rPr>
          <w:rFonts w:ascii="Times New Roman" w:eastAsia="Times New Roman" w:hAnsi="Times New Roman" w:cs="David" w:hint="cs"/>
          <w:bCs/>
          <w:sz w:val="24"/>
          <w:szCs w:val="24"/>
          <w:rtl/>
          <w:lang w:eastAsia="he-IL"/>
        </w:rPr>
        <w:t>ב י ן</w:t>
      </w:r>
    </w:p>
    <w:p w14:paraId="204C8056" w14:textId="77777777" w:rsidR="0001560F" w:rsidRPr="00046412" w:rsidRDefault="0001560F" w:rsidP="00F600CB">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p>
    <w:p w14:paraId="31E42209" w14:textId="77777777" w:rsidR="0001560F" w:rsidRPr="00046412" w:rsidRDefault="00EC7560" w:rsidP="00F600CB">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sdt>
        <w:sdtPr>
          <w:rPr>
            <w:rFonts w:ascii="Times New Roman" w:eastAsia="Times New Roman" w:hAnsi="Times New Roman" w:cs="David"/>
            <w:sz w:val="24"/>
            <w:szCs w:val="24"/>
            <w:rtl/>
          </w:rPr>
          <w:alias w:val="צד א בחוזה"/>
          <w:tag w:val="cntTzadA"/>
          <w:id w:val="1297106018"/>
          <w:placeholder>
            <w:docPart w:val="B42DD4ACF40048AEAEA238C5E718A46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925FEB" w:rsidRPr="00046412">
            <w:rPr>
              <w:rFonts w:ascii="Times New Roman" w:eastAsia="Times New Roman" w:hAnsi="Times New Roman" w:cs="David"/>
              <w:sz w:val="24"/>
              <w:szCs w:val="24"/>
              <w:rtl/>
            </w:rPr>
            <w:br/>
            <w:t>אפריקה ישראל מגורים בע"מ</w:t>
          </w:r>
          <w:r w:rsidR="00925FEB" w:rsidRPr="00046412">
            <w:rPr>
              <w:rFonts w:ascii="Times New Roman" w:eastAsia="Times New Roman" w:hAnsi="Times New Roman" w:cs="David"/>
              <w:sz w:val="24"/>
              <w:szCs w:val="24"/>
              <w:rtl/>
            </w:rPr>
            <w:br/>
            <w:t>יוני נתניהו 1 ג' אור יהודה</w:t>
          </w:r>
          <w:r w:rsidR="00925FEB" w:rsidRPr="00046412">
            <w:rPr>
              <w:rFonts w:ascii="Times New Roman" w:eastAsia="Times New Roman" w:hAnsi="Times New Roman" w:cs="David"/>
              <w:sz w:val="24"/>
              <w:szCs w:val="24"/>
              <w:rtl/>
            </w:rPr>
            <w:br/>
            <w:t>מ.ז 52-003476-0</w:t>
          </w:r>
          <w:r w:rsidR="00925FEB" w:rsidRPr="00046412">
            <w:rPr>
              <w:rFonts w:ascii="Times New Roman" w:eastAsia="Times New Roman" w:hAnsi="Times New Roman" w:cs="David"/>
              <w:sz w:val="24"/>
              <w:szCs w:val="24"/>
              <w:rtl/>
            </w:rPr>
            <w:br/>
          </w:r>
          <w:r w:rsidR="00925FEB" w:rsidRPr="00046412">
            <w:rPr>
              <w:rFonts w:ascii="Times New Roman" w:eastAsia="Times New Roman" w:hAnsi="Times New Roman" w:cs="David"/>
              <w:sz w:val="24"/>
              <w:szCs w:val="24"/>
              <w:rtl/>
            </w:rPr>
            <w:br/>
            <w:t>שיכון ובינוי נדל"ן בע"מ</w:t>
          </w:r>
          <w:r w:rsidR="00925FEB" w:rsidRPr="00046412">
            <w:rPr>
              <w:rFonts w:ascii="Times New Roman" w:eastAsia="Times New Roman" w:hAnsi="Times New Roman" w:cs="David"/>
              <w:sz w:val="24"/>
              <w:szCs w:val="24"/>
              <w:rtl/>
            </w:rPr>
            <w:br/>
            <w:t>שלם 3 רמת גן 52215</w:t>
          </w:r>
          <w:r w:rsidR="00925FEB" w:rsidRPr="00046412">
            <w:rPr>
              <w:rFonts w:ascii="Times New Roman" w:eastAsia="Times New Roman" w:hAnsi="Times New Roman" w:cs="David"/>
              <w:sz w:val="24"/>
              <w:szCs w:val="24"/>
              <w:rtl/>
            </w:rPr>
            <w:br/>
            <w:t>מ.ז 52-002117-1</w:t>
          </w:r>
          <w:r w:rsidR="00925FEB" w:rsidRPr="00046412">
            <w:rPr>
              <w:rFonts w:ascii="Times New Roman" w:eastAsia="Times New Roman" w:hAnsi="Times New Roman" w:cs="David"/>
              <w:sz w:val="24"/>
              <w:szCs w:val="24"/>
              <w:rtl/>
            </w:rPr>
            <w:br/>
          </w:r>
          <w:r w:rsidR="00925FEB" w:rsidRPr="00046412">
            <w:rPr>
              <w:rFonts w:ascii="Times New Roman" w:eastAsia="Times New Roman" w:hAnsi="Times New Roman" w:cs="David"/>
              <w:sz w:val="24"/>
              <w:szCs w:val="24"/>
              <w:rtl/>
            </w:rPr>
            <w:br/>
            <w:t>כלל נכסי נדלן נשר מרכז (נ.נ.נ.מ) שותפות מוגבלת</w:t>
          </w:r>
          <w:r w:rsidR="00925FEB" w:rsidRPr="00046412">
            <w:rPr>
              <w:rFonts w:ascii="Times New Roman" w:eastAsia="Times New Roman" w:hAnsi="Times New Roman" w:cs="David"/>
              <w:sz w:val="24"/>
              <w:szCs w:val="24"/>
              <w:rtl/>
            </w:rPr>
            <w:br/>
            <w:t>מרכז עזריאלי בניין משולש 3, תל אביב</w:t>
          </w:r>
          <w:r w:rsidR="00925FEB" w:rsidRPr="00046412">
            <w:rPr>
              <w:rFonts w:ascii="Times New Roman" w:eastAsia="Times New Roman" w:hAnsi="Times New Roman" w:cs="David"/>
              <w:sz w:val="24"/>
              <w:szCs w:val="24"/>
              <w:rtl/>
            </w:rPr>
            <w:br/>
            <w:t>540283033</w:t>
          </w:r>
          <w:r w:rsidR="00925FEB" w:rsidRPr="00046412">
            <w:rPr>
              <w:rFonts w:ascii="Times New Roman" w:eastAsia="Times New Roman" w:hAnsi="Times New Roman" w:cs="David"/>
              <w:sz w:val="24"/>
              <w:szCs w:val="24"/>
              <w:rtl/>
            </w:rPr>
            <w:br/>
          </w:r>
        </w:sdtContent>
      </w:sdt>
      <w:r w:rsidR="0001560F" w:rsidRPr="00046412">
        <w:rPr>
          <w:rFonts w:ascii="Times New Roman" w:eastAsia="Times New Roman" w:hAnsi="Times New Roman" w:cs="David" w:hint="cs"/>
          <w:sz w:val="24"/>
          <w:szCs w:val="24"/>
          <w:rtl/>
          <w:lang w:eastAsia="he-IL"/>
        </w:rPr>
        <w:t xml:space="preserve"> </w:t>
      </w:r>
    </w:p>
    <w:p w14:paraId="17FA6EFD" w14:textId="77777777" w:rsidR="00F600CB" w:rsidRPr="00046412" w:rsidRDefault="00F600CB" w:rsidP="00F600CB">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046412">
        <w:rPr>
          <w:rFonts w:ascii="Times New Roman" w:eastAsia="Times New Roman" w:hAnsi="Times New Roman" w:cs="David" w:hint="cs"/>
          <w:sz w:val="24"/>
          <w:szCs w:val="24"/>
          <w:rtl/>
          <w:lang w:eastAsia="he-IL"/>
        </w:rPr>
        <w:t>(להלן: "</w:t>
      </w:r>
      <w:r w:rsidRPr="00046412">
        <w:rPr>
          <w:rFonts w:ascii="Times New Roman" w:eastAsia="Times New Roman" w:hAnsi="Times New Roman" w:cs="David" w:hint="cs"/>
          <w:b/>
          <w:bCs/>
          <w:sz w:val="24"/>
          <w:szCs w:val="24"/>
          <w:rtl/>
          <w:lang w:eastAsia="he-IL"/>
        </w:rPr>
        <w:t>המזמין</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hint="cs"/>
          <w:bCs/>
          <w:sz w:val="24"/>
          <w:szCs w:val="24"/>
          <w:rtl/>
          <w:lang w:eastAsia="he-IL"/>
        </w:rPr>
        <w:t xml:space="preserve">       </w:t>
      </w:r>
    </w:p>
    <w:p w14:paraId="7D80B0D4" w14:textId="77777777" w:rsidR="00F600CB" w:rsidRPr="00046412" w:rsidRDefault="00F600CB" w:rsidP="00F600CB">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046412">
        <w:rPr>
          <w:rFonts w:ascii="Times New Roman" w:eastAsia="Times New Roman" w:hAnsi="Times New Roman" w:cs="David" w:hint="cs"/>
          <w:bCs/>
          <w:sz w:val="24"/>
          <w:szCs w:val="24"/>
          <w:rtl/>
          <w:lang w:eastAsia="he-IL"/>
        </w:rPr>
        <w:t xml:space="preserve">         מצד אחד;</w:t>
      </w:r>
    </w:p>
    <w:p w14:paraId="4D0CBBD0" w14:textId="77777777" w:rsidR="00F600CB" w:rsidRPr="00046412" w:rsidRDefault="00F600CB" w:rsidP="00F600C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7C8DEBB5" w14:textId="77777777" w:rsidR="00F600CB" w:rsidRPr="00046412" w:rsidRDefault="00F600CB" w:rsidP="00F600C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046412">
        <w:rPr>
          <w:rFonts w:ascii="Times New Roman" w:eastAsia="Times New Roman" w:hAnsi="Times New Roman" w:cs="David" w:hint="cs"/>
          <w:bCs/>
          <w:sz w:val="24"/>
          <w:szCs w:val="24"/>
          <w:rtl/>
          <w:lang w:eastAsia="he-IL"/>
        </w:rPr>
        <w:t>ל ב י ן</w:t>
      </w:r>
    </w:p>
    <w:p w14:paraId="6B987417"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2AA8194" w14:textId="02036EA5" w:rsidR="0001560F" w:rsidRPr="00046412" w:rsidRDefault="00EC7560" w:rsidP="0001560F">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sdt>
        <w:sdtPr>
          <w:rPr>
            <w:rStyle w:val="PlaceholderText"/>
            <w:color w:val="auto"/>
            <w:rtl/>
          </w:rPr>
          <w:alias w:val="צדדים נוספים"/>
          <w:tag w:val="cntTzadB_x002C__x0020_cntTzadC_x002C__x0020_cntTzadD"/>
          <w:id w:val="-363826986"/>
          <w:placeholder>
            <w:docPart w:val="0C6472EA799C4B65AB82EB329A20794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r w:rsidR="009E1014" w:rsidRPr="00046412">
            <w:rPr>
              <w:rStyle w:val="PlaceholderText"/>
              <w:color w:val="auto"/>
              <w:rtl/>
            </w:rPr>
            <w:br/>
            <w:t>דגש מדידות,הנדסה ויעוץ בע"מ</w:t>
          </w:r>
          <w:r w:rsidR="009E1014" w:rsidRPr="00046412">
            <w:rPr>
              <w:rStyle w:val="PlaceholderText"/>
              <w:color w:val="auto"/>
              <w:rtl/>
            </w:rPr>
            <w:br/>
          </w:r>
          <w:r w:rsidR="009E1014" w:rsidRPr="00046412">
            <w:rPr>
              <w:rStyle w:val="PlaceholderText"/>
              <w:color w:val="auto"/>
              <w:rtl/>
            </w:rPr>
            <w:br/>
          </w:r>
        </w:sdtContent>
      </w:sdt>
    </w:p>
    <w:p w14:paraId="7239E1E8" w14:textId="77777777" w:rsidR="00F600CB" w:rsidRPr="00046412" w:rsidRDefault="0001560F" w:rsidP="0001560F">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046412">
        <w:rPr>
          <w:rFonts w:ascii="Times New Roman" w:eastAsia="Times New Roman" w:hAnsi="Times New Roman" w:cs="David" w:hint="cs"/>
          <w:sz w:val="24"/>
          <w:szCs w:val="24"/>
          <w:rtl/>
          <w:lang w:eastAsia="he-IL"/>
        </w:rPr>
        <w:t xml:space="preserve"> </w:t>
      </w:r>
      <w:r w:rsidR="00F600CB" w:rsidRPr="00046412">
        <w:rPr>
          <w:rFonts w:ascii="Times New Roman" w:eastAsia="Times New Roman" w:hAnsi="Times New Roman" w:cs="David" w:hint="cs"/>
          <w:sz w:val="24"/>
          <w:szCs w:val="24"/>
          <w:rtl/>
          <w:lang w:eastAsia="he-IL"/>
        </w:rPr>
        <w:t>(להלן: "</w:t>
      </w:r>
      <w:r w:rsidR="00F600CB" w:rsidRPr="00046412">
        <w:rPr>
          <w:rFonts w:ascii="Times New Roman" w:eastAsia="Times New Roman" w:hAnsi="Times New Roman" w:cs="David" w:hint="cs"/>
          <w:b/>
          <w:bCs/>
          <w:sz w:val="24"/>
          <w:szCs w:val="24"/>
          <w:rtl/>
          <w:lang w:eastAsia="he-IL"/>
        </w:rPr>
        <w:t>ה</w:t>
      </w:r>
      <w:r w:rsidR="00B06D6A" w:rsidRPr="00046412">
        <w:rPr>
          <w:rFonts w:ascii="Times New Roman" w:eastAsia="Times New Roman" w:hAnsi="Times New Roman" w:cs="David" w:hint="cs"/>
          <w:b/>
          <w:bCs/>
          <w:sz w:val="24"/>
          <w:szCs w:val="24"/>
          <w:rtl/>
          <w:lang w:eastAsia="he-IL"/>
        </w:rPr>
        <w:t>יועץ</w:t>
      </w:r>
      <w:r w:rsidR="00F600CB" w:rsidRPr="00046412">
        <w:rPr>
          <w:rFonts w:ascii="Times New Roman" w:eastAsia="Times New Roman" w:hAnsi="Times New Roman" w:cs="David" w:hint="cs"/>
          <w:sz w:val="24"/>
          <w:szCs w:val="24"/>
          <w:rtl/>
          <w:lang w:eastAsia="he-IL"/>
        </w:rPr>
        <w:t>")</w:t>
      </w:r>
      <w:r w:rsidR="00F600CB" w:rsidRPr="00046412">
        <w:rPr>
          <w:rFonts w:ascii="Times New Roman" w:eastAsia="Times New Roman" w:hAnsi="Times New Roman" w:cs="David" w:hint="cs"/>
          <w:bCs/>
          <w:sz w:val="24"/>
          <w:szCs w:val="24"/>
          <w:rtl/>
          <w:lang w:eastAsia="he-IL"/>
        </w:rPr>
        <w:t xml:space="preserve">  </w:t>
      </w:r>
    </w:p>
    <w:p w14:paraId="319C64A3" w14:textId="77777777" w:rsidR="00F600CB" w:rsidRPr="00046412" w:rsidRDefault="00F600CB" w:rsidP="00F600CB">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046412">
        <w:rPr>
          <w:rFonts w:ascii="Times New Roman" w:eastAsia="Times New Roman" w:hAnsi="Times New Roman" w:cs="David" w:hint="cs"/>
          <w:bCs/>
          <w:sz w:val="24"/>
          <w:szCs w:val="24"/>
          <w:rtl/>
          <w:lang w:eastAsia="he-IL"/>
        </w:rPr>
        <w:t xml:space="preserve">         מצד שני;</w:t>
      </w:r>
    </w:p>
    <w:p w14:paraId="57CD95A8" w14:textId="77777777" w:rsidR="00F600CB" w:rsidRPr="00046412" w:rsidRDefault="00F600CB" w:rsidP="00F600CB">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04F34313" w14:textId="77777777" w:rsidR="00F600CB" w:rsidRPr="00046412" w:rsidRDefault="00F600CB" w:rsidP="00F600CB">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046412">
        <w:rPr>
          <w:rFonts w:ascii="Times New Roman" w:eastAsia="Times New Roman" w:hAnsi="Times New Roman" w:cs="David"/>
          <w:bCs/>
          <w:sz w:val="24"/>
          <w:szCs w:val="24"/>
          <w:rtl/>
          <w:lang w:eastAsia="he-IL"/>
        </w:rPr>
        <w:t>והואיל:</w:t>
      </w:r>
      <w:r w:rsidRPr="00046412">
        <w:rPr>
          <w:rFonts w:ascii="Times New Roman" w:eastAsia="Times New Roman" w:hAnsi="Times New Roman" w:cs="David"/>
          <w:bCs/>
          <w:sz w:val="24"/>
          <w:szCs w:val="24"/>
          <w:rtl/>
          <w:lang w:eastAsia="he-IL"/>
        </w:rPr>
        <w:tab/>
      </w:r>
      <w:r w:rsidRPr="00046412">
        <w:rPr>
          <w:rFonts w:ascii="Times New Roman" w:eastAsia="Times New Roman" w:hAnsi="Times New Roman" w:cs="David"/>
          <w:sz w:val="24"/>
          <w:szCs w:val="24"/>
          <w:rtl/>
          <w:lang w:eastAsia="he-IL"/>
        </w:rPr>
        <w:t>וברצון המזמין למסור ל</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את ביצוע שירותי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כמפורט להלן, כל זאת בתנאים המפורטים להלן בחוזה זה וה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הסכים לקבל על עצמו את העבודה הנ"ל;</w:t>
      </w:r>
    </w:p>
    <w:p w14:paraId="0360D8BE" w14:textId="77777777" w:rsidR="00F600CB" w:rsidRPr="00046412" w:rsidRDefault="00F600CB" w:rsidP="00F600CB">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046412">
        <w:rPr>
          <w:rFonts w:ascii="Times New Roman" w:eastAsia="Times New Roman" w:hAnsi="Times New Roman" w:cs="David"/>
          <w:bCs/>
          <w:sz w:val="24"/>
          <w:szCs w:val="24"/>
          <w:rtl/>
          <w:lang w:eastAsia="he-IL"/>
        </w:rPr>
        <w:t>לפיכך הותנה והוסכם בין הצדדים כדלקמן:</w:t>
      </w:r>
    </w:p>
    <w:p w14:paraId="3567A446" w14:textId="77777777" w:rsidR="00F600CB" w:rsidRPr="00046412" w:rsidRDefault="00F600CB" w:rsidP="00F600CB">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046412">
        <w:rPr>
          <w:rFonts w:ascii="Times New Roman" w:eastAsia="Times New Roman" w:hAnsi="Times New Roman" w:cs="David"/>
          <w:b/>
          <w:bCs/>
          <w:sz w:val="24"/>
          <w:szCs w:val="24"/>
          <w:u w:val="single"/>
          <w:rtl/>
          <w:lang w:eastAsia="he-IL"/>
        </w:rPr>
        <w:t>מבוא</w:t>
      </w:r>
    </w:p>
    <w:p w14:paraId="6415F48F" w14:textId="77777777" w:rsidR="00F600CB" w:rsidRPr="00046412" w:rsidRDefault="00F600CB" w:rsidP="00F600CB">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למונחים הבאים יהא הפרוש הנקוב בצידם דהיינו:</w:t>
      </w:r>
    </w:p>
    <w:p w14:paraId="3953F7B4" w14:textId="77777777" w:rsidR="00F600CB" w:rsidRPr="00046412" w:rsidRDefault="00F600CB" w:rsidP="00F600C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552817D" w14:textId="77777777" w:rsidR="00F600CB" w:rsidRPr="00046412"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46412">
        <w:rPr>
          <w:rFonts w:ascii="Times New Roman" w:eastAsia="Times New Roman" w:hAnsi="Times New Roman" w:cs="David"/>
          <w:bCs/>
          <w:sz w:val="24"/>
          <w:szCs w:val="24"/>
          <w:rtl/>
          <w:lang w:eastAsia="he-IL"/>
        </w:rPr>
        <w:t>"הפרויקט"</w:t>
      </w:r>
      <w:r w:rsidRPr="00046412">
        <w:rPr>
          <w:rFonts w:ascii="Times New Roman" w:eastAsia="Times New Roman" w:hAnsi="Times New Roman" w:cs="David"/>
          <w:sz w:val="24"/>
          <w:szCs w:val="24"/>
          <w:rtl/>
          <w:lang w:eastAsia="he-IL"/>
        </w:rPr>
        <w:t>-</w:t>
      </w:r>
      <w:r w:rsidRPr="00046412">
        <w:rPr>
          <w:rFonts w:ascii="Times New Roman" w:eastAsia="Times New Roman" w:hAnsi="Times New Roman" w:cs="David"/>
          <w:sz w:val="24"/>
          <w:szCs w:val="24"/>
          <w:rtl/>
          <w:lang w:eastAsia="he-IL"/>
        </w:rPr>
        <w:tab/>
      </w:r>
      <w:r w:rsidRPr="00046412">
        <w:rPr>
          <w:rFonts w:ascii="Times New Roman" w:eastAsia="Times New Roman" w:hAnsi="Times New Roman" w:cs="David"/>
          <w:sz w:val="24"/>
          <w:szCs w:val="24"/>
          <w:rtl/>
          <w:lang w:eastAsia="he-IL"/>
        </w:rPr>
        <w:tab/>
        <w:t xml:space="preserve">כמוגדר בנספח </w:t>
      </w:r>
      <w:r w:rsidRPr="00046412">
        <w:rPr>
          <w:rFonts w:ascii="Times New Roman" w:eastAsia="Times New Roman" w:hAnsi="Times New Roman" w:cs="David"/>
          <w:b/>
          <w:bCs/>
          <w:sz w:val="24"/>
          <w:szCs w:val="24"/>
          <w:rtl/>
          <w:lang w:eastAsia="he-IL"/>
        </w:rPr>
        <w:t>א'</w:t>
      </w:r>
      <w:r w:rsidRPr="00046412">
        <w:rPr>
          <w:rFonts w:ascii="Times New Roman" w:eastAsia="Times New Roman" w:hAnsi="Times New Roman" w:cs="David"/>
          <w:sz w:val="24"/>
          <w:szCs w:val="24"/>
          <w:rtl/>
          <w:lang w:eastAsia="he-IL"/>
        </w:rPr>
        <w:t xml:space="preserve"> המצ"ב.</w:t>
      </w:r>
    </w:p>
    <w:p w14:paraId="293E9518" w14:textId="77777777" w:rsidR="00F600CB" w:rsidRPr="00046412"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0EA76C9" w14:textId="77777777" w:rsidR="00F600CB" w:rsidRPr="00046412"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46412">
        <w:rPr>
          <w:rFonts w:ascii="Times New Roman" w:eastAsia="Times New Roman" w:hAnsi="Times New Roman" w:cs="David"/>
          <w:bCs/>
          <w:sz w:val="24"/>
          <w:szCs w:val="24"/>
          <w:rtl/>
          <w:lang w:eastAsia="he-IL"/>
        </w:rPr>
        <w:t xml:space="preserve">"התכנית" </w:t>
      </w:r>
      <w:r w:rsidRPr="00046412">
        <w:rPr>
          <w:rFonts w:ascii="Times New Roman" w:eastAsia="Times New Roman" w:hAnsi="Times New Roman" w:cs="David"/>
          <w:sz w:val="24"/>
          <w:szCs w:val="24"/>
          <w:rtl/>
          <w:lang w:eastAsia="he-IL"/>
        </w:rPr>
        <w:t>/</w:t>
      </w:r>
    </w:p>
    <w:p w14:paraId="1DDBD849" w14:textId="77777777" w:rsidR="00F600CB" w:rsidRPr="00046412"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46412">
        <w:rPr>
          <w:rFonts w:ascii="Times New Roman" w:eastAsia="Times New Roman" w:hAnsi="Times New Roman" w:cs="David"/>
          <w:b/>
          <w:bCs/>
          <w:sz w:val="24"/>
          <w:szCs w:val="24"/>
          <w:rtl/>
          <w:lang w:eastAsia="he-IL"/>
        </w:rPr>
        <w:t>"המקרקעין"</w:t>
      </w:r>
      <w:r w:rsidRPr="00046412">
        <w:rPr>
          <w:rFonts w:ascii="Times New Roman" w:eastAsia="Times New Roman" w:hAnsi="Times New Roman" w:cs="David"/>
          <w:sz w:val="24"/>
          <w:szCs w:val="24"/>
          <w:rtl/>
          <w:lang w:eastAsia="he-IL"/>
        </w:rPr>
        <w:t>-</w:t>
      </w:r>
      <w:r w:rsidRPr="00046412">
        <w:rPr>
          <w:rFonts w:ascii="Times New Roman" w:eastAsia="Times New Roman" w:hAnsi="Times New Roman" w:cs="David"/>
          <w:sz w:val="24"/>
          <w:szCs w:val="24"/>
          <w:rtl/>
          <w:lang w:eastAsia="he-IL"/>
        </w:rPr>
        <w:tab/>
        <w:t xml:space="preserve">כמוגדר בנספח </w:t>
      </w:r>
      <w:r w:rsidRPr="00046412">
        <w:rPr>
          <w:rFonts w:ascii="Times New Roman" w:eastAsia="Times New Roman" w:hAnsi="Times New Roman" w:cs="David"/>
          <w:b/>
          <w:bCs/>
          <w:sz w:val="24"/>
          <w:szCs w:val="24"/>
          <w:rtl/>
          <w:lang w:eastAsia="he-IL"/>
        </w:rPr>
        <w:t>א'</w:t>
      </w:r>
      <w:r w:rsidRPr="00046412">
        <w:rPr>
          <w:rFonts w:ascii="Times New Roman" w:eastAsia="Times New Roman" w:hAnsi="Times New Roman" w:cs="David"/>
          <w:sz w:val="24"/>
          <w:szCs w:val="24"/>
          <w:rtl/>
          <w:lang w:eastAsia="he-IL"/>
        </w:rPr>
        <w:t xml:space="preserve"> המצ"ב.</w:t>
      </w:r>
    </w:p>
    <w:p w14:paraId="16052524" w14:textId="77777777" w:rsidR="00F600CB" w:rsidRPr="00046412"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E6E8787" w14:textId="77777777" w:rsidR="00F600CB" w:rsidRPr="00046412" w:rsidRDefault="00F600CB" w:rsidP="00F600C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46412">
        <w:rPr>
          <w:rFonts w:ascii="Times New Roman" w:eastAsia="Times New Roman" w:hAnsi="Times New Roman" w:cs="David"/>
          <w:bCs/>
          <w:sz w:val="24"/>
          <w:szCs w:val="24"/>
          <w:rtl/>
          <w:lang w:eastAsia="he-IL"/>
        </w:rPr>
        <w:t>"האתר"</w:t>
      </w:r>
      <w:r w:rsidRPr="00046412">
        <w:rPr>
          <w:rFonts w:ascii="Times New Roman" w:eastAsia="Times New Roman" w:hAnsi="Times New Roman" w:cs="David"/>
          <w:sz w:val="24"/>
          <w:szCs w:val="24"/>
          <w:rtl/>
          <w:lang w:eastAsia="he-IL"/>
        </w:rPr>
        <w:t>-</w:t>
      </w:r>
      <w:r w:rsidRPr="00046412">
        <w:rPr>
          <w:rFonts w:ascii="Times New Roman" w:eastAsia="Times New Roman" w:hAnsi="Times New Roman" w:cs="David"/>
          <w:sz w:val="24"/>
          <w:szCs w:val="24"/>
          <w:rtl/>
          <w:lang w:eastAsia="he-IL"/>
        </w:rPr>
        <w:tab/>
      </w:r>
      <w:r w:rsidRPr="00046412">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515241C0" w14:textId="77777777" w:rsidR="00F600CB" w:rsidRPr="00046412"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BB13851" w14:textId="77777777" w:rsidR="00F600CB" w:rsidRPr="00046412" w:rsidRDefault="00F600CB" w:rsidP="00F600C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w:t>
      </w:r>
      <w:r w:rsidRPr="00046412">
        <w:rPr>
          <w:rFonts w:ascii="Times New Roman" w:eastAsia="Times New Roman" w:hAnsi="Times New Roman" w:cs="David"/>
          <w:b/>
          <w:bCs/>
          <w:sz w:val="24"/>
          <w:szCs w:val="24"/>
          <w:rtl/>
          <w:lang w:eastAsia="he-IL"/>
        </w:rPr>
        <w:t>היועצים</w:t>
      </w:r>
      <w:r w:rsidRPr="00046412">
        <w:rPr>
          <w:rFonts w:ascii="Times New Roman" w:eastAsia="Times New Roman" w:hAnsi="Times New Roman" w:cs="David"/>
          <w:sz w:val="24"/>
          <w:szCs w:val="24"/>
          <w:rtl/>
          <w:lang w:eastAsia="he-IL"/>
        </w:rPr>
        <w:t>"-</w:t>
      </w:r>
      <w:r w:rsidRPr="00046412">
        <w:rPr>
          <w:rFonts w:ascii="Times New Roman" w:eastAsia="Times New Roman" w:hAnsi="Times New Roman" w:cs="David"/>
          <w:sz w:val="24"/>
          <w:szCs w:val="24"/>
          <w:rtl/>
          <w:lang w:eastAsia="he-IL"/>
        </w:rPr>
        <w:tab/>
      </w:r>
      <w:r w:rsidRPr="00046412">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w:t>
      </w:r>
    </w:p>
    <w:p w14:paraId="38CA65E6" w14:textId="77777777" w:rsidR="00F600CB" w:rsidRPr="00046412"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7B406AA" w14:textId="77777777" w:rsidR="00F600CB" w:rsidRPr="00046412" w:rsidRDefault="00F600CB" w:rsidP="00F600C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lastRenderedPageBreak/>
        <w:t>"</w:t>
      </w:r>
      <w:r w:rsidRPr="00046412">
        <w:rPr>
          <w:rFonts w:ascii="Times New Roman" w:eastAsia="Times New Roman" w:hAnsi="Times New Roman" w:cs="David"/>
          <w:b/>
          <w:bCs/>
          <w:sz w:val="24"/>
          <w:szCs w:val="24"/>
          <w:rtl/>
          <w:lang w:eastAsia="he-IL"/>
        </w:rPr>
        <w:t>התכניות</w:t>
      </w:r>
      <w:r w:rsidRPr="00046412">
        <w:rPr>
          <w:rFonts w:ascii="Times New Roman" w:eastAsia="Times New Roman" w:hAnsi="Times New Roman" w:cs="David"/>
          <w:sz w:val="24"/>
          <w:szCs w:val="24"/>
          <w:rtl/>
          <w:lang w:eastAsia="he-IL"/>
        </w:rPr>
        <w:t>"-</w:t>
      </w:r>
      <w:r w:rsidRPr="00046412">
        <w:rPr>
          <w:rFonts w:ascii="Times New Roman" w:eastAsia="Times New Roman" w:hAnsi="Times New Roman" w:cs="David"/>
          <w:sz w:val="24"/>
          <w:szCs w:val="24"/>
          <w:rtl/>
          <w:lang w:eastAsia="he-IL"/>
        </w:rPr>
        <w:tab/>
      </w:r>
      <w:r w:rsidRPr="00046412">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תוך כדי 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ע</w:t>
      </w:r>
      <w:r w:rsidRPr="00046412">
        <w:rPr>
          <w:rFonts w:ascii="Times New Roman" w:eastAsia="Times New Roman" w:hAnsi="Times New Roman" w:cs="David" w:hint="cs"/>
          <w:sz w:val="24"/>
          <w:szCs w:val="24"/>
          <w:rtl/>
          <w:lang w:eastAsia="he-IL"/>
        </w:rPr>
        <w:t>ל פי</w:t>
      </w:r>
      <w:r w:rsidRPr="00046412">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046412">
        <w:rPr>
          <w:rFonts w:ascii="Times New Roman" w:eastAsia="Times New Roman" w:hAnsi="Times New Roman" w:cs="David"/>
          <w:b/>
          <w:bCs/>
          <w:sz w:val="24"/>
          <w:szCs w:val="24"/>
          <w:rtl/>
          <w:lang w:eastAsia="he-IL"/>
        </w:rPr>
        <w:t>ח'</w:t>
      </w:r>
      <w:r w:rsidRPr="00046412">
        <w:rPr>
          <w:rFonts w:ascii="Times New Roman" w:eastAsia="Times New Roman" w:hAnsi="Times New Roman" w:cs="David"/>
          <w:sz w:val="24"/>
          <w:szCs w:val="24"/>
          <w:rtl/>
          <w:lang w:eastAsia="he-IL"/>
        </w:rPr>
        <w:t>. כל המסמכים שיערכו ע"י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כאמור יערכו בשפה העברית.</w:t>
      </w:r>
    </w:p>
    <w:p w14:paraId="607086FD" w14:textId="77777777" w:rsidR="00F600CB" w:rsidRPr="00046412"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7F792F1" w14:textId="77777777" w:rsidR="00F600CB" w:rsidRPr="00046412"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046412">
        <w:rPr>
          <w:rFonts w:ascii="Times New Roman" w:eastAsia="Times New Roman" w:hAnsi="Times New Roman" w:cs="David"/>
          <w:sz w:val="24"/>
          <w:szCs w:val="24"/>
          <w:rtl/>
          <w:lang w:eastAsia="he-IL"/>
        </w:rPr>
        <w:t>"</w:t>
      </w:r>
      <w:r w:rsidRPr="00046412">
        <w:rPr>
          <w:rFonts w:ascii="Times New Roman" w:eastAsia="Times New Roman" w:hAnsi="Times New Roman" w:cs="David"/>
          <w:b/>
          <w:bCs/>
          <w:sz w:val="24"/>
          <w:szCs w:val="24"/>
          <w:rtl/>
          <w:lang w:eastAsia="he-IL"/>
        </w:rPr>
        <w:t>שירותי</w:t>
      </w:r>
    </w:p>
    <w:p w14:paraId="4FCD0B21" w14:textId="77777777" w:rsidR="00F600CB" w:rsidRPr="00046412"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46412">
        <w:rPr>
          <w:rFonts w:ascii="Times New Roman" w:eastAsia="Times New Roman" w:hAnsi="Times New Roman" w:cs="David"/>
          <w:b/>
          <w:bCs/>
          <w:sz w:val="24"/>
          <w:szCs w:val="24"/>
          <w:rtl/>
          <w:lang w:eastAsia="he-IL"/>
        </w:rPr>
        <w:t xml:space="preserve"> ה</w:t>
      </w:r>
      <w:r w:rsidR="00B06D6A" w:rsidRPr="00046412">
        <w:rPr>
          <w:rFonts w:ascii="Times New Roman" w:eastAsia="Times New Roman" w:hAnsi="Times New Roman" w:cs="David"/>
          <w:b/>
          <w:bCs/>
          <w:sz w:val="24"/>
          <w:szCs w:val="24"/>
          <w:rtl/>
          <w:lang w:eastAsia="he-IL"/>
        </w:rPr>
        <w:t>יועץ</w:t>
      </w:r>
      <w:r w:rsidRPr="00046412">
        <w:rPr>
          <w:rFonts w:ascii="Times New Roman" w:eastAsia="Times New Roman" w:hAnsi="Times New Roman" w:cs="David"/>
          <w:sz w:val="24"/>
          <w:szCs w:val="24"/>
          <w:rtl/>
          <w:lang w:eastAsia="he-IL"/>
        </w:rPr>
        <w:t>"/</w:t>
      </w:r>
      <w:r w:rsidRPr="00046412">
        <w:rPr>
          <w:rFonts w:ascii="Times New Roman" w:eastAsia="Times New Roman" w:hAnsi="Times New Roman" w:cs="David"/>
          <w:sz w:val="24"/>
          <w:szCs w:val="24"/>
          <w:rtl/>
          <w:lang w:eastAsia="he-IL"/>
        </w:rPr>
        <w:tab/>
      </w:r>
    </w:p>
    <w:p w14:paraId="0830DA31" w14:textId="77777777" w:rsidR="00F600CB" w:rsidRPr="00046412"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w:t>
      </w:r>
      <w:r w:rsidRPr="00046412">
        <w:rPr>
          <w:rFonts w:ascii="Times New Roman" w:eastAsia="Times New Roman" w:hAnsi="Times New Roman" w:cs="David"/>
          <w:b/>
          <w:bCs/>
          <w:sz w:val="24"/>
          <w:szCs w:val="24"/>
          <w:rtl/>
          <w:lang w:eastAsia="he-IL"/>
        </w:rPr>
        <w:t>השירותים</w:t>
      </w:r>
      <w:r w:rsidRPr="00046412">
        <w:rPr>
          <w:rFonts w:ascii="Times New Roman" w:eastAsia="Times New Roman" w:hAnsi="Times New Roman" w:cs="David"/>
          <w:sz w:val="24"/>
          <w:szCs w:val="24"/>
          <w:rtl/>
          <w:lang w:eastAsia="he-IL"/>
        </w:rPr>
        <w:t>"-</w:t>
      </w:r>
      <w:r w:rsidRPr="00046412">
        <w:rPr>
          <w:rFonts w:ascii="Times New Roman" w:eastAsia="Times New Roman" w:hAnsi="Times New Roman" w:cs="David"/>
          <w:sz w:val="24"/>
          <w:szCs w:val="24"/>
          <w:rtl/>
          <w:lang w:eastAsia="he-IL"/>
        </w:rPr>
        <w:tab/>
        <w:t xml:space="preserve">השירותים כמוגדר וכמפורט בחוזה זה ובנספח </w:t>
      </w:r>
      <w:r w:rsidRPr="00046412">
        <w:rPr>
          <w:rFonts w:ascii="Times New Roman" w:eastAsia="Times New Roman" w:hAnsi="Times New Roman" w:cs="David"/>
          <w:b/>
          <w:bCs/>
          <w:sz w:val="24"/>
          <w:szCs w:val="24"/>
          <w:rtl/>
          <w:lang w:eastAsia="he-IL"/>
        </w:rPr>
        <w:t>ב'</w:t>
      </w:r>
      <w:r w:rsidRPr="00046412">
        <w:rPr>
          <w:rFonts w:ascii="Times New Roman" w:eastAsia="Times New Roman" w:hAnsi="Times New Roman" w:cs="David" w:hint="cs"/>
          <w:b/>
          <w:bCs/>
          <w:sz w:val="24"/>
          <w:szCs w:val="24"/>
          <w:rtl/>
          <w:lang w:eastAsia="he-IL"/>
        </w:rPr>
        <w:t xml:space="preserve"> </w:t>
      </w:r>
      <w:r w:rsidRPr="00046412">
        <w:rPr>
          <w:rFonts w:ascii="Times New Roman" w:eastAsia="Times New Roman" w:hAnsi="Times New Roman" w:cs="David" w:hint="cs"/>
          <w:sz w:val="24"/>
          <w:szCs w:val="24"/>
          <w:rtl/>
          <w:lang w:eastAsia="he-IL"/>
        </w:rPr>
        <w:t>המצ"ב</w:t>
      </w:r>
      <w:r w:rsidRPr="00046412">
        <w:rPr>
          <w:rFonts w:ascii="Times New Roman" w:eastAsia="Times New Roman" w:hAnsi="Times New Roman" w:cs="David"/>
          <w:sz w:val="24"/>
          <w:szCs w:val="24"/>
          <w:rtl/>
          <w:lang w:eastAsia="he-IL"/>
        </w:rPr>
        <w:t>.</w:t>
      </w:r>
    </w:p>
    <w:p w14:paraId="552F3E2D" w14:textId="77777777" w:rsidR="00F600CB" w:rsidRPr="00046412"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0711CEB" w14:textId="77777777" w:rsidR="00F600CB" w:rsidRPr="00046412" w:rsidRDefault="00F600CB" w:rsidP="00F600C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w:t>
      </w:r>
      <w:r w:rsidRPr="00046412">
        <w:rPr>
          <w:rFonts w:ascii="Times New Roman" w:eastAsia="Times New Roman" w:hAnsi="Times New Roman" w:cs="David"/>
          <w:b/>
          <w:bCs/>
          <w:sz w:val="24"/>
          <w:szCs w:val="24"/>
          <w:rtl/>
          <w:lang w:eastAsia="he-IL"/>
        </w:rPr>
        <w:t>המנהל</w:t>
      </w:r>
      <w:r w:rsidRPr="00046412">
        <w:rPr>
          <w:rFonts w:ascii="Times New Roman" w:eastAsia="Times New Roman" w:hAnsi="Times New Roman" w:cs="David"/>
          <w:sz w:val="24"/>
          <w:szCs w:val="24"/>
          <w:rtl/>
          <w:lang w:eastAsia="he-IL"/>
        </w:rPr>
        <w:t>"-</w:t>
      </w:r>
      <w:r w:rsidRPr="00046412">
        <w:rPr>
          <w:rFonts w:ascii="Times New Roman" w:eastAsia="Times New Roman" w:hAnsi="Times New Roman" w:cs="David"/>
          <w:sz w:val="24"/>
          <w:szCs w:val="24"/>
          <w:rtl/>
          <w:lang w:eastAsia="he-IL"/>
        </w:rPr>
        <w:tab/>
      </w:r>
      <w:r w:rsidRPr="00046412">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5E6F0B4E" w14:textId="77777777" w:rsidR="00F600CB" w:rsidRPr="00046412"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511A86B" w14:textId="77777777" w:rsidR="00F600CB" w:rsidRPr="00046412"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ab/>
      </w:r>
      <w:r w:rsidRPr="00046412">
        <w:rPr>
          <w:rFonts w:ascii="Times New Roman" w:eastAsia="Times New Roman" w:hAnsi="Times New Roman" w:cs="David"/>
          <w:sz w:val="24"/>
          <w:szCs w:val="24"/>
          <w:rtl/>
          <w:lang w:eastAsia="he-IL"/>
        </w:rPr>
        <w:tab/>
        <w:t>מקום שמדובר בחוזה זה במזמין - גם המנהל במשמע.</w:t>
      </w:r>
    </w:p>
    <w:p w14:paraId="7176FF17" w14:textId="77777777" w:rsidR="00F600CB" w:rsidRPr="00046412"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D24F69C" w14:textId="77777777" w:rsidR="00F600CB" w:rsidRPr="00046412"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E15B630" w14:textId="77777777" w:rsidR="00F600CB" w:rsidRPr="00046412"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w:t>
      </w:r>
      <w:r w:rsidRPr="00046412">
        <w:rPr>
          <w:rFonts w:ascii="Times New Roman" w:eastAsia="Times New Roman" w:hAnsi="Times New Roman" w:cs="David"/>
          <w:b/>
          <w:bCs/>
          <w:sz w:val="24"/>
          <w:szCs w:val="24"/>
          <w:rtl/>
          <w:lang w:eastAsia="he-IL"/>
        </w:rPr>
        <w:t>החוזה</w:t>
      </w:r>
      <w:r w:rsidRPr="00046412">
        <w:rPr>
          <w:rFonts w:ascii="Times New Roman" w:eastAsia="Times New Roman" w:hAnsi="Times New Roman" w:cs="David"/>
          <w:sz w:val="24"/>
          <w:szCs w:val="24"/>
          <w:rtl/>
          <w:lang w:eastAsia="he-IL"/>
        </w:rPr>
        <w:t>"</w:t>
      </w:r>
      <w:r w:rsidRPr="00046412">
        <w:rPr>
          <w:rFonts w:ascii="Times New Roman" w:eastAsia="Times New Roman" w:hAnsi="Times New Roman" w:cs="David" w:hint="cs"/>
          <w:sz w:val="24"/>
          <w:szCs w:val="24"/>
          <w:rtl/>
          <w:lang w:eastAsia="he-IL"/>
        </w:rPr>
        <w:t>/</w:t>
      </w:r>
    </w:p>
    <w:p w14:paraId="71FAF81F" w14:textId="77777777" w:rsidR="00F600CB" w:rsidRPr="00046412"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hint="cs"/>
          <w:b/>
          <w:bCs/>
          <w:sz w:val="24"/>
          <w:szCs w:val="24"/>
          <w:rtl/>
          <w:lang w:eastAsia="he-IL"/>
        </w:rPr>
        <w:t>ההסכם</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w:t>
      </w:r>
      <w:r w:rsidRPr="00046412">
        <w:rPr>
          <w:rFonts w:ascii="Times New Roman" w:eastAsia="Times New Roman" w:hAnsi="Times New Roman" w:cs="David"/>
          <w:sz w:val="24"/>
          <w:szCs w:val="24"/>
          <w:rtl/>
          <w:lang w:eastAsia="he-IL"/>
        </w:rPr>
        <w:tab/>
      </w:r>
      <w:r w:rsidRPr="00046412">
        <w:rPr>
          <w:rFonts w:ascii="Times New Roman" w:eastAsia="Times New Roman" w:hAnsi="Times New Roman" w:cs="David"/>
          <w:sz w:val="24"/>
          <w:szCs w:val="24"/>
          <w:rtl/>
          <w:lang w:eastAsia="he-IL"/>
        </w:rPr>
        <w:tab/>
        <w:t>חוזה זה על נספחיו.</w:t>
      </w:r>
    </w:p>
    <w:p w14:paraId="440DAF4D" w14:textId="77777777" w:rsidR="00F600CB" w:rsidRPr="00046412" w:rsidRDefault="00F600CB" w:rsidP="00F600C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5C0B087E" w14:textId="77777777" w:rsidR="00F600CB" w:rsidRPr="00046412" w:rsidRDefault="00F600CB" w:rsidP="00F600C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w:t>
      </w:r>
      <w:r w:rsidRPr="00046412">
        <w:rPr>
          <w:rFonts w:ascii="Times New Roman" w:eastAsia="Times New Roman" w:hAnsi="Times New Roman" w:cs="David"/>
          <w:b/>
          <w:bCs/>
          <w:sz w:val="24"/>
          <w:szCs w:val="24"/>
          <w:rtl/>
          <w:lang w:eastAsia="he-IL"/>
        </w:rPr>
        <w:t>הדין</w:t>
      </w:r>
      <w:r w:rsidRPr="00046412">
        <w:rPr>
          <w:rFonts w:ascii="Times New Roman" w:eastAsia="Times New Roman" w:hAnsi="Times New Roman" w:cs="David"/>
          <w:sz w:val="24"/>
          <w:szCs w:val="24"/>
          <w:rtl/>
          <w:lang w:eastAsia="he-IL"/>
        </w:rPr>
        <w:t>"-</w:t>
      </w:r>
      <w:r w:rsidRPr="00046412">
        <w:rPr>
          <w:rFonts w:ascii="Times New Roman" w:eastAsia="Times New Roman" w:hAnsi="Times New Roman" w:cs="David"/>
          <w:sz w:val="24"/>
          <w:szCs w:val="24"/>
          <w:rtl/>
          <w:lang w:eastAsia="he-IL"/>
        </w:rPr>
        <w:tab/>
      </w:r>
      <w:r w:rsidRPr="00046412">
        <w:rPr>
          <w:rFonts w:ascii="Times New Roman" w:eastAsia="Times New Roman" w:hAnsi="Times New Roman" w:cs="David"/>
          <w:sz w:val="24"/>
          <w:szCs w:val="24"/>
          <w:rtl/>
          <w:lang w:eastAsia="he-IL"/>
        </w:rPr>
        <w:tab/>
        <w:t>כהגדרתו בחוק ה</w:t>
      </w:r>
      <w:r w:rsidRPr="00046412">
        <w:rPr>
          <w:rFonts w:ascii="Times New Roman" w:eastAsia="Times New Roman" w:hAnsi="Times New Roman" w:cs="David" w:hint="cs"/>
          <w:sz w:val="24"/>
          <w:szCs w:val="24"/>
          <w:rtl/>
          <w:lang w:eastAsia="he-IL"/>
        </w:rPr>
        <w:t>פרשנות, התשמ"א-1981</w:t>
      </w:r>
      <w:r w:rsidRPr="00046412">
        <w:rPr>
          <w:rFonts w:ascii="Times New Roman" w:eastAsia="Times New Roman" w:hAnsi="Times New Roman" w:cs="David"/>
          <w:sz w:val="24"/>
          <w:szCs w:val="24"/>
          <w:rtl/>
          <w:lang w:eastAsia="he-IL"/>
        </w:rPr>
        <w:t xml:space="preserve"> לרבות כל </w:t>
      </w:r>
      <w:r w:rsidRPr="00046412">
        <w:rPr>
          <w:rFonts w:ascii="Times New Roman" w:eastAsia="Times New Roman" w:hAnsi="Times New Roman" w:cs="David" w:hint="cs"/>
          <w:sz w:val="24"/>
          <w:szCs w:val="24"/>
          <w:rtl/>
          <w:lang w:eastAsia="he-IL"/>
        </w:rPr>
        <w:t xml:space="preserve">תקנה ו/או </w:t>
      </w:r>
      <w:r w:rsidRPr="00046412">
        <w:rPr>
          <w:rFonts w:ascii="Times New Roman" w:eastAsia="Times New Roman" w:hAnsi="Times New Roman" w:cs="David"/>
          <w:sz w:val="24"/>
          <w:szCs w:val="24"/>
          <w:rtl/>
          <w:lang w:eastAsia="he-IL"/>
        </w:rPr>
        <w:t>הוראה של רשות מוסמכת בתוקף סמכותה על פי הדין.</w:t>
      </w:r>
    </w:p>
    <w:p w14:paraId="2E51BCB7" w14:textId="77777777" w:rsidR="00F600CB" w:rsidRPr="00046412"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0C18463" w14:textId="77777777" w:rsidR="00F600CB" w:rsidRPr="00046412"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046412">
        <w:rPr>
          <w:rFonts w:ascii="Times New Roman" w:eastAsia="Times New Roman" w:hAnsi="Times New Roman" w:cs="David"/>
          <w:sz w:val="24"/>
          <w:szCs w:val="24"/>
          <w:rtl/>
          <w:lang w:eastAsia="he-IL"/>
        </w:rPr>
        <w:t>"</w:t>
      </w:r>
      <w:r w:rsidRPr="00046412">
        <w:rPr>
          <w:rFonts w:ascii="Times New Roman" w:eastAsia="Times New Roman" w:hAnsi="Times New Roman" w:cs="David"/>
          <w:b/>
          <w:bCs/>
          <w:sz w:val="24"/>
          <w:szCs w:val="24"/>
          <w:rtl/>
          <w:lang w:eastAsia="he-IL"/>
        </w:rPr>
        <w:t>הרשות</w:t>
      </w:r>
    </w:p>
    <w:p w14:paraId="6B007D83" w14:textId="77777777" w:rsidR="00F600CB" w:rsidRPr="00046412"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046412">
        <w:rPr>
          <w:rFonts w:ascii="Times New Roman" w:eastAsia="Times New Roman" w:hAnsi="Times New Roman" w:cs="David"/>
          <w:b/>
          <w:bCs/>
          <w:sz w:val="24"/>
          <w:szCs w:val="24"/>
          <w:rtl/>
          <w:lang w:eastAsia="he-IL"/>
        </w:rPr>
        <w:t xml:space="preserve"> המקומית</w:t>
      </w:r>
      <w:r w:rsidRPr="00046412">
        <w:rPr>
          <w:rFonts w:ascii="Times New Roman" w:eastAsia="Times New Roman" w:hAnsi="Times New Roman" w:cs="David"/>
          <w:sz w:val="24"/>
          <w:szCs w:val="24"/>
          <w:rtl/>
          <w:lang w:eastAsia="he-IL"/>
        </w:rPr>
        <w:t>"-</w:t>
      </w:r>
      <w:r w:rsidRPr="00046412">
        <w:rPr>
          <w:rFonts w:ascii="Times New Roman" w:eastAsia="Times New Roman" w:hAnsi="Times New Roman" w:cs="David"/>
          <w:sz w:val="24"/>
          <w:szCs w:val="24"/>
          <w:rtl/>
          <w:lang w:eastAsia="he-IL"/>
        </w:rPr>
        <w:tab/>
      </w:r>
      <w:r w:rsidRPr="00046412">
        <w:rPr>
          <w:rFonts w:ascii="Times New Roman" w:eastAsia="Times New Roman" w:hAnsi="Times New Roman" w:cs="David"/>
          <w:sz w:val="24"/>
          <w:szCs w:val="24"/>
          <w:rtl/>
          <w:lang w:eastAsia="he-IL"/>
        </w:rPr>
        <w:tab/>
        <w:t xml:space="preserve">כמוגדר בנספח </w:t>
      </w:r>
      <w:r w:rsidRPr="00046412">
        <w:rPr>
          <w:rFonts w:ascii="Times New Roman" w:eastAsia="Times New Roman" w:hAnsi="Times New Roman" w:cs="David"/>
          <w:b/>
          <w:bCs/>
          <w:sz w:val="24"/>
          <w:szCs w:val="24"/>
          <w:rtl/>
          <w:lang w:eastAsia="he-IL"/>
        </w:rPr>
        <w:t>א'</w:t>
      </w:r>
      <w:r w:rsidRPr="00046412">
        <w:rPr>
          <w:rFonts w:ascii="Times New Roman" w:eastAsia="Times New Roman" w:hAnsi="Times New Roman" w:cs="David"/>
          <w:sz w:val="24"/>
          <w:szCs w:val="24"/>
          <w:rtl/>
          <w:lang w:eastAsia="he-IL"/>
        </w:rPr>
        <w:t xml:space="preserve"> המצ"ב.</w:t>
      </w:r>
    </w:p>
    <w:p w14:paraId="0CDC0999" w14:textId="77777777" w:rsidR="00F600CB" w:rsidRPr="00046412"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068E18F" w14:textId="77777777" w:rsidR="00F600CB" w:rsidRPr="00046412" w:rsidRDefault="00F600CB" w:rsidP="00F600C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046412">
        <w:rPr>
          <w:rFonts w:ascii="Times New Roman" w:eastAsia="Times New Roman" w:hAnsi="Times New Roman" w:cs="David"/>
          <w:sz w:val="24"/>
          <w:szCs w:val="24"/>
          <w:rtl/>
          <w:lang w:eastAsia="he-IL"/>
        </w:rPr>
        <w:t>"</w:t>
      </w:r>
      <w:r w:rsidRPr="00046412">
        <w:rPr>
          <w:rFonts w:ascii="Times New Roman" w:eastAsia="Times New Roman" w:hAnsi="Times New Roman" w:cs="David"/>
          <w:b/>
          <w:bCs/>
          <w:sz w:val="24"/>
          <w:szCs w:val="24"/>
          <w:rtl/>
          <w:lang w:eastAsia="he-IL"/>
        </w:rPr>
        <w:t>חוזה</w:t>
      </w:r>
    </w:p>
    <w:p w14:paraId="02A226E2" w14:textId="77777777" w:rsidR="00F600CB" w:rsidRPr="00046412" w:rsidRDefault="00F600CB" w:rsidP="00F600CB">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46412">
        <w:rPr>
          <w:rFonts w:ascii="Times New Roman" w:eastAsia="Times New Roman" w:hAnsi="Times New Roman" w:cs="David"/>
          <w:b/>
          <w:bCs/>
          <w:sz w:val="24"/>
          <w:szCs w:val="24"/>
          <w:rtl/>
          <w:lang w:eastAsia="he-IL"/>
        </w:rPr>
        <w:t xml:space="preserve"> הפיתוח</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sz w:val="24"/>
          <w:szCs w:val="24"/>
          <w:rtl/>
          <w:lang w:eastAsia="he-IL"/>
        </w:rPr>
        <w:tab/>
      </w:r>
      <w:r w:rsidRPr="00046412">
        <w:rPr>
          <w:rFonts w:ascii="Times New Roman" w:eastAsia="Times New Roman" w:hAnsi="Times New Roman" w:cs="David"/>
          <w:sz w:val="24"/>
          <w:szCs w:val="24"/>
          <w:rtl/>
          <w:lang w:eastAsia="he-IL"/>
        </w:rPr>
        <w:tab/>
        <w:t xml:space="preserve">כמוגדר בנספח </w:t>
      </w:r>
      <w:r w:rsidRPr="00046412">
        <w:rPr>
          <w:rFonts w:ascii="Times New Roman" w:eastAsia="Times New Roman" w:hAnsi="Times New Roman" w:cs="David"/>
          <w:b/>
          <w:bCs/>
          <w:sz w:val="24"/>
          <w:szCs w:val="24"/>
          <w:rtl/>
          <w:lang w:eastAsia="he-IL"/>
        </w:rPr>
        <w:t>א'</w:t>
      </w:r>
      <w:r w:rsidRPr="00046412">
        <w:rPr>
          <w:rFonts w:ascii="Times New Roman" w:eastAsia="Times New Roman" w:hAnsi="Times New Roman" w:cs="David" w:hint="cs"/>
          <w:sz w:val="24"/>
          <w:szCs w:val="24"/>
          <w:rtl/>
          <w:lang w:eastAsia="he-IL"/>
        </w:rPr>
        <w:t xml:space="preserve"> המצ"ב</w:t>
      </w:r>
      <w:r w:rsidRPr="00046412">
        <w:rPr>
          <w:rFonts w:ascii="Times New Roman" w:eastAsia="Times New Roman" w:hAnsi="Times New Roman" w:cs="David"/>
          <w:sz w:val="24"/>
          <w:szCs w:val="24"/>
          <w:rtl/>
          <w:lang w:eastAsia="he-IL"/>
        </w:rPr>
        <w:t>.</w:t>
      </w:r>
    </w:p>
    <w:p w14:paraId="21BA705D" w14:textId="77777777" w:rsidR="00F600CB" w:rsidRPr="00046412" w:rsidRDefault="00F600CB" w:rsidP="00F600CB">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08756579" w14:textId="77777777" w:rsidR="00F600CB" w:rsidRPr="00046412"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 xml:space="preserve">הכותרות בחוזה זה </w:t>
      </w:r>
      <w:r w:rsidRPr="00046412">
        <w:rPr>
          <w:rFonts w:ascii="Times New Roman" w:eastAsia="Times New Roman" w:hAnsi="Times New Roman" w:cs="David" w:hint="cs"/>
          <w:sz w:val="24"/>
          <w:szCs w:val="24"/>
          <w:rtl/>
          <w:lang w:eastAsia="he-IL"/>
        </w:rPr>
        <w:t xml:space="preserve">הינן לנוחיות בלבד ובכל מקרה </w:t>
      </w:r>
      <w:r w:rsidRPr="00046412">
        <w:rPr>
          <w:rFonts w:ascii="Times New Roman" w:eastAsia="Times New Roman" w:hAnsi="Times New Roman" w:cs="David"/>
          <w:sz w:val="24"/>
          <w:szCs w:val="24"/>
          <w:rtl/>
          <w:lang w:eastAsia="he-IL"/>
        </w:rPr>
        <w:t xml:space="preserve">לא ישמשו </w:t>
      </w:r>
      <w:r w:rsidRPr="00046412">
        <w:rPr>
          <w:rFonts w:ascii="Times New Roman" w:eastAsia="Times New Roman" w:hAnsi="Times New Roman" w:cs="David" w:hint="cs"/>
          <w:sz w:val="24"/>
          <w:szCs w:val="24"/>
          <w:rtl/>
          <w:lang w:eastAsia="he-IL"/>
        </w:rPr>
        <w:t>ל</w:t>
      </w:r>
      <w:r w:rsidRPr="00046412">
        <w:rPr>
          <w:rFonts w:ascii="Times New Roman" w:eastAsia="Times New Roman" w:hAnsi="Times New Roman" w:cs="David"/>
          <w:sz w:val="24"/>
          <w:szCs w:val="24"/>
          <w:rtl/>
          <w:lang w:eastAsia="he-IL"/>
        </w:rPr>
        <w:t>פרש</w:t>
      </w:r>
      <w:r w:rsidRPr="00046412">
        <w:rPr>
          <w:rFonts w:ascii="Times New Roman" w:eastAsia="Times New Roman" w:hAnsi="Times New Roman" w:cs="David" w:hint="cs"/>
          <w:sz w:val="24"/>
          <w:szCs w:val="24"/>
          <w:rtl/>
          <w:lang w:eastAsia="he-IL"/>
        </w:rPr>
        <w:t>נות</w:t>
      </w:r>
      <w:r w:rsidRPr="00046412">
        <w:rPr>
          <w:rFonts w:ascii="Times New Roman" w:eastAsia="Times New Roman" w:hAnsi="Times New Roman" w:cs="David"/>
          <w:sz w:val="24"/>
          <w:szCs w:val="24"/>
          <w:rtl/>
          <w:lang w:eastAsia="he-IL"/>
        </w:rPr>
        <w:t>ו.</w:t>
      </w:r>
    </w:p>
    <w:p w14:paraId="1AC29A97" w14:textId="77777777" w:rsidR="00F600CB" w:rsidRPr="00046412"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הנספחים לחוזה זה מהווים חלק בלתי נפרד הימנו ואלה הם:</w:t>
      </w:r>
    </w:p>
    <w:p w14:paraId="36B15F35" w14:textId="77777777" w:rsidR="00F600CB" w:rsidRPr="00046412" w:rsidRDefault="00F600CB" w:rsidP="00F600CB">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4D9E519D" w14:textId="77777777" w:rsidR="00F600CB" w:rsidRPr="00046412" w:rsidRDefault="00F600CB" w:rsidP="00F600CB">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46412">
        <w:rPr>
          <w:rFonts w:ascii="Times New Roman" w:eastAsia="Times New Roman" w:hAnsi="Times New Roman" w:cs="David"/>
          <w:bCs/>
          <w:sz w:val="24"/>
          <w:szCs w:val="24"/>
          <w:rtl/>
          <w:lang w:eastAsia="he-IL"/>
        </w:rPr>
        <w:t xml:space="preserve">נספח א' </w:t>
      </w:r>
      <w:r w:rsidRPr="00046412">
        <w:rPr>
          <w:rFonts w:ascii="Times New Roman" w:eastAsia="Times New Roman" w:hAnsi="Times New Roman" w:cs="David"/>
          <w:sz w:val="24"/>
          <w:szCs w:val="24"/>
          <w:rtl/>
          <w:lang w:eastAsia="he-IL"/>
        </w:rPr>
        <w:t>-</w:t>
      </w:r>
      <w:r w:rsidRPr="00046412">
        <w:rPr>
          <w:rFonts w:ascii="Times New Roman" w:eastAsia="Times New Roman" w:hAnsi="Times New Roman" w:cs="David"/>
          <w:sz w:val="24"/>
          <w:szCs w:val="24"/>
          <w:rtl/>
          <w:lang w:eastAsia="he-IL"/>
        </w:rPr>
        <w:tab/>
        <w:t>נספח כללי;</w:t>
      </w:r>
    </w:p>
    <w:p w14:paraId="4DADDA50" w14:textId="77777777" w:rsidR="00F600CB" w:rsidRPr="00046412" w:rsidRDefault="00F600CB" w:rsidP="00F600CB">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46412">
        <w:rPr>
          <w:rFonts w:ascii="Times New Roman" w:eastAsia="Times New Roman" w:hAnsi="Times New Roman" w:cs="David"/>
          <w:bCs/>
          <w:sz w:val="24"/>
          <w:szCs w:val="24"/>
          <w:rtl/>
          <w:lang w:eastAsia="he-IL"/>
        </w:rPr>
        <w:t>נספח ב'</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sz w:val="24"/>
          <w:szCs w:val="24"/>
          <w:rtl/>
          <w:lang w:eastAsia="he-IL"/>
        </w:rPr>
        <w:tab/>
        <w:t>שירותי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w:t>
      </w:r>
    </w:p>
    <w:p w14:paraId="219D0695" w14:textId="77777777" w:rsidR="00F600CB" w:rsidRPr="00046412" w:rsidRDefault="00F600CB" w:rsidP="00F600CB">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46412">
        <w:rPr>
          <w:rFonts w:ascii="Times New Roman" w:eastAsia="Times New Roman" w:hAnsi="Times New Roman" w:cs="David"/>
          <w:b/>
          <w:bCs/>
          <w:sz w:val="24"/>
          <w:szCs w:val="24"/>
          <w:rtl/>
          <w:lang w:eastAsia="he-IL"/>
        </w:rPr>
        <w:t>נספח ג'</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sz w:val="24"/>
          <w:szCs w:val="24"/>
          <w:lang w:eastAsia="he-IL"/>
        </w:rPr>
        <w:t>–</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sz w:val="24"/>
          <w:szCs w:val="24"/>
          <w:rtl/>
          <w:lang w:eastAsia="he-IL"/>
        </w:rPr>
        <w:tab/>
        <w:t>לוח זמנים;</w:t>
      </w:r>
    </w:p>
    <w:p w14:paraId="20123B9A" w14:textId="77777777" w:rsidR="00F600CB" w:rsidRPr="00046412" w:rsidRDefault="00F600CB" w:rsidP="00F600CB">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46412">
        <w:rPr>
          <w:rFonts w:ascii="Times New Roman" w:eastAsia="Times New Roman" w:hAnsi="Times New Roman" w:cs="David"/>
          <w:b/>
          <w:bCs/>
          <w:sz w:val="24"/>
          <w:szCs w:val="24"/>
          <w:rtl/>
          <w:lang w:eastAsia="he-IL"/>
        </w:rPr>
        <w:t>נספח ד'</w:t>
      </w:r>
      <w:r w:rsidRPr="00046412">
        <w:rPr>
          <w:rFonts w:ascii="Times New Roman" w:eastAsia="Times New Roman" w:hAnsi="Times New Roman" w:cs="David"/>
          <w:sz w:val="24"/>
          <w:szCs w:val="24"/>
          <w:rtl/>
          <w:lang w:eastAsia="he-IL"/>
        </w:rPr>
        <w:t xml:space="preserve"> - </w:t>
      </w:r>
      <w:r w:rsidRPr="00046412">
        <w:rPr>
          <w:rFonts w:ascii="Times New Roman" w:eastAsia="Times New Roman" w:hAnsi="Times New Roman" w:cs="David"/>
          <w:sz w:val="24"/>
          <w:szCs w:val="24"/>
          <w:rtl/>
          <w:lang w:eastAsia="he-IL"/>
        </w:rPr>
        <w:tab/>
        <w:t>שכר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w:t>
      </w:r>
    </w:p>
    <w:p w14:paraId="768542A2" w14:textId="77777777" w:rsidR="00F600CB" w:rsidRPr="00046412" w:rsidRDefault="00F600CB" w:rsidP="00F600CB">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46412">
        <w:rPr>
          <w:rFonts w:ascii="Times New Roman" w:eastAsia="Times New Roman" w:hAnsi="Times New Roman" w:cs="David"/>
          <w:b/>
          <w:bCs/>
          <w:sz w:val="24"/>
          <w:szCs w:val="24"/>
          <w:rtl/>
          <w:lang w:eastAsia="he-IL"/>
        </w:rPr>
        <w:t>נספח ה'</w:t>
      </w:r>
      <w:r w:rsidRPr="00046412">
        <w:rPr>
          <w:rFonts w:ascii="Times New Roman" w:eastAsia="Times New Roman" w:hAnsi="Times New Roman" w:cs="David"/>
          <w:sz w:val="24"/>
          <w:szCs w:val="24"/>
          <w:rtl/>
          <w:lang w:eastAsia="he-IL"/>
        </w:rPr>
        <w:t xml:space="preserve"> - </w:t>
      </w:r>
      <w:r w:rsidRPr="00046412">
        <w:rPr>
          <w:rFonts w:ascii="Times New Roman" w:eastAsia="Times New Roman" w:hAnsi="Times New Roman" w:cs="David"/>
          <w:sz w:val="24"/>
          <w:szCs w:val="24"/>
          <w:rtl/>
          <w:lang w:eastAsia="he-IL"/>
        </w:rPr>
        <w:tab/>
        <w:t>תשלומי שכר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w:t>
      </w:r>
    </w:p>
    <w:p w14:paraId="715A29D3" w14:textId="77777777" w:rsidR="00F600CB" w:rsidRPr="00046412" w:rsidRDefault="00F600CB" w:rsidP="00F600CB">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46412">
        <w:rPr>
          <w:rFonts w:ascii="Times New Roman" w:eastAsia="Times New Roman" w:hAnsi="Times New Roman" w:cs="David"/>
          <w:bCs/>
          <w:sz w:val="24"/>
          <w:szCs w:val="24"/>
          <w:rtl/>
          <w:lang w:eastAsia="he-IL"/>
        </w:rPr>
        <w:t>נספח ו</w:t>
      </w:r>
      <w:r w:rsidR="009A38F6" w:rsidRPr="00046412">
        <w:rPr>
          <w:rFonts w:ascii="Times New Roman" w:eastAsia="Times New Roman" w:hAnsi="Times New Roman" w:cs="David" w:hint="cs"/>
          <w:bCs/>
          <w:sz w:val="24"/>
          <w:szCs w:val="24"/>
          <w:rtl/>
          <w:lang w:eastAsia="he-IL"/>
        </w:rPr>
        <w:t>'</w:t>
      </w:r>
      <w:r w:rsidRPr="00046412">
        <w:rPr>
          <w:rFonts w:ascii="Times New Roman" w:eastAsia="Times New Roman" w:hAnsi="Times New Roman" w:cs="David"/>
          <w:bCs/>
          <w:sz w:val="24"/>
          <w:szCs w:val="24"/>
          <w:rtl/>
          <w:lang w:eastAsia="he-IL"/>
        </w:rPr>
        <w:t xml:space="preserve"> </w:t>
      </w:r>
      <w:r w:rsidRPr="00046412">
        <w:rPr>
          <w:rFonts w:ascii="Times New Roman" w:eastAsia="Times New Roman" w:hAnsi="Times New Roman" w:cs="David"/>
          <w:sz w:val="24"/>
          <w:szCs w:val="24"/>
          <w:rtl/>
          <w:lang w:eastAsia="he-IL"/>
        </w:rPr>
        <w:t>-</w:t>
      </w:r>
      <w:r w:rsidRPr="00046412">
        <w:rPr>
          <w:rFonts w:ascii="Times New Roman" w:eastAsia="Times New Roman" w:hAnsi="Times New Roman" w:cs="David"/>
          <w:sz w:val="24"/>
          <w:szCs w:val="24"/>
          <w:rtl/>
          <w:lang w:eastAsia="he-IL"/>
        </w:rPr>
        <w:tab/>
        <w:t>הצהרה והתחייבות לשמירת סודיות;</w:t>
      </w:r>
    </w:p>
    <w:p w14:paraId="2B036FED" w14:textId="77777777" w:rsidR="00F600CB" w:rsidRPr="00046412" w:rsidRDefault="00F600CB" w:rsidP="009A38F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46412">
        <w:rPr>
          <w:rFonts w:ascii="Times New Roman" w:eastAsia="Times New Roman" w:hAnsi="Times New Roman" w:cs="David"/>
          <w:bCs/>
          <w:sz w:val="24"/>
          <w:szCs w:val="24"/>
          <w:rtl/>
          <w:lang w:eastAsia="he-IL"/>
        </w:rPr>
        <w:t>נספח ז</w:t>
      </w:r>
      <w:r w:rsidR="009A38F6"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sz w:val="24"/>
          <w:szCs w:val="24"/>
          <w:rtl/>
          <w:lang w:eastAsia="he-IL"/>
        </w:rPr>
        <w:tab/>
      </w:r>
      <w:r w:rsidR="009A38F6" w:rsidRPr="00046412">
        <w:rPr>
          <w:rFonts w:ascii="Times New Roman" w:eastAsia="Times New Roman" w:hAnsi="Times New Roman" w:cs="David" w:hint="cs"/>
          <w:sz w:val="24"/>
          <w:szCs w:val="24"/>
          <w:rtl/>
          <w:lang w:eastAsia="he-IL"/>
        </w:rPr>
        <w:t>מפרט</w:t>
      </w:r>
      <w:r w:rsidRPr="00046412">
        <w:rPr>
          <w:rFonts w:ascii="Times New Roman" w:eastAsia="Times New Roman" w:hAnsi="Times New Roman" w:cs="David"/>
          <w:sz w:val="24"/>
          <w:szCs w:val="24"/>
          <w:rtl/>
          <w:lang w:eastAsia="he-IL"/>
        </w:rPr>
        <w:t xml:space="preserve"> ביטוחי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w:t>
      </w:r>
    </w:p>
    <w:p w14:paraId="3DE99CB5" w14:textId="77777777" w:rsidR="009A38F6" w:rsidRPr="00046412" w:rsidRDefault="009A38F6" w:rsidP="0041461C">
      <w:pPr>
        <w:widowControl w:val="0"/>
        <w:spacing w:before="0" w:beforeAutospacing="0" w:after="0" w:afterAutospacing="0" w:line="240" w:lineRule="auto"/>
        <w:ind w:left="798"/>
        <w:jc w:val="both"/>
        <w:rPr>
          <w:rFonts w:ascii="Times New Roman" w:eastAsia="Times New Roman" w:hAnsi="Times New Roman" w:cs="David"/>
          <w:b/>
          <w:bCs/>
          <w:sz w:val="20"/>
          <w:szCs w:val="24"/>
          <w:rtl/>
          <w:lang w:eastAsia="he-IL"/>
        </w:rPr>
      </w:pPr>
      <w:r w:rsidRPr="00046412">
        <w:rPr>
          <w:rFonts w:ascii="Times New Roman" w:eastAsia="Times New Roman" w:hAnsi="Times New Roman" w:cs="David" w:hint="cs"/>
          <w:b/>
          <w:bCs/>
          <w:sz w:val="20"/>
          <w:szCs w:val="24"/>
          <w:rtl/>
          <w:lang w:eastAsia="he-IL"/>
        </w:rPr>
        <w:t xml:space="preserve">נספח ז1' </w:t>
      </w:r>
      <w:r w:rsidRPr="00046412">
        <w:rPr>
          <w:rFonts w:ascii="Times New Roman" w:eastAsia="Times New Roman" w:hAnsi="Times New Roman" w:cs="David" w:hint="cs"/>
          <w:sz w:val="20"/>
          <w:szCs w:val="24"/>
          <w:rtl/>
          <w:lang w:eastAsia="he-IL"/>
        </w:rPr>
        <w:t>-</w:t>
      </w:r>
      <w:r w:rsidRPr="00046412">
        <w:rPr>
          <w:rFonts w:ascii="Times New Roman" w:eastAsia="Times New Roman" w:hAnsi="Times New Roman" w:cs="David"/>
          <w:sz w:val="20"/>
          <w:szCs w:val="24"/>
          <w:rtl/>
          <w:lang w:eastAsia="he-IL"/>
        </w:rPr>
        <w:tab/>
        <w:t xml:space="preserve">אישור על קיום ביטוחי </w:t>
      </w:r>
      <w:r w:rsidR="0062536D"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w:t>
      </w:r>
    </w:p>
    <w:p w14:paraId="462D9BC7" w14:textId="77777777" w:rsidR="00F600CB" w:rsidRPr="00046412" w:rsidRDefault="00F600CB" w:rsidP="00F600CB">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46412">
        <w:rPr>
          <w:rFonts w:ascii="Times New Roman" w:eastAsia="Times New Roman" w:hAnsi="Times New Roman" w:cs="David"/>
          <w:b/>
          <w:bCs/>
          <w:sz w:val="24"/>
          <w:szCs w:val="24"/>
          <w:rtl/>
          <w:lang w:eastAsia="he-IL"/>
        </w:rPr>
        <w:t>נספח ח'</w:t>
      </w:r>
      <w:r w:rsidRPr="00046412">
        <w:rPr>
          <w:rFonts w:ascii="Times New Roman" w:eastAsia="Times New Roman" w:hAnsi="Times New Roman" w:cs="David"/>
          <w:sz w:val="24"/>
          <w:szCs w:val="24"/>
          <w:rtl/>
          <w:lang w:eastAsia="he-IL"/>
        </w:rPr>
        <w:t xml:space="preserve"> - </w:t>
      </w:r>
      <w:r w:rsidRPr="00046412">
        <w:rPr>
          <w:rFonts w:ascii="Times New Roman" w:eastAsia="Times New Roman" w:hAnsi="Times New Roman" w:cs="David"/>
          <w:sz w:val="24"/>
          <w:szCs w:val="24"/>
          <w:rtl/>
          <w:lang w:eastAsia="he-IL"/>
        </w:rPr>
        <w:tab/>
        <w:t>רשימת התכניות והמסמכים שעל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להנפיק.</w:t>
      </w:r>
    </w:p>
    <w:p w14:paraId="5EBDFAD5" w14:textId="77777777" w:rsidR="00F600CB" w:rsidRPr="00046412" w:rsidRDefault="00F600CB" w:rsidP="00F600CB">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046412">
        <w:rPr>
          <w:rFonts w:ascii="Times New Roman" w:eastAsia="Times New Roman" w:hAnsi="Times New Roman" w:cs="David"/>
          <w:b/>
          <w:bCs/>
          <w:sz w:val="24"/>
          <w:szCs w:val="24"/>
          <w:rtl/>
          <w:lang w:eastAsia="he-IL"/>
        </w:rPr>
        <w:t>נספח ט'</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sz w:val="24"/>
          <w:szCs w:val="24"/>
          <w:rtl/>
          <w:lang w:eastAsia="he-IL"/>
        </w:rPr>
        <w:tab/>
        <w:t>אישור להשלמת הפרויקט/קטע מהפרויקט.</w:t>
      </w:r>
    </w:p>
    <w:p w14:paraId="394C998B" w14:textId="77777777" w:rsidR="00F600CB" w:rsidRPr="00046412" w:rsidRDefault="00F600CB" w:rsidP="00F600CB">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046412">
        <w:rPr>
          <w:rFonts w:ascii="Times New Roman" w:eastAsia="Times New Roman" w:hAnsi="Times New Roman" w:cs="David"/>
          <w:b/>
          <w:bCs/>
          <w:sz w:val="24"/>
          <w:szCs w:val="24"/>
          <w:rtl/>
          <w:lang w:eastAsia="he-IL"/>
        </w:rPr>
        <w:t xml:space="preserve">נספח י' </w:t>
      </w:r>
      <w:r w:rsidRPr="00046412">
        <w:rPr>
          <w:rFonts w:ascii="Times New Roman" w:eastAsia="Times New Roman" w:hAnsi="Times New Roman" w:cs="David"/>
          <w:sz w:val="24"/>
          <w:szCs w:val="24"/>
          <w:rtl/>
          <w:lang w:eastAsia="he-IL"/>
        </w:rPr>
        <w:t>-</w:t>
      </w:r>
      <w:r w:rsidRPr="00046412">
        <w:rPr>
          <w:rFonts w:ascii="Times New Roman" w:eastAsia="Times New Roman" w:hAnsi="Times New Roman" w:cs="David"/>
          <w:sz w:val="24"/>
          <w:szCs w:val="24"/>
          <w:rtl/>
          <w:lang w:eastAsia="he-IL"/>
        </w:rPr>
        <w:tab/>
        <w:t>נספח היעדר תביעות.</w:t>
      </w:r>
    </w:p>
    <w:p w14:paraId="4AAB2D02" w14:textId="77777777" w:rsidR="00F600CB" w:rsidRPr="00046412"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46412">
        <w:rPr>
          <w:rFonts w:ascii="Times New Roman" w:eastAsia="Times New Roman" w:hAnsi="Times New Roman" w:cs="David"/>
          <w:bCs/>
          <w:sz w:val="24"/>
          <w:szCs w:val="24"/>
          <w:u w:val="single"/>
          <w:rtl/>
          <w:lang w:eastAsia="he-IL"/>
        </w:rPr>
        <w:t>שירותי ה</w:t>
      </w:r>
      <w:r w:rsidR="00B06D6A" w:rsidRPr="00046412">
        <w:rPr>
          <w:rFonts w:ascii="Times New Roman" w:eastAsia="Times New Roman" w:hAnsi="Times New Roman" w:cs="David"/>
          <w:bCs/>
          <w:sz w:val="24"/>
          <w:szCs w:val="24"/>
          <w:u w:val="single"/>
          <w:rtl/>
          <w:lang w:eastAsia="he-IL"/>
        </w:rPr>
        <w:t>יועץ</w:t>
      </w:r>
    </w:p>
    <w:p w14:paraId="23EA7275"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המזמין מוסר בזה ל</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וה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מקבל על עצמו את 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w:t>
      </w:r>
    </w:p>
    <w:p w14:paraId="7435A5FA"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מצהיר ומאשר</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הינו מכיר ויודע את כל הנדרש למטרת 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וכי הינו מורשה על פי </w:t>
      </w:r>
      <w:r w:rsidRPr="00046412">
        <w:rPr>
          <w:rFonts w:ascii="Times New Roman" w:eastAsia="Times New Roman" w:hAnsi="Times New Roman" w:cs="David" w:hint="cs"/>
          <w:sz w:val="24"/>
          <w:szCs w:val="24"/>
          <w:rtl/>
          <w:lang w:eastAsia="he-IL"/>
        </w:rPr>
        <w:t xml:space="preserve">כל </w:t>
      </w:r>
      <w:r w:rsidRPr="00046412">
        <w:rPr>
          <w:rFonts w:ascii="Times New Roman" w:eastAsia="Times New Roman" w:hAnsi="Times New Roman" w:cs="David"/>
          <w:sz w:val="24"/>
          <w:szCs w:val="24"/>
          <w:rtl/>
          <w:lang w:eastAsia="he-IL"/>
        </w:rPr>
        <w:t>דין למתן 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רותי</w:t>
      </w:r>
      <w:r w:rsidRPr="00046412">
        <w:rPr>
          <w:rFonts w:ascii="Times New Roman" w:eastAsia="Times New Roman" w:hAnsi="Times New Roman" w:cs="David" w:hint="cs"/>
          <w:sz w:val="24"/>
          <w:szCs w:val="24"/>
          <w:rtl/>
          <w:lang w:eastAsia="he-IL"/>
        </w:rPr>
        <w:t xml:space="preserve"> </w:t>
      </w:r>
      <w:r w:rsidRPr="00046412">
        <w:rPr>
          <w:rFonts w:ascii="Times New Roman" w:eastAsia="Times New Roman" w:hAnsi="Times New Roman" w:cs="David"/>
          <w:sz w:val="24"/>
          <w:szCs w:val="24"/>
          <w:rtl/>
          <w:lang w:eastAsia="he-IL"/>
        </w:rPr>
        <w:t xml:space="preserve">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לרבות</w:t>
      </w:r>
      <w:r w:rsidRPr="00046412">
        <w:rPr>
          <w:rFonts w:ascii="Times New Roman" w:eastAsia="Times New Roman" w:hAnsi="Times New Roman" w:cs="David" w:hint="cs"/>
          <w:sz w:val="24"/>
          <w:szCs w:val="24"/>
          <w:rtl/>
          <w:lang w:eastAsia="he-IL"/>
        </w:rPr>
        <w:t xml:space="preserve"> אך לא רק</w:t>
      </w:r>
      <w:r w:rsidRPr="00046412">
        <w:rPr>
          <w:rFonts w:ascii="Times New Roman" w:eastAsia="Times New Roman" w:hAnsi="Times New Roman" w:cs="David"/>
          <w:sz w:val="24"/>
          <w:szCs w:val="24"/>
          <w:rtl/>
          <w:lang w:eastAsia="he-IL"/>
        </w:rPr>
        <w:t>, ע</w:t>
      </w:r>
      <w:r w:rsidRPr="00046412">
        <w:rPr>
          <w:rFonts w:ascii="Times New Roman" w:eastAsia="Times New Roman" w:hAnsi="Times New Roman" w:cs="David" w:hint="cs"/>
          <w:sz w:val="24"/>
          <w:szCs w:val="24"/>
          <w:rtl/>
          <w:lang w:eastAsia="he-IL"/>
        </w:rPr>
        <w:t>ל פי</w:t>
      </w:r>
      <w:r w:rsidRPr="00046412">
        <w:rPr>
          <w:rFonts w:ascii="Times New Roman" w:eastAsia="Times New Roman" w:hAnsi="Times New Roman" w:cs="David"/>
          <w:sz w:val="24"/>
          <w:szCs w:val="24"/>
          <w:rtl/>
          <w:lang w:eastAsia="he-IL"/>
        </w:rPr>
        <w:t xml:space="preserve"> חוק המהנדסים והאדריכלים</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ה</w:t>
      </w:r>
      <w:r w:rsidRPr="00046412">
        <w:rPr>
          <w:rFonts w:ascii="Times New Roman" w:eastAsia="Times New Roman" w:hAnsi="Times New Roman" w:cs="David"/>
          <w:sz w:val="24"/>
          <w:szCs w:val="24"/>
          <w:rtl/>
          <w:lang w:eastAsia="he-IL"/>
        </w:rPr>
        <w:t>תשי"ח - 1958, כי יש בידו ר</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 xml:space="preserve">שיון </w:t>
      </w:r>
      <w:r w:rsidRPr="00046412">
        <w:rPr>
          <w:rFonts w:ascii="Times New Roman" w:eastAsia="Times New Roman" w:hAnsi="Times New Roman" w:cs="David" w:hint="cs"/>
          <w:sz w:val="24"/>
          <w:szCs w:val="24"/>
          <w:rtl/>
          <w:lang w:eastAsia="he-IL"/>
        </w:rPr>
        <w:t xml:space="preserve">בר </w:t>
      </w:r>
      <w:r w:rsidRPr="00046412">
        <w:rPr>
          <w:rFonts w:ascii="Times New Roman" w:eastAsia="Times New Roman" w:hAnsi="Times New Roman" w:cs="David"/>
          <w:sz w:val="24"/>
          <w:szCs w:val="24"/>
          <w:rtl/>
          <w:lang w:eastAsia="he-IL"/>
        </w:rPr>
        <w:t>ת</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 xml:space="preserve">קף לביצוע שירותי </w:t>
      </w:r>
      <w:r w:rsidRPr="00046412">
        <w:rPr>
          <w:rFonts w:ascii="Times New Roman" w:eastAsia="Times New Roman" w:hAnsi="Times New Roman" w:cs="David" w:hint="cs"/>
          <w:sz w:val="24"/>
          <w:szCs w:val="24"/>
          <w:rtl/>
          <w:lang w:eastAsia="he-IL"/>
        </w:rPr>
        <w:t xml:space="preserve"> ה</w:t>
      </w:r>
      <w:r w:rsidR="00B06D6A" w:rsidRPr="00046412">
        <w:rPr>
          <w:rFonts w:ascii="Times New Roman" w:eastAsia="Times New Roman" w:hAnsi="Times New Roman" w:cs="David" w:hint="cs"/>
          <w:sz w:val="24"/>
          <w:szCs w:val="24"/>
          <w:rtl/>
          <w:lang w:eastAsia="he-IL"/>
        </w:rPr>
        <w:t>יועץ</w:t>
      </w:r>
      <w:r w:rsidRPr="00046412">
        <w:rPr>
          <w:rFonts w:ascii="Times New Roman" w:eastAsia="Times New Roman" w:hAnsi="Times New Roman" w:cs="David" w:hint="cs"/>
          <w:sz w:val="24"/>
          <w:szCs w:val="24"/>
          <w:rtl/>
          <w:lang w:eastAsia="he-IL"/>
        </w:rPr>
        <w:t xml:space="preserve"> על פי הדין</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כי הוא בעל הכישורים, הר</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 xml:space="preserve">שיונות, הידע, הניסיון והאמצעים המאפשרים לו </w:t>
      </w:r>
      <w:r w:rsidRPr="00046412">
        <w:rPr>
          <w:rFonts w:ascii="Times New Roman" w:eastAsia="Times New Roman" w:hAnsi="Times New Roman" w:cs="David" w:hint="cs"/>
          <w:sz w:val="24"/>
          <w:szCs w:val="24"/>
          <w:rtl/>
          <w:lang w:eastAsia="he-IL"/>
        </w:rPr>
        <w:t xml:space="preserve">את </w:t>
      </w:r>
      <w:r w:rsidRPr="00046412">
        <w:rPr>
          <w:rFonts w:ascii="Times New Roman" w:eastAsia="Times New Roman" w:hAnsi="Times New Roman" w:cs="David"/>
          <w:sz w:val="24"/>
          <w:szCs w:val="24"/>
          <w:rtl/>
          <w:lang w:eastAsia="he-IL"/>
        </w:rPr>
        <w:t>ביצועם ברמה מקצועית גבוהה ובהתאם למותנה בחוזה.</w:t>
      </w:r>
    </w:p>
    <w:p w14:paraId="492D5FDB"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מצהיר</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ידוע לו שש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ע</w:t>
      </w:r>
      <w:r w:rsidRPr="00046412">
        <w:rPr>
          <w:rFonts w:ascii="Times New Roman" w:eastAsia="Times New Roman" w:hAnsi="Times New Roman" w:cs="David" w:hint="cs"/>
          <w:sz w:val="24"/>
          <w:szCs w:val="24"/>
          <w:rtl/>
          <w:lang w:eastAsia="he-IL"/>
        </w:rPr>
        <w:t>ל פי</w:t>
      </w:r>
      <w:r w:rsidRPr="00046412">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046412">
        <w:rPr>
          <w:rFonts w:ascii="Times New Roman" w:eastAsia="Times New Roman" w:hAnsi="Times New Roman" w:cs="David" w:hint="cs"/>
          <w:sz w:val="24"/>
          <w:szCs w:val="24"/>
          <w:rtl/>
          <w:lang w:eastAsia="he-IL"/>
        </w:rPr>
        <w:t>ל פי</w:t>
      </w:r>
      <w:r w:rsidRPr="00046412">
        <w:rPr>
          <w:rFonts w:ascii="Times New Roman" w:eastAsia="Times New Roman" w:hAnsi="Times New Roman" w:cs="David"/>
          <w:sz w:val="24"/>
          <w:szCs w:val="24"/>
          <w:rtl/>
          <w:lang w:eastAsia="he-IL"/>
        </w:rPr>
        <w:t xml:space="preserve"> שיקול דעתו</w:t>
      </w:r>
      <w:r w:rsidRPr="00046412">
        <w:rPr>
          <w:rFonts w:ascii="Times New Roman" w:eastAsia="Times New Roman" w:hAnsi="Times New Roman" w:cs="David" w:hint="cs"/>
          <w:sz w:val="24"/>
          <w:szCs w:val="24"/>
          <w:rtl/>
          <w:lang w:eastAsia="he-IL"/>
        </w:rPr>
        <w:t xml:space="preserve"> הבלעדי</w:t>
      </w:r>
      <w:r w:rsidRPr="00046412">
        <w:rPr>
          <w:rFonts w:ascii="Times New Roman" w:eastAsia="Times New Roman" w:hAnsi="Times New Roman" w:cs="David"/>
          <w:sz w:val="24"/>
          <w:szCs w:val="24"/>
          <w:rtl/>
          <w:lang w:eastAsia="he-IL"/>
        </w:rPr>
        <w:t xml:space="preserve"> ו</w:t>
      </w:r>
      <w:r w:rsidRPr="00046412">
        <w:rPr>
          <w:rFonts w:ascii="Times New Roman" w:eastAsia="Times New Roman" w:hAnsi="Times New Roman" w:cs="David" w:hint="cs"/>
          <w:sz w:val="24"/>
          <w:szCs w:val="24"/>
          <w:rtl/>
          <w:lang w:eastAsia="he-IL"/>
        </w:rPr>
        <w:t xml:space="preserve">כי </w:t>
      </w:r>
      <w:r w:rsidRPr="00046412">
        <w:rPr>
          <w:rFonts w:ascii="Times New Roman" w:eastAsia="Times New Roman" w:hAnsi="Times New Roman" w:cs="David"/>
          <w:sz w:val="24"/>
          <w:szCs w:val="24"/>
          <w:rtl/>
          <w:lang w:eastAsia="he-IL"/>
        </w:rPr>
        <w:t xml:space="preserve">הם יינתנו על ידו בשלבי עבודה כמפורט בנספח </w:t>
      </w:r>
      <w:r w:rsidRPr="00046412">
        <w:rPr>
          <w:rFonts w:ascii="Times New Roman" w:eastAsia="Times New Roman" w:hAnsi="Times New Roman" w:cs="David"/>
          <w:bCs/>
          <w:sz w:val="24"/>
          <w:szCs w:val="24"/>
          <w:rtl/>
          <w:lang w:eastAsia="he-IL"/>
        </w:rPr>
        <w:t>ב'</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המצ"ב</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עוד</w:t>
      </w:r>
      <w:r w:rsidRPr="00046412">
        <w:rPr>
          <w:rFonts w:ascii="Times New Roman" w:eastAsia="Times New Roman" w:hAnsi="Times New Roman" w:cs="David"/>
          <w:sz w:val="24"/>
          <w:szCs w:val="24"/>
          <w:rtl/>
          <w:lang w:eastAsia="he-IL"/>
        </w:rPr>
        <w:t xml:space="preserve"> מוסיף ומצהיר</w:t>
      </w:r>
      <w:r w:rsidRPr="00046412">
        <w:rPr>
          <w:rFonts w:ascii="Times New Roman" w:eastAsia="Times New Roman" w:hAnsi="Times New Roman" w:cs="David" w:hint="cs"/>
          <w:sz w:val="24"/>
          <w:szCs w:val="24"/>
          <w:rtl/>
          <w:lang w:eastAsia="he-IL"/>
        </w:rPr>
        <w:t xml:space="preserve"> ה</w:t>
      </w:r>
      <w:r w:rsidR="00B06D6A" w:rsidRPr="00046412">
        <w:rPr>
          <w:rFonts w:ascii="Times New Roman" w:eastAsia="Times New Roman" w:hAnsi="Times New Roman" w:cs="David" w:hint="cs"/>
          <w:sz w:val="24"/>
          <w:szCs w:val="24"/>
          <w:rtl/>
          <w:lang w:eastAsia="he-IL"/>
        </w:rPr>
        <w:t>יועץ</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ידוע לו שהמזמין אינו מתחייב להזמין מ</w:t>
      </w:r>
      <w:r w:rsidRPr="00046412">
        <w:rPr>
          <w:rFonts w:ascii="Times New Roman" w:eastAsia="Times New Roman" w:hAnsi="Times New Roman" w:cs="David" w:hint="cs"/>
          <w:sz w:val="24"/>
          <w:szCs w:val="24"/>
          <w:rtl/>
          <w:lang w:eastAsia="he-IL"/>
        </w:rPr>
        <w:t>מנו</w:t>
      </w:r>
      <w:r w:rsidRPr="00046412">
        <w:rPr>
          <w:rFonts w:ascii="Times New Roman" w:eastAsia="Times New Roman" w:hAnsi="Times New Roman" w:cs="David"/>
          <w:sz w:val="24"/>
          <w:szCs w:val="24"/>
          <w:rtl/>
          <w:lang w:eastAsia="he-IL"/>
        </w:rPr>
        <w:t xml:space="preserve"> שירותים נוספים מעבר לנקוב בחוזה זה ו</w:t>
      </w:r>
      <w:r w:rsidRPr="00046412">
        <w:rPr>
          <w:rFonts w:ascii="Times New Roman" w:eastAsia="Times New Roman" w:hAnsi="Times New Roman" w:cs="David" w:hint="cs"/>
          <w:sz w:val="24"/>
          <w:szCs w:val="24"/>
          <w:rtl/>
          <w:lang w:eastAsia="he-IL"/>
        </w:rPr>
        <w:t xml:space="preserve">כמפורט </w:t>
      </w:r>
      <w:r w:rsidRPr="00046412">
        <w:rPr>
          <w:rFonts w:ascii="Times New Roman" w:eastAsia="Times New Roman" w:hAnsi="Times New Roman" w:cs="David"/>
          <w:sz w:val="24"/>
          <w:szCs w:val="24"/>
          <w:rtl/>
          <w:lang w:eastAsia="he-IL"/>
        </w:rPr>
        <w:t xml:space="preserve">בנספח </w:t>
      </w:r>
      <w:r w:rsidRPr="00046412">
        <w:rPr>
          <w:rFonts w:ascii="Times New Roman" w:eastAsia="Times New Roman" w:hAnsi="Times New Roman" w:cs="David"/>
          <w:bCs/>
          <w:sz w:val="24"/>
          <w:szCs w:val="24"/>
          <w:rtl/>
          <w:lang w:eastAsia="he-IL"/>
        </w:rPr>
        <w:t xml:space="preserve">ב' </w:t>
      </w:r>
      <w:r w:rsidRPr="00046412">
        <w:rPr>
          <w:rFonts w:ascii="Times New Roman" w:eastAsia="Times New Roman" w:hAnsi="Times New Roman" w:cs="David" w:hint="cs"/>
          <w:sz w:val="24"/>
          <w:szCs w:val="24"/>
          <w:rtl/>
          <w:lang w:eastAsia="he-IL"/>
        </w:rPr>
        <w:t>המצ"ב</w:t>
      </w:r>
      <w:r w:rsidRPr="00046412">
        <w:rPr>
          <w:rFonts w:ascii="Times New Roman" w:eastAsia="Times New Roman" w:hAnsi="Times New Roman" w:cs="David"/>
          <w:sz w:val="24"/>
          <w:szCs w:val="24"/>
          <w:rtl/>
          <w:lang w:eastAsia="he-IL"/>
        </w:rPr>
        <w:t>.</w:t>
      </w:r>
    </w:p>
    <w:p w14:paraId="6CC32E18" w14:textId="77777777" w:rsidR="00F600CB" w:rsidRPr="00046412"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מתחייב לבצע את 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בזהירות, בנאמנות וברמה מקצועית גבוהה, תוך ציות לדין ולהנחת דעת המזמין, ותוך שמירת לוחות הזמנים והמסגרת התקציבית, שייקבעו על ידי המזמין.</w:t>
      </w:r>
    </w:p>
    <w:p w14:paraId="16CC513F"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יבסס את 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על הנתונים, קווי היסוד, התקציב וההנחיות שיקבעו ע"י המזמין ובתאום מלא עם הגורמים השונים</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כפי שיקבעו מ</w:t>
      </w:r>
      <w:r w:rsidRPr="00046412">
        <w:rPr>
          <w:rFonts w:ascii="Times New Roman" w:eastAsia="Times New Roman" w:hAnsi="Times New Roman" w:cs="David" w:hint="cs"/>
          <w:sz w:val="24"/>
          <w:szCs w:val="24"/>
          <w:rtl/>
          <w:lang w:eastAsia="he-IL"/>
        </w:rPr>
        <w:t>עת לעת</w:t>
      </w:r>
      <w:r w:rsidRPr="00046412">
        <w:rPr>
          <w:rFonts w:ascii="Times New Roman" w:eastAsia="Times New Roman" w:hAnsi="Times New Roman" w:cs="David"/>
          <w:sz w:val="24"/>
          <w:szCs w:val="24"/>
          <w:rtl/>
          <w:lang w:eastAsia="he-IL"/>
        </w:rPr>
        <w:t xml:space="preserve"> ע"י המזמין ויהיה חייב לנהוג לפיהם ולקיימם ללא סטייה</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אלא אם כן ק</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בל הוראה</w:t>
      </w:r>
      <w:r w:rsidRPr="00046412">
        <w:rPr>
          <w:rFonts w:ascii="Times New Roman" w:eastAsia="Times New Roman" w:hAnsi="Times New Roman" w:cs="David" w:hint="cs"/>
          <w:sz w:val="24"/>
          <w:szCs w:val="24"/>
          <w:rtl/>
          <w:lang w:eastAsia="he-IL"/>
        </w:rPr>
        <w:t xml:space="preserve"> מפורשת</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או א</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שור בכתב מהמזמין.</w:t>
      </w:r>
    </w:p>
    <w:p w14:paraId="3755A18C"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מתחייב לבצע את 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בתיאום מלא, בשיתוף פעולה ותוך קיום קשר מתמיד עם המזמין והמנהל, עם צוותו המקצועי וצוות הניהול, ת</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הכל כפי שיקבע ע"י המנהל. כן מתחייב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להשתתף בת</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אום מראש בכל ישיבות התיאום אליהן יוזמן.</w:t>
      </w:r>
    </w:p>
    <w:p w14:paraId="6B235285"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ישמור על נוהלי קשר, תיאום, ר</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שום וצורת המסמכים לפי דרישת המנהל.</w:t>
      </w:r>
    </w:p>
    <w:p w14:paraId="4521B047"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כל עוד לא יקבע אחרת ע"י המזמין, יהיה המנהל כ</w:t>
      </w:r>
      <w:r w:rsidRPr="00046412">
        <w:rPr>
          <w:rFonts w:ascii="Times New Roman" w:eastAsia="Times New Roman" w:hAnsi="Times New Roman" w:cs="David" w:hint="cs"/>
          <w:sz w:val="24"/>
          <w:szCs w:val="24"/>
          <w:rtl/>
          <w:lang w:eastAsia="he-IL"/>
        </w:rPr>
        <w:t>הגדרתו</w:t>
      </w:r>
      <w:r w:rsidRPr="00046412">
        <w:rPr>
          <w:rFonts w:ascii="Times New Roman" w:eastAsia="Times New Roman" w:hAnsi="Times New Roman" w:cs="David"/>
          <w:sz w:val="24"/>
          <w:szCs w:val="24"/>
          <w:rtl/>
          <w:lang w:eastAsia="he-IL"/>
        </w:rPr>
        <w:t xml:space="preserve"> בנספח </w:t>
      </w:r>
      <w:r w:rsidRPr="00046412">
        <w:rPr>
          <w:rFonts w:ascii="Times New Roman" w:eastAsia="Times New Roman" w:hAnsi="Times New Roman" w:cs="David"/>
          <w:bCs/>
          <w:sz w:val="24"/>
          <w:szCs w:val="24"/>
          <w:rtl/>
          <w:lang w:eastAsia="he-IL"/>
        </w:rPr>
        <w:t xml:space="preserve">א' </w:t>
      </w:r>
      <w:r w:rsidRPr="00046412">
        <w:rPr>
          <w:rFonts w:ascii="Times New Roman" w:eastAsia="Times New Roman" w:hAnsi="Times New Roman" w:cs="David"/>
          <w:sz w:val="24"/>
          <w:szCs w:val="24"/>
          <w:rtl/>
          <w:lang w:eastAsia="he-IL"/>
        </w:rPr>
        <w:t>ועל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להיות</w:t>
      </w:r>
      <w:r w:rsidRPr="00046412">
        <w:rPr>
          <w:rFonts w:ascii="Times New Roman" w:eastAsia="Times New Roman" w:hAnsi="Times New Roman" w:cs="David" w:hint="cs"/>
          <w:sz w:val="24"/>
          <w:szCs w:val="24"/>
          <w:rtl/>
          <w:lang w:eastAsia="he-IL"/>
        </w:rPr>
        <w:t xml:space="preserve"> עמו</w:t>
      </w:r>
      <w:r w:rsidRPr="00046412">
        <w:rPr>
          <w:rFonts w:ascii="Times New Roman" w:eastAsia="Times New Roman" w:hAnsi="Times New Roman" w:cs="David"/>
          <w:sz w:val="24"/>
          <w:szCs w:val="24"/>
          <w:rtl/>
          <w:lang w:eastAsia="he-IL"/>
        </w:rPr>
        <w:t xml:space="preserve"> בקשר מתמי</w:t>
      </w:r>
      <w:r w:rsidRPr="00046412">
        <w:rPr>
          <w:rFonts w:ascii="Times New Roman" w:eastAsia="Times New Roman" w:hAnsi="Times New Roman" w:cs="David" w:hint="cs"/>
          <w:sz w:val="24"/>
          <w:szCs w:val="24"/>
          <w:rtl/>
          <w:lang w:eastAsia="he-IL"/>
        </w:rPr>
        <w:t>ד</w:t>
      </w:r>
      <w:r w:rsidRPr="00046412">
        <w:rPr>
          <w:rFonts w:ascii="Times New Roman" w:eastAsia="Times New Roman" w:hAnsi="Times New Roman" w:cs="David"/>
          <w:sz w:val="24"/>
          <w:szCs w:val="24"/>
          <w:rtl/>
          <w:lang w:eastAsia="he-IL"/>
        </w:rPr>
        <w:t xml:space="preserve"> ולתאם עמו את כל פעולותיו, אלא אם נקבע </w:t>
      </w:r>
      <w:r w:rsidRPr="00046412">
        <w:rPr>
          <w:rFonts w:ascii="Times New Roman" w:eastAsia="Times New Roman" w:hAnsi="Times New Roman" w:cs="David" w:hint="cs"/>
          <w:sz w:val="24"/>
          <w:szCs w:val="24"/>
          <w:rtl/>
          <w:lang w:eastAsia="he-IL"/>
        </w:rPr>
        <w:t xml:space="preserve">מפורשות </w:t>
      </w:r>
      <w:r w:rsidRPr="00046412">
        <w:rPr>
          <w:rFonts w:ascii="Times New Roman" w:eastAsia="Times New Roman" w:hAnsi="Times New Roman" w:cs="David"/>
          <w:sz w:val="24"/>
          <w:szCs w:val="24"/>
          <w:rtl/>
          <w:lang w:eastAsia="he-IL"/>
        </w:rPr>
        <w:t>אחרת ע"י המזמין.</w:t>
      </w:r>
    </w:p>
    <w:p w14:paraId="3874664A"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מצהיר</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ידועות לו הוראות כל התכניות הקיימות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046412">
        <w:rPr>
          <w:rFonts w:ascii="Times New Roman" w:eastAsia="Times New Roman" w:hAnsi="Times New Roman" w:cs="David" w:hint="cs"/>
          <w:sz w:val="24"/>
          <w:szCs w:val="24"/>
          <w:rtl/>
          <w:lang w:eastAsia="he-IL"/>
        </w:rPr>
        <w:t>יהם של</w:t>
      </w:r>
      <w:r w:rsidRPr="00046412">
        <w:rPr>
          <w:rFonts w:ascii="Times New Roman" w:eastAsia="Times New Roman" w:hAnsi="Times New Roman" w:cs="David"/>
          <w:sz w:val="24"/>
          <w:szCs w:val="24"/>
          <w:rtl/>
          <w:lang w:eastAsia="he-IL"/>
        </w:rPr>
        <w:t xml:space="preserve"> הדין</w:t>
      </w:r>
      <w:r w:rsidRPr="00046412">
        <w:rPr>
          <w:rFonts w:ascii="Times New Roman" w:eastAsia="Times New Roman" w:hAnsi="Times New Roman" w:cs="David" w:hint="cs"/>
          <w:sz w:val="24"/>
          <w:szCs w:val="24"/>
          <w:rtl/>
          <w:lang w:eastAsia="he-IL"/>
        </w:rPr>
        <w:t xml:space="preserve"> ו/או</w:t>
      </w:r>
      <w:r w:rsidRPr="00046412">
        <w:rPr>
          <w:rFonts w:ascii="Times New Roman" w:eastAsia="Times New Roman" w:hAnsi="Times New Roman" w:cs="David"/>
          <w:sz w:val="24"/>
          <w:szCs w:val="24"/>
          <w:rtl/>
          <w:lang w:eastAsia="he-IL"/>
        </w:rPr>
        <w:t xml:space="preserve"> הנהלים</w:t>
      </w:r>
      <w:r w:rsidRPr="00046412">
        <w:rPr>
          <w:rFonts w:ascii="Times New Roman" w:eastAsia="Times New Roman" w:hAnsi="Times New Roman" w:cs="David" w:hint="cs"/>
          <w:sz w:val="24"/>
          <w:szCs w:val="24"/>
          <w:rtl/>
          <w:lang w:eastAsia="he-IL"/>
        </w:rPr>
        <w:t xml:space="preserve"> ו/או</w:t>
      </w:r>
      <w:r w:rsidRPr="00046412">
        <w:rPr>
          <w:rFonts w:ascii="Times New Roman" w:eastAsia="Times New Roman" w:hAnsi="Times New Roman" w:cs="David"/>
          <w:sz w:val="24"/>
          <w:szCs w:val="24"/>
          <w:rtl/>
          <w:lang w:eastAsia="he-IL"/>
        </w:rPr>
        <w:t xml:space="preserve"> התקנים ו</w:t>
      </w:r>
      <w:r w:rsidRPr="00046412">
        <w:rPr>
          <w:rFonts w:ascii="Times New Roman" w:eastAsia="Times New Roman" w:hAnsi="Times New Roman" w:cs="David" w:hint="cs"/>
          <w:sz w:val="24"/>
          <w:szCs w:val="24"/>
          <w:rtl/>
          <w:lang w:eastAsia="he-IL"/>
        </w:rPr>
        <w:t xml:space="preserve">/או </w:t>
      </w:r>
      <w:r w:rsidRPr="00046412">
        <w:rPr>
          <w:rFonts w:ascii="Times New Roman" w:eastAsia="Times New Roman" w:hAnsi="Times New Roman" w:cs="David"/>
          <w:sz w:val="24"/>
          <w:szCs w:val="24"/>
          <w:rtl/>
          <w:lang w:eastAsia="he-IL"/>
        </w:rPr>
        <w:t>התקנות החלים בקשר עם 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והוא מתחייב לפעול בהתאם לקבוע בהם. כמו כן</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מצהיר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כי </w:t>
      </w:r>
      <w:r w:rsidRPr="00046412">
        <w:rPr>
          <w:rFonts w:ascii="Times New Roman" w:eastAsia="Times New Roman" w:hAnsi="Times New Roman" w:cs="David" w:hint="cs"/>
          <w:sz w:val="24"/>
          <w:szCs w:val="24"/>
          <w:rtl/>
          <w:lang w:eastAsia="he-IL"/>
        </w:rPr>
        <w:t xml:space="preserve">הוא </w:t>
      </w:r>
      <w:r w:rsidRPr="00046412">
        <w:rPr>
          <w:rFonts w:ascii="Times New Roman" w:eastAsia="Times New Roman" w:hAnsi="Times New Roman" w:cs="David"/>
          <w:sz w:val="24"/>
          <w:szCs w:val="24"/>
          <w:rtl/>
          <w:lang w:eastAsia="he-IL"/>
        </w:rPr>
        <w:t xml:space="preserve">בדק בעצמו את כל הנושאים הרלוונטיים </w:t>
      </w:r>
      <w:r w:rsidRPr="00046412">
        <w:rPr>
          <w:rFonts w:ascii="Times New Roman" w:eastAsia="Times New Roman" w:hAnsi="Times New Roman" w:cs="David" w:hint="cs"/>
          <w:sz w:val="24"/>
          <w:szCs w:val="24"/>
          <w:rtl/>
          <w:lang w:eastAsia="he-IL"/>
        </w:rPr>
        <w:t xml:space="preserve">ו/או </w:t>
      </w:r>
      <w:r w:rsidRPr="00046412">
        <w:rPr>
          <w:rFonts w:ascii="Times New Roman" w:eastAsia="Times New Roman" w:hAnsi="Times New Roman" w:cs="David"/>
          <w:sz w:val="24"/>
          <w:szCs w:val="24"/>
          <w:rtl/>
          <w:lang w:eastAsia="he-IL"/>
        </w:rPr>
        <w:t>הקשורים למתן שירותי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w:t>
      </w:r>
    </w:p>
    <w:p w14:paraId="6484FE32"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מתחייב</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להפיק את כל התכניות </w:t>
      </w:r>
      <w:r w:rsidRPr="00046412">
        <w:rPr>
          <w:rFonts w:ascii="Times New Roman" w:eastAsia="Times New Roman" w:hAnsi="Times New Roman" w:cs="David" w:hint="cs"/>
          <w:sz w:val="24"/>
          <w:szCs w:val="24"/>
          <w:rtl/>
          <w:lang w:eastAsia="he-IL"/>
        </w:rPr>
        <w:t>נשוא</w:t>
      </w:r>
      <w:r w:rsidRPr="00046412">
        <w:rPr>
          <w:rFonts w:ascii="Times New Roman" w:eastAsia="Times New Roman" w:hAnsi="Times New Roman" w:cs="David"/>
          <w:sz w:val="24"/>
          <w:szCs w:val="24"/>
          <w:rtl/>
          <w:lang w:eastAsia="he-IL"/>
        </w:rPr>
        <w:t xml:space="preserve"> חוזה זה, בכל שלבי הביצוע של שירותי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ולרבות כל שינוי בתכניותיו</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באמצעות מחשב בתוכנה או בקבצים במתכונת הקבועה בנספח </w:t>
      </w:r>
      <w:r w:rsidRPr="00046412">
        <w:rPr>
          <w:rFonts w:ascii="Times New Roman" w:eastAsia="Times New Roman" w:hAnsi="Times New Roman" w:cs="David"/>
          <w:b/>
          <w:bCs/>
          <w:sz w:val="24"/>
          <w:szCs w:val="24"/>
          <w:rtl/>
          <w:lang w:eastAsia="he-IL"/>
        </w:rPr>
        <w:t>א'</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 xml:space="preserve">המצ"ב </w:t>
      </w:r>
      <w:r w:rsidRPr="00046412">
        <w:rPr>
          <w:rFonts w:ascii="Times New Roman" w:eastAsia="Times New Roman" w:hAnsi="Times New Roman" w:cs="David"/>
          <w:sz w:val="24"/>
          <w:szCs w:val="24"/>
          <w:rtl/>
          <w:lang w:eastAsia="he-IL"/>
        </w:rPr>
        <w:t>וע</w:t>
      </w:r>
      <w:r w:rsidRPr="00046412">
        <w:rPr>
          <w:rFonts w:ascii="Times New Roman" w:eastAsia="Times New Roman" w:hAnsi="Times New Roman" w:cs="David" w:hint="cs"/>
          <w:sz w:val="24"/>
          <w:szCs w:val="24"/>
          <w:rtl/>
          <w:lang w:eastAsia="he-IL"/>
        </w:rPr>
        <w:t>ל פי</w:t>
      </w:r>
      <w:r w:rsidRPr="00046412">
        <w:rPr>
          <w:rFonts w:ascii="Times New Roman" w:eastAsia="Times New Roman" w:hAnsi="Times New Roman" w:cs="David"/>
          <w:sz w:val="24"/>
          <w:szCs w:val="24"/>
          <w:rtl/>
          <w:lang w:eastAsia="he-IL"/>
        </w:rPr>
        <w:t xml:space="preserve"> הנחיות המזמין מעת לעת.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מתחייב להעביר ליועצים ולקבל מהם קבצים אך ורק באותה מתכונת שנקבעה</w:t>
      </w:r>
      <w:r w:rsidRPr="00046412">
        <w:rPr>
          <w:rFonts w:ascii="Times New Roman" w:eastAsia="Times New Roman" w:hAnsi="Times New Roman" w:cs="David" w:hint="cs"/>
          <w:sz w:val="24"/>
          <w:szCs w:val="24"/>
          <w:rtl/>
          <w:lang w:eastAsia="he-IL"/>
        </w:rPr>
        <w:t xml:space="preserve"> בנספח </w:t>
      </w:r>
      <w:r w:rsidRPr="00046412">
        <w:rPr>
          <w:rFonts w:ascii="Times New Roman" w:eastAsia="Times New Roman" w:hAnsi="Times New Roman" w:cs="David" w:hint="cs"/>
          <w:b/>
          <w:bCs/>
          <w:sz w:val="24"/>
          <w:szCs w:val="24"/>
          <w:rtl/>
          <w:lang w:eastAsia="he-IL"/>
        </w:rPr>
        <w:t>א'</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כאמור.</w:t>
      </w:r>
    </w:p>
    <w:p w14:paraId="5D18B1C8"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לא יגיש ליועצים</w:t>
      </w:r>
      <w:r w:rsidRPr="00046412">
        <w:rPr>
          <w:rFonts w:ascii="Times New Roman" w:eastAsia="Times New Roman" w:hAnsi="Times New Roman" w:cs="David" w:hint="cs"/>
          <w:sz w:val="24"/>
          <w:szCs w:val="24"/>
          <w:rtl/>
          <w:lang w:eastAsia="he-IL"/>
        </w:rPr>
        <w:t xml:space="preserve"> ו/או</w:t>
      </w:r>
      <w:r w:rsidRPr="00046412">
        <w:rPr>
          <w:rFonts w:ascii="Times New Roman" w:eastAsia="Times New Roman" w:hAnsi="Times New Roman" w:cs="David"/>
          <w:sz w:val="24"/>
          <w:szCs w:val="24"/>
          <w:rtl/>
          <w:lang w:eastAsia="he-IL"/>
        </w:rPr>
        <w:t xml:space="preserve"> לקבלנים ו</w:t>
      </w:r>
      <w:r w:rsidRPr="00046412">
        <w:rPr>
          <w:rFonts w:ascii="Times New Roman" w:eastAsia="Times New Roman" w:hAnsi="Times New Roman" w:cs="David" w:hint="cs"/>
          <w:sz w:val="24"/>
          <w:szCs w:val="24"/>
          <w:rtl/>
          <w:lang w:eastAsia="he-IL"/>
        </w:rPr>
        <w:t xml:space="preserve">/או </w:t>
      </w:r>
      <w:r w:rsidRPr="00046412">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046412">
        <w:rPr>
          <w:rFonts w:ascii="Times New Roman" w:eastAsia="Times New Roman" w:hAnsi="Times New Roman" w:cs="David" w:hint="cs"/>
          <w:sz w:val="24"/>
          <w:szCs w:val="24"/>
          <w:rtl/>
          <w:lang w:eastAsia="he-IL"/>
        </w:rPr>
        <w:t xml:space="preserve">מפורשות על פי </w:t>
      </w:r>
      <w:r w:rsidRPr="00046412">
        <w:rPr>
          <w:rFonts w:ascii="Times New Roman" w:eastAsia="Times New Roman" w:hAnsi="Times New Roman" w:cs="David"/>
          <w:sz w:val="24"/>
          <w:szCs w:val="24"/>
          <w:rtl/>
          <w:lang w:eastAsia="he-IL"/>
        </w:rPr>
        <w:t>חוזה זה.</w:t>
      </w:r>
    </w:p>
    <w:p w14:paraId="17693BE5"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מצהיר</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אין לו ולא תהינה לו </w:t>
      </w:r>
      <w:r w:rsidRPr="00046412">
        <w:rPr>
          <w:rFonts w:ascii="Times New Roman" w:eastAsia="Times New Roman" w:hAnsi="Times New Roman" w:cs="David" w:hint="cs"/>
          <w:sz w:val="24"/>
          <w:szCs w:val="24"/>
          <w:rtl/>
          <w:lang w:eastAsia="he-IL"/>
        </w:rPr>
        <w:t xml:space="preserve">כל </w:t>
      </w:r>
      <w:r w:rsidRPr="00046412">
        <w:rPr>
          <w:rFonts w:ascii="Times New Roman" w:eastAsia="Times New Roman" w:hAnsi="Times New Roman" w:cs="David"/>
          <w:sz w:val="24"/>
          <w:szCs w:val="24"/>
          <w:rtl/>
          <w:lang w:eastAsia="he-IL"/>
        </w:rPr>
        <w:t>תביעות ו/או טענות</w:t>
      </w:r>
      <w:r w:rsidRPr="00046412">
        <w:rPr>
          <w:rFonts w:ascii="Times New Roman" w:eastAsia="Times New Roman" w:hAnsi="Times New Roman" w:cs="David" w:hint="cs"/>
          <w:sz w:val="24"/>
          <w:szCs w:val="24"/>
          <w:rtl/>
          <w:lang w:eastAsia="he-IL"/>
        </w:rPr>
        <w:t xml:space="preserve"> ו/או דרישות ו/או תלונות</w:t>
      </w:r>
      <w:r w:rsidRPr="00046412">
        <w:rPr>
          <w:rFonts w:ascii="Times New Roman" w:eastAsia="Times New Roman" w:hAnsi="Times New Roman" w:cs="David"/>
          <w:sz w:val="24"/>
          <w:szCs w:val="24"/>
          <w:rtl/>
          <w:lang w:eastAsia="he-IL"/>
        </w:rPr>
        <w:t xml:space="preserve"> כלפי המזמין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או כלפי המתכננים האחרים בגין מסירת העבודות</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כאמור. משמסר המזמין </w:t>
      </w:r>
      <w:r w:rsidRPr="00046412">
        <w:rPr>
          <w:rFonts w:ascii="Times New Roman" w:eastAsia="Times New Roman" w:hAnsi="Times New Roman" w:cs="David" w:hint="cs"/>
          <w:sz w:val="24"/>
          <w:szCs w:val="24"/>
          <w:rtl/>
          <w:lang w:eastAsia="he-IL"/>
        </w:rPr>
        <w:t xml:space="preserve">את </w:t>
      </w:r>
      <w:r w:rsidRPr="00046412">
        <w:rPr>
          <w:rFonts w:ascii="Times New Roman" w:eastAsia="Times New Roman" w:hAnsi="Times New Roman" w:cs="David"/>
          <w:sz w:val="24"/>
          <w:szCs w:val="24"/>
          <w:rtl/>
          <w:lang w:eastAsia="he-IL"/>
        </w:rPr>
        <w:t xml:space="preserve">ביצוע </w:t>
      </w:r>
      <w:r w:rsidRPr="00046412">
        <w:rPr>
          <w:rFonts w:ascii="Times New Roman" w:eastAsia="Times New Roman" w:hAnsi="Times New Roman" w:cs="David" w:hint="cs"/>
          <w:sz w:val="24"/>
          <w:szCs w:val="24"/>
          <w:rtl/>
          <w:lang w:eastAsia="he-IL"/>
        </w:rPr>
        <w:t>ה</w:t>
      </w:r>
      <w:r w:rsidRPr="00046412">
        <w:rPr>
          <w:rFonts w:ascii="Times New Roman" w:eastAsia="Times New Roman" w:hAnsi="Times New Roman" w:cs="David"/>
          <w:sz w:val="24"/>
          <w:szCs w:val="24"/>
          <w:rtl/>
          <w:lang w:eastAsia="he-IL"/>
        </w:rPr>
        <w:t>שירותים כאמור ל</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אחר, מתחייב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לשתף עמו פעולה ככל שיידרש.</w:t>
      </w:r>
    </w:p>
    <w:p w14:paraId="3B2B8BCB" w14:textId="77777777" w:rsidR="00F600CB" w:rsidRPr="00046412"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ערוך לביצוע העבודות, בין היתר, גם במערכת ניהול ותיאום פרויקטים באמצעות האינטרנט, כדוגמת "</w:t>
      </w:r>
      <w:r w:rsidRPr="00046412">
        <w:rPr>
          <w:rFonts w:ascii="Times New Roman" w:eastAsia="Times New Roman" w:hAnsi="Times New Roman" w:cs="David"/>
          <w:sz w:val="24"/>
          <w:szCs w:val="24"/>
          <w:lang w:eastAsia="he-IL"/>
        </w:rPr>
        <w:t>view</w:t>
      </w:r>
      <w:r w:rsidRPr="00046412">
        <w:rPr>
          <w:rFonts w:ascii="Times New Roman" w:eastAsia="Times New Roman" w:hAnsi="Times New Roman" w:cs="David"/>
          <w:sz w:val="24"/>
          <w:szCs w:val="24"/>
          <w:rtl/>
          <w:lang w:eastAsia="he-IL"/>
        </w:rPr>
        <w:t>@</w:t>
      </w:r>
      <w:r w:rsidRPr="00046412">
        <w:rPr>
          <w:rFonts w:ascii="Times New Roman" w:eastAsia="Times New Roman" w:hAnsi="Times New Roman" w:cs="David" w:hint="cs"/>
          <w:sz w:val="24"/>
          <w:szCs w:val="24"/>
          <w:rtl/>
          <w:lang w:eastAsia="he-IL"/>
        </w:rPr>
        <w:t>", "רמדורנט"</w:t>
      </w:r>
      <w:r w:rsidRPr="00046412">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046412">
        <w:rPr>
          <w:rFonts w:ascii="Times New Roman" w:eastAsia="Times New Roman" w:hAnsi="Times New Roman" w:cs="David" w:hint="cs"/>
          <w:sz w:val="24"/>
          <w:szCs w:val="24"/>
          <w:rtl/>
          <w:lang w:eastAsia="he-IL"/>
        </w:rPr>
        <w:t>.</w:t>
      </w:r>
    </w:p>
    <w:p w14:paraId="109ECF27" w14:textId="77777777" w:rsidR="00F600CB" w:rsidRPr="00046412"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46412">
        <w:rPr>
          <w:rFonts w:ascii="Times New Roman" w:eastAsia="Times New Roman" w:hAnsi="Times New Roman" w:cs="David"/>
          <w:bCs/>
          <w:sz w:val="24"/>
          <w:szCs w:val="24"/>
          <w:u w:val="single"/>
          <w:rtl/>
          <w:lang w:eastAsia="he-IL"/>
        </w:rPr>
        <w:t>צוות עובדים ואמצעים</w:t>
      </w:r>
    </w:p>
    <w:p w14:paraId="377DCDEE"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מתחייב</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במשך כל תקופת 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יקיים משרד מאויש</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מאורגן ומצויד</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באופן שיאפשר </w:t>
      </w:r>
      <w:r w:rsidRPr="00046412">
        <w:rPr>
          <w:rFonts w:ascii="Times New Roman" w:eastAsia="Times New Roman" w:hAnsi="Times New Roman" w:cs="David" w:hint="cs"/>
          <w:sz w:val="24"/>
          <w:szCs w:val="24"/>
          <w:rtl/>
          <w:lang w:eastAsia="he-IL"/>
        </w:rPr>
        <w:t xml:space="preserve">את </w:t>
      </w:r>
      <w:r w:rsidRPr="00046412">
        <w:rPr>
          <w:rFonts w:ascii="Times New Roman" w:eastAsia="Times New Roman" w:hAnsi="Times New Roman" w:cs="David"/>
          <w:sz w:val="24"/>
          <w:szCs w:val="24"/>
          <w:rtl/>
          <w:lang w:eastAsia="he-IL"/>
        </w:rPr>
        <w:t>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בהתאם להוראות חוזה זה.</w:t>
      </w:r>
    </w:p>
    <w:p w14:paraId="7051F73A"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מתחייב</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שהרכבם המספרי והמקצועי של צוות עובדיו, כמפורט בנספח </w:t>
      </w:r>
      <w:r w:rsidRPr="00046412">
        <w:rPr>
          <w:rFonts w:ascii="Times New Roman" w:eastAsia="Times New Roman" w:hAnsi="Times New Roman" w:cs="David"/>
          <w:bCs/>
          <w:sz w:val="24"/>
          <w:szCs w:val="24"/>
          <w:rtl/>
          <w:lang w:eastAsia="he-IL"/>
        </w:rPr>
        <w:t>א'</w:t>
      </w:r>
      <w:r w:rsidRPr="00046412">
        <w:rPr>
          <w:rFonts w:ascii="Times New Roman" w:eastAsia="Times New Roman" w:hAnsi="Times New Roman" w:cs="David" w:hint="cs"/>
          <w:bCs/>
          <w:sz w:val="24"/>
          <w:szCs w:val="24"/>
          <w:rtl/>
          <w:lang w:eastAsia="he-IL"/>
        </w:rPr>
        <w:t xml:space="preserve"> </w:t>
      </w:r>
      <w:r w:rsidRPr="00046412">
        <w:rPr>
          <w:rFonts w:ascii="Times New Roman" w:eastAsia="Times New Roman" w:hAnsi="Times New Roman" w:cs="David" w:hint="cs"/>
          <w:b/>
          <w:sz w:val="24"/>
          <w:szCs w:val="24"/>
          <w:rtl/>
          <w:lang w:eastAsia="he-IL"/>
        </w:rPr>
        <w:t>המצ"ב,</w:t>
      </w:r>
      <w:r w:rsidRPr="00046412">
        <w:rPr>
          <w:rFonts w:ascii="Times New Roman" w:eastAsia="Times New Roman" w:hAnsi="Times New Roman" w:cs="David"/>
          <w:sz w:val="24"/>
          <w:szCs w:val="24"/>
          <w:rtl/>
          <w:lang w:eastAsia="he-IL"/>
        </w:rPr>
        <w:t xml:space="preserve"> יתאים לביצוע 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ברמה ובמועדים</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w:t>
      </w:r>
    </w:p>
    <w:p w14:paraId="13866F1F"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מבלי לגרוע מהתחייבותו האמורה של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רשאי המנהל - אם וכאשר יראה צורך בכך על פי שיקול דעתו </w:t>
      </w:r>
      <w:r w:rsidRPr="00046412">
        <w:rPr>
          <w:rFonts w:ascii="Times New Roman" w:eastAsia="Times New Roman" w:hAnsi="Times New Roman" w:cs="David" w:hint="cs"/>
          <w:sz w:val="24"/>
          <w:szCs w:val="24"/>
          <w:rtl/>
          <w:lang w:eastAsia="he-IL"/>
        </w:rPr>
        <w:t xml:space="preserve">המוחלט </w:t>
      </w:r>
      <w:r w:rsidRPr="00046412">
        <w:rPr>
          <w:rFonts w:ascii="Times New Roman" w:eastAsia="Times New Roman" w:hAnsi="Times New Roman" w:cs="David"/>
          <w:sz w:val="24"/>
          <w:szCs w:val="24"/>
          <w:rtl/>
          <w:lang w:eastAsia="he-IL"/>
        </w:rPr>
        <w:t>- להורות ל</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w:t>
      </w:r>
      <w:r w:rsidRPr="00046412">
        <w:rPr>
          <w:rFonts w:ascii="Times New Roman" w:eastAsia="Times New Roman" w:hAnsi="Times New Roman" w:cs="David" w:hint="cs"/>
          <w:sz w:val="24"/>
          <w:szCs w:val="24"/>
          <w:rtl/>
          <w:lang w:eastAsia="he-IL"/>
        </w:rPr>
        <w:t>עת לעת,</w:t>
      </w:r>
      <w:r w:rsidRPr="00046412">
        <w:rPr>
          <w:rFonts w:ascii="Times New Roman" w:eastAsia="Times New Roman" w:hAnsi="Times New Roman" w:cs="David"/>
          <w:sz w:val="24"/>
          <w:szCs w:val="24"/>
          <w:rtl/>
          <w:lang w:eastAsia="he-IL"/>
        </w:rPr>
        <w:t xml:space="preserve"> להגדיל את צוות עובדיו, על חשבונו ואחריותו של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במספר, לתקופה ובמקומות אותם יציין המנהל בהוראותיו.</w:t>
      </w:r>
    </w:p>
    <w:p w14:paraId="2761C644"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מוסכם בזה</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במשך כל תקופת החוזה יהיה האדריכל ו/או המהנדס ו/או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הנקוב בנספח </w:t>
      </w:r>
      <w:r w:rsidRPr="00046412">
        <w:rPr>
          <w:rFonts w:ascii="Times New Roman" w:eastAsia="Times New Roman" w:hAnsi="Times New Roman" w:cs="David"/>
          <w:bCs/>
          <w:sz w:val="24"/>
          <w:szCs w:val="24"/>
          <w:rtl/>
          <w:lang w:eastAsia="he-IL"/>
        </w:rPr>
        <w:t>א'</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המצ"ב</w:t>
      </w:r>
      <w:r w:rsidRPr="00046412">
        <w:rPr>
          <w:rFonts w:ascii="Times New Roman" w:eastAsia="Times New Roman" w:hAnsi="Times New Roman" w:cs="David"/>
          <w:sz w:val="24"/>
          <w:szCs w:val="24"/>
          <w:rtl/>
          <w:lang w:eastAsia="he-IL"/>
        </w:rPr>
        <w:t>, מנהלו הראשי של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למטרת 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חוזה</w:t>
      </w:r>
      <w:r w:rsidRPr="00046412">
        <w:rPr>
          <w:rFonts w:ascii="Times New Roman" w:eastAsia="Times New Roman" w:hAnsi="Times New Roman" w:cs="David" w:hint="cs"/>
          <w:sz w:val="24"/>
          <w:szCs w:val="24"/>
          <w:rtl/>
          <w:lang w:eastAsia="he-IL"/>
        </w:rPr>
        <w:t xml:space="preserve"> זה</w:t>
      </w:r>
      <w:r w:rsidRPr="00046412">
        <w:rPr>
          <w:rFonts w:ascii="Times New Roman" w:eastAsia="Times New Roman" w:hAnsi="Times New Roman" w:cs="David"/>
          <w:sz w:val="24"/>
          <w:szCs w:val="24"/>
          <w:rtl/>
          <w:lang w:eastAsia="he-IL"/>
        </w:rPr>
        <w:t xml:space="preserve"> (להלן: "</w:t>
      </w:r>
      <w:r w:rsidRPr="00046412">
        <w:rPr>
          <w:rFonts w:ascii="Times New Roman" w:eastAsia="Times New Roman" w:hAnsi="Times New Roman" w:cs="David"/>
          <w:b/>
          <w:bCs/>
          <w:sz w:val="24"/>
          <w:szCs w:val="24"/>
          <w:rtl/>
          <w:lang w:eastAsia="he-IL"/>
        </w:rPr>
        <w:t>המנהל הראשי</w:t>
      </w:r>
      <w:r w:rsidRPr="00046412">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046412">
        <w:rPr>
          <w:rFonts w:ascii="Times New Roman" w:eastAsia="Times New Roman" w:hAnsi="Times New Roman" w:cs="David" w:hint="cs"/>
          <w:sz w:val="24"/>
          <w:szCs w:val="24"/>
          <w:rtl/>
          <w:lang w:eastAsia="he-IL"/>
        </w:rPr>
        <w:t xml:space="preserve"> מראש ובכתב</w:t>
      </w:r>
      <w:r w:rsidRPr="00046412">
        <w:rPr>
          <w:rFonts w:ascii="Times New Roman" w:eastAsia="Times New Roman" w:hAnsi="Times New Roman" w:cs="David"/>
          <w:sz w:val="24"/>
          <w:szCs w:val="24"/>
          <w:rtl/>
          <w:lang w:eastAsia="he-IL"/>
        </w:rPr>
        <w:t>.</w:t>
      </w:r>
    </w:p>
    <w:p w14:paraId="6CFFD58C" w14:textId="77777777" w:rsidR="00F600CB" w:rsidRPr="00046412" w:rsidRDefault="00F600CB" w:rsidP="00F600CB">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w:t>
      </w:r>
      <w:r w:rsidRPr="00046412">
        <w:rPr>
          <w:rFonts w:ascii="Times New Roman" w:eastAsia="Times New Roman" w:hAnsi="Times New Roman" w:cs="David" w:hint="cs"/>
          <w:sz w:val="24"/>
          <w:szCs w:val="24"/>
          <w:rtl/>
          <w:lang w:eastAsia="he-IL"/>
        </w:rPr>
        <w:t>צהיר, כי ידוע לו, ש</w:t>
      </w:r>
      <w:r w:rsidRPr="00046412">
        <w:rPr>
          <w:rFonts w:ascii="Times New Roman" w:eastAsia="Times New Roman" w:hAnsi="Times New Roman" w:cs="David"/>
          <w:sz w:val="24"/>
          <w:szCs w:val="24"/>
          <w:rtl/>
          <w:lang w:eastAsia="he-IL"/>
        </w:rPr>
        <w:t>במשך כל ת</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קפ</w:t>
      </w:r>
      <w:r w:rsidRPr="00046412">
        <w:rPr>
          <w:rFonts w:ascii="Times New Roman" w:eastAsia="Times New Roman" w:hAnsi="Times New Roman" w:cs="David" w:hint="cs"/>
          <w:sz w:val="24"/>
          <w:szCs w:val="24"/>
          <w:rtl/>
          <w:lang w:eastAsia="he-IL"/>
        </w:rPr>
        <w:t>ו של</w:t>
      </w:r>
      <w:r w:rsidRPr="00046412">
        <w:rPr>
          <w:rFonts w:ascii="Times New Roman" w:eastAsia="Times New Roman" w:hAnsi="Times New Roman" w:cs="David"/>
          <w:sz w:val="24"/>
          <w:szCs w:val="24"/>
          <w:rtl/>
          <w:lang w:eastAsia="he-IL"/>
        </w:rPr>
        <w:t xml:space="preserve"> חוזה</w:t>
      </w:r>
      <w:r w:rsidRPr="00046412">
        <w:rPr>
          <w:rFonts w:ascii="Times New Roman" w:eastAsia="Times New Roman" w:hAnsi="Times New Roman" w:cs="David" w:hint="cs"/>
          <w:sz w:val="24"/>
          <w:szCs w:val="24"/>
          <w:rtl/>
          <w:lang w:eastAsia="he-IL"/>
        </w:rPr>
        <w:t xml:space="preserve"> זה</w:t>
      </w:r>
      <w:r w:rsidRPr="00046412">
        <w:rPr>
          <w:rFonts w:ascii="Times New Roman" w:eastAsia="Times New Roman" w:hAnsi="Times New Roman" w:cs="David"/>
          <w:sz w:val="24"/>
          <w:szCs w:val="24"/>
          <w:rtl/>
          <w:lang w:eastAsia="he-IL"/>
        </w:rPr>
        <w:t xml:space="preserve"> יעמוד המנהל הראשי בראשו, יהיה מעורב אישית בב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שיעסוק בב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רותי התכנון. מבלי לגרוע מהתחייבויות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כמתחייב מ</w:t>
      </w:r>
      <w:r w:rsidRPr="00046412">
        <w:rPr>
          <w:rFonts w:ascii="Times New Roman" w:eastAsia="Times New Roman" w:hAnsi="Times New Roman" w:cs="David" w:hint="cs"/>
          <w:sz w:val="24"/>
          <w:szCs w:val="24"/>
          <w:rtl/>
          <w:lang w:eastAsia="he-IL"/>
        </w:rPr>
        <w:t>חוזה זה,</w:t>
      </w:r>
      <w:r w:rsidRPr="00046412">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2DB05A91" w14:textId="77777777" w:rsidR="00F600CB" w:rsidRPr="00046412"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618F2625" w14:textId="77777777" w:rsidR="00F600CB" w:rsidRPr="00046412"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 xml:space="preserve">המזמין רשאי </w:t>
      </w:r>
      <w:r w:rsidRPr="00046412">
        <w:rPr>
          <w:rFonts w:ascii="Times New Roman" w:eastAsia="Times New Roman" w:hAnsi="Times New Roman" w:cs="David"/>
          <w:sz w:val="24"/>
          <w:szCs w:val="24"/>
          <w:rtl/>
          <w:lang w:eastAsia="he-IL"/>
        </w:rPr>
        <w:t>לדרוש מה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להחליף כל עובד מעובדיו של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שלדעת המזמין אינו מתאים לתפקידו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או אינו מבצעו להנחת דעתו, אף אם אושר תחילה ע"י המזמין וכן לדרוש תגבור צוות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ועל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למלא </w:t>
      </w:r>
      <w:r w:rsidRPr="00046412">
        <w:rPr>
          <w:rFonts w:ascii="Times New Roman" w:eastAsia="Times New Roman" w:hAnsi="Times New Roman" w:cs="David" w:hint="cs"/>
          <w:sz w:val="24"/>
          <w:szCs w:val="24"/>
          <w:rtl/>
          <w:lang w:eastAsia="he-IL"/>
        </w:rPr>
        <w:t xml:space="preserve">אחר </w:t>
      </w:r>
      <w:r w:rsidRPr="00046412">
        <w:rPr>
          <w:rFonts w:ascii="Times New Roman" w:eastAsia="Times New Roman" w:hAnsi="Times New Roman" w:cs="David"/>
          <w:sz w:val="24"/>
          <w:szCs w:val="24"/>
          <w:rtl/>
          <w:lang w:eastAsia="he-IL"/>
        </w:rPr>
        <w:t>דרישת המזמין לאלתר.</w:t>
      </w:r>
    </w:p>
    <w:p w14:paraId="4BB73F7E" w14:textId="77777777" w:rsidR="00F600CB" w:rsidRPr="00046412"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החלטות המזמין בדבר א</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שור ו/או החלפת עובד מעובדי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תינתנה לפי 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קול דעתו המוחלט</w:t>
      </w:r>
      <w:r w:rsidRPr="00046412">
        <w:rPr>
          <w:rFonts w:ascii="Times New Roman" w:eastAsia="Times New Roman" w:hAnsi="Times New Roman" w:cs="David" w:hint="cs"/>
          <w:sz w:val="24"/>
          <w:szCs w:val="24"/>
          <w:rtl/>
          <w:lang w:eastAsia="he-IL"/>
        </w:rPr>
        <w:t xml:space="preserve"> של המזמין</w:t>
      </w:r>
      <w:r w:rsidRPr="00046412">
        <w:rPr>
          <w:rFonts w:ascii="Times New Roman" w:eastAsia="Times New Roman" w:hAnsi="Times New Roman" w:cs="David"/>
          <w:sz w:val="24"/>
          <w:szCs w:val="24"/>
          <w:rtl/>
          <w:lang w:eastAsia="he-IL"/>
        </w:rPr>
        <w:t xml:space="preserve"> וללא צורך במתן נימוקים</w:t>
      </w:r>
      <w:r w:rsidRPr="00046412">
        <w:rPr>
          <w:rFonts w:ascii="Times New Roman" w:eastAsia="Times New Roman" w:hAnsi="Times New Roman" w:cs="David" w:hint="cs"/>
          <w:sz w:val="24"/>
          <w:szCs w:val="24"/>
          <w:rtl/>
          <w:lang w:eastAsia="he-IL"/>
        </w:rPr>
        <w:t xml:space="preserve"> כאלה ואחרים</w:t>
      </w:r>
      <w:r w:rsidRPr="00046412">
        <w:rPr>
          <w:rFonts w:ascii="Times New Roman" w:eastAsia="Times New Roman" w:hAnsi="Times New Roman" w:cs="David"/>
          <w:sz w:val="24"/>
          <w:szCs w:val="24"/>
          <w:rtl/>
          <w:lang w:eastAsia="he-IL"/>
        </w:rPr>
        <w:t>. אין בהחלטות אלה</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כדי לשחרר את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מאי</w:t>
      </w:r>
      <w:r w:rsidRPr="00046412">
        <w:rPr>
          <w:rFonts w:ascii="Times New Roman" w:eastAsia="Times New Roman" w:hAnsi="Times New Roman" w:cs="David" w:hint="cs"/>
          <w:sz w:val="24"/>
          <w:szCs w:val="24"/>
          <w:rtl/>
          <w:lang w:eastAsia="he-IL"/>
        </w:rPr>
        <w:t>לו</w:t>
      </w:r>
      <w:r w:rsidRPr="00046412">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046412">
        <w:rPr>
          <w:rFonts w:ascii="Times New Roman" w:eastAsia="Times New Roman" w:hAnsi="Times New Roman" w:cs="David" w:hint="cs"/>
          <w:sz w:val="24"/>
          <w:szCs w:val="24"/>
          <w:rtl/>
          <w:lang w:eastAsia="he-IL"/>
        </w:rPr>
        <w:t xml:space="preserve"> ו/או חבות</w:t>
      </w:r>
      <w:r w:rsidRPr="00046412">
        <w:rPr>
          <w:rFonts w:ascii="Times New Roman" w:eastAsia="Times New Roman" w:hAnsi="Times New Roman" w:cs="David"/>
          <w:sz w:val="24"/>
          <w:szCs w:val="24"/>
          <w:rtl/>
          <w:lang w:eastAsia="he-IL"/>
        </w:rPr>
        <w:t xml:space="preserve"> שהיא.</w:t>
      </w:r>
    </w:p>
    <w:p w14:paraId="500BADBF" w14:textId="77777777" w:rsidR="00F600CB" w:rsidRPr="00046412"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מתחייב</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לצייד על חשבונו את צוות עובדיו בכל הציוד הדרוש לב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האחריות בגין אחזקת</w:t>
      </w:r>
      <w:r w:rsidRPr="00046412">
        <w:rPr>
          <w:rFonts w:ascii="Times New Roman" w:eastAsia="Times New Roman" w:hAnsi="Times New Roman" w:cs="David"/>
          <w:sz w:val="24"/>
          <w:szCs w:val="24"/>
          <w:rtl/>
          <w:lang w:eastAsia="he-IL"/>
        </w:rPr>
        <w:t xml:space="preserve"> ושמיר</w:t>
      </w:r>
      <w:r w:rsidRPr="00046412">
        <w:rPr>
          <w:rFonts w:ascii="Times New Roman" w:eastAsia="Times New Roman" w:hAnsi="Times New Roman" w:cs="David" w:hint="cs"/>
          <w:sz w:val="24"/>
          <w:szCs w:val="24"/>
          <w:rtl/>
          <w:lang w:eastAsia="he-IL"/>
        </w:rPr>
        <w:t>ת</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ה</w:t>
      </w:r>
      <w:r w:rsidRPr="00046412">
        <w:rPr>
          <w:rFonts w:ascii="Times New Roman" w:eastAsia="Times New Roman" w:hAnsi="Times New Roman" w:cs="David"/>
          <w:sz w:val="24"/>
          <w:szCs w:val="24"/>
          <w:rtl/>
          <w:lang w:eastAsia="he-IL"/>
        </w:rPr>
        <w:t>ציוד</w:t>
      </w:r>
      <w:r w:rsidRPr="00046412">
        <w:rPr>
          <w:rFonts w:ascii="Times New Roman" w:eastAsia="Times New Roman" w:hAnsi="Times New Roman" w:cs="David" w:hint="cs"/>
          <w:sz w:val="24"/>
          <w:szCs w:val="24"/>
          <w:rtl/>
          <w:lang w:eastAsia="he-IL"/>
        </w:rPr>
        <w:t xml:space="preserve"> כאמור,</w:t>
      </w:r>
      <w:r w:rsidRPr="00046412">
        <w:rPr>
          <w:rFonts w:ascii="Times New Roman" w:eastAsia="Times New Roman" w:hAnsi="Times New Roman" w:cs="David"/>
          <w:sz w:val="24"/>
          <w:szCs w:val="24"/>
          <w:rtl/>
          <w:lang w:eastAsia="he-IL"/>
        </w:rPr>
        <w:t xml:space="preserve"> תהיה בידי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ועל חשבונו, והמזמין לא </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 xml:space="preserve">ישא בכל אחריות </w:t>
      </w:r>
      <w:r w:rsidRPr="00046412">
        <w:rPr>
          <w:rFonts w:ascii="Times New Roman" w:eastAsia="Times New Roman" w:hAnsi="Times New Roman" w:cs="David" w:hint="cs"/>
          <w:sz w:val="24"/>
          <w:szCs w:val="24"/>
          <w:rtl/>
          <w:lang w:eastAsia="he-IL"/>
        </w:rPr>
        <w:t xml:space="preserve">ו/או חבות </w:t>
      </w:r>
      <w:r w:rsidRPr="00046412">
        <w:rPr>
          <w:rFonts w:ascii="Times New Roman" w:eastAsia="Times New Roman" w:hAnsi="Times New Roman" w:cs="David"/>
          <w:sz w:val="24"/>
          <w:szCs w:val="24"/>
          <w:rtl/>
          <w:lang w:eastAsia="he-IL"/>
        </w:rPr>
        <w:t>בגין א</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 xml:space="preserve">בדן </w:t>
      </w:r>
      <w:r w:rsidRPr="00046412">
        <w:rPr>
          <w:rFonts w:ascii="Times New Roman" w:eastAsia="Times New Roman" w:hAnsi="Times New Roman" w:cs="David" w:hint="cs"/>
          <w:sz w:val="24"/>
          <w:szCs w:val="24"/>
          <w:rtl/>
          <w:lang w:eastAsia="he-IL"/>
        </w:rPr>
        <w:t>ן/</w:t>
      </w:r>
      <w:r w:rsidRPr="00046412">
        <w:rPr>
          <w:rFonts w:ascii="Times New Roman" w:eastAsia="Times New Roman" w:hAnsi="Times New Roman" w:cs="David"/>
          <w:sz w:val="24"/>
          <w:szCs w:val="24"/>
          <w:rtl/>
          <w:lang w:eastAsia="he-IL"/>
        </w:rPr>
        <w:t>או נזק</w:t>
      </w:r>
      <w:r w:rsidRPr="00046412">
        <w:rPr>
          <w:rFonts w:ascii="Times New Roman" w:eastAsia="Times New Roman" w:hAnsi="Times New Roman" w:cs="David" w:hint="cs"/>
          <w:sz w:val="24"/>
          <w:szCs w:val="24"/>
          <w:rtl/>
          <w:lang w:eastAsia="he-IL"/>
        </w:rPr>
        <w:t xml:space="preserve"> ו/או קלקול</w:t>
      </w:r>
      <w:r w:rsidRPr="00046412">
        <w:rPr>
          <w:rFonts w:ascii="Times New Roman" w:eastAsia="Times New Roman" w:hAnsi="Times New Roman" w:cs="David"/>
          <w:sz w:val="24"/>
          <w:szCs w:val="24"/>
          <w:rtl/>
          <w:lang w:eastAsia="he-IL"/>
        </w:rPr>
        <w:t xml:space="preserve"> כלשהו לציוד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או לכל חלק ממנו מכל סיבה שהיא.</w:t>
      </w:r>
    </w:p>
    <w:p w14:paraId="6B156495" w14:textId="77777777" w:rsidR="00F600CB" w:rsidRPr="00046412"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46412">
        <w:rPr>
          <w:rFonts w:ascii="Times New Roman" w:eastAsia="Times New Roman" w:hAnsi="Times New Roman" w:cs="David"/>
          <w:bCs/>
          <w:sz w:val="24"/>
          <w:szCs w:val="24"/>
          <w:u w:val="single"/>
          <w:rtl/>
          <w:lang w:eastAsia="he-IL"/>
        </w:rPr>
        <w:t>סמכויות ה</w:t>
      </w:r>
      <w:r w:rsidR="00B06D6A" w:rsidRPr="00046412">
        <w:rPr>
          <w:rFonts w:ascii="Times New Roman" w:eastAsia="Times New Roman" w:hAnsi="Times New Roman" w:cs="David"/>
          <w:bCs/>
          <w:sz w:val="24"/>
          <w:szCs w:val="24"/>
          <w:u w:val="single"/>
          <w:rtl/>
          <w:lang w:eastAsia="he-IL"/>
        </w:rPr>
        <w:t>יועץ</w:t>
      </w:r>
    </w:p>
    <w:p w14:paraId="2EC08D0F"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במגעים עם רשויות מוסמכות</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לרבות עם הרשות המקומית</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בכל הנוגע לש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וכל הכרוך בכך</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יפעל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בתור בא-כוחו הטכני של המזמין והמזמין מסמיכו לכך</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ובלבד:</w:t>
      </w:r>
    </w:p>
    <w:p w14:paraId="2BF045B4" w14:textId="77777777" w:rsidR="00F600CB" w:rsidRPr="00046412"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שה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לא יגיש תכניות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או תיקונים לתכניות לא</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שור הרשויות המוסמכות</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אלא אם כן אושרו קודם לכן</w:t>
      </w:r>
      <w:r w:rsidRPr="00046412">
        <w:rPr>
          <w:rFonts w:ascii="Times New Roman" w:eastAsia="Times New Roman" w:hAnsi="Times New Roman" w:cs="David" w:hint="cs"/>
          <w:sz w:val="24"/>
          <w:szCs w:val="24"/>
          <w:rtl/>
          <w:lang w:eastAsia="he-IL"/>
        </w:rPr>
        <w:t>, מראש ובכתב,</w:t>
      </w:r>
      <w:r w:rsidRPr="00046412">
        <w:rPr>
          <w:rFonts w:ascii="Times New Roman" w:eastAsia="Times New Roman" w:hAnsi="Times New Roman" w:cs="David"/>
          <w:sz w:val="24"/>
          <w:szCs w:val="24"/>
          <w:rtl/>
          <w:lang w:eastAsia="he-IL"/>
        </w:rPr>
        <w:t xml:space="preserve"> ע"י המזמין.</w:t>
      </w:r>
    </w:p>
    <w:p w14:paraId="3BAEC848" w14:textId="77777777" w:rsidR="00F600CB" w:rsidRPr="00046412"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שה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לא יקבל כל החלטה ולא יפעל ולא יחייב את המזמין בכל עניין</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הכרוך בהתחייבות חוקית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או כספית</w:t>
      </w:r>
      <w:r w:rsidRPr="00046412">
        <w:rPr>
          <w:rFonts w:ascii="Times New Roman" w:eastAsia="Times New Roman" w:hAnsi="Times New Roman" w:cs="David" w:hint="cs"/>
          <w:sz w:val="24"/>
          <w:szCs w:val="24"/>
          <w:rtl/>
          <w:lang w:eastAsia="he-IL"/>
        </w:rPr>
        <w:t xml:space="preserve"> ו/או אחרת,</w:t>
      </w:r>
      <w:r w:rsidRPr="00046412">
        <w:rPr>
          <w:rFonts w:ascii="Times New Roman" w:eastAsia="Times New Roman" w:hAnsi="Times New Roman" w:cs="David"/>
          <w:sz w:val="24"/>
          <w:szCs w:val="24"/>
          <w:rtl/>
          <w:lang w:eastAsia="he-IL"/>
        </w:rPr>
        <w:t xml:space="preserve"> אלא בא</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שורו של המזמין</w:t>
      </w:r>
      <w:r w:rsidRPr="00046412">
        <w:rPr>
          <w:rFonts w:ascii="Times New Roman" w:eastAsia="Times New Roman" w:hAnsi="Times New Roman" w:cs="David" w:hint="cs"/>
          <w:sz w:val="24"/>
          <w:szCs w:val="24"/>
          <w:rtl/>
          <w:lang w:eastAsia="he-IL"/>
        </w:rPr>
        <w:t xml:space="preserve"> מראש ובכתב</w:t>
      </w:r>
      <w:r w:rsidRPr="00046412">
        <w:rPr>
          <w:rFonts w:ascii="Times New Roman" w:eastAsia="Times New Roman" w:hAnsi="Times New Roman" w:cs="David"/>
          <w:sz w:val="24"/>
          <w:szCs w:val="24"/>
          <w:rtl/>
          <w:lang w:eastAsia="he-IL"/>
        </w:rPr>
        <w:t>.</w:t>
      </w:r>
    </w:p>
    <w:p w14:paraId="3B464D58" w14:textId="77777777" w:rsidR="00F600CB" w:rsidRPr="00046412"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זולת אם</w:t>
      </w:r>
      <w:r w:rsidRPr="00046412">
        <w:rPr>
          <w:rFonts w:ascii="Times New Roman" w:eastAsia="Times New Roman" w:hAnsi="Times New Roman" w:cs="David"/>
          <w:sz w:val="24"/>
          <w:szCs w:val="24"/>
          <w:rtl/>
          <w:lang w:eastAsia="he-IL"/>
        </w:rPr>
        <w:t xml:space="preserve"> יוסמך לכך ע"י המזמין </w:t>
      </w:r>
      <w:r w:rsidRPr="00046412">
        <w:rPr>
          <w:rFonts w:ascii="Times New Roman" w:eastAsia="Times New Roman" w:hAnsi="Times New Roman" w:cs="David" w:hint="cs"/>
          <w:sz w:val="24"/>
          <w:szCs w:val="24"/>
          <w:rtl/>
          <w:lang w:eastAsia="he-IL"/>
        </w:rPr>
        <w:t>מראש ו</w:t>
      </w:r>
      <w:r w:rsidRPr="00046412">
        <w:rPr>
          <w:rFonts w:ascii="Times New Roman" w:eastAsia="Times New Roman" w:hAnsi="Times New Roman" w:cs="David"/>
          <w:sz w:val="24"/>
          <w:szCs w:val="24"/>
          <w:rtl/>
          <w:lang w:eastAsia="he-IL"/>
        </w:rPr>
        <w:t>בכתב</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לא יהיה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רשאי ליתן הוראות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או הנחיות</w:t>
      </w:r>
      <w:r w:rsidRPr="00046412">
        <w:rPr>
          <w:rFonts w:ascii="Times New Roman" w:eastAsia="Times New Roman" w:hAnsi="Times New Roman" w:cs="David" w:hint="cs"/>
          <w:sz w:val="24"/>
          <w:szCs w:val="24"/>
          <w:rtl/>
          <w:lang w:eastAsia="he-IL"/>
        </w:rPr>
        <w:t>, בין</w:t>
      </w:r>
      <w:r w:rsidRPr="00046412">
        <w:rPr>
          <w:rFonts w:ascii="Times New Roman" w:eastAsia="Times New Roman" w:hAnsi="Times New Roman" w:cs="David"/>
          <w:sz w:val="24"/>
          <w:szCs w:val="24"/>
          <w:rtl/>
          <w:lang w:eastAsia="he-IL"/>
        </w:rPr>
        <w:t xml:space="preserve"> במישרין</w:t>
      </w:r>
      <w:r w:rsidRPr="00046412">
        <w:rPr>
          <w:rFonts w:ascii="Times New Roman" w:eastAsia="Times New Roman" w:hAnsi="Times New Roman" w:cs="David" w:hint="cs"/>
          <w:sz w:val="24"/>
          <w:szCs w:val="24"/>
          <w:rtl/>
          <w:lang w:eastAsia="he-IL"/>
        </w:rPr>
        <w:t xml:space="preserve"> ובין בעקיפין,</w:t>
      </w:r>
      <w:r w:rsidRPr="00046412">
        <w:rPr>
          <w:rFonts w:ascii="Times New Roman" w:eastAsia="Times New Roman" w:hAnsi="Times New Roman" w:cs="David"/>
          <w:sz w:val="24"/>
          <w:szCs w:val="24"/>
          <w:rtl/>
          <w:lang w:eastAsia="he-IL"/>
        </w:rPr>
        <w:t xml:space="preserve"> לקבלן הראשי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 xml:space="preserve">או לקבלן העבודות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 xml:space="preserve">או לנהל עמם מו"מ ביחס למחירים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 xml:space="preserve">או </w:t>
      </w:r>
      <w:r w:rsidRPr="00046412">
        <w:rPr>
          <w:rFonts w:ascii="Times New Roman" w:eastAsia="Times New Roman" w:hAnsi="Times New Roman" w:cs="David" w:hint="cs"/>
          <w:sz w:val="24"/>
          <w:szCs w:val="24"/>
          <w:rtl/>
          <w:lang w:eastAsia="he-IL"/>
        </w:rPr>
        <w:t>ל</w:t>
      </w:r>
      <w:r w:rsidRPr="00046412">
        <w:rPr>
          <w:rFonts w:ascii="Times New Roman" w:eastAsia="Times New Roman" w:hAnsi="Times New Roman" w:cs="David"/>
          <w:sz w:val="24"/>
          <w:szCs w:val="24"/>
          <w:rtl/>
          <w:lang w:eastAsia="he-IL"/>
        </w:rPr>
        <w:t>דרכי ביצוע הכרוכים בש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נוי מחירים</w:t>
      </w:r>
      <w:r w:rsidRPr="00046412">
        <w:rPr>
          <w:rFonts w:ascii="Times New Roman" w:eastAsia="Times New Roman" w:hAnsi="Times New Roman" w:cs="David" w:hint="cs"/>
          <w:sz w:val="24"/>
          <w:szCs w:val="24"/>
          <w:rtl/>
          <w:lang w:eastAsia="he-IL"/>
        </w:rPr>
        <w:t xml:space="preserve"> ו/או כמויות</w:t>
      </w:r>
      <w:r w:rsidRPr="00046412">
        <w:rPr>
          <w:rFonts w:ascii="Times New Roman" w:eastAsia="Times New Roman" w:hAnsi="Times New Roman" w:cs="David"/>
          <w:sz w:val="24"/>
          <w:szCs w:val="24"/>
          <w:rtl/>
          <w:lang w:eastAsia="he-IL"/>
        </w:rPr>
        <w:t>, אלא באמצעות המזמין או המנהל.</w:t>
      </w:r>
    </w:p>
    <w:p w14:paraId="131204FC" w14:textId="77777777" w:rsidR="00F600CB" w:rsidRPr="00046412"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46412">
        <w:rPr>
          <w:rFonts w:ascii="Times New Roman" w:eastAsia="Times New Roman" w:hAnsi="Times New Roman" w:cs="David"/>
          <w:bCs/>
          <w:sz w:val="24"/>
          <w:szCs w:val="24"/>
          <w:u w:val="single"/>
          <w:rtl/>
          <w:lang w:eastAsia="he-IL"/>
        </w:rPr>
        <w:t>סמכויות המנהל</w:t>
      </w:r>
    </w:p>
    <w:p w14:paraId="3555ED1F"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המנהל רשאי לבדוק</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בכל עת</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את 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כולם או </w:t>
      </w:r>
      <w:r w:rsidRPr="00046412">
        <w:rPr>
          <w:rFonts w:ascii="Times New Roman" w:eastAsia="Times New Roman" w:hAnsi="Times New Roman" w:cs="David" w:hint="cs"/>
          <w:sz w:val="24"/>
          <w:szCs w:val="24"/>
          <w:rtl/>
          <w:lang w:eastAsia="he-IL"/>
        </w:rPr>
        <w:t>מקצתם</w:t>
      </w:r>
      <w:r w:rsidRPr="00046412">
        <w:rPr>
          <w:rFonts w:ascii="Times New Roman" w:eastAsia="Times New Roman" w:hAnsi="Times New Roman" w:cs="David"/>
          <w:sz w:val="24"/>
          <w:szCs w:val="24"/>
          <w:rtl/>
          <w:lang w:eastAsia="he-IL"/>
        </w:rPr>
        <w:t>, להשגיח על ביצוע 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וכן לבדוק את טיב שירותי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הנעשים על ידי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 xml:space="preserve">או </w:t>
      </w:r>
      <w:r w:rsidRPr="00046412">
        <w:rPr>
          <w:rFonts w:ascii="Times New Roman" w:eastAsia="Times New Roman" w:hAnsi="Times New Roman" w:cs="David" w:hint="cs"/>
          <w:sz w:val="24"/>
          <w:szCs w:val="24"/>
          <w:rtl/>
          <w:lang w:eastAsia="he-IL"/>
        </w:rPr>
        <w:t xml:space="preserve">על ידי מי </w:t>
      </w:r>
      <w:r w:rsidRPr="00046412">
        <w:rPr>
          <w:rFonts w:ascii="Times New Roman" w:eastAsia="Times New Roman" w:hAnsi="Times New Roman" w:cs="David"/>
          <w:sz w:val="24"/>
          <w:szCs w:val="24"/>
          <w:rtl/>
          <w:lang w:eastAsia="he-IL"/>
        </w:rPr>
        <w:t>מטעמו. כן רשאי המנהל</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לבדוק אם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מבצע כהלכה את הוראות חוזה זה, את הוראות המזמין ואת הוראותיו.</w:t>
      </w:r>
    </w:p>
    <w:p w14:paraId="3C76933B"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ימסור למנהל על פי דרישתו דין וחשבון על התקדמות ביצוע 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046412">
        <w:rPr>
          <w:rFonts w:ascii="Times New Roman" w:eastAsia="Times New Roman" w:hAnsi="Times New Roman" w:cs="David"/>
          <w:bCs/>
          <w:sz w:val="24"/>
          <w:szCs w:val="24"/>
          <w:rtl/>
          <w:lang w:eastAsia="he-IL"/>
        </w:rPr>
        <w:t>א'</w:t>
      </w:r>
      <w:r w:rsidRPr="00046412">
        <w:rPr>
          <w:rFonts w:ascii="Times New Roman" w:eastAsia="Times New Roman" w:hAnsi="Times New Roman" w:cs="David" w:hint="cs"/>
          <w:b/>
          <w:sz w:val="24"/>
          <w:szCs w:val="24"/>
          <w:rtl/>
          <w:lang w:eastAsia="he-IL"/>
        </w:rPr>
        <w:t xml:space="preserve"> המצ"ב</w:t>
      </w:r>
      <w:r w:rsidRPr="00046412">
        <w:rPr>
          <w:rFonts w:ascii="Times New Roman" w:eastAsia="Times New Roman" w:hAnsi="Times New Roman" w:cs="David"/>
          <w:sz w:val="24"/>
          <w:szCs w:val="24"/>
          <w:rtl/>
          <w:lang w:eastAsia="he-IL"/>
        </w:rPr>
        <w:t>.</w:t>
      </w:r>
    </w:p>
    <w:p w14:paraId="2BFB1786"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לצורך הפעלת סמכויותיו</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רשאי המנהל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או מי מטעמו לבקר במשרד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או בכל מקום אחר</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בו מבוצעים שירותי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וה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מתחייב למסור כל הסבר שיידרש על יד</w:t>
      </w:r>
      <w:r w:rsidRPr="00046412">
        <w:rPr>
          <w:rFonts w:ascii="Times New Roman" w:eastAsia="Times New Roman" w:hAnsi="Times New Roman" w:cs="David" w:hint="cs"/>
          <w:sz w:val="24"/>
          <w:szCs w:val="24"/>
          <w:rtl/>
          <w:lang w:eastAsia="he-IL"/>
        </w:rPr>
        <w:t>י המנהל ו/</w:t>
      </w:r>
      <w:r w:rsidRPr="00046412">
        <w:rPr>
          <w:rFonts w:ascii="Times New Roman" w:eastAsia="Times New Roman" w:hAnsi="Times New Roman" w:cs="David"/>
          <w:sz w:val="24"/>
          <w:szCs w:val="24"/>
          <w:rtl/>
          <w:lang w:eastAsia="he-IL"/>
        </w:rPr>
        <w:t xml:space="preserve">או </w:t>
      </w:r>
      <w:r w:rsidRPr="00046412">
        <w:rPr>
          <w:rFonts w:ascii="Times New Roman" w:eastAsia="Times New Roman" w:hAnsi="Times New Roman" w:cs="David" w:hint="cs"/>
          <w:sz w:val="24"/>
          <w:szCs w:val="24"/>
          <w:rtl/>
          <w:lang w:eastAsia="he-IL"/>
        </w:rPr>
        <w:t xml:space="preserve">על ידי מי </w:t>
      </w:r>
      <w:r w:rsidRPr="00046412">
        <w:rPr>
          <w:rFonts w:ascii="Times New Roman" w:eastAsia="Times New Roman" w:hAnsi="Times New Roman" w:cs="David"/>
          <w:sz w:val="24"/>
          <w:szCs w:val="24"/>
          <w:rtl/>
          <w:lang w:eastAsia="he-IL"/>
        </w:rPr>
        <w:t>מטעמו.</w:t>
      </w:r>
    </w:p>
    <w:p w14:paraId="5AC24865"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אין בהפעלת סמכויות המנהל על פי חוזה זה</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כדי לגרוע </w:t>
      </w:r>
      <w:r w:rsidRPr="00046412">
        <w:rPr>
          <w:rFonts w:ascii="Times New Roman" w:eastAsia="Times New Roman" w:hAnsi="Times New Roman" w:cs="David" w:hint="cs"/>
          <w:sz w:val="24"/>
          <w:szCs w:val="24"/>
          <w:rtl/>
          <w:lang w:eastAsia="he-IL"/>
        </w:rPr>
        <w:t xml:space="preserve">ו/או לשחרר </w:t>
      </w:r>
      <w:r w:rsidRPr="00046412">
        <w:rPr>
          <w:rFonts w:ascii="Times New Roman" w:eastAsia="Times New Roman" w:hAnsi="Times New Roman" w:cs="David"/>
          <w:sz w:val="24"/>
          <w:szCs w:val="24"/>
          <w:rtl/>
          <w:lang w:eastAsia="he-IL"/>
        </w:rPr>
        <w:t xml:space="preserve">מאחריות </w:t>
      </w:r>
      <w:r w:rsidRPr="00046412">
        <w:rPr>
          <w:rFonts w:ascii="Times New Roman" w:eastAsia="Times New Roman" w:hAnsi="Times New Roman" w:cs="David" w:hint="cs"/>
          <w:sz w:val="24"/>
          <w:szCs w:val="24"/>
          <w:rtl/>
          <w:lang w:eastAsia="he-IL"/>
        </w:rPr>
        <w:t>ה</w:t>
      </w:r>
      <w:r w:rsidR="00B06D6A" w:rsidRPr="00046412">
        <w:rPr>
          <w:rFonts w:ascii="Times New Roman" w:eastAsia="Times New Roman" w:hAnsi="Times New Roman" w:cs="David" w:hint="cs"/>
          <w:sz w:val="24"/>
          <w:szCs w:val="24"/>
          <w:rtl/>
          <w:lang w:eastAsia="he-IL"/>
        </w:rPr>
        <w:t>יועץ</w:t>
      </w:r>
      <w:r w:rsidRPr="00046412">
        <w:rPr>
          <w:rFonts w:ascii="Times New Roman" w:eastAsia="Times New Roman" w:hAnsi="Times New Roman" w:cs="David" w:hint="cs"/>
          <w:sz w:val="24"/>
          <w:szCs w:val="24"/>
          <w:rtl/>
          <w:lang w:eastAsia="he-IL"/>
        </w:rPr>
        <w:t xml:space="preserve"> על פי חוזה זה ו/או על פי כל דין.</w:t>
      </w:r>
      <w:r w:rsidRPr="00046412">
        <w:rPr>
          <w:rFonts w:ascii="Times New Roman" w:eastAsia="Times New Roman" w:hAnsi="Times New Roman" w:cs="David"/>
          <w:sz w:val="24"/>
          <w:szCs w:val="24"/>
          <w:rtl/>
          <w:lang w:eastAsia="he-IL"/>
        </w:rPr>
        <w:t xml:space="preserve"> בהקשר זה מובהר</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מחובת ביצוע שינויים ו/או התאמות ו/או תכנון מחדש של התכניות, ככל שהדבר יידרש.</w:t>
      </w:r>
    </w:p>
    <w:p w14:paraId="6A6026ED" w14:textId="77777777" w:rsidR="00F600CB" w:rsidRPr="00046412"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 xml:space="preserve">אישר המנהל תכניות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או מסמכים אחרים הקשורים בשרותי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על פי חוזה זה או שדרש המנהל מה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להכינם בהתאם ל</w:t>
      </w:r>
      <w:r w:rsidRPr="00046412">
        <w:rPr>
          <w:rFonts w:ascii="Times New Roman" w:eastAsia="Times New Roman" w:hAnsi="Times New Roman" w:cs="David" w:hint="cs"/>
          <w:sz w:val="24"/>
          <w:szCs w:val="24"/>
          <w:rtl/>
          <w:lang w:eastAsia="he-IL"/>
        </w:rPr>
        <w:t>חוזה</w:t>
      </w:r>
      <w:r w:rsidRPr="00046412">
        <w:rPr>
          <w:rFonts w:ascii="Times New Roman" w:eastAsia="Times New Roman" w:hAnsi="Times New Roman" w:cs="David"/>
          <w:sz w:val="24"/>
          <w:szCs w:val="24"/>
          <w:rtl/>
          <w:lang w:eastAsia="he-IL"/>
        </w:rPr>
        <w:t xml:space="preserve"> זה, </w:t>
      </w:r>
      <w:r w:rsidRPr="00046412">
        <w:rPr>
          <w:rFonts w:ascii="Times New Roman" w:eastAsia="Times New Roman" w:hAnsi="Times New Roman" w:cs="David" w:hint="cs"/>
          <w:sz w:val="24"/>
          <w:szCs w:val="24"/>
          <w:rtl/>
          <w:lang w:eastAsia="he-IL"/>
        </w:rPr>
        <w:t>לא יהא</w:t>
      </w:r>
      <w:r w:rsidRPr="00046412">
        <w:rPr>
          <w:rFonts w:ascii="Times New Roman" w:eastAsia="Times New Roman" w:hAnsi="Times New Roman" w:cs="David"/>
          <w:sz w:val="24"/>
          <w:szCs w:val="24"/>
          <w:rtl/>
          <w:lang w:eastAsia="he-IL"/>
        </w:rPr>
        <w:t xml:space="preserve"> בכך כדי לשחרר את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מאחריותו המקצועית המלאה ו</w:t>
      </w:r>
      <w:r w:rsidRPr="00046412">
        <w:rPr>
          <w:rFonts w:ascii="Times New Roman" w:eastAsia="Times New Roman" w:hAnsi="Times New Roman" w:cs="David" w:hint="cs"/>
          <w:sz w:val="24"/>
          <w:szCs w:val="24"/>
          <w:rtl/>
          <w:lang w:eastAsia="he-IL"/>
        </w:rPr>
        <w:t>לא יהא</w:t>
      </w:r>
      <w:r w:rsidRPr="00046412">
        <w:rPr>
          <w:rFonts w:ascii="Times New Roman" w:eastAsia="Times New Roman" w:hAnsi="Times New Roman" w:cs="David"/>
          <w:sz w:val="24"/>
          <w:szCs w:val="24"/>
          <w:rtl/>
          <w:lang w:eastAsia="he-IL"/>
        </w:rPr>
        <w:t xml:space="preserve"> בכך כדי להטיל על המנהל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 xml:space="preserve">או על המזמין אחריות כלשהי לטיב התכניות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או המסמכים האמורים.</w:t>
      </w:r>
    </w:p>
    <w:p w14:paraId="05C242F2" w14:textId="77777777" w:rsidR="00F600CB" w:rsidRPr="00046412"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46412">
        <w:rPr>
          <w:rFonts w:ascii="Times New Roman" w:eastAsia="Times New Roman" w:hAnsi="Times New Roman" w:cs="David"/>
          <w:bCs/>
          <w:sz w:val="24"/>
          <w:szCs w:val="24"/>
          <w:u w:val="single"/>
          <w:rtl/>
          <w:lang w:eastAsia="he-IL"/>
        </w:rPr>
        <w:t>לוח זמנים ושלבי ב</w:t>
      </w:r>
      <w:r w:rsidRPr="00046412">
        <w:rPr>
          <w:rFonts w:ascii="Times New Roman" w:eastAsia="Times New Roman" w:hAnsi="Times New Roman" w:cs="David" w:hint="cs"/>
          <w:bCs/>
          <w:sz w:val="24"/>
          <w:szCs w:val="24"/>
          <w:u w:val="single"/>
          <w:rtl/>
          <w:lang w:eastAsia="he-IL"/>
        </w:rPr>
        <w:t>י</w:t>
      </w:r>
      <w:r w:rsidRPr="00046412">
        <w:rPr>
          <w:rFonts w:ascii="Times New Roman" w:eastAsia="Times New Roman" w:hAnsi="Times New Roman" w:cs="David"/>
          <w:bCs/>
          <w:sz w:val="24"/>
          <w:szCs w:val="24"/>
          <w:u w:val="single"/>
          <w:rtl/>
          <w:lang w:eastAsia="he-IL"/>
        </w:rPr>
        <w:t>צוע</w:t>
      </w:r>
    </w:p>
    <w:p w14:paraId="088EE029"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יבצע את 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בשלבים ובמועדים כמפורט בנספח </w:t>
      </w:r>
      <w:r w:rsidRPr="00046412">
        <w:rPr>
          <w:rFonts w:ascii="Times New Roman" w:eastAsia="Times New Roman" w:hAnsi="Times New Roman" w:cs="David"/>
          <w:b/>
          <w:bCs/>
          <w:sz w:val="24"/>
          <w:szCs w:val="24"/>
          <w:rtl/>
          <w:lang w:eastAsia="he-IL"/>
        </w:rPr>
        <w:t>ג'</w:t>
      </w:r>
      <w:r w:rsidRPr="00046412">
        <w:rPr>
          <w:rFonts w:ascii="Times New Roman" w:eastAsia="Times New Roman" w:hAnsi="Times New Roman" w:cs="David" w:hint="cs"/>
          <w:sz w:val="24"/>
          <w:szCs w:val="24"/>
          <w:rtl/>
          <w:lang w:eastAsia="he-IL"/>
        </w:rPr>
        <w:t xml:space="preserve"> המצ"ב</w:t>
      </w:r>
      <w:r w:rsidRPr="00046412">
        <w:rPr>
          <w:rFonts w:ascii="Times New Roman" w:eastAsia="Times New Roman" w:hAnsi="Times New Roman" w:cs="David"/>
          <w:sz w:val="24"/>
          <w:szCs w:val="24"/>
          <w:rtl/>
          <w:lang w:eastAsia="he-IL"/>
        </w:rPr>
        <w:t xml:space="preserve"> (להלן: "</w:t>
      </w:r>
      <w:r w:rsidRPr="00046412">
        <w:rPr>
          <w:rFonts w:ascii="Times New Roman" w:eastAsia="Times New Roman" w:hAnsi="Times New Roman" w:cs="David"/>
          <w:b/>
          <w:bCs/>
          <w:sz w:val="24"/>
          <w:szCs w:val="24"/>
          <w:rtl/>
          <w:lang w:eastAsia="he-IL"/>
        </w:rPr>
        <w:t>לוח הזמנים</w:t>
      </w:r>
      <w:r w:rsidRPr="00046412">
        <w:rPr>
          <w:rFonts w:ascii="Times New Roman" w:eastAsia="Times New Roman" w:hAnsi="Times New Roman" w:cs="David"/>
          <w:sz w:val="24"/>
          <w:szCs w:val="24"/>
          <w:rtl/>
          <w:lang w:eastAsia="he-IL"/>
        </w:rPr>
        <w:t>"). כל 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רות הכלול בשרותי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אשר לא נקבע לו מועד בלוח הזמנים</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יבוצע על ידי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במועד שיהיה דרוש על מנת להבטיח</w:t>
      </w:r>
      <w:r w:rsidRPr="00046412">
        <w:rPr>
          <w:rFonts w:ascii="Times New Roman" w:eastAsia="Times New Roman" w:hAnsi="Times New Roman" w:cs="David" w:hint="cs"/>
          <w:sz w:val="24"/>
          <w:szCs w:val="24"/>
          <w:rtl/>
          <w:lang w:eastAsia="he-IL"/>
        </w:rPr>
        <w:t xml:space="preserve"> את</w:t>
      </w:r>
      <w:r w:rsidRPr="00046412">
        <w:rPr>
          <w:rFonts w:ascii="Times New Roman" w:eastAsia="Times New Roman" w:hAnsi="Times New Roman" w:cs="David"/>
          <w:sz w:val="24"/>
          <w:szCs w:val="24"/>
          <w:rtl/>
          <w:lang w:eastAsia="he-IL"/>
        </w:rPr>
        <w:t xml:space="preserve"> 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בהתאם ללוח הזמנים ובאופן שיאפשר את גמר ביצוע הפרויקט על ידי הקבלן הראשי וגמר ביצוע עבודות </w:t>
      </w:r>
      <w:r w:rsidRPr="00046412">
        <w:rPr>
          <w:rFonts w:ascii="Times New Roman" w:eastAsia="Times New Roman" w:hAnsi="Times New Roman" w:cs="David" w:hint="cs"/>
          <w:sz w:val="24"/>
          <w:szCs w:val="24"/>
          <w:rtl/>
          <w:lang w:eastAsia="he-IL"/>
        </w:rPr>
        <w:t>ה</w:t>
      </w:r>
      <w:r w:rsidRPr="00046412">
        <w:rPr>
          <w:rFonts w:ascii="Times New Roman" w:eastAsia="Times New Roman" w:hAnsi="Times New Roman" w:cs="David"/>
          <w:sz w:val="24"/>
          <w:szCs w:val="24"/>
          <w:rtl/>
          <w:lang w:eastAsia="he-IL"/>
        </w:rPr>
        <w:t xml:space="preserve">קבלנים </w:t>
      </w:r>
      <w:r w:rsidRPr="00046412">
        <w:rPr>
          <w:rFonts w:ascii="Times New Roman" w:eastAsia="Times New Roman" w:hAnsi="Times New Roman" w:cs="David" w:hint="cs"/>
          <w:sz w:val="24"/>
          <w:szCs w:val="24"/>
          <w:rtl/>
          <w:lang w:eastAsia="he-IL"/>
        </w:rPr>
        <w:t>ה</w:t>
      </w:r>
      <w:r w:rsidRPr="00046412">
        <w:rPr>
          <w:rFonts w:ascii="Times New Roman" w:eastAsia="Times New Roman" w:hAnsi="Times New Roman" w:cs="David"/>
          <w:sz w:val="24"/>
          <w:szCs w:val="24"/>
          <w:rtl/>
          <w:lang w:eastAsia="he-IL"/>
        </w:rPr>
        <w:t>אחרים בהתאם ללוח הזמנים המוסכם ע</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מם.</w:t>
      </w:r>
    </w:p>
    <w:p w14:paraId="6C3A38BE"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לא יתחיל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בב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 xml:space="preserve">צוע קטע מהפרויקט ו/או שלב משלבי העבודה כמפורט בנספח </w:t>
      </w:r>
      <w:r w:rsidRPr="00046412">
        <w:rPr>
          <w:rFonts w:ascii="Times New Roman" w:eastAsia="Times New Roman" w:hAnsi="Times New Roman" w:cs="David"/>
          <w:bCs/>
          <w:sz w:val="24"/>
          <w:szCs w:val="24"/>
          <w:rtl/>
          <w:lang w:eastAsia="he-IL"/>
        </w:rPr>
        <w:t>ב'</w:t>
      </w:r>
      <w:r w:rsidRPr="00046412">
        <w:rPr>
          <w:rFonts w:ascii="Times New Roman" w:eastAsia="Times New Roman" w:hAnsi="Times New Roman" w:cs="David"/>
          <w:sz w:val="24"/>
          <w:szCs w:val="24"/>
          <w:rtl/>
          <w:lang w:eastAsia="he-IL"/>
        </w:rPr>
        <w:t xml:space="preserve"> או </w:t>
      </w:r>
      <w:r w:rsidRPr="00046412">
        <w:rPr>
          <w:rFonts w:ascii="Times New Roman" w:eastAsia="Times New Roman" w:hAnsi="Times New Roman" w:cs="David"/>
          <w:b/>
          <w:bCs/>
          <w:sz w:val="24"/>
          <w:szCs w:val="24"/>
          <w:rtl/>
          <w:lang w:eastAsia="he-IL"/>
        </w:rPr>
        <w:t xml:space="preserve">ג' </w:t>
      </w:r>
      <w:r w:rsidRPr="00046412">
        <w:rPr>
          <w:rFonts w:ascii="Times New Roman" w:eastAsia="Times New Roman" w:hAnsi="Times New Roman" w:cs="David" w:hint="cs"/>
          <w:sz w:val="24"/>
          <w:szCs w:val="24"/>
          <w:rtl/>
          <w:lang w:eastAsia="he-IL"/>
        </w:rPr>
        <w:t xml:space="preserve">המצ"ב, </w:t>
      </w:r>
      <w:r w:rsidRPr="00046412">
        <w:rPr>
          <w:rFonts w:ascii="Times New Roman" w:eastAsia="Times New Roman" w:hAnsi="Times New Roman" w:cs="David"/>
          <w:sz w:val="24"/>
          <w:szCs w:val="24"/>
          <w:rtl/>
          <w:lang w:eastAsia="he-IL"/>
        </w:rPr>
        <w:t>אלא אם כן הודיע למזמין תחילה</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הגיע לדעתו מועד 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שלב זה וק</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בל מהמזמין א</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שור בכתב לביצועו.</w:t>
      </w:r>
    </w:p>
    <w:p w14:paraId="109FC58A"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 xml:space="preserve">יש לראות </w:t>
      </w:r>
      <w:r w:rsidRPr="00046412">
        <w:rPr>
          <w:rFonts w:ascii="Times New Roman" w:eastAsia="Times New Roman" w:hAnsi="Times New Roman" w:cs="David" w:hint="cs"/>
          <w:sz w:val="24"/>
          <w:szCs w:val="24"/>
          <w:rtl/>
          <w:lang w:eastAsia="he-IL"/>
        </w:rPr>
        <w:t>ב</w:t>
      </w:r>
      <w:r w:rsidRPr="00046412">
        <w:rPr>
          <w:rFonts w:ascii="Times New Roman" w:eastAsia="Times New Roman" w:hAnsi="Times New Roman" w:cs="David"/>
          <w:sz w:val="24"/>
          <w:szCs w:val="24"/>
          <w:rtl/>
          <w:lang w:eastAsia="he-IL"/>
        </w:rPr>
        <w:t>חוזה זה כהתקשרות בין המזמין לבין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לגבי כל קטעי הפרויקט או לגבי כל קטע שלו בנפרד ולגבי כל 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או לגבי כל שלב שלהם בנפרד, לפי בחירת המזמין. המזמין יהיה זכאי אפוא להפסיק את 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עם השלמת כל קטע ואף במהלכו ועם השלמת כל שלב ואף במהלכו ויחולו הוראות סעיף 12 להלן.</w:t>
      </w:r>
    </w:p>
    <w:p w14:paraId="5C6A03FE" w14:textId="77777777" w:rsidR="00F600CB" w:rsidRPr="00046412"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ידוע ל</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התחייבויות היועצים</w:t>
      </w:r>
      <w:r w:rsidRPr="00046412">
        <w:rPr>
          <w:rFonts w:ascii="Times New Roman" w:eastAsia="Times New Roman" w:hAnsi="Times New Roman" w:cs="David" w:hint="cs"/>
          <w:sz w:val="24"/>
          <w:szCs w:val="24"/>
          <w:rtl/>
          <w:lang w:eastAsia="he-IL"/>
        </w:rPr>
        <w:t xml:space="preserve"> ו/או</w:t>
      </w:r>
      <w:r w:rsidRPr="00046412">
        <w:rPr>
          <w:rFonts w:ascii="Times New Roman" w:eastAsia="Times New Roman" w:hAnsi="Times New Roman" w:cs="David"/>
          <w:sz w:val="24"/>
          <w:szCs w:val="24"/>
          <w:rtl/>
          <w:lang w:eastAsia="he-IL"/>
        </w:rPr>
        <w:t xml:space="preserve"> הקבלנים ו</w:t>
      </w:r>
      <w:r w:rsidRPr="00046412">
        <w:rPr>
          <w:rFonts w:ascii="Times New Roman" w:eastAsia="Times New Roman" w:hAnsi="Times New Roman" w:cs="David" w:hint="cs"/>
          <w:sz w:val="24"/>
          <w:szCs w:val="24"/>
          <w:rtl/>
          <w:lang w:eastAsia="he-IL"/>
        </w:rPr>
        <w:t xml:space="preserve">/או </w:t>
      </w:r>
      <w:r w:rsidRPr="00046412">
        <w:rPr>
          <w:rFonts w:ascii="Times New Roman" w:eastAsia="Times New Roman" w:hAnsi="Times New Roman" w:cs="David"/>
          <w:sz w:val="24"/>
          <w:szCs w:val="24"/>
          <w:rtl/>
          <w:lang w:eastAsia="he-IL"/>
        </w:rPr>
        <w:t>יתר הגורמים, מותנות בכך שיסופקו להם כל התכניות</w:t>
      </w:r>
      <w:r w:rsidRPr="00046412">
        <w:rPr>
          <w:rFonts w:ascii="Times New Roman" w:eastAsia="Times New Roman" w:hAnsi="Times New Roman" w:cs="David" w:hint="cs"/>
          <w:sz w:val="24"/>
          <w:szCs w:val="24"/>
          <w:rtl/>
          <w:lang w:eastAsia="he-IL"/>
        </w:rPr>
        <w:t xml:space="preserve"> ו/או</w:t>
      </w:r>
      <w:r w:rsidRPr="00046412">
        <w:rPr>
          <w:rFonts w:ascii="Times New Roman" w:eastAsia="Times New Roman" w:hAnsi="Times New Roman" w:cs="David"/>
          <w:sz w:val="24"/>
          <w:szCs w:val="24"/>
          <w:rtl/>
          <w:lang w:eastAsia="he-IL"/>
        </w:rPr>
        <w:t xml:space="preserve"> ההנחיות</w:t>
      </w:r>
      <w:r w:rsidRPr="00046412">
        <w:rPr>
          <w:rFonts w:ascii="Times New Roman" w:eastAsia="Times New Roman" w:hAnsi="Times New Roman" w:cs="David" w:hint="cs"/>
          <w:sz w:val="24"/>
          <w:szCs w:val="24"/>
          <w:rtl/>
          <w:lang w:eastAsia="he-IL"/>
        </w:rPr>
        <w:t xml:space="preserve"> ו/או</w:t>
      </w:r>
      <w:r w:rsidRPr="00046412">
        <w:rPr>
          <w:rFonts w:ascii="Times New Roman" w:eastAsia="Times New Roman" w:hAnsi="Times New Roman" w:cs="David"/>
          <w:sz w:val="24"/>
          <w:szCs w:val="24"/>
          <w:rtl/>
          <w:lang w:eastAsia="he-IL"/>
        </w:rPr>
        <w:t xml:space="preserve"> ההוראות</w:t>
      </w:r>
      <w:r w:rsidRPr="00046412">
        <w:rPr>
          <w:rFonts w:ascii="Times New Roman" w:eastAsia="Times New Roman" w:hAnsi="Times New Roman" w:cs="David" w:hint="cs"/>
          <w:sz w:val="24"/>
          <w:szCs w:val="24"/>
          <w:rtl/>
          <w:lang w:eastAsia="he-IL"/>
        </w:rPr>
        <w:t xml:space="preserve"> ו/או</w:t>
      </w:r>
      <w:r w:rsidRPr="00046412">
        <w:rPr>
          <w:rFonts w:ascii="Times New Roman" w:eastAsia="Times New Roman" w:hAnsi="Times New Roman" w:cs="David"/>
          <w:sz w:val="24"/>
          <w:szCs w:val="24"/>
          <w:rtl/>
          <w:lang w:eastAsia="he-IL"/>
        </w:rPr>
        <w:t xml:space="preserve"> הפרטים ו</w:t>
      </w:r>
      <w:r w:rsidRPr="00046412">
        <w:rPr>
          <w:rFonts w:ascii="Times New Roman" w:eastAsia="Times New Roman" w:hAnsi="Times New Roman" w:cs="David" w:hint="cs"/>
          <w:sz w:val="24"/>
          <w:szCs w:val="24"/>
          <w:rtl/>
          <w:lang w:eastAsia="he-IL"/>
        </w:rPr>
        <w:t xml:space="preserve">/או </w:t>
      </w:r>
      <w:r w:rsidRPr="00046412">
        <w:rPr>
          <w:rFonts w:ascii="Times New Roman" w:eastAsia="Times New Roman" w:hAnsi="Times New Roman" w:cs="David"/>
          <w:sz w:val="24"/>
          <w:szCs w:val="24"/>
          <w:rtl/>
          <w:lang w:eastAsia="he-IL"/>
        </w:rPr>
        <w:t>הביאורים שידרשו לב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מתחייב לבצע את 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באופן שימנע כל עילה מהיועצים ו</w:t>
      </w:r>
      <w:r w:rsidRPr="00046412">
        <w:rPr>
          <w:rFonts w:ascii="Times New Roman" w:eastAsia="Times New Roman" w:hAnsi="Times New Roman" w:cs="David" w:hint="cs"/>
          <w:sz w:val="24"/>
          <w:szCs w:val="24"/>
          <w:rtl/>
          <w:lang w:eastAsia="he-IL"/>
        </w:rPr>
        <w:t xml:space="preserve">/או </w:t>
      </w:r>
      <w:r w:rsidRPr="00046412">
        <w:rPr>
          <w:rFonts w:ascii="Times New Roman" w:eastAsia="Times New Roman" w:hAnsi="Times New Roman" w:cs="David"/>
          <w:sz w:val="24"/>
          <w:szCs w:val="24"/>
          <w:rtl/>
          <w:lang w:eastAsia="he-IL"/>
        </w:rPr>
        <w:t>מהקבלנים מלטעון לעיכוב מוצדק בב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6A27FE56" w14:textId="77777777" w:rsidR="00F600CB" w:rsidRPr="00046412"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046412">
        <w:rPr>
          <w:rFonts w:ascii="Times New Roman" w:eastAsia="Times New Roman" w:hAnsi="Times New Roman" w:cs="David"/>
          <w:sz w:val="24"/>
          <w:szCs w:val="24"/>
          <w:rtl/>
          <w:lang w:eastAsia="he-IL"/>
        </w:rPr>
        <w:t>עיכוב בב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שירותי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יוכר כמוצדק</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אך ו</w:t>
      </w:r>
      <w:r w:rsidRPr="00046412">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1B552BFF" w14:textId="77777777" w:rsidR="00F600CB" w:rsidRPr="00046412"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הוא נובע מכ</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ח עליון או גורם אחר (להלן יחדיו: "</w:t>
      </w:r>
      <w:r w:rsidRPr="00046412">
        <w:rPr>
          <w:rFonts w:ascii="Times New Roman" w:eastAsia="Times New Roman" w:hAnsi="Times New Roman" w:cs="David"/>
          <w:b/>
          <w:bCs/>
          <w:sz w:val="24"/>
          <w:szCs w:val="24"/>
          <w:rtl/>
          <w:lang w:eastAsia="he-IL"/>
        </w:rPr>
        <w:t>אירוע דוחה</w:t>
      </w:r>
      <w:r w:rsidRPr="00046412">
        <w:rPr>
          <w:rFonts w:ascii="Times New Roman" w:eastAsia="Times New Roman" w:hAnsi="Times New Roman" w:cs="David"/>
          <w:sz w:val="24"/>
          <w:szCs w:val="24"/>
          <w:rtl/>
          <w:lang w:eastAsia="he-IL"/>
        </w:rPr>
        <w:t>") שלדעת המנהל לא הייתה ל</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שליטה עליו.</w:t>
      </w:r>
    </w:p>
    <w:p w14:paraId="2D8587B1" w14:textId="77777777" w:rsidR="00F600CB" w:rsidRPr="00046412"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מיד משהתרחש אירוע דוחה הודיע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למנהל על קיומו ועל משך העיכוב הצפוי.</w:t>
      </w:r>
    </w:p>
    <w:p w14:paraId="76B351A9" w14:textId="77777777" w:rsidR="00F600CB" w:rsidRPr="00046412"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לא קיבל תכניות, הנחיות, הוראות, פרטים וב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5850C1B8" w14:textId="77777777" w:rsidR="00F600CB" w:rsidRPr="00046412" w:rsidRDefault="00F600CB" w:rsidP="00F600C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המנהל אישר</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האירוע הדוחה אכן מצדיק עיכוב בב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השירות ואת משך הדחייה.</w:t>
      </w:r>
    </w:p>
    <w:p w14:paraId="2D249D77" w14:textId="77777777" w:rsidR="00F600CB" w:rsidRPr="00046412" w:rsidRDefault="00F600CB" w:rsidP="00F600CB">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מבלי לגרוע מ</w:t>
      </w:r>
      <w:r w:rsidRPr="00046412">
        <w:rPr>
          <w:rFonts w:ascii="Times New Roman" w:eastAsia="Times New Roman" w:hAnsi="Times New Roman" w:cs="David" w:hint="cs"/>
          <w:sz w:val="24"/>
          <w:szCs w:val="24"/>
          <w:rtl/>
          <w:lang w:eastAsia="he-IL"/>
        </w:rPr>
        <w:t xml:space="preserve">כלליות </w:t>
      </w:r>
      <w:r w:rsidRPr="00046412">
        <w:rPr>
          <w:rFonts w:ascii="Times New Roman" w:eastAsia="Times New Roman" w:hAnsi="Times New Roman" w:cs="David"/>
          <w:sz w:val="24"/>
          <w:szCs w:val="24"/>
          <w:rtl/>
          <w:lang w:eastAsia="he-IL"/>
        </w:rPr>
        <w:t>האמור לעיל</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מותנה בזה</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א</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חור בב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עבודות תכנון ע"י אחרים לא יהווה עילה לעיכוב בב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שירותי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אלא בא</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 xml:space="preserve">שור המנהל </w:t>
      </w:r>
      <w:r w:rsidRPr="00046412">
        <w:rPr>
          <w:rFonts w:ascii="Times New Roman" w:eastAsia="Times New Roman" w:hAnsi="Times New Roman" w:cs="David" w:hint="cs"/>
          <w:sz w:val="24"/>
          <w:szCs w:val="24"/>
          <w:rtl/>
          <w:lang w:eastAsia="he-IL"/>
        </w:rPr>
        <w:t>מראש ו</w:t>
      </w:r>
      <w:r w:rsidRPr="00046412">
        <w:rPr>
          <w:rFonts w:ascii="Times New Roman" w:eastAsia="Times New Roman" w:hAnsi="Times New Roman" w:cs="David"/>
          <w:sz w:val="24"/>
          <w:szCs w:val="24"/>
          <w:rtl/>
          <w:lang w:eastAsia="he-IL"/>
        </w:rPr>
        <w:t>בכתב.</w:t>
      </w:r>
    </w:p>
    <w:p w14:paraId="70B9AE1A"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מתחייב להודיע למנהל מידית, על כל עיכוב</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אשר לפי הערכתו עלול לגרום לאיחור בקיום לוח הזמנים.</w:t>
      </w:r>
    </w:p>
    <w:p w14:paraId="1E590D6A"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ב- 1 לכל חודש גרגוריאני וכן בכל מועד שיידרש על ידי המזמין, ימסור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למזמין דו"ח על התקדמות ביצוע 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ועם תחילת ביצוע העבודות באתר גם דו"ח פיקוח על ביצוען.</w:t>
      </w:r>
    </w:p>
    <w:p w14:paraId="5964599F" w14:textId="77777777" w:rsidR="0041461C" w:rsidRPr="00046412"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המנהל רשאי לבקר במשרד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ולעיין בהתקדמות ובאופן 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וה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ימסור למנהל כל הסבר </w:t>
      </w:r>
      <w:r w:rsidRPr="00046412">
        <w:rPr>
          <w:rFonts w:ascii="Times New Roman" w:eastAsia="Times New Roman" w:hAnsi="Times New Roman" w:cs="David" w:hint="cs"/>
          <w:sz w:val="24"/>
          <w:szCs w:val="24"/>
          <w:rtl/>
          <w:lang w:eastAsia="he-IL"/>
        </w:rPr>
        <w:t xml:space="preserve">ו/או </w:t>
      </w:r>
      <w:r w:rsidRPr="00046412">
        <w:rPr>
          <w:rFonts w:ascii="Times New Roman" w:eastAsia="Times New Roman" w:hAnsi="Times New Roman" w:cs="David"/>
          <w:sz w:val="24"/>
          <w:szCs w:val="24"/>
          <w:rtl/>
          <w:lang w:eastAsia="he-IL"/>
        </w:rPr>
        <w:t>פרט ו</w:t>
      </w:r>
      <w:r w:rsidRPr="00046412">
        <w:rPr>
          <w:rFonts w:ascii="Times New Roman" w:eastAsia="Times New Roman" w:hAnsi="Times New Roman" w:cs="David" w:hint="cs"/>
          <w:sz w:val="24"/>
          <w:szCs w:val="24"/>
          <w:rtl/>
          <w:lang w:eastAsia="he-IL"/>
        </w:rPr>
        <w:t xml:space="preserve">/או </w:t>
      </w:r>
      <w:r w:rsidRPr="00046412">
        <w:rPr>
          <w:rFonts w:ascii="Times New Roman" w:eastAsia="Times New Roman" w:hAnsi="Times New Roman" w:cs="David"/>
          <w:sz w:val="24"/>
          <w:szCs w:val="24"/>
          <w:rtl/>
          <w:lang w:eastAsia="he-IL"/>
        </w:rPr>
        <w:t>דיווח</w:t>
      </w:r>
      <w:r w:rsidRPr="00046412">
        <w:rPr>
          <w:rFonts w:ascii="Times New Roman" w:eastAsia="Times New Roman" w:hAnsi="Times New Roman" w:cs="David" w:hint="cs"/>
          <w:sz w:val="24"/>
          <w:szCs w:val="24"/>
          <w:rtl/>
          <w:lang w:eastAsia="he-IL"/>
        </w:rPr>
        <w:t>, מיד</w:t>
      </w:r>
      <w:r w:rsidRPr="00046412">
        <w:rPr>
          <w:rFonts w:ascii="Times New Roman" w:eastAsia="Times New Roman" w:hAnsi="Times New Roman" w:cs="David"/>
          <w:sz w:val="24"/>
          <w:szCs w:val="24"/>
          <w:rtl/>
          <w:lang w:eastAsia="he-IL"/>
        </w:rPr>
        <w:t xml:space="preserve"> לפי בקשתו. אין בסעיף זה כדי לגרוע מהתחייבויות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לפי חוזה</w:t>
      </w:r>
      <w:r w:rsidRPr="00046412">
        <w:rPr>
          <w:rFonts w:ascii="Times New Roman" w:eastAsia="Times New Roman" w:hAnsi="Times New Roman" w:cs="David" w:hint="cs"/>
          <w:sz w:val="24"/>
          <w:szCs w:val="24"/>
          <w:rtl/>
          <w:lang w:eastAsia="he-IL"/>
        </w:rPr>
        <w:t xml:space="preserve"> זה ו/או לפי כל דין</w:t>
      </w:r>
      <w:r w:rsidRPr="00046412">
        <w:rPr>
          <w:rFonts w:ascii="Times New Roman" w:eastAsia="Times New Roman" w:hAnsi="Times New Roman" w:cs="David"/>
          <w:sz w:val="24"/>
          <w:szCs w:val="24"/>
          <w:rtl/>
          <w:lang w:eastAsia="he-IL"/>
        </w:rPr>
        <w:t>.</w:t>
      </w:r>
      <w:r w:rsidR="0041461C" w:rsidRPr="00046412">
        <w:rPr>
          <w:rFonts w:ascii="Times New Roman" w:eastAsia="Times New Roman" w:hAnsi="Times New Roman" w:cs="David"/>
          <w:sz w:val="24"/>
          <w:szCs w:val="24"/>
          <w:rtl/>
          <w:lang w:eastAsia="he-IL"/>
        </w:rPr>
        <w:br w:type="page"/>
      </w:r>
    </w:p>
    <w:p w14:paraId="79CF18DA" w14:textId="77777777" w:rsidR="00F600CB" w:rsidRPr="00046412" w:rsidRDefault="00F600CB" w:rsidP="0041461C">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18F95936" w14:textId="77777777" w:rsidR="00F600CB" w:rsidRPr="00046412"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046412">
        <w:rPr>
          <w:rFonts w:ascii="Times New Roman" w:eastAsia="Times New Roman" w:hAnsi="Times New Roman" w:cs="David"/>
          <w:bCs/>
          <w:sz w:val="24"/>
          <w:szCs w:val="24"/>
          <w:u w:val="single"/>
          <w:rtl/>
          <w:lang w:eastAsia="he-IL"/>
        </w:rPr>
        <w:t>שכר ה</w:t>
      </w:r>
      <w:r w:rsidR="00B06D6A" w:rsidRPr="00046412">
        <w:rPr>
          <w:rFonts w:ascii="Times New Roman" w:eastAsia="Times New Roman" w:hAnsi="Times New Roman" w:cs="David"/>
          <w:bCs/>
          <w:sz w:val="24"/>
          <w:szCs w:val="24"/>
          <w:u w:val="single"/>
          <w:rtl/>
          <w:lang w:eastAsia="he-IL"/>
        </w:rPr>
        <w:t>יועץ</w:t>
      </w:r>
    </w:p>
    <w:p w14:paraId="30E02364" w14:textId="77777777" w:rsidR="00F600CB" w:rsidRPr="00046412"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תמורת 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וכל יתר התחייבויותיו לפי חוזה זה</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ישלם המזמין ל</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שכר כמפורט בנספח </w:t>
      </w:r>
      <w:r w:rsidRPr="00046412">
        <w:rPr>
          <w:rFonts w:ascii="Times New Roman" w:eastAsia="Times New Roman" w:hAnsi="Times New Roman" w:cs="David"/>
          <w:bCs/>
          <w:sz w:val="24"/>
          <w:szCs w:val="24"/>
          <w:rtl/>
          <w:lang w:eastAsia="he-IL"/>
        </w:rPr>
        <w:t xml:space="preserve">ד' </w:t>
      </w:r>
      <w:r w:rsidRPr="00046412">
        <w:rPr>
          <w:rFonts w:ascii="Times New Roman" w:eastAsia="Times New Roman" w:hAnsi="Times New Roman" w:cs="David" w:hint="cs"/>
          <w:b/>
          <w:sz w:val="24"/>
          <w:szCs w:val="24"/>
          <w:rtl/>
          <w:lang w:eastAsia="he-IL"/>
        </w:rPr>
        <w:t xml:space="preserve">המצ"ב </w:t>
      </w:r>
      <w:r w:rsidRPr="00046412">
        <w:rPr>
          <w:rFonts w:ascii="Times New Roman" w:eastAsia="Times New Roman" w:hAnsi="Times New Roman" w:cs="David"/>
          <w:sz w:val="24"/>
          <w:szCs w:val="24"/>
          <w:rtl/>
          <w:lang w:eastAsia="he-IL"/>
        </w:rPr>
        <w:t>(להלן: "</w:t>
      </w:r>
      <w:r w:rsidRPr="00046412">
        <w:rPr>
          <w:rFonts w:ascii="Times New Roman" w:eastAsia="Times New Roman" w:hAnsi="Times New Roman" w:cs="David"/>
          <w:b/>
          <w:bCs/>
          <w:sz w:val="24"/>
          <w:szCs w:val="24"/>
          <w:rtl/>
          <w:lang w:eastAsia="he-IL"/>
        </w:rPr>
        <w:t>שכר ה</w:t>
      </w:r>
      <w:r w:rsidR="00B06D6A" w:rsidRPr="00046412">
        <w:rPr>
          <w:rFonts w:ascii="Times New Roman" w:eastAsia="Times New Roman" w:hAnsi="Times New Roman" w:cs="David"/>
          <w:b/>
          <w:bCs/>
          <w:sz w:val="24"/>
          <w:szCs w:val="24"/>
          <w:rtl/>
          <w:lang w:eastAsia="he-IL"/>
        </w:rPr>
        <w:t>יועץ</w:t>
      </w:r>
      <w:r w:rsidRPr="00046412">
        <w:rPr>
          <w:rFonts w:ascii="Times New Roman" w:eastAsia="Times New Roman" w:hAnsi="Times New Roman" w:cs="David"/>
          <w:sz w:val="24"/>
          <w:szCs w:val="24"/>
          <w:rtl/>
          <w:lang w:eastAsia="he-IL"/>
        </w:rPr>
        <w:t>").</w:t>
      </w:r>
    </w:p>
    <w:p w14:paraId="21BA84B4" w14:textId="77777777" w:rsidR="00F600CB" w:rsidRPr="00046412"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בהוצאות הממשיות בשרותי העזר המפורטים להלן</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י</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שא המזמין:</w:t>
      </w:r>
    </w:p>
    <w:p w14:paraId="0B81AAE9" w14:textId="77777777" w:rsidR="00F600CB" w:rsidRPr="00046412"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הדפסות בתוויין המיועדות להפצה לאחרים</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למעט הדפסות שיפיק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במשרדו. להסרת ספקות, יובהר כי בגין הוצאות הדפסות בתוויין</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אשר מיועדות ל</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בהליך עבודתו, לא יהיה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זכאי לקבל</w:t>
      </w:r>
      <w:r w:rsidRPr="00046412">
        <w:rPr>
          <w:rFonts w:ascii="Times New Roman" w:eastAsia="Times New Roman" w:hAnsi="Times New Roman" w:cs="David" w:hint="cs"/>
          <w:sz w:val="24"/>
          <w:szCs w:val="24"/>
          <w:rtl/>
          <w:lang w:eastAsia="he-IL"/>
        </w:rPr>
        <w:t>ת</w:t>
      </w:r>
      <w:r w:rsidRPr="00046412">
        <w:rPr>
          <w:rFonts w:ascii="Times New Roman" w:eastAsia="Times New Roman" w:hAnsi="Times New Roman" w:cs="David"/>
          <w:sz w:val="24"/>
          <w:szCs w:val="24"/>
          <w:rtl/>
          <w:lang w:eastAsia="he-IL"/>
        </w:rPr>
        <w:t xml:space="preserve"> החזר.</w:t>
      </w:r>
    </w:p>
    <w:p w14:paraId="088664FF" w14:textId="77777777" w:rsidR="00F600CB" w:rsidRPr="00046412"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העתקות שנמסרו ע"י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למזמין</w:t>
      </w:r>
      <w:r w:rsidRPr="00046412">
        <w:rPr>
          <w:rFonts w:ascii="Times New Roman" w:eastAsia="Times New Roman" w:hAnsi="Times New Roman" w:cs="David" w:hint="cs"/>
          <w:sz w:val="24"/>
          <w:szCs w:val="24"/>
          <w:rtl/>
          <w:lang w:eastAsia="he-IL"/>
        </w:rPr>
        <w:t xml:space="preserve"> ו/או</w:t>
      </w:r>
      <w:r w:rsidRPr="00046412">
        <w:rPr>
          <w:rFonts w:ascii="Times New Roman" w:eastAsia="Times New Roman" w:hAnsi="Times New Roman" w:cs="David"/>
          <w:sz w:val="24"/>
          <w:szCs w:val="24"/>
          <w:rtl/>
          <w:lang w:eastAsia="he-IL"/>
        </w:rPr>
        <w:t xml:space="preserve"> לרשויות המוסמכות</w:t>
      </w:r>
      <w:r w:rsidRPr="00046412">
        <w:rPr>
          <w:rFonts w:ascii="Times New Roman" w:eastAsia="Times New Roman" w:hAnsi="Times New Roman" w:cs="David" w:hint="cs"/>
          <w:sz w:val="24"/>
          <w:szCs w:val="24"/>
          <w:rtl/>
          <w:lang w:eastAsia="he-IL"/>
        </w:rPr>
        <w:t xml:space="preserve"> ו/או</w:t>
      </w:r>
      <w:r w:rsidRPr="00046412">
        <w:rPr>
          <w:rFonts w:ascii="Times New Roman" w:eastAsia="Times New Roman" w:hAnsi="Times New Roman" w:cs="David"/>
          <w:sz w:val="24"/>
          <w:szCs w:val="24"/>
          <w:rtl/>
          <w:lang w:eastAsia="he-IL"/>
        </w:rPr>
        <w:t xml:space="preserve"> ליועצים, למעט העתקות וצילומים שיפיק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במשרדו.</w:t>
      </w:r>
    </w:p>
    <w:p w14:paraId="26DD2E87" w14:textId="77777777" w:rsidR="00F600CB" w:rsidRPr="00046412"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שכפול מסמכים.</w:t>
      </w:r>
    </w:p>
    <w:p w14:paraId="0E4ECB1C" w14:textId="77777777" w:rsidR="00F600CB" w:rsidRPr="00046412"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7FD2B162" w14:textId="77777777" w:rsidR="00F600CB" w:rsidRPr="00046412"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מדידות וצילומי אויר.</w:t>
      </w:r>
    </w:p>
    <w:p w14:paraId="50EBEFFE" w14:textId="77777777" w:rsidR="00F600CB" w:rsidRPr="00046412"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קידוחים ובדיקות קרקע.</w:t>
      </w:r>
    </w:p>
    <w:p w14:paraId="0662B2A0" w14:textId="77777777" w:rsidR="00F600CB" w:rsidRPr="00046412" w:rsidRDefault="00F600CB" w:rsidP="00F600C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שליחויות.</w:t>
      </w:r>
    </w:p>
    <w:p w14:paraId="136B6551" w14:textId="77777777" w:rsidR="00F600CB" w:rsidRPr="00046412" w:rsidRDefault="00F600CB" w:rsidP="00F600CB">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רותי העזר המפורטים בסעיפים 7.2.1 עד 7.2.3 לעיל</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יוזמנו על ידי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באמצעות מערכת ניהול פרויקטים </w:t>
      </w:r>
      <w:r w:rsidRPr="00046412">
        <w:rPr>
          <w:rFonts w:ascii="Times New Roman" w:eastAsia="Times New Roman" w:hAnsi="Times New Roman" w:cs="David"/>
          <w:sz w:val="24"/>
          <w:szCs w:val="24"/>
          <w:lang w:eastAsia="he-IL"/>
        </w:rPr>
        <w:t>VIEW</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 מערכת רמדורנט מודול ניהול מסמכים (</w:t>
      </w:r>
      <w:r w:rsidRPr="00046412">
        <w:rPr>
          <w:rFonts w:ascii="Times New Roman" w:eastAsia="Times New Roman" w:hAnsi="Times New Roman" w:cs="David"/>
          <w:sz w:val="24"/>
          <w:szCs w:val="24"/>
          <w:lang w:eastAsia="he-IL"/>
        </w:rPr>
        <w:t>DM</w:t>
      </w:r>
      <w:r w:rsidRPr="00046412">
        <w:rPr>
          <w:rFonts w:ascii="Times New Roman" w:eastAsia="Times New Roman" w:hAnsi="Times New Roman" w:cs="David"/>
          <w:sz w:val="24"/>
          <w:szCs w:val="24"/>
          <w:rtl/>
          <w:lang w:eastAsia="he-IL"/>
        </w:rPr>
        <w:t>) רק ממכונים המאושרים ע"י המזמין לבצע עבודות עבורו</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1A1A88F4"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על חשבון שכר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ישולמו ל</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תשלומי ביניים בש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עורים ובמועדים המפורטים בנספח</w:t>
      </w:r>
      <w:r w:rsidRPr="00046412">
        <w:rPr>
          <w:rFonts w:ascii="Times New Roman" w:eastAsia="Times New Roman" w:hAnsi="Times New Roman" w:cs="David"/>
          <w:bCs/>
          <w:sz w:val="24"/>
          <w:szCs w:val="24"/>
          <w:rtl/>
          <w:lang w:eastAsia="he-IL"/>
        </w:rPr>
        <w:t xml:space="preserve"> ה'</w:t>
      </w:r>
      <w:r w:rsidRPr="00046412">
        <w:rPr>
          <w:rFonts w:ascii="Times New Roman" w:eastAsia="Times New Roman" w:hAnsi="Times New Roman" w:cs="David" w:hint="cs"/>
          <w:sz w:val="24"/>
          <w:szCs w:val="24"/>
          <w:rtl/>
          <w:lang w:eastAsia="he-IL"/>
        </w:rPr>
        <w:t xml:space="preserve"> המצ"ב,</w:t>
      </w:r>
      <w:r w:rsidRPr="00046412">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קול דעתו הבלעדי.</w:t>
      </w:r>
    </w:p>
    <w:p w14:paraId="0704B8C8" w14:textId="77777777" w:rsidR="00F600CB" w:rsidRPr="00046412" w:rsidRDefault="00F600CB" w:rsidP="00F600CB">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כל תשלומי הביניים לפי פסקה זו</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הינם מקדמות על חשבון שכר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ואין באישורם ו/או בתשלומם משום אישור כלשהו מצד המזמין לגבי 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שלב משלבי שירותי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ו/או טיב הש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רות ו/או הסכום המגיע ל</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במקרה של הפסקת עבודתו של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כאמור בסעיף 6.3 לעיל, יחולו הוראות סעיף 12.1.2 להלן. </w:t>
      </w:r>
    </w:p>
    <w:p w14:paraId="5B3196B6"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046412">
        <w:rPr>
          <w:rFonts w:ascii="Times New Roman" w:eastAsia="Times New Roman" w:hAnsi="Times New Roman" w:cs="David"/>
          <w:sz w:val="24"/>
          <w:szCs w:val="24"/>
          <w:rtl/>
          <w:lang w:eastAsia="he-IL"/>
        </w:rPr>
        <w:t>מוסכם במפורש</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השכר האמור בנספח </w:t>
      </w:r>
      <w:r w:rsidRPr="00046412">
        <w:rPr>
          <w:rFonts w:ascii="Times New Roman" w:eastAsia="Times New Roman" w:hAnsi="Times New Roman" w:cs="David"/>
          <w:b/>
          <w:bCs/>
          <w:sz w:val="24"/>
          <w:szCs w:val="24"/>
          <w:rtl/>
          <w:lang w:eastAsia="he-IL"/>
        </w:rPr>
        <w:t xml:space="preserve">ד' </w:t>
      </w:r>
      <w:r w:rsidRPr="00046412">
        <w:rPr>
          <w:rFonts w:ascii="Times New Roman" w:eastAsia="Times New Roman" w:hAnsi="Times New Roman" w:cs="David" w:hint="cs"/>
          <w:sz w:val="24"/>
          <w:szCs w:val="24"/>
          <w:rtl/>
          <w:lang w:eastAsia="he-IL"/>
        </w:rPr>
        <w:t xml:space="preserve">המצ"ב, </w:t>
      </w:r>
      <w:r w:rsidRPr="00046412">
        <w:rPr>
          <w:rFonts w:ascii="Times New Roman" w:eastAsia="Times New Roman" w:hAnsi="Times New Roman" w:cs="David"/>
          <w:sz w:val="24"/>
          <w:szCs w:val="24"/>
          <w:rtl/>
          <w:lang w:eastAsia="he-IL"/>
        </w:rPr>
        <w:t>ה</w:t>
      </w:r>
      <w:r w:rsidRPr="00046412">
        <w:rPr>
          <w:rFonts w:ascii="Times New Roman" w:eastAsia="Times New Roman" w:hAnsi="Times New Roman" w:cs="David" w:hint="cs"/>
          <w:sz w:val="24"/>
          <w:szCs w:val="24"/>
          <w:rtl/>
          <w:lang w:eastAsia="he-IL"/>
        </w:rPr>
        <w:t xml:space="preserve">ינו </w:t>
      </w:r>
      <w:r w:rsidRPr="00046412">
        <w:rPr>
          <w:rFonts w:ascii="Times New Roman" w:eastAsia="Times New Roman" w:hAnsi="Times New Roman" w:cs="David"/>
          <w:sz w:val="24"/>
          <w:szCs w:val="24"/>
          <w:rtl/>
          <w:lang w:eastAsia="he-IL"/>
        </w:rPr>
        <w:t>סופי ומוחלט, וה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046412">
        <w:rPr>
          <w:rFonts w:ascii="Times New Roman" w:eastAsia="Times New Roman" w:hAnsi="Times New Roman" w:cs="David" w:hint="cs"/>
          <w:sz w:val="24"/>
          <w:szCs w:val="24"/>
          <w:rtl/>
          <w:lang w:eastAsia="he-IL"/>
        </w:rPr>
        <w:t xml:space="preserve">זה </w:t>
      </w:r>
      <w:r w:rsidRPr="00046412">
        <w:rPr>
          <w:rFonts w:ascii="Times New Roman" w:eastAsia="Times New Roman" w:hAnsi="Times New Roman" w:cs="David"/>
          <w:sz w:val="24"/>
          <w:szCs w:val="24"/>
          <w:rtl/>
          <w:lang w:eastAsia="he-IL"/>
        </w:rPr>
        <w:t>במפורש אחרת. תנאי לתשלום שכר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במלואו</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הינו המצאת הצהרה</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לפיה בדק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את העבודות ומצא אותן תואמות לתכניותיו ולתקנים המחייבים וכי הן בוצעו לשביעות רצונו בנוסח המצורף כנספח </w:t>
      </w:r>
      <w:r w:rsidRPr="00046412">
        <w:rPr>
          <w:rFonts w:ascii="Times New Roman" w:eastAsia="Times New Roman" w:hAnsi="Times New Roman" w:cs="David"/>
          <w:b/>
          <w:bCs/>
          <w:sz w:val="24"/>
          <w:szCs w:val="24"/>
          <w:rtl/>
          <w:lang w:eastAsia="he-IL"/>
        </w:rPr>
        <w:t>ט'</w:t>
      </w:r>
      <w:r w:rsidRPr="00046412">
        <w:rPr>
          <w:rFonts w:ascii="Times New Roman" w:eastAsia="Times New Roman" w:hAnsi="Times New Roman" w:cs="David"/>
          <w:sz w:val="24"/>
          <w:szCs w:val="24"/>
          <w:rtl/>
          <w:lang w:eastAsia="he-IL"/>
        </w:rPr>
        <w:t xml:space="preserve"> לחוזה זה וכתב היעדר תביעות המצורף כנספח</w:t>
      </w:r>
      <w:r w:rsidRPr="00046412">
        <w:rPr>
          <w:rFonts w:ascii="Times New Roman" w:eastAsia="Times New Roman" w:hAnsi="Times New Roman" w:cs="David"/>
          <w:b/>
          <w:bCs/>
          <w:sz w:val="24"/>
          <w:szCs w:val="24"/>
          <w:rtl/>
          <w:lang w:eastAsia="he-IL"/>
        </w:rPr>
        <w:t xml:space="preserve"> י'</w:t>
      </w:r>
      <w:r w:rsidRPr="00046412">
        <w:rPr>
          <w:rFonts w:ascii="Times New Roman" w:eastAsia="Times New Roman" w:hAnsi="Times New Roman" w:cs="David"/>
          <w:sz w:val="24"/>
          <w:szCs w:val="24"/>
          <w:rtl/>
          <w:lang w:eastAsia="he-IL"/>
        </w:rPr>
        <w:t xml:space="preserve"> לחוזה זה למזמין, חתום ע"י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ומאומת כנדרש בו.</w:t>
      </w:r>
    </w:p>
    <w:p w14:paraId="186FBDF4"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46412">
        <w:rPr>
          <w:rFonts w:ascii="Times New Roman" w:eastAsia="Times New Roman" w:hAnsi="Times New Roman" w:cs="David"/>
          <w:sz w:val="24"/>
          <w:szCs w:val="24"/>
          <w:rtl/>
          <w:lang w:eastAsia="he-IL"/>
        </w:rPr>
        <w:t xml:space="preserve">מבלי לפגוע בכלליות האמור בסעיף </w:t>
      </w:r>
      <w:r w:rsidRPr="00046412">
        <w:rPr>
          <w:rFonts w:ascii="Times New Roman" w:eastAsia="Times New Roman" w:hAnsi="Times New Roman" w:cs="David" w:hint="cs"/>
          <w:sz w:val="24"/>
          <w:szCs w:val="24"/>
          <w:rtl/>
          <w:lang w:eastAsia="he-IL"/>
        </w:rPr>
        <w:t>7 לעיל</w:t>
      </w:r>
      <w:r w:rsidRPr="00046412">
        <w:rPr>
          <w:rFonts w:ascii="Times New Roman" w:eastAsia="Times New Roman" w:hAnsi="Times New Roman" w:cs="David"/>
          <w:sz w:val="24"/>
          <w:szCs w:val="24"/>
          <w:rtl/>
          <w:lang w:eastAsia="he-IL"/>
        </w:rPr>
        <w:t>, מוסכם בזה</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לא יהיה זכאי, בשום מקרה, לקבל תמורה ו/או שכר ו/או טובות הנאה כלשהן מכל צד שלישי אחר, לרבות מהיועצים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יהיה רכוש ה</w:t>
      </w:r>
      <w:r w:rsidRPr="00046412">
        <w:rPr>
          <w:rFonts w:ascii="Times New Roman" w:eastAsia="Times New Roman" w:hAnsi="Times New Roman" w:cs="David" w:hint="cs"/>
          <w:sz w:val="24"/>
          <w:szCs w:val="24"/>
          <w:rtl/>
          <w:lang w:eastAsia="he-IL"/>
        </w:rPr>
        <w:t>מזמין</w:t>
      </w:r>
      <w:r w:rsidRPr="00046412">
        <w:rPr>
          <w:rFonts w:ascii="Times New Roman" w:eastAsia="Times New Roman" w:hAnsi="Times New Roman" w:cs="David"/>
          <w:sz w:val="24"/>
          <w:szCs w:val="24"/>
          <w:rtl/>
          <w:lang w:eastAsia="he-IL"/>
        </w:rPr>
        <w:t>. מובהר בזה</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הפרת סעיף זה על ידי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תה</w:t>
      </w:r>
      <w:r w:rsidRPr="00046412">
        <w:rPr>
          <w:rFonts w:ascii="Times New Roman" w:eastAsia="Times New Roman" w:hAnsi="Times New Roman" w:cs="David" w:hint="cs"/>
          <w:sz w:val="24"/>
          <w:szCs w:val="24"/>
          <w:rtl/>
          <w:lang w:eastAsia="he-IL"/>
        </w:rPr>
        <w:t>ווה</w:t>
      </w:r>
      <w:r w:rsidRPr="00046412">
        <w:rPr>
          <w:rFonts w:ascii="Times New Roman" w:eastAsia="Times New Roman" w:hAnsi="Times New Roman" w:cs="David"/>
          <w:sz w:val="24"/>
          <w:szCs w:val="24"/>
          <w:rtl/>
          <w:lang w:eastAsia="he-IL"/>
        </w:rPr>
        <w:t xml:space="preserve"> הפרה יסודית של חוזה</w:t>
      </w:r>
      <w:r w:rsidRPr="00046412">
        <w:rPr>
          <w:rFonts w:ascii="Times New Roman" w:eastAsia="Times New Roman" w:hAnsi="Times New Roman" w:cs="David" w:hint="cs"/>
          <w:sz w:val="24"/>
          <w:szCs w:val="24"/>
          <w:rtl/>
          <w:lang w:eastAsia="he-IL"/>
        </w:rPr>
        <w:t xml:space="preserve"> זה. </w:t>
      </w:r>
    </w:p>
    <w:p w14:paraId="11D6FA75" w14:textId="77777777" w:rsidR="00F600CB" w:rsidRPr="00046412"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תנאים מקדמיים לביצוע תשלום כלשהו ע"ח שכר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הינם הצגת ר</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שיון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כאמור בסעיף 2.2 לעיל והמצאת אישור בדבר ניהול ספרי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כדין, חתום ע"י רו"ח או רשויות המס, כנדרש. כמו כן</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ככל שה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לא ימציא למזמין אישור תקף בדבר פטור מניכוי מס במקור, </w:t>
      </w:r>
      <w:r w:rsidRPr="00046412">
        <w:rPr>
          <w:rFonts w:ascii="Times New Roman" w:eastAsia="Times New Roman" w:hAnsi="Times New Roman" w:cs="David" w:hint="cs"/>
          <w:sz w:val="24"/>
          <w:szCs w:val="24"/>
          <w:rtl/>
          <w:lang w:eastAsia="he-IL"/>
        </w:rPr>
        <w:t>עובר</w:t>
      </w:r>
      <w:r w:rsidRPr="00046412">
        <w:rPr>
          <w:rFonts w:ascii="Times New Roman" w:eastAsia="Times New Roman" w:hAnsi="Times New Roman" w:cs="David"/>
          <w:sz w:val="24"/>
          <w:szCs w:val="24"/>
          <w:rtl/>
          <w:lang w:eastAsia="he-IL"/>
        </w:rPr>
        <w:t xml:space="preserve"> לביצוע כל תשלום ע"ח שכר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ינוכה מס במקור כדין, מכל סכום ע"ח שכר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שישולם ע"י המזמין. למען הסר ספק מובהר ומוסכם</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בגובה הסכום הנקוב באישור.  </w:t>
      </w:r>
    </w:p>
    <w:p w14:paraId="7F53128C" w14:textId="77777777" w:rsidR="00F600CB" w:rsidRPr="00046412"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46412">
        <w:rPr>
          <w:rFonts w:ascii="Times New Roman" w:eastAsia="Times New Roman" w:hAnsi="Times New Roman" w:cs="David"/>
          <w:bCs/>
          <w:sz w:val="24"/>
          <w:szCs w:val="24"/>
          <w:u w:val="single"/>
          <w:rtl/>
          <w:lang w:eastAsia="he-IL"/>
        </w:rPr>
        <w:t>שנויים בתכנון</w:t>
      </w:r>
    </w:p>
    <w:p w14:paraId="30FB7FF8"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מתחייב</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לפי דרישת המנהל</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3B69115B"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046412">
        <w:rPr>
          <w:rFonts w:ascii="Times New Roman" w:eastAsia="Times New Roman" w:hAnsi="Times New Roman" w:cs="David" w:hint="cs"/>
          <w:sz w:val="24"/>
          <w:szCs w:val="24"/>
          <w:rtl/>
          <w:lang w:eastAsia="he-IL"/>
        </w:rPr>
        <w:t>ים</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bCs/>
          <w:sz w:val="24"/>
          <w:szCs w:val="24"/>
          <w:rtl/>
          <w:lang w:eastAsia="he-IL"/>
        </w:rPr>
        <w:t>ב' או ג'</w:t>
      </w:r>
      <w:r w:rsidRPr="00046412">
        <w:rPr>
          <w:rFonts w:ascii="Times New Roman" w:eastAsia="Times New Roman" w:hAnsi="Times New Roman" w:cs="David" w:hint="cs"/>
          <w:b/>
          <w:sz w:val="24"/>
          <w:szCs w:val="24"/>
          <w:rtl/>
          <w:lang w:eastAsia="he-IL"/>
        </w:rPr>
        <w:t xml:space="preserve"> המצ"ב</w:t>
      </w:r>
      <w:r w:rsidRPr="00046412">
        <w:rPr>
          <w:rFonts w:ascii="Times New Roman" w:eastAsia="Times New Roman" w:hAnsi="Times New Roman" w:cs="David"/>
          <w:sz w:val="24"/>
          <w:szCs w:val="24"/>
          <w:rtl/>
          <w:lang w:eastAsia="he-IL"/>
        </w:rPr>
        <w:t>, וב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השינויים מחייב את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בעבודה העולה במידה רבה ובאופן יסודי על 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אלמלא השנויים</w:t>
      </w:r>
      <w:r w:rsidRPr="00046412">
        <w:rPr>
          <w:rFonts w:ascii="Times New Roman" w:eastAsia="Times New Roman" w:hAnsi="Times New Roman" w:cs="David" w:hint="cs"/>
          <w:sz w:val="24"/>
          <w:szCs w:val="24"/>
          <w:rtl/>
          <w:lang w:eastAsia="he-IL"/>
        </w:rPr>
        <w:t xml:space="preserve"> כאמור</w:t>
      </w:r>
      <w:r w:rsidRPr="00046412">
        <w:rPr>
          <w:rFonts w:ascii="Times New Roman" w:eastAsia="Times New Roman" w:hAnsi="Times New Roman" w:cs="David"/>
          <w:sz w:val="24"/>
          <w:szCs w:val="24"/>
          <w:rtl/>
          <w:lang w:eastAsia="he-IL"/>
        </w:rPr>
        <w:t>, יהיה</w:t>
      </w:r>
      <w:r w:rsidRPr="00046412">
        <w:rPr>
          <w:rFonts w:ascii="Times New Roman" w:eastAsia="Times New Roman" w:hAnsi="Times New Roman" w:cs="David" w:hint="cs"/>
          <w:sz w:val="24"/>
          <w:szCs w:val="24"/>
          <w:rtl/>
          <w:lang w:eastAsia="he-IL"/>
        </w:rPr>
        <w:t xml:space="preserve"> </w:t>
      </w:r>
      <w:r w:rsidRPr="00046412">
        <w:rPr>
          <w:rFonts w:ascii="Times New Roman" w:eastAsia="Times New Roman" w:hAnsi="Times New Roman" w:cs="David"/>
          <w:sz w:val="24"/>
          <w:szCs w:val="24"/>
          <w:rtl/>
          <w:lang w:eastAsia="he-IL"/>
        </w:rPr>
        <w:t>זכאי לפיצוי בעד העבודה הנוספת שב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צע עקב השנויים</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כאמור</w:t>
      </w:r>
      <w:r w:rsidRPr="00046412">
        <w:rPr>
          <w:rFonts w:ascii="Times New Roman" w:eastAsia="Times New Roman" w:hAnsi="Times New Roman" w:cs="David"/>
          <w:sz w:val="24"/>
          <w:szCs w:val="24"/>
          <w:rtl/>
          <w:lang w:eastAsia="he-IL"/>
        </w:rPr>
        <w:t>. הפיצוי ישולם בגין העבודה הנוספת שה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046412">
        <w:rPr>
          <w:rFonts w:ascii="Times New Roman" w:eastAsia="Times New Roman" w:hAnsi="Times New Roman" w:cs="David" w:hint="cs"/>
          <w:sz w:val="24"/>
          <w:szCs w:val="24"/>
          <w:rtl/>
          <w:lang w:eastAsia="he-IL"/>
        </w:rPr>
        <w:t xml:space="preserve"> </w:t>
      </w:r>
      <w:r w:rsidRPr="00046412">
        <w:rPr>
          <w:rFonts w:ascii="Times New Roman" w:eastAsia="Times New Roman" w:hAnsi="Times New Roman" w:cs="David"/>
          <w:sz w:val="24"/>
          <w:szCs w:val="24"/>
          <w:rtl/>
          <w:lang w:eastAsia="he-IL"/>
        </w:rPr>
        <w:t xml:space="preserve">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ושכר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בכל מקרה</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ה</w:t>
      </w:r>
      <w:r w:rsidRPr="00046412">
        <w:rPr>
          <w:rFonts w:ascii="Times New Roman" w:eastAsia="Times New Roman" w:hAnsi="Times New Roman" w:cs="David"/>
          <w:sz w:val="24"/>
          <w:szCs w:val="24"/>
          <w:rtl/>
          <w:lang w:eastAsia="he-IL"/>
        </w:rPr>
        <w:t>שנויים</w:t>
      </w:r>
      <w:r w:rsidRPr="00046412">
        <w:rPr>
          <w:rFonts w:ascii="Times New Roman" w:eastAsia="Times New Roman" w:hAnsi="Times New Roman" w:cs="David" w:hint="cs"/>
          <w:sz w:val="24"/>
          <w:szCs w:val="24"/>
          <w:rtl/>
          <w:lang w:eastAsia="he-IL"/>
        </w:rPr>
        <w:t xml:space="preserve"> כאמור, לא יהוו</w:t>
      </w:r>
      <w:r w:rsidRPr="00046412">
        <w:rPr>
          <w:rFonts w:ascii="Times New Roman" w:eastAsia="Times New Roman" w:hAnsi="Times New Roman" w:cs="David"/>
          <w:sz w:val="24"/>
          <w:szCs w:val="24"/>
          <w:rtl/>
          <w:lang w:eastAsia="he-IL"/>
        </w:rPr>
        <w:t xml:space="preserve"> עילה לש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נוי בלוח הזמנים</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אלא בא</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 xml:space="preserve">שור המנהל </w:t>
      </w:r>
      <w:r w:rsidRPr="00046412">
        <w:rPr>
          <w:rFonts w:ascii="Times New Roman" w:eastAsia="Times New Roman" w:hAnsi="Times New Roman" w:cs="David" w:hint="cs"/>
          <w:sz w:val="24"/>
          <w:szCs w:val="24"/>
          <w:rtl/>
          <w:lang w:eastAsia="he-IL"/>
        </w:rPr>
        <w:t>מראש ו</w:t>
      </w:r>
      <w:r w:rsidRPr="00046412">
        <w:rPr>
          <w:rFonts w:ascii="Times New Roman" w:eastAsia="Times New Roman" w:hAnsi="Times New Roman" w:cs="David"/>
          <w:sz w:val="24"/>
          <w:szCs w:val="24"/>
          <w:rtl/>
          <w:lang w:eastAsia="he-IL"/>
        </w:rPr>
        <w:t>בכתב.</w:t>
      </w:r>
    </w:p>
    <w:p w14:paraId="48CB95BE"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על אף</w:t>
      </w:r>
      <w:r w:rsidRPr="00046412">
        <w:rPr>
          <w:rFonts w:ascii="Times New Roman" w:eastAsia="Times New Roman" w:hAnsi="Times New Roman" w:cs="David"/>
          <w:sz w:val="24"/>
          <w:szCs w:val="24"/>
          <w:rtl/>
          <w:lang w:eastAsia="he-IL"/>
        </w:rPr>
        <w:t xml:space="preserve"> האמור בסעיף 8.2 לעיל</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לא יגיע ל</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דבר בגין שינויים הנובעים מ:</w:t>
      </w:r>
    </w:p>
    <w:p w14:paraId="453C7104" w14:textId="77777777" w:rsidR="00F600CB" w:rsidRPr="00046412"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 xml:space="preserve">טעות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או ל</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קוי בתכנון ו/או באומדן של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או של היועצים.</w:t>
      </w:r>
    </w:p>
    <w:p w14:paraId="3AC87BDF" w14:textId="77777777" w:rsidR="00F600CB" w:rsidRPr="00046412"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התכנון אינו התכנון היעיל ביותר.</w:t>
      </w:r>
    </w:p>
    <w:p w14:paraId="3844F68D" w14:textId="77777777" w:rsidR="00F600CB" w:rsidRPr="00046412" w:rsidRDefault="00F600CB" w:rsidP="00F600C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השינוי מתחייב במישרין או בעקיפין מהפרת איזה מהוראות חוזה זה ע"י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w:t>
      </w:r>
    </w:p>
    <w:p w14:paraId="48B33F36" w14:textId="77777777" w:rsidR="00F600CB" w:rsidRPr="00046412" w:rsidRDefault="00F600CB" w:rsidP="00F600C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 xml:space="preserve">השינויים מתחייבים מדרישת רשויות מוסמכות. </w:t>
      </w:r>
    </w:p>
    <w:p w14:paraId="1F8CD91B"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מתחייב להכין</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עבור רוכשים שיבקשו זאת</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79719628" w14:textId="77777777" w:rsidR="00F600CB" w:rsidRPr="00046412" w:rsidRDefault="00F600CB" w:rsidP="00F600CB">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 xml:space="preserve">מחיר השינויים ותנאי התשלום בגין תכנון השינויים </w:t>
      </w:r>
      <w:r w:rsidRPr="00046412">
        <w:rPr>
          <w:rFonts w:ascii="Times New Roman" w:eastAsia="Times New Roman" w:hAnsi="Times New Roman" w:cs="David" w:hint="cs"/>
          <w:sz w:val="24"/>
          <w:szCs w:val="24"/>
          <w:rtl/>
          <w:lang w:eastAsia="he-IL"/>
        </w:rPr>
        <w:t xml:space="preserve">כאמור, </w:t>
      </w:r>
      <w:r w:rsidRPr="00046412">
        <w:rPr>
          <w:rFonts w:ascii="Times New Roman" w:eastAsia="Times New Roman" w:hAnsi="Times New Roman" w:cs="David"/>
          <w:sz w:val="24"/>
          <w:szCs w:val="24"/>
          <w:rtl/>
          <w:lang w:eastAsia="he-IL"/>
        </w:rPr>
        <w:t>יסוכמו בין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לרוכשים.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יתקשר עם הרוכש</w:t>
      </w:r>
      <w:r w:rsidRPr="00046412">
        <w:rPr>
          <w:rFonts w:ascii="Times New Roman" w:eastAsia="Times New Roman" w:hAnsi="Times New Roman" w:cs="David" w:hint="cs"/>
          <w:sz w:val="24"/>
          <w:szCs w:val="24"/>
          <w:rtl/>
          <w:lang w:eastAsia="he-IL"/>
        </w:rPr>
        <w:t>ים</w:t>
      </w:r>
      <w:r w:rsidRPr="00046412">
        <w:rPr>
          <w:rFonts w:ascii="Times New Roman" w:eastAsia="Times New Roman" w:hAnsi="Times New Roman" w:cs="David"/>
          <w:sz w:val="24"/>
          <w:szCs w:val="24"/>
          <w:rtl/>
          <w:lang w:eastAsia="he-IL"/>
        </w:rPr>
        <w:t xml:space="preserve"> בהסכם נפרד לתכנון השינויים. כל מחלוקת שתתעורר בין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לבין </w:t>
      </w:r>
      <w:r w:rsidRPr="00046412">
        <w:rPr>
          <w:rFonts w:ascii="Times New Roman" w:eastAsia="Times New Roman" w:hAnsi="Times New Roman" w:cs="David" w:hint="cs"/>
          <w:sz w:val="24"/>
          <w:szCs w:val="24"/>
          <w:rtl/>
          <w:lang w:eastAsia="he-IL"/>
        </w:rPr>
        <w:t>ה</w:t>
      </w:r>
      <w:r w:rsidRPr="00046412">
        <w:rPr>
          <w:rFonts w:ascii="Times New Roman" w:eastAsia="Times New Roman" w:hAnsi="Times New Roman" w:cs="David"/>
          <w:sz w:val="24"/>
          <w:szCs w:val="24"/>
          <w:rtl/>
          <w:lang w:eastAsia="he-IL"/>
        </w:rPr>
        <w:t>רוכש</w:t>
      </w:r>
      <w:r w:rsidRPr="00046412">
        <w:rPr>
          <w:rFonts w:ascii="Times New Roman" w:eastAsia="Times New Roman" w:hAnsi="Times New Roman" w:cs="David" w:hint="cs"/>
          <w:sz w:val="24"/>
          <w:szCs w:val="24"/>
          <w:rtl/>
          <w:lang w:eastAsia="he-IL"/>
        </w:rPr>
        <w:t>ים</w:t>
      </w:r>
      <w:r w:rsidRPr="00046412">
        <w:rPr>
          <w:rFonts w:ascii="Times New Roman" w:eastAsia="Times New Roman" w:hAnsi="Times New Roman" w:cs="David"/>
          <w:sz w:val="24"/>
          <w:szCs w:val="24"/>
          <w:rtl/>
          <w:lang w:eastAsia="he-IL"/>
        </w:rPr>
        <w:t xml:space="preserve"> בענ</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ין קביעת מחיר השינויים</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תובא בפני המנהל והוא יהיה המוסמך להכריע בה.</w:t>
      </w:r>
    </w:p>
    <w:p w14:paraId="159A62F6" w14:textId="77777777" w:rsidR="00F600CB" w:rsidRPr="00046412"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046412">
        <w:rPr>
          <w:rFonts w:ascii="Times New Roman" w:eastAsia="Times New Roman" w:hAnsi="Times New Roman" w:cs="David"/>
          <w:bCs/>
          <w:sz w:val="24"/>
          <w:szCs w:val="24"/>
          <w:u w:val="single"/>
          <w:rtl/>
          <w:lang w:eastAsia="he-IL"/>
        </w:rPr>
        <w:t>אחריות וביטוח</w:t>
      </w:r>
    </w:p>
    <w:p w14:paraId="5ED33688" w14:textId="77777777" w:rsidR="00CF611C" w:rsidRPr="00046412" w:rsidRDefault="00CF611C" w:rsidP="00CF611C">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46412">
        <w:rPr>
          <w:rFonts w:ascii="Times New Roman" w:eastAsia="Times New Roman" w:hAnsi="Times New Roman" w:cs="David" w:hint="cs"/>
          <w:b/>
          <w:bCs/>
          <w:sz w:val="20"/>
          <w:szCs w:val="24"/>
          <w:u w:val="single"/>
          <w:rtl/>
          <w:lang w:eastAsia="he-IL"/>
        </w:rPr>
        <w:t>אחריות</w:t>
      </w:r>
    </w:p>
    <w:p w14:paraId="67DFDDF7" w14:textId="77777777" w:rsidR="00CF611C" w:rsidRPr="00046412" w:rsidRDefault="00CF611C" w:rsidP="00CF611C">
      <w:pPr>
        <w:pStyle w:val="a4"/>
        <w:numPr>
          <w:ilvl w:val="1"/>
          <w:numId w:val="1"/>
        </w:numPr>
        <w:ind w:right="0"/>
        <w:rPr>
          <w:rFonts w:eastAsia="Times New Roman" w:cs="David"/>
          <w:color w:val="auto"/>
          <w:szCs w:val="24"/>
        </w:rPr>
      </w:pPr>
      <w:r w:rsidRPr="00046412">
        <w:rPr>
          <w:rFonts w:eastAsia="Times New Roman" w:cs="David" w:hint="cs"/>
          <w:color w:val="auto"/>
          <w:szCs w:val="24"/>
          <w:rtl/>
        </w:rPr>
        <w:t>ה</w:t>
      </w:r>
      <w:r w:rsidR="0062536D" w:rsidRPr="00046412">
        <w:rPr>
          <w:rFonts w:eastAsia="Times New Roman" w:cs="David" w:hint="cs"/>
          <w:color w:val="auto"/>
          <w:szCs w:val="24"/>
          <w:rtl/>
        </w:rPr>
        <w:t>יועץ</w:t>
      </w:r>
      <w:r w:rsidRPr="00046412">
        <w:rPr>
          <w:rFonts w:eastAsia="Times New Roman" w:cs="David" w:hint="cs"/>
          <w:color w:val="auto"/>
          <w:szCs w:val="24"/>
          <w:rtl/>
        </w:rPr>
        <w:t xml:space="preserve"> מתחייב לבצע את שירותי ה</w:t>
      </w:r>
      <w:r w:rsidR="0062536D" w:rsidRPr="00046412">
        <w:rPr>
          <w:rFonts w:eastAsia="Times New Roman" w:cs="David" w:hint="cs"/>
          <w:color w:val="auto"/>
          <w:szCs w:val="24"/>
          <w:rtl/>
        </w:rPr>
        <w:t>יועץ</w:t>
      </w:r>
      <w:r w:rsidRPr="00046412">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sidR="0062536D" w:rsidRPr="00046412">
        <w:rPr>
          <w:rFonts w:eastAsia="Times New Roman" w:cs="David" w:hint="cs"/>
          <w:color w:val="auto"/>
          <w:szCs w:val="24"/>
          <w:rtl/>
        </w:rPr>
        <w:t>יועץ</w:t>
      </w:r>
      <w:r w:rsidRPr="00046412">
        <w:rPr>
          <w:rFonts w:eastAsia="Times New Roman" w:cs="David" w:hint="cs"/>
          <w:color w:val="auto"/>
          <w:szCs w:val="24"/>
          <w:rtl/>
        </w:rPr>
        <w:t xml:space="preserve"> ו/או לעובדיו ו/או לאדם אחר כלשהו, לגוף או לרכוש, בשל מעשה או מחדל של ה</w:t>
      </w:r>
      <w:r w:rsidR="0062536D" w:rsidRPr="00046412">
        <w:rPr>
          <w:rFonts w:eastAsia="Times New Roman" w:cs="David" w:hint="cs"/>
          <w:color w:val="auto"/>
          <w:szCs w:val="24"/>
          <w:rtl/>
        </w:rPr>
        <w:t>יועץ</w:t>
      </w:r>
      <w:r w:rsidRPr="00046412">
        <w:rPr>
          <w:rFonts w:eastAsia="Times New Roman" w:cs="David" w:hint="cs"/>
          <w:color w:val="auto"/>
          <w:szCs w:val="24"/>
          <w:rtl/>
        </w:rPr>
        <w:t xml:space="preserve"> ו/או עובדיו ו/או שלוחיו ו/או כל מי מטעמו בקשר עם ביצוע התחייבויותיו על פי חוזה זה. ה</w:t>
      </w:r>
      <w:r w:rsidR="0062536D" w:rsidRPr="00046412">
        <w:rPr>
          <w:rFonts w:eastAsia="Times New Roman" w:cs="David" w:hint="cs"/>
          <w:color w:val="auto"/>
          <w:szCs w:val="24"/>
          <w:rtl/>
        </w:rPr>
        <w:t>יועץ</w:t>
      </w:r>
      <w:r w:rsidRPr="00046412">
        <w:rPr>
          <w:rFonts w:eastAsia="Times New Roman" w:cs="David" w:hint="cs"/>
          <w:color w:val="auto"/>
          <w:szCs w:val="24"/>
          <w:rtl/>
        </w:rPr>
        <w:t xml:space="preserve"> פוטר את המזמין מכל אחריות בגין נזקים שייגרמו כאמור לעיל.</w:t>
      </w:r>
    </w:p>
    <w:p w14:paraId="12532F6A" w14:textId="77777777" w:rsidR="00CF611C" w:rsidRPr="00046412" w:rsidRDefault="00CF611C" w:rsidP="00CF611C">
      <w:pPr>
        <w:pStyle w:val="a4"/>
        <w:ind w:left="792" w:right="0" w:firstLine="0"/>
        <w:rPr>
          <w:rFonts w:eastAsia="Times New Roman" w:cs="David"/>
          <w:color w:val="auto"/>
          <w:szCs w:val="24"/>
          <w:rtl/>
        </w:rPr>
      </w:pPr>
      <w:r w:rsidRPr="00046412">
        <w:rPr>
          <w:rFonts w:eastAsia="Times New Roman" w:cs="David" w:hint="cs"/>
          <w:color w:val="auto"/>
          <w:szCs w:val="24"/>
          <w:rtl/>
        </w:rPr>
        <w:t>ה</w:t>
      </w:r>
      <w:r w:rsidR="0062536D" w:rsidRPr="00046412">
        <w:rPr>
          <w:rFonts w:eastAsia="Times New Roman" w:cs="David" w:hint="cs"/>
          <w:color w:val="auto"/>
          <w:szCs w:val="24"/>
          <w:rtl/>
        </w:rPr>
        <w:t>יועץ</w:t>
      </w:r>
      <w:r w:rsidRPr="00046412">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sidR="0062536D" w:rsidRPr="00046412">
        <w:rPr>
          <w:rFonts w:eastAsia="Times New Roman" w:cs="David" w:hint="cs"/>
          <w:color w:val="auto"/>
          <w:szCs w:val="24"/>
          <w:rtl/>
        </w:rPr>
        <w:t>יועץ</w:t>
      </w:r>
      <w:r w:rsidRPr="00046412">
        <w:rPr>
          <w:rFonts w:eastAsia="Times New Roman" w:cs="David" w:hint="cs"/>
          <w:color w:val="auto"/>
          <w:szCs w:val="24"/>
          <w:rtl/>
        </w:rPr>
        <w:t xml:space="preserve"> על פי הוראות חוזה זה, אשר המזמין רשאי לקזז בגינו סכומים ע"ח התמורה המגיעה ל</w:t>
      </w:r>
      <w:r w:rsidR="0062536D" w:rsidRPr="00046412">
        <w:rPr>
          <w:rFonts w:eastAsia="Times New Roman" w:cs="David" w:hint="cs"/>
          <w:color w:val="auto"/>
          <w:szCs w:val="24"/>
          <w:rtl/>
        </w:rPr>
        <w:t>יועץ</w:t>
      </w:r>
      <w:r w:rsidRPr="00046412">
        <w:rPr>
          <w:rFonts w:eastAsia="Times New Roman" w:cs="David" w:hint="cs"/>
          <w:color w:val="auto"/>
          <w:szCs w:val="24"/>
          <w:rtl/>
        </w:rPr>
        <w:t>.</w:t>
      </w:r>
    </w:p>
    <w:p w14:paraId="1C4EB174" w14:textId="77777777" w:rsidR="00CF611C" w:rsidRPr="00046412" w:rsidRDefault="00CF611C" w:rsidP="00CF611C">
      <w:pPr>
        <w:pStyle w:val="a4"/>
        <w:numPr>
          <w:ilvl w:val="1"/>
          <w:numId w:val="1"/>
        </w:numPr>
        <w:ind w:right="0"/>
        <w:rPr>
          <w:rFonts w:eastAsia="Times New Roman" w:cs="David"/>
          <w:color w:val="auto"/>
          <w:szCs w:val="24"/>
        </w:rPr>
      </w:pPr>
      <w:r w:rsidRPr="00046412">
        <w:rPr>
          <w:rFonts w:eastAsia="Times New Roman" w:cs="David"/>
          <w:color w:val="auto"/>
          <w:szCs w:val="24"/>
          <w:rtl/>
        </w:rPr>
        <w:t>אשור המזמין למסמכים ו/או כל גורמים אחרים הקשורים בשירותי ה</w:t>
      </w:r>
      <w:r w:rsidR="0062536D" w:rsidRPr="00046412">
        <w:rPr>
          <w:rFonts w:eastAsia="Times New Roman" w:cs="David"/>
          <w:color w:val="auto"/>
          <w:szCs w:val="24"/>
          <w:rtl/>
        </w:rPr>
        <w:t>יועץ</w:t>
      </w:r>
      <w:r w:rsidRPr="00046412">
        <w:rPr>
          <w:rFonts w:eastAsia="Times New Roman" w:cs="David"/>
          <w:color w:val="auto"/>
          <w:szCs w:val="24"/>
          <w:rtl/>
        </w:rPr>
        <w:t xml:space="preserve"> ו/או מתן הוראות ל</w:t>
      </w:r>
      <w:r w:rsidR="0062536D" w:rsidRPr="00046412">
        <w:rPr>
          <w:rFonts w:eastAsia="Times New Roman" w:cs="David"/>
          <w:color w:val="auto"/>
          <w:szCs w:val="24"/>
          <w:rtl/>
        </w:rPr>
        <w:t>יועץ</w:t>
      </w:r>
      <w:r w:rsidRPr="00046412">
        <w:rPr>
          <w:rFonts w:eastAsia="Times New Roman" w:cs="David"/>
          <w:color w:val="auto"/>
          <w:szCs w:val="24"/>
          <w:rtl/>
        </w:rPr>
        <w:t xml:space="preserve"> אינו משחרר את ה</w:t>
      </w:r>
      <w:r w:rsidR="0062536D" w:rsidRPr="00046412">
        <w:rPr>
          <w:rFonts w:eastAsia="Times New Roman" w:cs="David"/>
          <w:color w:val="auto"/>
          <w:szCs w:val="24"/>
          <w:rtl/>
        </w:rPr>
        <w:t>יועץ</w:t>
      </w:r>
      <w:r w:rsidRPr="00046412">
        <w:rPr>
          <w:rFonts w:eastAsia="Times New Roman" w:cs="David"/>
          <w:color w:val="auto"/>
          <w:szCs w:val="24"/>
          <w:rtl/>
        </w:rPr>
        <w:t xml:space="preserve"> מאחריותו המלאה, ואין בו כדי להטיל על המזמין אחריות כלשהי.</w:t>
      </w:r>
    </w:p>
    <w:p w14:paraId="11FA6E9C" w14:textId="77777777" w:rsidR="00CF611C" w:rsidRPr="00046412" w:rsidRDefault="00CF611C" w:rsidP="00CF611C">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4F720461" w14:textId="77777777" w:rsidR="00CF611C" w:rsidRPr="00046412" w:rsidRDefault="00CF611C" w:rsidP="00CF611C">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46412">
        <w:rPr>
          <w:rFonts w:ascii="Times New Roman" w:eastAsia="Times New Roman" w:hAnsi="Times New Roman" w:cs="David" w:hint="cs"/>
          <w:b/>
          <w:bCs/>
          <w:sz w:val="20"/>
          <w:szCs w:val="24"/>
          <w:u w:val="single"/>
          <w:rtl/>
          <w:lang w:eastAsia="he-IL"/>
        </w:rPr>
        <w:t>ביטוח</w:t>
      </w:r>
    </w:p>
    <w:p w14:paraId="641ECF6F" w14:textId="77777777" w:rsidR="009A38F6" w:rsidRPr="00046412"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046412">
        <w:rPr>
          <w:rFonts w:ascii="Times New Roman" w:eastAsia="Times New Roman" w:hAnsi="Times New Roman" w:cs="David" w:hint="cs"/>
          <w:sz w:val="20"/>
          <w:szCs w:val="24"/>
          <w:rtl/>
          <w:lang w:eastAsia="he-IL"/>
        </w:rPr>
        <w:t>מבלי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לגרוע</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מאחריות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פי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הסכם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זה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פי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דין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לערוך</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ולקיים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חשבון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למשך</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תקופת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ההסכם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עוד</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אחריות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קיימת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הביטוחים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המפורטים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במפרט</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ביטוחי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המצורף</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להסכם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זה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w:t>
      </w:r>
      <w:r w:rsidRPr="00046412">
        <w:rPr>
          <w:rFonts w:ascii="Times New Roman" w:eastAsia="Times New Roman" w:hAnsi="Times New Roman" w:cs="David" w:hint="eastAsia"/>
          <w:b/>
          <w:bCs/>
          <w:sz w:val="20"/>
          <w:szCs w:val="24"/>
          <w:u w:val="single"/>
          <w:rtl/>
          <w:lang w:eastAsia="he-IL"/>
        </w:rPr>
        <w:t>נספח</w:t>
      </w:r>
      <w:r w:rsidRPr="00046412">
        <w:rPr>
          <w:rFonts w:ascii="Times New Roman" w:eastAsia="Times New Roman" w:hAnsi="Times New Roman" w:cs="David"/>
          <w:b/>
          <w:bCs/>
          <w:sz w:val="20"/>
          <w:szCs w:val="24"/>
          <w:u w:val="single"/>
          <w:rtl/>
          <w:lang w:eastAsia="he-IL"/>
        </w:rPr>
        <w:t xml:space="preserve"> </w:t>
      </w:r>
      <w:r w:rsidRPr="00046412">
        <w:rPr>
          <w:rFonts w:ascii="Times New Roman" w:eastAsia="Times New Roman" w:hAnsi="Times New Roman" w:cs="David" w:hint="eastAsia"/>
          <w:b/>
          <w:bCs/>
          <w:sz w:val="20"/>
          <w:szCs w:val="24"/>
          <w:u w:val="single"/>
          <w:rtl/>
          <w:lang w:eastAsia="he-IL"/>
        </w:rPr>
        <w:t>ז</w:t>
      </w:r>
      <w:r w:rsidRPr="00046412">
        <w:rPr>
          <w:rFonts w:ascii="Times New Roman" w:eastAsia="Times New Roman" w:hAnsi="Times New Roman" w:cs="David"/>
          <w:b/>
          <w:bCs/>
          <w:sz w:val="20"/>
          <w:szCs w:val="24"/>
          <w:u w:val="single"/>
          <w:rtl/>
          <w:lang w:eastAsia="he-IL"/>
        </w:rPr>
        <w:t>'</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וכן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אישור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עריכת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הביטוח</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המצורף</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להסכם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זה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w:t>
      </w:r>
      <w:r w:rsidRPr="00046412">
        <w:rPr>
          <w:rFonts w:ascii="Times New Roman" w:eastAsia="Times New Roman" w:hAnsi="Times New Roman" w:cs="David" w:hint="eastAsia"/>
          <w:b/>
          <w:bCs/>
          <w:sz w:val="20"/>
          <w:szCs w:val="24"/>
          <w:u w:val="single"/>
          <w:rtl/>
          <w:lang w:eastAsia="he-IL"/>
        </w:rPr>
        <w:t>נספח</w:t>
      </w:r>
      <w:r w:rsidRPr="00046412">
        <w:rPr>
          <w:rFonts w:ascii="Times New Roman" w:eastAsia="Times New Roman" w:hAnsi="Times New Roman" w:cs="David"/>
          <w:b/>
          <w:bCs/>
          <w:sz w:val="20"/>
          <w:szCs w:val="24"/>
          <w:u w:val="single"/>
          <w:rtl/>
          <w:lang w:eastAsia="he-IL"/>
        </w:rPr>
        <w:t xml:space="preserve"> </w:t>
      </w:r>
      <w:r w:rsidRPr="00046412">
        <w:rPr>
          <w:rFonts w:ascii="Times New Roman" w:eastAsia="Times New Roman" w:hAnsi="Times New Roman" w:cs="David" w:hint="eastAsia"/>
          <w:b/>
          <w:bCs/>
          <w:sz w:val="20"/>
          <w:szCs w:val="24"/>
          <w:u w:val="single"/>
          <w:rtl/>
          <w:lang w:eastAsia="he-IL"/>
        </w:rPr>
        <w:t>ז</w:t>
      </w:r>
      <w:r w:rsidRPr="00046412">
        <w:rPr>
          <w:rFonts w:ascii="Times New Roman" w:eastAsia="Times New Roman" w:hAnsi="Times New Roman" w:cs="David"/>
          <w:b/>
          <w:bCs/>
          <w:sz w:val="20"/>
          <w:szCs w:val="24"/>
          <w:u w:val="single"/>
          <w:rtl/>
          <w:lang w:eastAsia="he-IL"/>
        </w:rPr>
        <w:t>1'</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והמהווה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חלק</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בלתי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נפרד</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ממנו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מפרט</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ביטוחי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w:t>
      </w:r>
      <w:r w:rsidRPr="00046412">
        <w:rPr>
          <w:rFonts w:ascii="Times New Roman" w:eastAsia="Times New Roman" w:hAnsi="Times New Roman" w:cs="David"/>
          <w:sz w:val="20"/>
          <w:szCs w:val="24"/>
          <w:rtl/>
          <w:lang w:eastAsia="he-IL"/>
        </w:rPr>
        <w:t>"</w:t>
      </w:r>
      <w:r w:rsidRPr="00046412">
        <w:rPr>
          <w:rFonts w:ascii="Times New Roman" w:eastAsia="Times New Roman" w:hAnsi="Times New Roman" w:cs="David" w:hint="cs"/>
          <w:sz w:val="20"/>
          <w:szCs w:val="24"/>
          <w:rtl/>
          <w:lang w:eastAsia="he-IL"/>
        </w:rPr>
        <w:t>אישור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עריכת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הביטוח</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בהתאמה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אצל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חברת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ביטוח</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מורשית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כדין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בישראל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ובעלת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מוניטין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אף</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האמור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לעיל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ולא</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יועסקו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בידי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עובדים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במסגרת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ההסכם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יהיה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רשאי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שלא</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לערוך</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הביטוח</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המצוין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בסעיף</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לאישור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עריכת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הביטוח</w:t>
      </w:r>
      <w:r w:rsidRPr="00046412">
        <w:rPr>
          <w:rFonts w:ascii="Times New Roman" w:eastAsia="Times New Roman" w:hAnsi="Times New Roman" w:cs="David"/>
          <w:sz w:val="20"/>
          <w:szCs w:val="24"/>
          <w:rtl/>
          <w:lang w:eastAsia="he-IL"/>
        </w:rPr>
        <w:t>.</w:t>
      </w:r>
    </w:p>
    <w:p w14:paraId="0D08B922" w14:textId="77777777" w:rsidR="009A38F6" w:rsidRPr="00046412"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046412">
        <w:rPr>
          <w:rFonts w:ascii="Times New Roman" w:eastAsia="Times New Roman" w:hAnsi="Times New Roman" w:cs="David" w:hint="cs"/>
          <w:sz w:val="20"/>
          <w:szCs w:val="24"/>
          <w:rtl/>
          <w:lang w:eastAsia="he-IL"/>
        </w:rPr>
        <w:t>ללא</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צורך</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דרישה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מצד</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המזמין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להמציא</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לידי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המזמין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לפני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תחילת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מתן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השירותים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נשוא</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הסכם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זה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וכתנאי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מוקדם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להתקשרות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תשלום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חשבון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התמורה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אישור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עריכת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הביטוח</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כשהוא</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חתום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בידי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מבטחיו</w:t>
      </w:r>
      <w:r w:rsidRPr="00046412">
        <w:rPr>
          <w:rFonts w:ascii="Times New Roman" w:eastAsia="Times New Roman" w:hAnsi="Times New Roman" w:cs="David"/>
          <w:sz w:val="20"/>
          <w:szCs w:val="24"/>
          <w:rtl/>
          <w:lang w:eastAsia="he-IL"/>
        </w:rPr>
        <w:t xml:space="preserve">. </w:t>
      </w:r>
    </w:p>
    <w:p w14:paraId="22B2FEBB" w14:textId="77777777" w:rsidR="009A38F6" w:rsidRPr="00046412"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046412">
        <w:rPr>
          <w:rFonts w:ascii="Times New Roman" w:eastAsia="Times New Roman" w:hAnsi="Times New Roman" w:cs="David" w:hint="cs"/>
          <w:sz w:val="20"/>
          <w:szCs w:val="24"/>
          <w:rtl/>
          <w:lang w:eastAsia="he-IL"/>
        </w:rPr>
        <w:t>כמו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מיד</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בתום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תקופת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הביטוח</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להמציא</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לידי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המזמין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אישור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עריכת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ביטוח</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מעודכן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בגין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חידוש</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תוקף</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ביטוחי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לתקופת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ביטוח</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נוספת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ומידי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תקופת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ביטוח</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עוד</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הסכם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זה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בתוקף</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לתקופה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מאוחרת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יותר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כמפורט</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בסעיף</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sz w:val="20"/>
          <w:szCs w:val="24"/>
          <w:cs/>
          <w:lang w:eastAsia="he-IL"/>
        </w:rPr>
        <w:t>‎</w:t>
      </w:r>
      <w:r w:rsidRPr="00046412">
        <w:rPr>
          <w:rFonts w:ascii="Times New Roman" w:eastAsia="Times New Roman" w:hAnsi="Times New Roman" w:cs="David" w:hint="cs"/>
          <w:sz w:val="20"/>
          <w:szCs w:val="24"/>
          <w:rtl/>
          <w:lang w:eastAsia="he-IL"/>
        </w:rPr>
        <w:t>9.3</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לעיל</w:t>
      </w:r>
      <w:r w:rsidRPr="00046412">
        <w:rPr>
          <w:rFonts w:ascii="Times New Roman" w:eastAsia="Times New Roman" w:hAnsi="Times New Roman" w:cs="David"/>
          <w:sz w:val="20"/>
          <w:szCs w:val="24"/>
          <w:rtl/>
          <w:lang w:eastAsia="he-IL"/>
        </w:rPr>
        <w:t>.</w:t>
      </w:r>
    </w:p>
    <w:p w14:paraId="47E31A4F" w14:textId="77777777" w:rsidR="009A38F6" w:rsidRPr="00046412"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046412">
        <w:rPr>
          <w:rFonts w:ascii="Times New Roman" w:eastAsia="Times New Roman" w:hAnsi="Times New Roman" w:cs="David" w:hint="cs"/>
          <w:sz w:val="20"/>
          <w:szCs w:val="24"/>
          <w:rtl/>
          <w:lang w:eastAsia="he-IL"/>
        </w:rPr>
        <w:t>מובהר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גבולות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האחריות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הנדרשים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במסגרת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ביטוחי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כמפורט</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באישור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עריכת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הביטוח</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הינם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בבחינת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דרישה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מזערית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המוטלת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שאינה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פוטרת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ממלוא</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החבות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פי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הסכם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זה</w:t>
      </w:r>
      <w:r w:rsidRPr="00046412">
        <w:rPr>
          <w:rFonts w:ascii="Times New Roman" w:eastAsia="Times New Roman" w:hAnsi="Times New Roman" w:cs="David"/>
          <w:sz w:val="20"/>
          <w:szCs w:val="24"/>
          <w:rtl/>
          <w:lang w:eastAsia="he-IL"/>
        </w:rPr>
        <w:t xml:space="preserve">. </w:t>
      </w:r>
    </w:p>
    <w:p w14:paraId="6E752263" w14:textId="77777777" w:rsidR="009A38F6" w:rsidRPr="00046412"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046412">
        <w:rPr>
          <w:rFonts w:ascii="Times New Roman" w:eastAsia="Times New Roman" w:hAnsi="Times New Roman" w:cs="David" w:hint="cs"/>
          <w:sz w:val="20"/>
          <w:szCs w:val="24"/>
          <w:rtl/>
          <w:lang w:eastAsia="he-IL"/>
        </w:rPr>
        <w:t>מוסכם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בזאת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לא</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תהיה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טענה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כלפי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המזמין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מטעם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המזמין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הקשור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לגבולות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האחריות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כאמור</w:t>
      </w:r>
      <w:r w:rsidRPr="00046412">
        <w:rPr>
          <w:rFonts w:ascii="Times New Roman" w:eastAsia="Times New Roman" w:hAnsi="Times New Roman" w:cs="David"/>
          <w:sz w:val="20"/>
          <w:szCs w:val="24"/>
          <w:rtl/>
          <w:lang w:eastAsia="he-IL"/>
        </w:rPr>
        <w:t>.</w:t>
      </w:r>
    </w:p>
    <w:p w14:paraId="1EB51A11" w14:textId="77777777" w:rsidR="009A38F6" w:rsidRPr="00046412"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046412">
        <w:rPr>
          <w:rFonts w:ascii="Times New Roman" w:eastAsia="Times New Roman" w:hAnsi="Times New Roman" w:cs="David" w:hint="cs"/>
          <w:sz w:val="20"/>
          <w:szCs w:val="24"/>
          <w:rtl/>
          <w:lang w:eastAsia="he-IL"/>
        </w:rPr>
        <w:t>למזמין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תהא</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הזכות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אך</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לא</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החובה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לבדוק</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אישור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עריכת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הביטוח</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שיומצא</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ידי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כאמור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לעיל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לבצע</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שינוי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תיקון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התאמה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הרחבה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שיידרשו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מנת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להתאים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ביטוחי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להתחייבויות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פי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הסכם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זה</w:t>
      </w:r>
      <w:r w:rsidRPr="00046412">
        <w:rPr>
          <w:rFonts w:ascii="Times New Roman" w:eastAsia="Times New Roman" w:hAnsi="Times New Roman" w:cs="David"/>
          <w:sz w:val="20"/>
          <w:szCs w:val="24"/>
          <w:rtl/>
          <w:lang w:eastAsia="he-IL"/>
        </w:rPr>
        <w:t>.</w:t>
      </w:r>
    </w:p>
    <w:p w14:paraId="24B5B972" w14:textId="77777777" w:rsidR="009A38F6" w:rsidRPr="00046412"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046412">
        <w:rPr>
          <w:rFonts w:ascii="Times New Roman" w:eastAsia="Times New Roman" w:hAnsi="Times New Roman" w:cs="David" w:hint="cs"/>
          <w:sz w:val="20"/>
          <w:szCs w:val="24"/>
          <w:rtl/>
          <w:lang w:eastAsia="he-IL"/>
        </w:rPr>
        <w:t>מוצהר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ומוסכם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זכויות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המזמין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לעריכת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הבדיקה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ולדרישת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השינויים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כמפורט</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לעיל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אינן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מטילות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המזמין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מטעם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המזמין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חובה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אחריות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שהיא</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לגבי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ביטוחי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טיבם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היקפם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ותוקפם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לגבי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העדרם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ואין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בהן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כדי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לגרוע</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חובה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שהיא</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המוטלת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פי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הסכם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זה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פי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דין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וזאת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דרשו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עריכת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שינויים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כמפורט</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לעיל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ובין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בדקו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אישור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עריכת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הביטוחים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ובין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לאו</w:t>
      </w:r>
      <w:r w:rsidRPr="00046412">
        <w:rPr>
          <w:rFonts w:ascii="Times New Roman" w:eastAsia="Times New Roman" w:hAnsi="Times New Roman" w:cs="David"/>
          <w:sz w:val="20"/>
          <w:szCs w:val="24"/>
          <w:rtl/>
          <w:lang w:eastAsia="he-IL"/>
        </w:rPr>
        <w:t>.</w:t>
      </w:r>
    </w:p>
    <w:p w14:paraId="6A9817E3" w14:textId="77777777" w:rsidR="009A38F6" w:rsidRPr="00046412"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פוטר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המזמין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ואת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הבאים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מטעם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המזמין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מאחריות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אובדן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נזק</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לרכוש</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המובא</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ידי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ידי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מטעם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לחצרי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המזמין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המשמש</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לצורך</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מתן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השירותים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ולא</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תהיה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טענה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דרישה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תביעה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כלפי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הנזכרים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לעיל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בגין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אובדן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נזק</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כאמור</w:t>
      </w:r>
      <w:r w:rsidRPr="00046412">
        <w:rPr>
          <w:rFonts w:ascii="Times New Roman" w:eastAsia="Times New Roman" w:hAnsi="Times New Roman" w:cs="David"/>
          <w:sz w:val="20"/>
          <w:szCs w:val="24"/>
          <w:rtl/>
          <w:lang w:eastAsia="he-IL"/>
        </w:rPr>
        <w:t>.</w:t>
      </w:r>
    </w:p>
    <w:p w14:paraId="67D9589F" w14:textId="77777777" w:rsidR="009A38F6" w:rsidRPr="00046412"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046412">
        <w:rPr>
          <w:rFonts w:ascii="Times New Roman" w:eastAsia="Times New Roman" w:hAnsi="Times New Roman" w:cs="David" w:hint="cs"/>
          <w:sz w:val="20"/>
          <w:szCs w:val="24"/>
          <w:rtl/>
          <w:lang w:eastAsia="he-IL"/>
        </w:rPr>
        <w:t>אם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לדעת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יש</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צורך</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בעריכת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ביטוחים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נוספים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משלימים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לביטוחי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לערוך</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ולקיים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הביטוחים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הנוספים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המשלימים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כאמור</w:t>
      </w:r>
      <w:r w:rsidRPr="00046412">
        <w:rPr>
          <w:rFonts w:ascii="Times New Roman" w:eastAsia="Times New Roman" w:hAnsi="Times New Roman" w:cs="David"/>
          <w:sz w:val="20"/>
          <w:szCs w:val="24"/>
          <w:rtl/>
          <w:lang w:eastAsia="he-IL"/>
        </w:rPr>
        <w:t xml:space="preserve">. </w:t>
      </w:r>
    </w:p>
    <w:p w14:paraId="1829C0F4" w14:textId="77777777" w:rsidR="009A38F6" w:rsidRPr="00046412"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046412">
        <w:rPr>
          <w:rFonts w:ascii="Times New Roman" w:eastAsia="Times New Roman" w:hAnsi="Times New Roman" w:cs="David" w:hint="cs"/>
          <w:sz w:val="20"/>
          <w:szCs w:val="24"/>
          <w:rtl/>
          <w:lang w:eastAsia="he-IL"/>
        </w:rPr>
        <w:t>בכל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ביטוח</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רכוש</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נוסף</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משלים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לביטוחי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ייכלל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סעיף</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בדבר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ויתור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המבטחים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זכות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התחלוף</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כלפי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המזמין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וכלפי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הבאים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מטעם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המזמין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ובלבד</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שהוויתור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זכות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התחלוף</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כאמור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לא</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יחול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לטובת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אדם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שגרם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לנזק</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בזדון</w:t>
      </w:r>
      <w:r w:rsidRPr="00046412">
        <w:rPr>
          <w:rFonts w:ascii="Times New Roman" w:eastAsia="Times New Roman" w:hAnsi="Times New Roman" w:cs="David"/>
          <w:sz w:val="20"/>
          <w:szCs w:val="24"/>
          <w:rtl/>
          <w:lang w:eastAsia="he-IL"/>
        </w:rPr>
        <w:t xml:space="preserve">. </w:t>
      </w:r>
    </w:p>
    <w:p w14:paraId="14DC076B" w14:textId="77777777" w:rsidR="009A38F6" w:rsidRPr="00046412"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046412">
        <w:rPr>
          <w:rFonts w:ascii="Times New Roman" w:eastAsia="Times New Roman" w:hAnsi="Times New Roman" w:cs="David" w:hint="cs"/>
          <w:sz w:val="20"/>
          <w:szCs w:val="24"/>
          <w:rtl/>
          <w:lang w:eastAsia="he-IL"/>
        </w:rPr>
        <w:t>מבלי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לגרוע</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הוראה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מהוראות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הסכם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זה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לעניין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הסבת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ההסכם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ובמקרה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השירותים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נשוא</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הסכם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זה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חלק</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מהם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יינתנו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ידי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קבלני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משנה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מטעם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לדאוג</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בידי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קבלני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המשנה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פוליסות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ביטוח</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בהתאם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לתנאים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ולסכומים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הנדרשים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פי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הסכם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זה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לחלופין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נתונה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הרשות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לכלול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קבלני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המשנה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בשם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המבוטח</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במסגרת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ביטוחי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p>
    <w:p w14:paraId="58153EE1" w14:textId="77777777" w:rsidR="009A38F6" w:rsidRPr="00046412"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046412">
        <w:rPr>
          <w:rFonts w:ascii="Times New Roman" w:eastAsia="Times New Roman" w:hAnsi="Times New Roman" w:cs="David" w:hint="cs"/>
          <w:sz w:val="20"/>
          <w:szCs w:val="24"/>
          <w:rtl/>
          <w:lang w:eastAsia="he-IL"/>
        </w:rPr>
        <w:t>למען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הסר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ספק</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מובהר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בזאת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מוטלת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האחריות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כלפי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המזמין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ביחס</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לשירותים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במלואם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לרבות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שירותים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שניתנו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אמורים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להינתן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ידי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קבלן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משנה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תחול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האחריות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לשפות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המזמין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בגין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אובדן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נזק</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שייגרם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במישרין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בעקיפין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עקב</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שירותים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שניתנו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אמורים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להינתן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ידי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קבלן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המשנה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כאמור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ייגרם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אובדן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נזק</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כאמור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מכוסה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במי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מהפוליסות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דלעיל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ובין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לאו</w:t>
      </w:r>
      <w:r w:rsidRPr="00046412">
        <w:rPr>
          <w:rFonts w:ascii="Times New Roman" w:eastAsia="Times New Roman" w:hAnsi="Times New Roman" w:cs="David"/>
          <w:sz w:val="20"/>
          <w:szCs w:val="24"/>
          <w:rtl/>
          <w:lang w:eastAsia="he-IL"/>
        </w:rPr>
        <w:t>.</w:t>
      </w:r>
    </w:p>
    <w:p w14:paraId="421A219E" w14:textId="77777777" w:rsidR="009A38F6" w:rsidRPr="00046412"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046412">
        <w:rPr>
          <w:rFonts w:ascii="Times New Roman" w:eastAsia="Times New Roman" w:hAnsi="Times New Roman" w:cs="David" w:hint="cs"/>
          <w:sz w:val="20"/>
          <w:szCs w:val="24"/>
          <w:rtl/>
          <w:lang w:eastAsia="he-IL"/>
        </w:rPr>
        <w:t>אין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בעריכת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ביטוחי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כדי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לצמצם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לגרוע</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בצורה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שהיא</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מהתחייבויותיו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בהתאם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להסכם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ולא</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יהיה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בעריכת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ביטוחי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כדי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לשחרר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מחובתו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לשפות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w:t>
      </w:r>
      <w:r w:rsidRPr="00046412">
        <w:rPr>
          <w:rFonts w:ascii="Times New Roman" w:eastAsia="Times New Roman" w:hAnsi="Times New Roman" w:cs="David"/>
          <w:sz w:val="20"/>
          <w:szCs w:val="24"/>
          <w:rtl/>
          <w:lang w:eastAsia="he-IL"/>
        </w:rPr>
        <w:t>/</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לפצות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המזמין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w:t>
      </w:r>
      <w:r w:rsidRPr="00046412">
        <w:rPr>
          <w:rFonts w:ascii="Times New Roman" w:eastAsia="Times New Roman" w:hAnsi="Times New Roman" w:cs="David"/>
          <w:sz w:val="20"/>
          <w:szCs w:val="24"/>
          <w:rtl/>
          <w:lang w:eastAsia="he-IL"/>
        </w:rPr>
        <w:t>/</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מטעמו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בגין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נזק</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שהוא</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אחראי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פי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הסכם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זה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w:t>
      </w:r>
      <w:r w:rsidRPr="00046412">
        <w:rPr>
          <w:rFonts w:ascii="Times New Roman" w:eastAsia="Times New Roman" w:hAnsi="Times New Roman" w:cs="David"/>
          <w:sz w:val="20"/>
          <w:szCs w:val="24"/>
          <w:rtl/>
          <w:lang w:eastAsia="he-IL"/>
        </w:rPr>
        <w:t>/</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פי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דין</w:t>
      </w:r>
      <w:r w:rsidRPr="00046412">
        <w:rPr>
          <w:rFonts w:ascii="Times New Roman" w:eastAsia="Times New Roman" w:hAnsi="Times New Roman" w:cs="David"/>
          <w:sz w:val="20"/>
          <w:szCs w:val="24"/>
          <w:rtl/>
          <w:lang w:eastAsia="he-IL"/>
        </w:rPr>
        <w:t>.</w:t>
      </w:r>
    </w:p>
    <w:p w14:paraId="7F88891B" w14:textId="77777777" w:rsidR="009A38F6" w:rsidRPr="00046412" w:rsidRDefault="009A38F6" w:rsidP="009A38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מתחייב</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לשמור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ולקיים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באופן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קפדני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ומדוקדק</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החוקים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התקנות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הצווים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ההוראות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והתקנים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המתייחסים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לשירותים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הניתנים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ידו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פי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ההסכם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מתחייב</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למלא</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אחר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דרישות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והוראות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החוק</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לביטוח</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לאומי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נוסח</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משולב</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תשנ</w:t>
      </w:r>
      <w:r w:rsidRPr="00046412">
        <w:rPr>
          <w:rFonts w:ascii="Times New Roman" w:eastAsia="Times New Roman" w:hAnsi="Times New Roman" w:cs="David"/>
          <w:sz w:val="20"/>
          <w:szCs w:val="24"/>
          <w:rtl/>
          <w:lang w:eastAsia="he-IL"/>
        </w:rPr>
        <w:t>"</w:t>
      </w:r>
      <w:r w:rsidRPr="00046412">
        <w:rPr>
          <w:rFonts w:ascii="Times New Roman" w:eastAsia="Times New Roman" w:hAnsi="Times New Roman" w:cs="David" w:hint="cs"/>
          <w:sz w:val="20"/>
          <w:szCs w:val="24"/>
          <w:rtl/>
          <w:lang w:eastAsia="he-IL"/>
        </w:rPr>
        <w:t>ה</w:t>
      </w:r>
      <w:r w:rsidRPr="00046412">
        <w:rPr>
          <w:rFonts w:ascii="Times New Roman" w:eastAsia="Times New Roman" w:hAnsi="Times New Roman" w:cs="David"/>
          <w:sz w:val="20"/>
          <w:szCs w:val="24"/>
          <w:rtl/>
          <w:lang w:eastAsia="he-IL"/>
        </w:rPr>
        <w:t xml:space="preserve">- 1995 </w:t>
      </w:r>
      <w:r w:rsidRPr="00046412">
        <w:rPr>
          <w:rFonts w:ascii="Times New Roman" w:eastAsia="Times New Roman" w:hAnsi="Times New Roman" w:cs="David" w:hint="cs"/>
          <w:sz w:val="20"/>
          <w:szCs w:val="24"/>
          <w:rtl/>
          <w:lang w:eastAsia="he-IL"/>
        </w:rPr>
        <w:t>ואחר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הצווים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והתקנות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שהותקנו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פיו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ובעיקר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אך</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מבלי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לפגוע</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בכלליות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האמור</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לעיל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באופן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שהיועץ</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עובדיו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w:t>
      </w:r>
      <w:r w:rsidRPr="00046412">
        <w:rPr>
          <w:rFonts w:ascii="Times New Roman" w:eastAsia="Times New Roman" w:hAnsi="Times New Roman" w:cs="David"/>
          <w:sz w:val="20"/>
          <w:szCs w:val="24"/>
          <w:rtl/>
          <w:lang w:eastAsia="he-IL"/>
        </w:rPr>
        <w:t>/</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שליחיו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w:t>
      </w:r>
      <w:r w:rsidRPr="00046412">
        <w:rPr>
          <w:rFonts w:ascii="Times New Roman" w:eastAsia="Times New Roman" w:hAnsi="Times New Roman" w:cs="David"/>
          <w:sz w:val="20"/>
          <w:szCs w:val="24"/>
          <w:rtl/>
          <w:lang w:eastAsia="he-IL"/>
        </w:rPr>
        <w:t>/</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משמשיו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w:t>
      </w:r>
      <w:r w:rsidRPr="00046412">
        <w:rPr>
          <w:rFonts w:ascii="Times New Roman" w:eastAsia="Times New Roman" w:hAnsi="Times New Roman" w:cs="David"/>
          <w:sz w:val="20"/>
          <w:szCs w:val="24"/>
          <w:rtl/>
          <w:lang w:eastAsia="he-IL"/>
        </w:rPr>
        <w:t>/</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קבלני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המשנה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שלו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ועובדיהם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שיועסקו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במתן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השירותים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לרבות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אלה</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שיעסקו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בשירותים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האמורים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באופן</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מקרי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או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זמני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יהיו</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בכל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עת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ובמשך</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תקופת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ההתקשרות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זכאים</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לכל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הזכויות</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שעל</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פי</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החוק</w:t>
      </w:r>
      <w:r w:rsidRPr="00046412">
        <w:rPr>
          <w:rFonts w:ascii="Times New Roman" w:eastAsia="Times New Roman" w:hAnsi="Times New Roman" w:cs="David"/>
          <w:sz w:val="20"/>
          <w:szCs w:val="24"/>
          <w:rtl/>
          <w:lang w:eastAsia="he-IL"/>
        </w:rPr>
        <w:t xml:space="preserve"> </w:t>
      </w:r>
      <w:r w:rsidRPr="00046412">
        <w:rPr>
          <w:rFonts w:ascii="Times New Roman" w:eastAsia="Times New Roman" w:hAnsi="Times New Roman" w:cs="David" w:hint="cs"/>
          <w:sz w:val="20"/>
          <w:szCs w:val="24"/>
          <w:rtl/>
          <w:lang w:eastAsia="he-IL"/>
        </w:rPr>
        <w:t>הנ</w:t>
      </w:r>
      <w:r w:rsidRPr="00046412">
        <w:rPr>
          <w:rFonts w:ascii="Times New Roman" w:eastAsia="Times New Roman" w:hAnsi="Times New Roman" w:cs="David"/>
          <w:sz w:val="20"/>
          <w:szCs w:val="24"/>
          <w:rtl/>
          <w:lang w:eastAsia="he-IL"/>
        </w:rPr>
        <w:t>"</w:t>
      </w:r>
      <w:r w:rsidRPr="00046412">
        <w:rPr>
          <w:rFonts w:ascii="Times New Roman" w:eastAsia="Times New Roman" w:hAnsi="Times New Roman" w:cs="David" w:hint="cs"/>
          <w:sz w:val="20"/>
          <w:szCs w:val="24"/>
          <w:rtl/>
          <w:lang w:eastAsia="he-IL"/>
        </w:rPr>
        <w:t>ל</w:t>
      </w:r>
      <w:r w:rsidRPr="00046412">
        <w:rPr>
          <w:rFonts w:ascii="Times New Roman" w:eastAsia="Times New Roman" w:hAnsi="Times New Roman" w:cs="David"/>
          <w:sz w:val="20"/>
          <w:szCs w:val="24"/>
          <w:rtl/>
          <w:lang w:eastAsia="he-IL"/>
        </w:rPr>
        <w:t>.</w:t>
      </w:r>
    </w:p>
    <w:p w14:paraId="3400C16D" w14:textId="77777777" w:rsidR="00CF611C" w:rsidRPr="00046412" w:rsidRDefault="00CF611C" w:rsidP="0041461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046412">
        <w:rPr>
          <w:rFonts w:ascii="Times New Roman" w:eastAsia="Times New Roman" w:hAnsi="Times New Roman" w:cs="David"/>
          <w:sz w:val="20"/>
          <w:szCs w:val="24"/>
          <w:rtl/>
          <w:lang w:eastAsia="he-IL"/>
        </w:rPr>
        <w:t>הפרת סעיף זה על כל תנאיו תיחשב להפרה יסודית של ההסכם.</w:t>
      </w:r>
    </w:p>
    <w:p w14:paraId="1C094CBD" w14:textId="77777777" w:rsidR="00F600CB" w:rsidRPr="00046412"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46412">
        <w:rPr>
          <w:rFonts w:ascii="Times New Roman" w:eastAsia="Times New Roman" w:hAnsi="Times New Roman" w:cs="David"/>
          <w:bCs/>
          <w:sz w:val="24"/>
          <w:szCs w:val="24"/>
          <w:u w:val="single"/>
          <w:rtl/>
          <w:lang w:eastAsia="he-IL"/>
        </w:rPr>
        <w:t>אספקת תכניות</w:t>
      </w:r>
    </w:p>
    <w:p w14:paraId="2BD1B5D8"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בכל עת במהלך 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וכן בתקופת הבדק של העבודות</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ימסור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למזמין מיד לפי דרישתו כל תכניות, ובכללן, תכניות ומסמכים המנויים ברשימה המצ"ב כנספח </w:t>
      </w:r>
      <w:r w:rsidRPr="00046412">
        <w:rPr>
          <w:rFonts w:ascii="Times New Roman" w:eastAsia="Times New Roman" w:hAnsi="Times New Roman" w:cs="David"/>
          <w:b/>
          <w:bCs/>
          <w:sz w:val="24"/>
          <w:szCs w:val="24"/>
          <w:rtl/>
          <w:lang w:eastAsia="he-IL"/>
        </w:rPr>
        <w:t>ח'</w:t>
      </w:r>
      <w:r w:rsidRPr="00046412">
        <w:rPr>
          <w:rFonts w:ascii="Times New Roman" w:eastAsia="Times New Roman" w:hAnsi="Times New Roman" w:cs="David"/>
          <w:sz w:val="24"/>
          <w:szCs w:val="24"/>
          <w:rtl/>
          <w:lang w:eastAsia="he-IL"/>
        </w:rPr>
        <w:t xml:space="preserve"> לחוזה זה, ובמידה והדרישה מתייחסת לתכניות שאינ</w:t>
      </w:r>
      <w:r w:rsidRPr="00046412">
        <w:rPr>
          <w:rFonts w:ascii="Times New Roman" w:eastAsia="Times New Roman" w:hAnsi="Times New Roman" w:cs="David" w:hint="cs"/>
          <w:sz w:val="24"/>
          <w:szCs w:val="24"/>
          <w:rtl/>
          <w:lang w:eastAsia="he-IL"/>
        </w:rPr>
        <w:t>ן</w:t>
      </w:r>
      <w:r w:rsidRPr="00046412">
        <w:rPr>
          <w:rFonts w:ascii="Times New Roman" w:eastAsia="Times New Roman" w:hAnsi="Times New Roman" w:cs="David"/>
          <w:sz w:val="24"/>
          <w:szCs w:val="24"/>
          <w:rtl/>
          <w:lang w:eastAsia="he-IL"/>
        </w:rPr>
        <w:t xml:space="preserve"> בידו</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יערכ</w:t>
      </w:r>
      <w:r w:rsidRPr="00046412">
        <w:rPr>
          <w:rFonts w:ascii="Times New Roman" w:eastAsia="Times New Roman" w:hAnsi="Times New Roman" w:cs="David" w:hint="cs"/>
          <w:sz w:val="24"/>
          <w:szCs w:val="24"/>
          <w:rtl/>
          <w:lang w:eastAsia="he-IL"/>
        </w:rPr>
        <w:t>ן</w:t>
      </w:r>
      <w:r w:rsidRPr="00046412">
        <w:rPr>
          <w:rFonts w:ascii="Times New Roman" w:eastAsia="Times New Roman" w:hAnsi="Times New Roman" w:cs="David"/>
          <w:sz w:val="24"/>
          <w:szCs w:val="24"/>
          <w:rtl/>
          <w:lang w:eastAsia="he-IL"/>
        </w:rPr>
        <w:t xml:space="preserve">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בהקדם האפשרי וימסר</w:t>
      </w:r>
      <w:r w:rsidRPr="00046412">
        <w:rPr>
          <w:rFonts w:ascii="Times New Roman" w:eastAsia="Times New Roman" w:hAnsi="Times New Roman" w:cs="David" w:hint="cs"/>
          <w:sz w:val="24"/>
          <w:szCs w:val="24"/>
          <w:rtl/>
          <w:lang w:eastAsia="he-IL"/>
        </w:rPr>
        <w:t>ן</w:t>
      </w:r>
      <w:r w:rsidRPr="00046412">
        <w:rPr>
          <w:rFonts w:ascii="Times New Roman" w:eastAsia="Times New Roman" w:hAnsi="Times New Roman" w:cs="David"/>
          <w:sz w:val="24"/>
          <w:szCs w:val="24"/>
          <w:rtl/>
          <w:lang w:eastAsia="he-IL"/>
        </w:rPr>
        <w:t xml:space="preserve"> למזמין.</w:t>
      </w:r>
    </w:p>
    <w:p w14:paraId="2739E860"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 xml:space="preserve">עם גמר שרותי </w:t>
      </w:r>
      <w:r w:rsidRPr="00046412">
        <w:rPr>
          <w:rFonts w:ascii="Times New Roman" w:eastAsia="Times New Roman" w:hAnsi="Times New Roman" w:cs="David" w:hint="cs"/>
          <w:sz w:val="24"/>
          <w:szCs w:val="24"/>
          <w:rtl/>
          <w:lang w:eastAsia="he-IL"/>
        </w:rPr>
        <w:t>ה</w:t>
      </w:r>
      <w:r w:rsidR="00B06D6A" w:rsidRPr="00046412">
        <w:rPr>
          <w:rFonts w:ascii="Times New Roman" w:eastAsia="Times New Roman" w:hAnsi="Times New Roman" w:cs="David" w:hint="cs"/>
          <w:sz w:val="24"/>
          <w:szCs w:val="24"/>
          <w:rtl/>
          <w:lang w:eastAsia="he-IL"/>
        </w:rPr>
        <w:t>יועץ</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ימסור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למזמין סדרה אחת של העתקי התכניות כשהן מעודכנות, ומשקפות את התכנון והב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 xml:space="preserve">צוע הסופי בשטח </w:t>
      </w:r>
      <w:r w:rsidRPr="00046412">
        <w:rPr>
          <w:rFonts w:ascii="Times New Roman" w:eastAsia="Times New Roman" w:hAnsi="Times New Roman" w:cs="David"/>
          <w:sz w:val="24"/>
          <w:szCs w:val="24"/>
          <w:lang w:eastAsia="he-IL"/>
        </w:rPr>
        <w:t>(AS MADE)</w:t>
      </w:r>
      <w:r w:rsidRPr="00046412">
        <w:rPr>
          <w:rFonts w:ascii="Times New Roman" w:eastAsia="Times New Roman" w:hAnsi="Times New Roman" w:cs="David"/>
          <w:sz w:val="24"/>
          <w:szCs w:val="24"/>
          <w:rtl/>
          <w:lang w:eastAsia="he-IL"/>
        </w:rPr>
        <w:t xml:space="preserve">, למעט שינויי דיירים, </w:t>
      </w:r>
      <w:r w:rsidRPr="00046412">
        <w:rPr>
          <w:rFonts w:ascii="Times New Roman" w:eastAsia="Times New Roman" w:hAnsi="Times New Roman" w:cs="David" w:hint="cs"/>
          <w:sz w:val="24"/>
          <w:szCs w:val="24"/>
          <w:rtl/>
          <w:lang w:eastAsia="he-IL"/>
        </w:rPr>
        <w:t xml:space="preserve">וקבצים </w:t>
      </w:r>
      <w:r w:rsidRPr="00046412">
        <w:rPr>
          <w:rFonts w:ascii="Times New Roman" w:eastAsia="Times New Roman" w:hAnsi="Times New Roman" w:cs="David"/>
          <w:sz w:val="24"/>
          <w:szCs w:val="24"/>
          <w:rtl/>
          <w:lang w:eastAsia="he-IL"/>
        </w:rPr>
        <w:t>המכילים את התכנון במדיה ממוחשבת.</w:t>
      </w:r>
    </w:p>
    <w:p w14:paraId="73947A99"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הובא החוזה לידי גמר או בוטל לפי סעיף 12 להלן, ימסור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למזמין סדרה אחת של העתקי התכניות ו</w:t>
      </w:r>
      <w:r w:rsidRPr="00046412">
        <w:rPr>
          <w:rFonts w:ascii="Times New Roman" w:eastAsia="Times New Roman" w:hAnsi="Times New Roman" w:cs="David" w:hint="cs"/>
          <w:sz w:val="24"/>
          <w:szCs w:val="24"/>
          <w:rtl/>
          <w:lang w:eastAsia="he-IL"/>
        </w:rPr>
        <w:t>הקבצים</w:t>
      </w:r>
      <w:r w:rsidRPr="00046412">
        <w:rPr>
          <w:rFonts w:ascii="Times New Roman" w:eastAsia="Times New Roman" w:hAnsi="Times New Roman" w:cs="David"/>
          <w:sz w:val="24"/>
          <w:szCs w:val="24"/>
          <w:rtl/>
          <w:lang w:eastAsia="he-IL"/>
        </w:rPr>
        <w:t xml:space="preserve"> כשה</w:t>
      </w:r>
      <w:r w:rsidRPr="00046412">
        <w:rPr>
          <w:rFonts w:ascii="Times New Roman" w:eastAsia="Times New Roman" w:hAnsi="Times New Roman" w:cs="David" w:hint="cs"/>
          <w:sz w:val="24"/>
          <w:szCs w:val="24"/>
          <w:rtl/>
          <w:lang w:eastAsia="he-IL"/>
        </w:rPr>
        <w:t>ם</w:t>
      </w:r>
      <w:r w:rsidRPr="00046412">
        <w:rPr>
          <w:rFonts w:ascii="Times New Roman" w:eastAsia="Times New Roman" w:hAnsi="Times New Roman" w:cs="David"/>
          <w:sz w:val="24"/>
          <w:szCs w:val="24"/>
          <w:rtl/>
          <w:lang w:eastAsia="he-IL"/>
        </w:rPr>
        <w:t xml:space="preserve"> מעודכנ</w:t>
      </w:r>
      <w:r w:rsidRPr="00046412">
        <w:rPr>
          <w:rFonts w:ascii="Times New Roman" w:eastAsia="Times New Roman" w:hAnsi="Times New Roman" w:cs="David" w:hint="cs"/>
          <w:sz w:val="24"/>
          <w:szCs w:val="24"/>
          <w:rtl/>
          <w:lang w:eastAsia="he-IL"/>
        </w:rPr>
        <w:t>ים</w:t>
      </w:r>
      <w:r w:rsidRPr="00046412">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2230239D" w14:textId="77777777" w:rsidR="00F600CB" w:rsidRPr="00046412"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כמו כן</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חייב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לשמור אצלו למשך תקופה של 7 שנים לפחות את התכניות בקבצי מחשב ובתדפיסים ולספק למזמין לפי דרישתו העתקים מהן בכל עת שיידרש לכך.</w:t>
      </w:r>
    </w:p>
    <w:p w14:paraId="2BD30465" w14:textId="77777777" w:rsidR="00F600CB" w:rsidRPr="00046412"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לא יהיה זכאי לכל תשלום נוסף בעד תכניות שימסור למזמין ע</w:t>
      </w:r>
      <w:r w:rsidRPr="00046412">
        <w:rPr>
          <w:rFonts w:ascii="Times New Roman" w:eastAsia="Times New Roman" w:hAnsi="Times New Roman" w:cs="David" w:hint="cs"/>
          <w:sz w:val="24"/>
          <w:szCs w:val="24"/>
          <w:rtl/>
          <w:lang w:eastAsia="he-IL"/>
        </w:rPr>
        <w:t>ל פי</w:t>
      </w:r>
      <w:r w:rsidRPr="00046412">
        <w:rPr>
          <w:rFonts w:ascii="Times New Roman" w:eastAsia="Times New Roman" w:hAnsi="Times New Roman" w:cs="David"/>
          <w:sz w:val="24"/>
          <w:szCs w:val="24"/>
          <w:rtl/>
          <w:lang w:eastAsia="he-IL"/>
        </w:rPr>
        <w:t xml:space="preserve"> סעיף 10 זה.</w:t>
      </w:r>
    </w:p>
    <w:p w14:paraId="595C5FAC" w14:textId="77777777" w:rsidR="00F600CB" w:rsidRPr="00046412"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זכות הקניין בכל התכניות שייכת למזמין</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ובלבד ששולם שכר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בהתאם להוראות חוזה</w:t>
      </w:r>
      <w:r w:rsidRPr="00046412">
        <w:rPr>
          <w:rFonts w:ascii="Times New Roman" w:eastAsia="Times New Roman" w:hAnsi="Times New Roman" w:cs="David" w:hint="cs"/>
          <w:sz w:val="24"/>
          <w:szCs w:val="24"/>
          <w:rtl/>
          <w:lang w:eastAsia="he-IL"/>
        </w:rPr>
        <w:t xml:space="preserve"> זה</w:t>
      </w:r>
      <w:r w:rsidRPr="00046412">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דבר בגין זאת, ובלבד שהשימוש בתכניות יוגבל לאתר ולפרויקט שחוזה זה חל לגביו. האמור לעיל לגבי זכות הקניין בתכניות</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046412">
        <w:rPr>
          <w:rFonts w:ascii="Times New Roman" w:eastAsia="Times New Roman" w:hAnsi="Times New Roman" w:cs="David" w:hint="cs"/>
          <w:sz w:val="24"/>
          <w:szCs w:val="24"/>
          <w:rtl/>
          <w:lang w:eastAsia="he-IL"/>
        </w:rPr>
        <w:t>ל פי</w:t>
      </w:r>
      <w:r w:rsidRPr="00046412">
        <w:rPr>
          <w:rFonts w:ascii="Times New Roman" w:eastAsia="Times New Roman" w:hAnsi="Times New Roman" w:cs="David"/>
          <w:sz w:val="24"/>
          <w:szCs w:val="24"/>
          <w:rtl/>
          <w:lang w:eastAsia="he-IL"/>
        </w:rPr>
        <w:t xml:space="preserve"> התכניות.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אינו רשאי להשתמש בתכניות לצורך תכנון ובניה של פרויקט אחר  שלא בהסכמת המזמין.</w:t>
      </w:r>
    </w:p>
    <w:p w14:paraId="47CF202D" w14:textId="77777777" w:rsidR="00F600CB" w:rsidRPr="00046412" w:rsidRDefault="00F600CB" w:rsidP="00F600CB">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046412">
        <w:rPr>
          <w:rFonts w:ascii="Times New Roman" w:eastAsia="Times New Roman" w:hAnsi="Times New Roman" w:cs="David"/>
          <w:bCs/>
          <w:sz w:val="24"/>
          <w:szCs w:val="24"/>
          <w:u w:val="single"/>
          <w:rtl/>
          <w:lang w:eastAsia="he-IL"/>
        </w:rPr>
        <w:t>מעמד ה</w:t>
      </w:r>
      <w:r w:rsidR="00B06D6A" w:rsidRPr="00046412">
        <w:rPr>
          <w:rFonts w:ascii="Times New Roman" w:eastAsia="Times New Roman" w:hAnsi="Times New Roman" w:cs="David"/>
          <w:bCs/>
          <w:sz w:val="24"/>
          <w:szCs w:val="24"/>
          <w:u w:val="single"/>
          <w:rtl/>
          <w:lang w:eastAsia="he-IL"/>
        </w:rPr>
        <w:t>יועץ</w:t>
      </w:r>
    </w:p>
    <w:p w14:paraId="70123E41"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מוסכם ומובהר על ידי הצדדים לחוזה זה</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מעמדו של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כנותן השירותים למזמין הינו של קבלן עצמאי וכל הפעולות שיעשו על ידו על פי חוזה זה נעשות על ידו, עבורו ועל חשבונו</w:t>
      </w:r>
      <w:r w:rsidRPr="00046412">
        <w:rPr>
          <w:rFonts w:ascii="Times New Roman" w:eastAsia="Times New Roman" w:hAnsi="Times New Roman" w:cs="David" w:hint="cs"/>
          <w:sz w:val="24"/>
          <w:szCs w:val="24"/>
          <w:rtl/>
          <w:lang w:eastAsia="he-IL"/>
        </w:rPr>
        <w:t xml:space="preserve"> של ה</w:t>
      </w:r>
      <w:r w:rsidR="00B06D6A" w:rsidRPr="00046412">
        <w:rPr>
          <w:rFonts w:ascii="Times New Roman" w:eastAsia="Times New Roman" w:hAnsi="Times New Roman" w:cs="David" w:hint="cs"/>
          <w:sz w:val="24"/>
          <w:szCs w:val="24"/>
          <w:rtl/>
          <w:lang w:eastAsia="he-IL"/>
        </w:rPr>
        <w:t>יועץ</w:t>
      </w:r>
      <w:r w:rsidRPr="00046412">
        <w:rPr>
          <w:rFonts w:ascii="Times New Roman" w:eastAsia="Times New Roman" w:hAnsi="Times New Roman" w:cs="David"/>
          <w:sz w:val="24"/>
          <w:szCs w:val="24"/>
          <w:rtl/>
          <w:lang w:eastAsia="he-IL"/>
        </w:rPr>
        <w:t>.</w:t>
      </w:r>
    </w:p>
    <w:p w14:paraId="06EB30A3"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46412">
        <w:rPr>
          <w:rFonts w:ascii="Times New Roman" w:eastAsia="Times New Roman" w:hAnsi="Times New Roman" w:cs="David"/>
          <w:sz w:val="24"/>
          <w:szCs w:val="24"/>
          <w:rtl/>
          <w:lang w:eastAsia="he-IL"/>
        </w:rPr>
        <w:t>אין ולא יהיו יחסי עובד-מעביד בין המזמין ובין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ו/או </w:t>
      </w:r>
      <w:r w:rsidRPr="00046412">
        <w:rPr>
          <w:rFonts w:ascii="Times New Roman" w:eastAsia="Times New Roman" w:hAnsi="Times New Roman" w:cs="David" w:hint="cs"/>
          <w:sz w:val="24"/>
          <w:szCs w:val="24"/>
          <w:rtl/>
          <w:lang w:eastAsia="he-IL"/>
        </w:rPr>
        <w:t>מי מטעמו ו</w:t>
      </w:r>
      <w:r w:rsidRPr="00046412">
        <w:rPr>
          <w:rFonts w:ascii="Times New Roman" w:eastAsia="Times New Roman" w:hAnsi="Times New Roman" w:cs="David"/>
          <w:sz w:val="24"/>
          <w:szCs w:val="24"/>
          <w:rtl/>
          <w:lang w:eastAsia="he-IL"/>
        </w:rPr>
        <w:t xml:space="preserve">בין המזמין לבין עובדי </w:t>
      </w:r>
      <w:r w:rsidRPr="00046412">
        <w:rPr>
          <w:rFonts w:ascii="Times New Roman" w:eastAsia="Times New Roman" w:hAnsi="Times New Roman" w:cs="David" w:hint="cs"/>
          <w:sz w:val="24"/>
          <w:szCs w:val="24"/>
          <w:rtl/>
          <w:lang w:eastAsia="he-IL"/>
        </w:rPr>
        <w:t xml:space="preserve"> ה</w:t>
      </w:r>
      <w:r w:rsidR="00B06D6A" w:rsidRPr="00046412">
        <w:rPr>
          <w:rFonts w:ascii="Times New Roman" w:eastAsia="Times New Roman" w:hAnsi="Times New Roman" w:cs="David" w:hint="cs"/>
          <w:sz w:val="24"/>
          <w:szCs w:val="24"/>
          <w:rtl/>
          <w:lang w:eastAsia="he-IL"/>
        </w:rPr>
        <w:t>יועץ</w:t>
      </w:r>
      <w:r w:rsidRPr="00046412">
        <w:rPr>
          <w:rFonts w:ascii="Times New Roman" w:eastAsia="Times New Roman" w:hAnsi="Times New Roman" w:cs="David" w:hint="cs"/>
          <w:sz w:val="24"/>
          <w:szCs w:val="24"/>
          <w:rtl/>
          <w:lang w:eastAsia="he-IL"/>
        </w:rPr>
        <w:t xml:space="preserve"> ו/או מי מטעמיהם</w:t>
      </w:r>
      <w:r w:rsidRPr="00046412">
        <w:rPr>
          <w:rFonts w:ascii="Times New Roman" w:eastAsia="Times New Roman" w:hAnsi="Times New Roman" w:cs="David"/>
          <w:sz w:val="24"/>
          <w:szCs w:val="24"/>
          <w:rtl/>
          <w:lang w:eastAsia="he-IL"/>
        </w:rPr>
        <w:t xml:space="preserve"> ואין בהוראות חוזה זה</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כדי ליצור בין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ו/או מי מעובדיו</w:t>
      </w:r>
      <w:r w:rsidRPr="00046412">
        <w:rPr>
          <w:rFonts w:ascii="Times New Roman" w:eastAsia="Times New Roman" w:hAnsi="Times New Roman" w:cs="David" w:hint="cs"/>
          <w:sz w:val="24"/>
          <w:szCs w:val="24"/>
          <w:rtl/>
          <w:lang w:eastAsia="he-IL"/>
        </w:rPr>
        <w:t xml:space="preserve"> ו/או מי מטעמו</w:t>
      </w:r>
      <w:r w:rsidRPr="00046412">
        <w:rPr>
          <w:rFonts w:ascii="Times New Roman" w:eastAsia="Times New Roman" w:hAnsi="Times New Roman" w:cs="David"/>
          <w:sz w:val="24"/>
          <w:szCs w:val="24"/>
          <w:rtl/>
          <w:lang w:eastAsia="he-IL"/>
        </w:rPr>
        <w:t xml:space="preserve"> לבין המזמין ו/או המנהל ו/או מי מטעמו יחסי עובד מעביד, לכל ענין ודבר. בכלל זה</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מוסכם ומובהר בין הצדדים</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ו/או עובדיו לא יהיו זכאים כלפי המזמין לכל זכות החלה ע</w:t>
      </w:r>
      <w:r w:rsidRPr="00046412">
        <w:rPr>
          <w:rFonts w:ascii="Times New Roman" w:eastAsia="Times New Roman" w:hAnsi="Times New Roman" w:cs="David" w:hint="cs"/>
          <w:sz w:val="24"/>
          <w:szCs w:val="24"/>
          <w:rtl/>
          <w:lang w:eastAsia="he-IL"/>
        </w:rPr>
        <w:t>ל פ</w:t>
      </w:r>
      <w:r w:rsidRPr="00046412">
        <w:rPr>
          <w:rFonts w:ascii="Times New Roman" w:eastAsia="Times New Roman" w:hAnsi="Times New Roman" w:cs="David"/>
          <w:sz w:val="24"/>
          <w:szCs w:val="24"/>
          <w:rtl/>
          <w:lang w:eastAsia="he-IL"/>
        </w:rPr>
        <w:t>י הדין ו/או מכח צו הרחבה ו/או מכח הסכם כלשהו על עובד</w:t>
      </w:r>
      <w:r w:rsidRPr="00046412">
        <w:rPr>
          <w:rFonts w:ascii="Times New Roman" w:eastAsia="Times New Roman" w:hAnsi="Times New Roman" w:cs="David" w:hint="cs"/>
          <w:sz w:val="24"/>
          <w:szCs w:val="24"/>
          <w:rtl/>
          <w:lang w:eastAsia="he-IL"/>
        </w:rPr>
        <w:t>.</w:t>
      </w:r>
    </w:p>
    <w:p w14:paraId="07B59BC9"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מוסכם בזה</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ו/או עובדיו</w:t>
      </w:r>
      <w:r w:rsidRPr="00046412">
        <w:rPr>
          <w:rFonts w:ascii="Times New Roman" w:eastAsia="Times New Roman" w:hAnsi="Times New Roman" w:cs="David" w:hint="cs"/>
          <w:sz w:val="24"/>
          <w:szCs w:val="24"/>
          <w:rtl/>
          <w:lang w:eastAsia="he-IL"/>
        </w:rPr>
        <w:t xml:space="preserve"> ו/או שלוחיו ו/או אחר מטעמו או מטעמם של אלו</w:t>
      </w:r>
      <w:r w:rsidRPr="00046412">
        <w:rPr>
          <w:rFonts w:ascii="Times New Roman" w:eastAsia="Times New Roman" w:hAnsi="Times New Roman" w:cs="David"/>
          <w:sz w:val="24"/>
          <w:szCs w:val="24"/>
          <w:rtl/>
          <w:lang w:eastAsia="he-IL"/>
        </w:rPr>
        <w:t xml:space="preserve"> מוותרים על כל טענות ו/או</w:t>
      </w:r>
      <w:r w:rsidRPr="00046412">
        <w:rPr>
          <w:rFonts w:ascii="Times New Roman" w:eastAsia="Times New Roman" w:hAnsi="Times New Roman" w:cs="David" w:hint="cs"/>
          <w:sz w:val="24"/>
          <w:szCs w:val="24"/>
          <w:rtl/>
          <w:lang w:eastAsia="he-IL"/>
        </w:rPr>
        <w:t xml:space="preserve"> דרישות ו/או תלונות ו/או</w:t>
      </w:r>
      <w:r w:rsidRPr="00046412">
        <w:rPr>
          <w:rFonts w:ascii="Times New Roman" w:eastAsia="Times New Roman" w:hAnsi="Times New Roman" w:cs="David"/>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5D2614D5"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מצהיר ומתחייב</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ישא לבדו בכל התשלומים ו/או המסים ו/או תשלומי חובה אחרים, החלים ו/או שיחולו על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ו/או עובדי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בגין מתן השירותים ו/או בגין התקבולים שיקבל ע</w:t>
      </w:r>
      <w:r w:rsidRPr="00046412">
        <w:rPr>
          <w:rFonts w:ascii="Times New Roman" w:eastAsia="Times New Roman" w:hAnsi="Times New Roman" w:cs="David" w:hint="cs"/>
          <w:sz w:val="24"/>
          <w:szCs w:val="24"/>
          <w:rtl/>
          <w:lang w:eastAsia="he-IL"/>
        </w:rPr>
        <w:t>ל פי</w:t>
      </w:r>
      <w:r w:rsidRPr="00046412">
        <w:rPr>
          <w:rFonts w:ascii="Times New Roman" w:eastAsia="Times New Roman" w:hAnsi="Times New Roman" w:cs="David"/>
          <w:sz w:val="24"/>
          <w:szCs w:val="24"/>
          <w:rtl/>
          <w:lang w:eastAsia="he-IL"/>
        </w:rPr>
        <w:t xml:space="preserve"> חוזה זה</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ובכלל זה</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תשלומי מס הכנסה והב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טוח הלאומי שהוא חב בגין מתן 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w:t>
      </w:r>
    </w:p>
    <w:p w14:paraId="18FA0CAB"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טוח לאומי, תשלומים לקרנות איגודים מקצוע</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4BC4B511"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מבלי לגרוע מ</w:t>
      </w:r>
      <w:r w:rsidRPr="00046412">
        <w:rPr>
          <w:rFonts w:ascii="Times New Roman" w:eastAsia="Times New Roman" w:hAnsi="Times New Roman" w:cs="David" w:hint="cs"/>
          <w:sz w:val="24"/>
          <w:szCs w:val="24"/>
          <w:rtl/>
          <w:lang w:eastAsia="he-IL"/>
        </w:rPr>
        <w:t xml:space="preserve">כלליות </w:t>
      </w:r>
      <w:r w:rsidRPr="00046412">
        <w:rPr>
          <w:rFonts w:ascii="Times New Roman" w:eastAsia="Times New Roman" w:hAnsi="Times New Roman" w:cs="David"/>
          <w:sz w:val="24"/>
          <w:szCs w:val="24"/>
          <w:rtl/>
          <w:lang w:eastAsia="he-IL"/>
        </w:rPr>
        <w:t>האמור לעיל,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מצהיר ומתחייב</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אם י</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דרש המזמין על ידי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ו/או על ידי מי מ</w:t>
      </w:r>
      <w:r w:rsidRPr="00046412">
        <w:rPr>
          <w:rFonts w:ascii="Times New Roman" w:eastAsia="Times New Roman" w:hAnsi="Times New Roman" w:cs="David" w:hint="cs"/>
          <w:sz w:val="24"/>
          <w:szCs w:val="24"/>
          <w:rtl/>
          <w:lang w:eastAsia="he-IL"/>
        </w:rPr>
        <w:t>שלוחיו ו/או עובדיו</w:t>
      </w:r>
      <w:r w:rsidRPr="00046412">
        <w:rPr>
          <w:rFonts w:ascii="Times New Roman" w:eastAsia="Times New Roman" w:hAnsi="Times New Roman" w:cs="David"/>
          <w:sz w:val="24"/>
          <w:szCs w:val="24"/>
          <w:rtl/>
          <w:lang w:eastAsia="he-IL"/>
        </w:rPr>
        <w:t xml:space="preserve"> ו/או</w:t>
      </w:r>
      <w:r w:rsidRPr="00046412">
        <w:rPr>
          <w:rFonts w:ascii="Times New Roman" w:eastAsia="Times New Roman" w:hAnsi="Times New Roman" w:cs="David" w:hint="cs"/>
          <w:sz w:val="24"/>
          <w:szCs w:val="24"/>
          <w:rtl/>
          <w:lang w:eastAsia="he-IL"/>
        </w:rPr>
        <w:t xml:space="preserve"> אחר מטעמו ו/או</w:t>
      </w:r>
      <w:r w:rsidRPr="00046412">
        <w:rPr>
          <w:rFonts w:ascii="Times New Roman" w:eastAsia="Times New Roman" w:hAnsi="Times New Roman" w:cs="David"/>
          <w:sz w:val="24"/>
          <w:szCs w:val="24"/>
          <w:rtl/>
          <w:lang w:eastAsia="he-IL"/>
        </w:rPr>
        <w:t xml:space="preserve"> על ידי כל צד ג' לשאת בתשלום ו/או הוצאה ו/או עלות</w:t>
      </w:r>
      <w:r w:rsidRPr="00046412">
        <w:rPr>
          <w:rFonts w:ascii="Times New Roman" w:eastAsia="Times New Roman" w:hAnsi="Times New Roman" w:cs="David" w:hint="cs"/>
          <w:sz w:val="24"/>
          <w:szCs w:val="24"/>
          <w:rtl/>
          <w:lang w:eastAsia="he-IL"/>
        </w:rPr>
        <w:t xml:space="preserve"> ו/או פיצוי ו/או שיפוי</w:t>
      </w:r>
      <w:r w:rsidRPr="00046412">
        <w:rPr>
          <w:rFonts w:ascii="Times New Roman" w:eastAsia="Times New Roman" w:hAnsi="Times New Roman" w:cs="David"/>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046412">
        <w:rPr>
          <w:rFonts w:ascii="Times New Roman" w:eastAsia="Times New Roman" w:hAnsi="Times New Roman" w:cs="David" w:hint="cs"/>
          <w:sz w:val="24"/>
          <w:szCs w:val="24"/>
          <w:rtl/>
          <w:lang w:eastAsia="he-IL"/>
        </w:rPr>
        <w:t xml:space="preserve"> ו/או פיצוי ו/או שיפוי</w:t>
      </w:r>
      <w:r w:rsidRPr="00046412">
        <w:rPr>
          <w:rFonts w:ascii="Times New Roman" w:eastAsia="Times New Roman" w:hAnsi="Times New Roman" w:cs="David"/>
          <w:sz w:val="24"/>
          <w:szCs w:val="24"/>
          <w:rtl/>
          <w:lang w:eastAsia="he-IL"/>
        </w:rPr>
        <w:t xml:space="preserve"> כלשהם כאמור, אזי ישפה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את המזמין מיד עם דרישתו הראשונה של המזמין, בגין כל תשלום ו/או הוצאה ו/או עלות</w:t>
      </w:r>
      <w:r w:rsidRPr="00046412">
        <w:rPr>
          <w:rFonts w:ascii="Times New Roman" w:eastAsia="Times New Roman" w:hAnsi="Times New Roman" w:cs="David" w:hint="cs"/>
          <w:sz w:val="24"/>
          <w:szCs w:val="24"/>
          <w:rtl/>
          <w:lang w:eastAsia="he-IL"/>
        </w:rPr>
        <w:t xml:space="preserve"> ו/או פיצוי ו/או שיפוי</w:t>
      </w:r>
      <w:r w:rsidRPr="00046412">
        <w:rPr>
          <w:rFonts w:ascii="Times New Roman" w:eastAsia="Times New Roman" w:hAnsi="Times New Roman" w:cs="David"/>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ייחשב </w:t>
      </w:r>
      <w:r w:rsidRPr="00046412">
        <w:rPr>
          <w:rFonts w:ascii="Times New Roman" w:eastAsia="Times New Roman" w:hAnsi="Times New Roman" w:cs="David" w:hint="cs"/>
          <w:sz w:val="24"/>
          <w:szCs w:val="24"/>
          <w:rtl/>
          <w:lang w:eastAsia="he-IL"/>
        </w:rPr>
        <w:t>כ</w:t>
      </w:r>
      <w:r w:rsidRPr="00046412">
        <w:rPr>
          <w:rFonts w:ascii="Times New Roman" w:eastAsia="Times New Roman" w:hAnsi="Times New Roman" w:cs="David"/>
          <w:sz w:val="24"/>
          <w:szCs w:val="24"/>
          <w:rtl/>
          <w:lang w:eastAsia="he-IL"/>
        </w:rPr>
        <w:t>חוב המגיע למזמין מאת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על פי הוראות חוזה זה, אשר המזמין רשאי לקזז בגינו סכומים ע"ח התמורה המגיעה ל</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w:t>
      </w:r>
    </w:p>
    <w:p w14:paraId="546328D0" w14:textId="77777777" w:rsidR="00F600CB" w:rsidRPr="00046412"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בשים לב לאמור לעיל, אם יקבע פורום מוסמך כלשהו</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נתקיימו יחסי עובד ומעביד בין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ו/או מי מעובדיו</w:t>
      </w:r>
      <w:r w:rsidRPr="00046412">
        <w:rPr>
          <w:rFonts w:ascii="Times New Roman" w:eastAsia="Times New Roman" w:hAnsi="Times New Roman" w:cs="David" w:hint="cs"/>
          <w:sz w:val="24"/>
          <w:szCs w:val="24"/>
          <w:rtl/>
          <w:lang w:eastAsia="he-IL"/>
        </w:rPr>
        <w:t xml:space="preserve"> ו/או מי משלוחיו ו/או אחר מטעמו</w:t>
      </w:r>
      <w:r w:rsidRPr="00046412">
        <w:rPr>
          <w:rFonts w:ascii="Times New Roman" w:eastAsia="Times New Roman" w:hAnsi="Times New Roman" w:cs="David"/>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046412">
        <w:rPr>
          <w:rFonts w:ascii="Times New Roman" w:eastAsia="Times New Roman" w:hAnsi="Times New Roman" w:cs="David" w:hint="cs"/>
          <w:sz w:val="24"/>
          <w:szCs w:val="24"/>
          <w:rtl/>
          <w:lang w:eastAsia="he-IL"/>
        </w:rPr>
        <w:t>.</w:t>
      </w:r>
    </w:p>
    <w:p w14:paraId="7B219305" w14:textId="77777777" w:rsidR="00F600CB" w:rsidRPr="00046412" w:rsidRDefault="00F600CB" w:rsidP="00F600CB">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046412">
        <w:rPr>
          <w:rFonts w:ascii="Times New Roman" w:eastAsia="Times New Roman" w:hAnsi="Times New Roman" w:cs="David"/>
          <w:bCs/>
          <w:sz w:val="24"/>
          <w:szCs w:val="24"/>
          <w:u w:val="single"/>
          <w:rtl/>
          <w:lang w:eastAsia="he-IL"/>
        </w:rPr>
        <w:t>הבאת החוזה לגמר או ביטולו</w:t>
      </w:r>
    </w:p>
    <w:p w14:paraId="52121064"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1A0BA39F" w14:textId="77777777" w:rsidR="00F600CB" w:rsidRPr="00046412" w:rsidRDefault="00F600CB" w:rsidP="00F600CB">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 xml:space="preserve">על אף האמור בכל מקום אחר בחוזה </w:t>
      </w:r>
      <w:r w:rsidRPr="00046412">
        <w:rPr>
          <w:rFonts w:ascii="Times New Roman" w:eastAsia="Times New Roman" w:hAnsi="Times New Roman" w:cs="David" w:hint="cs"/>
          <w:sz w:val="24"/>
          <w:szCs w:val="24"/>
          <w:rtl/>
          <w:lang w:eastAsia="he-IL"/>
        </w:rPr>
        <w:t xml:space="preserve">זה על נספחיו, </w:t>
      </w:r>
      <w:r w:rsidRPr="00046412">
        <w:rPr>
          <w:rFonts w:ascii="Times New Roman" w:eastAsia="Times New Roman" w:hAnsi="Times New Roman" w:cs="David"/>
          <w:sz w:val="24"/>
          <w:szCs w:val="24"/>
          <w:rtl/>
          <w:lang w:eastAsia="he-IL"/>
        </w:rPr>
        <w:t>רשאי המזמין, לפי 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ניתנה הודעה כאמור</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046412">
        <w:rPr>
          <w:rFonts w:ascii="Times New Roman" w:eastAsia="Times New Roman" w:hAnsi="Times New Roman" w:cs="David" w:hint="cs"/>
          <w:sz w:val="24"/>
          <w:szCs w:val="24"/>
          <w:rtl/>
          <w:lang w:eastAsia="he-IL"/>
        </w:rPr>
        <w:t>-7</w:t>
      </w:r>
      <w:r w:rsidRPr="00046412">
        <w:rPr>
          <w:rFonts w:ascii="Times New Roman" w:eastAsia="Times New Roman" w:hAnsi="Times New Roman" w:cs="David"/>
          <w:sz w:val="24"/>
          <w:szCs w:val="24"/>
          <w:rtl/>
          <w:lang w:eastAsia="he-IL"/>
        </w:rPr>
        <w:t xml:space="preserve"> י</w:t>
      </w:r>
      <w:r w:rsidRPr="00046412">
        <w:rPr>
          <w:rFonts w:ascii="Times New Roman" w:eastAsia="Times New Roman" w:hAnsi="Times New Roman" w:cs="David" w:hint="cs"/>
          <w:sz w:val="24"/>
          <w:szCs w:val="24"/>
          <w:rtl/>
          <w:lang w:eastAsia="he-IL"/>
        </w:rPr>
        <w:t>מים</w:t>
      </w:r>
      <w:r w:rsidRPr="00046412">
        <w:rPr>
          <w:rFonts w:ascii="Times New Roman" w:eastAsia="Times New Roman" w:hAnsi="Times New Roman" w:cs="David"/>
          <w:sz w:val="24"/>
          <w:szCs w:val="24"/>
          <w:rtl/>
          <w:lang w:eastAsia="he-IL"/>
        </w:rPr>
        <w:t xml:space="preserve"> מיום משלוחה (להלן: "</w:t>
      </w:r>
      <w:r w:rsidRPr="00046412">
        <w:rPr>
          <w:rFonts w:ascii="Times New Roman" w:eastAsia="Times New Roman" w:hAnsi="Times New Roman" w:cs="David"/>
          <w:b/>
          <w:bCs/>
          <w:sz w:val="24"/>
          <w:szCs w:val="24"/>
          <w:rtl/>
          <w:lang w:eastAsia="he-IL"/>
        </w:rPr>
        <w:t>תאריך הפסקת השרות</w:t>
      </w:r>
      <w:r w:rsidRPr="00046412">
        <w:rPr>
          <w:rFonts w:ascii="Times New Roman" w:eastAsia="Times New Roman" w:hAnsi="Times New Roman" w:cs="David"/>
          <w:sz w:val="24"/>
          <w:szCs w:val="24"/>
          <w:rtl/>
          <w:lang w:eastAsia="he-IL"/>
        </w:rPr>
        <w:t>").</w:t>
      </w:r>
    </w:p>
    <w:p w14:paraId="4B90D5B1" w14:textId="77777777" w:rsidR="00F600CB" w:rsidRPr="00046412" w:rsidRDefault="00F600CB" w:rsidP="00F600CB">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הובא החוזה לידי גמר כאמור בסעיף 12.1.1 לעיל, ישלם המזמין ל</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שכר ע</w:t>
      </w:r>
      <w:r w:rsidRPr="00046412">
        <w:rPr>
          <w:rFonts w:ascii="Times New Roman" w:eastAsia="Times New Roman" w:hAnsi="Times New Roman" w:cs="David" w:hint="cs"/>
          <w:sz w:val="24"/>
          <w:szCs w:val="24"/>
          <w:rtl/>
          <w:lang w:eastAsia="he-IL"/>
        </w:rPr>
        <w:t>ל פי</w:t>
      </w:r>
      <w:r w:rsidRPr="00046412">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שב</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צע עד לתאריך הפסקת הש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רות</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וזאת לפי השיעור המפורט בנספחים </w:t>
      </w:r>
      <w:r w:rsidRPr="00046412">
        <w:rPr>
          <w:rFonts w:ascii="Times New Roman" w:eastAsia="Times New Roman" w:hAnsi="Times New Roman" w:cs="David"/>
          <w:bCs/>
          <w:sz w:val="24"/>
          <w:szCs w:val="24"/>
          <w:rtl/>
          <w:lang w:eastAsia="he-IL"/>
        </w:rPr>
        <w:t>ד' ו - ה'</w:t>
      </w:r>
      <w:r w:rsidRPr="00046412">
        <w:rPr>
          <w:rFonts w:ascii="Times New Roman" w:eastAsia="Times New Roman" w:hAnsi="Times New Roman" w:cs="David"/>
          <w:sz w:val="24"/>
          <w:szCs w:val="24"/>
          <w:rtl/>
          <w:lang w:eastAsia="he-IL"/>
        </w:rPr>
        <w:t>. במקרה שבוצע חלק של קטע ו/או שלב</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ישולם חלק יחסי מתאים מהשכר הקבוע בנספחים </w:t>
      </w:r>
      <w:r w:rsidRPr="00046412">
        <w:rPr>
          <w:rFonts w:ascii="Times New Roman" w:eastAsia="Times New Roman" w:hAnsi="Times New Roman" w:cs="David"/>
          <w:bCs/>
          <w:sz w:val="24"/>
          <w:szCs w:val="24"/>
          <w:rtl/>
          <w:lang w:eastAsia="he-IL"/>
        </w:rPr>
        <w:t xml:space="preserve">ד' ו-ה' </w:t>
      </w:r>
      <w:r w:rsidRPr="00046412">
        <w:rPr>
          <w:rFonts w:ascii="Times New Roman" w:eastAsia="Times New Roman" w:hAnsi="Times New Roman" w:cs="David"/>
          <w:sz w:val="24"/>
          <w:szCs w:val="24"/>
          <w:rtl/>
          <w:lang w:eastAsia="he-IL"/>
        </w:rPr>
        <w:t>לאותו שלב</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כפי שיקבע המנהל.</w:t>
      </w:r>
    </w:p>
    <w:p w14:paraId="0E62B35B" w14:textId="77777777" w:rsidR="00F600CB" w:rsidRPr="00046412"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הודעה בדבר הבאת החוזה לידי גמר כאמור בסעיף 12.1.1 לעיל לא תשמש עילה ל</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לתביעת פיצויים כלשהם</w:t>
      </w:r>
      <w:r w:rsidRPr="00046412">
        <w:rPr>
          <w:rFonts w:ascii="Times New Roman" w:eastAsia="Times New Roman" w:hAnsi="Times New Roman" w:cs="David" w:hint="cs"/>
          <w:sz w:val="24"/>
          <w:szCs w:val="24"/>
          <w:rtl/>
          <w:lang w:eastAsia="he-IL"/>
        </w:rPr>
        <w:t xml:space="preserve"> ו/או</w:t>
      </w:r>
      <w:r w:rsidRPr="00046412">
        <w:rPr>
          <w:rFonts w:ascii="Times New Roman" w:eastAsia="Times New Roman" w:hAnsi="Times New Roman" w:cs="David"/>
          <w:sz w:val="24"/>
          <w:szCs w:val="24"/>
          <w:rtl/>
          <w:lang w:eastAsia="he-IL"/>
        </w:rPr>
        <w:t xml:space="preserve"> לטענה </w:t>
      </w:r>
      <w:r w:rsidRPr="00046412">
        <w:rPr>
          <w:rFonts w:ascii="Times New Roman" w:eastAsia="Times New Roman" w:hAnsi="Times New Roman" w:cs="David" w:hint="cs"/>
          <w:sz w:val="24"/>
          <w:szCs w:val="24"/>
          <w:rtl/>
          <w:lang w:eastAsia="he-IL"/>
        </w:rPr>
        <w:t>ו/או דרישה ו/או תלונה ו/</w:t>
      </w:r>
      <w:r w:rsidRPr="00046412">
        <w:rPr>
          <w:rFonts w:ascii="Times New Roman" w:eastAsia="Times New Roman" w:hAnsi="Times New Roman" w:cs="David"/>
          <w:sz w:val="24"/>
          <w:szCs w:val="24"/>
          <w:rtl/>
          <w:lang w:eastAsia="he-IL"/>
        </w:rPr>
        <w:t>או תביעה כלשהי, פרט לאמור בסעיף 12.1.2 לעיל</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והשכר שישולם לפי סעיף 12.1.2 לעיל</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יהיה לסילוק כל המגיע ל</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מהמזמין לפי חוזה</w:t>
      </w:r>
      <w:r w:rsidRPr="00046412">
        <w:rPr>
          <w:rFonts w:ascii="Times New Roman" w:eastAsia="Times New Roman" w:hAnsi="Times New Roman" w:cs="David" w:hint="cs"/>
          <w:sz w:val="24"/>
          <w:szCs w:val="24"/>
          <w:rtl/>
          <w:lang w:eastAsia="he-IL"/>
        </w:rPr>
        <w:t xml:space="preserve"> זה</w:t>
      </w:r>
      <w:r w:rsidRPr="00046412">
        <w:rPr>
          <w:rFonts w:ascii="Times New Roman" w:eastAsia="Times New Roman" w:hAnsi="Times New Roman" w:cs="David"/>
          <w:sz w:val="24"/>
          <w:szCs w:val="24"/>
          <w:rtl/>
          <w:lang w:eastAsia="he-IL"/>
        </w:rPr>
        <w:t xml:space="preserve"> ו/או עקב הבאתו לידי גמר כאמור, בין ע</w:t>
      </w:r>
      <w:r w:rsidRPr="00046412">
        <w:rPr>
          <w:rFonts w:ascii="Times New Roman" w:eastAsia="Times New Roman" w:hAnsi="Times New Roman" w:cs="David" w:hint="cs"/>
          <w:sz w:val="24"/>
          <w:szCs w:val="24"/>
          <w:rtl/>
          <w:lang w:eastAsia="he-IL"/>
        </w:rPr>
        <w:t>ל פי</w:t>
      </w:r>
      <w:r w:rsidRPr="00046412">
        <w:rPr>
          <w:rFonts w:ascii="Times New Roman" w:eastAsia="Times New Roman" w:hAnsi="Times New Roman" w:cs="David"/>
          <w:sz w:val="24"/>
          <w:szCs w:val="24"/>
          <w:rtl/>
          <w:lang w:eastAsia="he-IL"/>
        </w:rPr>
        <w:t xml:space="preserve"> חוזה</w:t>
      </w:r>
      <w:r w:rsidRPr="00046412">
        <w:rPr>
          <w:rFonts w:ascii="Times New Roman" w:eastAsia="Times New Roman" w:hAnsi="Times New Roman" w:cs="David" w:hint="cs"/>
          <w:sz w:val="24"/>
          <w:szCs w:val="24"/>
          <w:rtl/>
          <w:lang w:eastAsia="he-IL"/>
        </w:rPr>
        <w:t xml:space="preserve"> זה</w:t>
      </w:r>
      <w:r w:rsidRPr="00046412">
        <w:rPr>
          <w:rFonts w:ascii="Times New Roman" w:eastAsia="Times New Roman" w:hAnsi="Times New Roman" w:cs="David"/>
          <w:sz w:val="24"/>
          <w:szCs w:val="24"/>
          <w:rtl/>
          <w:lang w:eastAsia="he-IL"/>
        </w:rPr>
        <w:t xml:space="preserve"> ובין מכוח עילה כלשהי ע</w:t>
      </w:r>
      <w:r w:rsidRPr="00046412">
        <w:rPr>
          <w:rFonts w:ascii="Times New Roman" w:eastAsia="Times New Roman" w:hAnsi="Times New Roman" w:cs="David" w:hint="cs"/>
          <w:sz w:val="24"/>
          <w:szCs w:val="24"/>
          <w:rtl/>
          <w:lang w:eastAsia="he-IL"/>
        </w:rPr>
        <w:t>ל פי</w:t>
      </w:r>
      <w:r w:rsidRPr="00046412">
        <w:rPr>
          <w:rFonts w:ascii="Times New Roman" w:eastAsia="Times New Roman" w:hAnsi="Times New Roman" w:cs="David"/>
          <w:sz w:val="24"/>
          <w:szCs w:val="24"/>
          <w:rtl/>
          <w:lang w:eastAsia="he-IL"/>
        </w:rPr>
        <w:t xml:space="preserve"> הדין.</w:t>
      </w:r>
    </w:p>
    <w:p w14:paraId="7B876B8B" w14:textId="77777777" w:rsidR="00F600CB" w:rsidRPr="00046412"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תוך 12 חודש</w:t>
      </w:r>
      <w:r w:rsidRPr="00046412">
        <w:rPr>
          <w:rFonts w:ascii="Times New Roman" w:eastAsia="Times New Roman" w:hAnsi="Times New Roman" w:cs="David" w:hint="cs"/>
          <w:sz w:val="24"/>
          <w:szCs w:val="24"/>
          <w:rtl/>
          <w:lang w:eastAsia="he-IL"/>
        </w:rPr>
        <w:t>ים</w:t>
      </w:r>
      <w:r w:rsidRPr="00046412">
        <w:rPr>
          <w:rFonts w:ascii="Times New Roman" w:eastAsia="Times New Roman" w:hAnsi="Times New Roman" w:cs="David"/>
          <w:sz w:val="24"/>
          <w:szCs w:val="24"/>
          <w:rtl/>
          <w:lang w:eastAsia="he-IL"/>
        </w:rPr>
        <w:t xml:space="preserve"> מהבאת חוזה</w:t>
      </w:r>
      <w:r w:rsidRPr="00046412">
        <w:rPr>
          <w:rFonts w:ascii="Times New Roman" w:eastAsia="Times New Roman" w:hAnsi="Times New Roman" w:cs="David" w:hint="cs"/>
          <w:sz w:val="24"/>
          <w:szCs w:val="24"/>
          <w:rtl/>
          <w:lang w:eastAsia="he-IL"/>
        </w:rPr>
        <w:t xml:space="preserve"> זה לידי</w:t>
      </w:r>
      <w:r w:rsidRPr="00046412">
        <w:rPr>
          <w:rFonts w:ascii="Times New Roman" w:eastAsia="Times New Roman" w:hAnsi="Times New Roman" w:cs="David"/>
          <w:sz w:val="24"/>
          <w:szCs w:val="24"/>
          <w:rtl/>
          <w:lang w:eastAsia="he-IL"/>
        </w:rPr>
        <w:t xml:space="preserve"> גמר כאמור</w:t>
      </w:r>
      <w:r w:rsidRPr="00046412">
        <w:rPr>
          <w:rFonts w:ascii="Times New Roman" w:eastAsia="Times New Roman" w:hAnsi="Times New Roman" w:cs="David" w:hint="cs"/>
          <w:sz w:val="24"/>
          <w:szCs w:val="24"/>
          <w:rtl/>
          <w:lang w:eastAsia="he-IL"/>
        </w:rPr>
        <w:t>, רשאי המזמין</w:t>
      </w:r>
      <w:r w:rsidRPr="00046412">
        <w:rPr>
          <w:rFonts w:ascii="Times New Roman" w:eastAsia="Times New Roman" w:hAnsi="Times New Roman" w:cs="David"/>
          <w:sz w:val="24"/>
          <w:szCs w:val="24"/>
          <w:rtl/>
          <w:lang w:eastAsia="he-IL"/>
        </w:rPr>
        <w:t xml:space="preserve"> לחדשו</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במקרה זה</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יהיה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חייב</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לפי דרישת המזמין</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לחדש את 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ע</w:t>
      </w:r>
      <w:r w:rsidRPr="00046412">
        <w:rPr>
          <w:rFonts w:ascii="Times New Roman" w:eastAsia="Times New Roman" w:hAnsi="Times New Roman" w:cs="David" w:hint="cs"/>
          <w:sz w:val="24"/>
          <w:szCs w:val="24"/>
          <w:rtl/>
          <w:lang w:eastAsia="he-IL"/>
        </w:rPr>
        <w:t>ל פי</w:t>
      </w:r>
      <w:r w:rsidRPr="00046412">
        <w:rPr>
          <w:rFonts w:ascii="Times New Roman" w:eastAsia="Times New Roman" w:hAnsi="Times New Roman" w:cs="David"/>
          <w:sz w:val="24"/>
          <w:szCs w:val="24"/>
          <w:rtl/>
          <w:lang w:eastAsia="he-IL"/>
        </w:rPr>
        <w:t xml:space="preserve"> תנאי חוזה</w:t>
      </w:r>
      <w:r w:rsidRPr="00046412">
        <w:rPr>
          <w:rFonts w:ascii="Times New Roman" w:eastAsia="Times New Roman" w:hAnsi="Times New Roman" w:cs="David" w:hint="cs"/>
          <w:sz w:val="24"/>
          <w:szCs w:val="24"/>
          <w:rtl/>
          <w:lang w:eastAsia="he-IL"/>
        </w:rPr>
        <w:t xml:space="preserve"> זה</w:t>
      </w:r>
      <w:r w:rsidRPr="00046412">
        <w:rPr>
          <w:rFonts w:ascii="Times New Roman" w:eastAsia="Times New Roman" w:hAnsi="Times New Roman" w:cs="David"/>
          <w:sz w:val="24"/>
          <w:szCs w:val="24"/>
          <w:rtl/>
          <w:lang w:eastAsia="he-IL"/>
        </w:rPr>
        <w:t>.</w:t>
      </w:r>
    </w:p>
    <w:p w14:paraId="1535AA43" w14:textId="77777777" w:rsidR="00F600CB" w:rsidRPr="00046412"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במקרה שחוזה</w:t>
      </w:r>
      <w:r w:rsidRPr="00046412">
        <w:rPr>
          <w:rFonts w:ascii="Times New Roman" w:eastAsia="Times New Roman" w:hAnsi="Times New Roman" w:cs="David" w:hint="cs"/>
          <w:sz w:val="24"/>
          <w:szCs w:val="24"/>
          <w:rtl/>
          <w:lang w:eastAsia="he-IL"/>
        </w:rPr>
        <w:t xml:space="preserve"> זה</w:t>
      </w:r>
      <w:r w:rsidRPr="00046412">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046412">
        <w:rPr>
          <w:rFonts w:ascii="Times New Roman" w:eastAsia="Times New Roman" w:hAnsi="Times New Roman" w:cs="David" w:hint="cs"/>
          <w:sz w:val="24"/>
          <w:szCs w:val="24"/>
          <w:rtl/>
          <w:lang w:eastAsia="he-IL"/>
        </w:rPr>
        <w:t>ל פי</w:t>
      </w:r>
      <w:r w:rsidRPr="00046412">
        <w:rPr>
          <w:rFonts w:ascii="Times New Roman" w:eastAsia="Times New Roman" w:hAnsi="Times New Roman" w:cs="David"/>
          <w:sz w:val="24"/>
          <w:szCs w:val="24"/>
          <w:rtl/>
          <w:lang w:eastAsia="he-IL"/>
        </w:rPr>
        <w:t xml:space="preserve"> מצוות הדין)</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יהיה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זכאי לתשלום כמוגדר בסעיף 12.3.2 להלן</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ויחולו הסעיפים 12.1.3 ו- 12.1.4 לעיל.</w:t>
      </w:r>
    </w:p>
    <w:p w14:paraId="46D17C12"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6D918D10" w14:textId="77777777" w:rsidR="00F600CB" w:rsidRPr="00046412"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מבלי לגרוע מזכויות מזמין לפי סעיף 12.1 לעיל</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זכאי המזמין לבטל חוזה</w:t>
      </w:r>
      <w:r w:rsidRPr="00046412">
        <w:rPr>
          <w:rFonts w:ascii="Times New Roman" w:eastAsia="Times New Roman" w:hAnsi="Times New Roman" w:cs="David" w:hint="cs"/>
          <w:sz w:val="24"/>
          <w:szCs w:val="24"/>
          <w:rtl/>
          <w:lang w:eastAsia="he-IL"/>
        </w:rPr>
        <w:t xml:space="preserve"> זה</w:t>
      </w:r>
      <w:r w:rsidRPr="00046412">
        <w:rPr>
          <w:rFonts w:ascii="Times New Roman" w:eastAsia="Times New Roman" w:hAnsi="Times New Roman" w:cs="David"/>
          <w:sz w:val="24"/>
          <w:szCs w:val="24"/>
          <w:rtl/>
          <w:lang w:eastAsia="he-IL"/>
        </w:rPr>
        <w:t>, לפי 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קול דעתו הבלעדי</w:t>
      </w:r>
      <w:r w:rsidRPr="00046412">
        <w:rPr>
          <w:rFonts w:ascii="Times New Roman" w:eastAsia="Times New Roman" w:hAnsi="Times New Roman" w:cs="David" w:hint="cs"/>
          <w:sz w:val="24"/>
          <w:szCs w:val="24"/>
          <w:rtl/>
          <w:lang w:eastAsia="he-IL"/>
        </w:rPr>
        <w:t xml:space="preserve">, </w:t>
      </w:r>
      <w:r w:rsidRPr="00046412">
        <w:rPr>
          <w:rFonts w:ascii="Times New Roman" w:eastAsia="Times New Roman" w:hAnsi="Times New Roman" w:cs="David"/>
          <w:sz w:val="24"/>
          <w:szCs w:val="24"/>
          <w:rtl/>
          <w:lang w:eastAsia="he-IL"/>
        </w:rPr>
        <w:t>בלא צורך בהודעה מוקדמת</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בכל אחד מהמקרים הבאים:</w:t>
      </w:r>
    </w:p>
    <w:p w14:paraId="03DD8671" w14:textId="77777777" w:rsidR="00F600CB" w:rsidRPr="00046412" w:rsidRDefault="00F600CB" w:rsidP="00F600C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הפר ו/או לא קיים איזה מהוראות החוזה ולא ת</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 xml:space="preserve">קן </w:t>
      </w:r>
      <w:r w:rsidRPr="00046412">
        <w:rPr>
          <w:rFonts w:ascii="Times New Roman" w:eastAsia="Times New Roman" w:hAnsi="Times New Roman" w:cs="David" w:hint="cs"/>
          <w:sz w:val="24"/>
          <w:szCs w:val="24"/>
          <w:rtl/>
          <w:lang w:eastAsia="he-IL"/>
        </w:rPr>
        <w:t>את ה</w:t>
      </w:r>
      <w:r w:rsidRPr="00046412">
        <w:rPr>
          <w:rFonts w:ascii="Times New Roman" w:eastAsia="Times New Roman" w:hAnsi="Times New Roman" w:cs="David"/>
          <w:sz w:val="24"/>
          <w:szCs w:val="24"/>
          <w:rtl/>
          <w:lang w:eastAsia="he-IL"/>
        </w:rPr>
        <w:t>הפרה</w:t>
      </w:r>
      <w:r w:rsidRPr="00046412">
        <w:rPr>
          <w:rFonts w:ascii="Times New Roman" w:eastAsia="Times New Roman" w:hAnsi="Times New Roman" w:cs="David" w:hint="cs"/>
          <w:sz w:val="24"/>
          <w:szCs w:val="24"/>
          <w:rtl/>
          <w:lang w:eastAsia="he-IL"/>
        </w:rPr>
        <w:t xml:space="preserve"> כאמור,</w:t>
      </w:r>
      <w:r w:rsidRPr="00046412">
        <w:rPr>
          <w:rFonts w:ascii="Times New Roman" w:eastAsia="Times New Roman" w:hAnsi="Times New Roman" w:cs="David"/>
          <w:sz w:val="24"/>
          <w:szCs w:val="24"/>
          <w:rtl/>
          <w:lang w:eastAsia="he-IL"/>
        </w:rPr>
        <w:t xml:space="preserve"> לאחר שק</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בל התראה על כך מהמזמין בתוך הזמן הנקוב בהתראה.</w:t>
      </w:r>
    </w:p>
    <w:p w14:paraId="647B589E" w14:textId="77777777" w:rsidR="00F600CB" w:rsidRPr="00046412" w:rsidRDefault="00F600CB" w:rsidP="00F600C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המזמין התרה ב</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שאין הוא מבצע את עבודתו בצורה המבטיחה את 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צועה התקין ו/או התקדמותה וסיומה לפי לוח הזמנים, וה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לא נקט בצעדים המבטיחים לדעת המזמין את 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צועה התקין ו/או התקדמותה וסיומה לפי לוח הזמנים.</w:t>
      </w:r>
    </w:p>
    <w:p w14:paraId="6B038EBF" w14:textId="77777777" w:rsidR="00F600CB" w:rsidRPr="00046412" w:rsidRDefault="00F600CB" w:rsidP="00F600C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הפר את הוראת סעיף 7.5 לעיל.</w:t>
      </w:r>
    </w:p>
    <w:p w14:paraId="02881E11" w14:textId="77777777" w:rsidR="00F600CB" w:rsidRPr="00046412" w:rsidRDefault="00F600CB" w:rsidP="00F600C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046412">
        <w:rPr>
          <w:rFonts w:ascii="Times New Roman" w:eastAsia="Times New Roman" w:hAnsi="Times New Roman" w:cs="David"/>
          <w:sz w:val="24"/>
          <w:szCs w:val="24"/>
          <w:rtl/>
          <w:lang w:eastAsia="he-IL"/>
        </w:rPr>
        <w:t>נבצר מה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או מהמנהל הראשי לקיים את ה</w:t>
      </w:r>
      <w:r w:rsidRPr="00046412">
        <w:rPr>
          <w:rFonts w:ascii="Times New Roman" w:eastAsia="Times New Roman" w:hAnsi="Times New Roman" w:cs="David" w:hint="cs"/>
          <w:sz w:val="24"/>
          <w:szCs w:val="24"/>
          <w:rtl/>
          <w:lang w:eastAsia="he-IL"/>
        </w:rPr>
        <w:t xml:space="preserve">וראות </w:t>
      </w:r>
      <w:r w:rsidRPr="00046412">
        <w:rPr>
          <w:rFonts w:ascii="Times New Roman" w:eastAsia="Times New Roman" w:hAnsi="Times New Roman" w:cs="David"/>
          <w:sz w:val="24"/>
          <w:szCs w:val="24"/>
          <w:rtl/>
          <w:lang w:eastAsia="he-IL"/>
        </w:rPr>
        <w:t>חוזה</w:t>
      </w:r>
      <w:r w:rsidRPr="00046412">
        <w:rPr>
          <w:rFonts w:ascii="Times New Roman" w:eastAsia="Times New Roman" w:hAnsi="Times New Roman" w:cs="David" w:hint="cs"/>
          <w:sz w:val="24"/>
          <w:szCs w:val="24"/>
          <w:rtl/>
          <w:lang w:eastAsia="he-IL"/>
        </w:rPr>
        <w:t xml:space="preserve"> זה,</w:t>
      </w:r>
      <w:r w:rsidRPr="00046412">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יחול הסעיף אם המנהל הראשי במשרד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נפטר,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פשט רגל, או נעשה בלתי כש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ר לפעולה משפטית או בלתי כש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ר למתן שירותי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או אם ארע אירוע דומה.</w:t>
      </w:r>
    </w:p>
    <w:p w14:paraId="3AF61C36" w14:textId="77777777" w:rsidR="00F600CB" w:rsidRPr="00046412" w:rsidRDefault="00F600CB" w:rsidP="00F600C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חל שינוי בהחזקת המניות ו/או בהרכב המנהלים של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w:t>
      </w:r>
    </w:p>
    <w:p w14:paraId="0EA519A4" w14:textId="77777777" w:rsidR="00F600CB" w:rsidRPr="00046412"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בוטל החוזה כאמור בסעיף 12.3.1 לעיל</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ישלם המזמין ל</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שכר בעד אותו קטע מקטעי הפרויקט ו/או שלב משרותי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שהוא 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צע עד לב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טול החוזה</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וזאת לפי השיעור המפורט בנספחים </w:t>
      </w:r>
      <w:r w:rsidRPr="00046412">
        <w:rPr>
          <w:rFonts w:ascii="Times New Roman" w:eastAsia="Times New Roman" w:hAnsi="Times New Roman" w:cs="David"/>
          <w:bCs/>
          <w:sz w:val="24"/>
          <w:szCs w:val="24"/>
          <w:rtl/>
          <w:lang w:eastAsia="he-IL"/>
        </w:rPr>
        <w:t>ד'</w:t>
      </w:r>
      <w:r w:rsidRPr="00046412">
        <w:rPr>
          <w:rFonts w:ascii="Times New Roman" w:eastAsia="Times New Roman" w:hAnsi="Times New Roman" w:cs="David" w:hint="cs"/>
          <w:bCs/>
          <w:sz w:val="24"/>
          <w:szCs w:val="24"/>
          <w:rtl/>
          <w:lang w:eastAsia="he-IL"/>
        </w:rPr>
        <w:t xml:space="preserve"> </w:t>
      </w:r>
      <w:r w:rsidRPr="00046412">
        <w:rPr>
          <w:rFonts w:ascii="Times New Roman" w:eastAsia="Times New Roman" w:hAnsi="Times New Roman" w:cs="David"/>
          <w:bCs/>
          <w:sz w:val="24"/>
          <w:szCs w:val="24"/>
          <w:rtl/>
          <w:lang w:eastAsia="he-IL"/>
        </w:rPr>
        <w:t xml:space="preserve">ו -ה' </w:t>
      </w:r>
      <w:r w:rsidRPr="00046412">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046412">
        <w:rPr>
          <w:rFonts w:ascii="Times New Roman" w:eastAsia="Times New Roman" w:hAnsi="Times New Roman" w:cs="David"/>
          <w:bCs/>
          <w:sz w:val="24"/>
          <w:szCs w:val="24"/>
          <w:rtl/>
          <w:lang w:eastAsia="he-IL"/>
        </w:rPr>
        <w:t xml:space="preserve">ד' ו-ה' </w:t>
      </w:r>
      <w:r w:rsidRPr="00046412">
        <w:rPr>
          <w:rFonts w:ascii="Times New Roman" w:eastAsia="Times New Roman" w:hAnsi="Times New Roman" w:cs="David"/>
          <w:sz w:val="24"/>
          <w:szCs w:val="24"/>
          <w:rtl/>
          <w:lang w:eastAsia="he-IL"/>
        </w:rPr>
        <w:t>לאותו שלב כפי שיקבע המנהל, וזאת לסילוק כל המגיע ל</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מהמזמין.</w:t>
      </w:r>
    </w:p>
    <w:p w14:paraId="6ED560C6" w14:textId="77777777" w:rsidR="00F600CB" w:rsidRPr="00046412"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הודעה בדבר הבאת החוזה לידי גמר כאמור בסעיף 12.3.1 לעיל</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לא תשמש עילה ל</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לתביעת פיצויים כלשהם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או לטענה</w:t>
      </w:r>
      <w:r w:rsidRPr="00046412">
        <w:rPr>
          <w:rFonts w:ascii="Times New Roman" w:eastAsia="Times New Roman" w:hAnsi="Times New Roman" w:cs="David" w:hint="cs"/>
          <w:sz w:val="24"/>
          <w:szCs w:val="24"/>
          <w:rtl/>
          <w:lang w:eastAsia="he-IL"/>
        </w:rPr>
        <w:t xml:space="preserve"> ו/או לדרישה ו/או לתלונה</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 xml:space="preserve">או </w:t>
      </w:r>
      <w:r w:rsidRPr="00046412">
        <w:rPr>
          <w:rFonts w:ascii="Times New Roman" w:eastAsia="Times New Roman" w:hAnsi="Times New Roman" w:cs="David" w:hint="cs"/>
          <w:sz w:val="24"/>
          <w:szCs w:val="24"/>
          <w:rtl/>
          <w:lang w:eastAsia="he-IL"/>
        </w:rPr>
        <w:t>ל</w:t>
      </w:r>
      <w:r w:rsidRPr="00046412">
        <w:rPr>
          <w:rFonts w:ascii="Times New Roman" w:eastAsia="Times New Roman" w:hAnsi="Times New Roman" w:cs="David"/>
          <w:sz w:val="24"/>
          <w:szCs w:val="24"/>
          <w:rtl/>
          <w:lang w:eastAsia="he-IL"/>
        </w:rPr>
        <w:t>תביעה כלשהי, פרט לאמור בסעיף 12.3.2 לעיל, והשכר שישולם לפי סעיף 12.3.2</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יהיה לסילוק כל המגיע ל</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מהמזמין לפי החוזה ו/או עקב הבאתו לידי גמר כאמור, בין ע</w:t>
      </w:r>
      <w:r w:rsidRPr="00046412">
        <w:rPr>
          <w:rFonts w:ascii="Times New Roman" w:eastAsia="Times New Roman" w:hAnsi="Times New Roman" w:cs="David" w:hint="cs"/>
          <w:sz w:val="24"/>
          <w:szCs w:val="24"/>
          <w:rtl/>
          <w:lang w:eastAsia="he-IL"/>
        </w:rPr>
        <w:t>ל פי</w:t>
      </w:r>
      <w:r w:rsidRPr="00046412">
        <w:rPr>
          <w:rFonts w:ascii="Times New Roman" w:eastAsia="Times New Roman" w:hAnsi="Times New Roman" w:cs="David"/>
          <w:sz w:val="24"/>
          <w:szCs w:val="24"/>
          <w:rtl/>
          <w:lang w:eastAsia="he-IL"/>
        </w:rPr>
        <w:t xml:space="preserve"> חוזה</w:t>
      </w:r>
      <w:r w:rsidRPr="00046412">
        <w:rPr>
          <w:rFonts w:ascii="Times New Roman" w:eastAsia="Times New Roman" w:hAnsi="Times New Roman" w:cs="David" w:hint="cs"/>
          <w:sz w:val="24"/>
          <w:szCs w:val="24"/>
          <w:rtl/>
          <w:lang w:eastAsia="he-IL"/>
        </w:rPr>
        <w:t xml:space="preserve"> זה</w:t>
      </w:r>
      <w:r w:rsidRPr="00046412">
        <w:rPr>
          <w:rFonts w:ascii="Times New Roman" w:eastAsia="Times New Roman" w:hAnsi="Times New Roman" w:cs="David"/>
          <w:sz w:val="24"/>
          <w:szCs w:val="24"/>
          <w:rtl/>
          <w:lang w:eastAsia="he-IL"/>
        </w:rPr>
        <w:t xml:space="preserve"> ובין מכוח עילה כלשהי ע</w:t>
      </w:r>
      <w:r w:rsidRPr="00046412">
        <w:rPr>
          <w:rFonts w:ascii="Times New Roman" w:eastAsia="Times New Roman" w:hAnsi="Times New Roman" w:cs="David" w:hint="cs"/>
          <w:sz w:val="24"/>
          <w:szCs w:val="24"/>
          <w:rtl/>
          <w:lang w:eastAsia="he-IL"/>
        </w:rPr>
        <w:t>ל פי</w:t>
      </w:r>
      <w:r w:rsidRPr="00046412">
        <w:rPr>
          <w:rFonts w:ascii="Times New Roman" w:eastAsia="Times New Roman" w:hAnsi="Times New Roman" w:cs="David"/>
          <w:sz w:val="24"/>
          <w:szCs w:val="24"/>
          <w:rtl/>
          <w:lang w:eastAsia="he-IL"/>
        </w:rPr>
        <w:t xml:space="preserve"> הדין.</w:t>
      </w:r>
    </w:p>
    <w:p w14:paraId="0AEE6E9D"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אם המנהל הראשי במשרד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ו/או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נפטר, פשט רגל, או נעשה בלתי כש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ר למתן השירותים ע</w:t>
      </w:r>
      <w:r w:rsidRPr="00046412">
        <w:rPr>
          <w:rFonts w:ascii="Times New Roman" w:eastAsia="Times New Roman" w:hAnsi="Times New Roman" w:cs="David" w:hint="cs"/>
          <w:sz w:val="24"/>
          <w:szCs w:val="24"/>
          <w:rtl/>
          <w:lang w:eastAsia="he-IL"/>
        </w:rPr>
        <w:t>ל פ</w:t>
      </w:r>
      <w:r w:rsidRPr="00046412">
        <w:rPr>
          <w:rFonts w:ascii="Times New Roman" w:eastAsia="Times New Roman" w:hAnsi="Times New Roman" w:cs="David"/>
          <w:sz w:val="24"/>
          <w:szCs w:val="24"/>
          <w:rtl/>
          <w:lang w:eastAsia="he-IL"/>
        </w:rPr>
        <w:t>י חוזה זה או אם אירע אירוע דומה ל</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יהיה המזמין זכאי לבטל </w:t>
      </w:r>
      <w:r w:rsidRPr="00046412">
        <w:rPr>
          <w:rFonts w:ascii="Times New Roman" w:eastAsia="Times New Roman" w:hAnsi="Times New Roman" w:cs="David" w:hint="cs"/>
          <w:sz w:val="24"/>
          <w:szCs w:val="24"/>
          <w:rtl/>
          <w:lang w:eastAsia="he-IL"/>
        </w:rPr>
        <w:t xml:space="preserve">את </w:t>
      </w:r>
      <w:r w:rsidRPr="00046412">
        <w:rPr>
          <w:rFonts w:ascii="Times New Roman" w:eastAsia="Times New Roman" w:hAnsi="Times New Roman" w:cs="David"/>
          <w:sz w:val="24"/>
          <w:szCs w:val="24"/>
          <w:rtl/>
          <w:lang w:eastAsia="he-IL"/>
        </w:rPr>
        <w:t>החוזה ויחולו הוראות סעיפים 12.3.2 ו - 12.3.3 לעיל.</w:t>
      </w:r>
    </w:p>
    <w:p w14:paraId="7816390D"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התשלום ע</w:t>
      </w:r>
      <w:r w:rsidRPr="00046412">
        <w:rPr>
          <w:rFonts w:ascii="Times New Roman" w:eastAsia="Times New Roman" w:hAnsi="Times New Roman" w:cs="David" w:hint="cs"/>
          <w:sz w:val="24"/>
          <w:szCs w:val="24"/>
          <w:rtl/>
          <w:lang w:eastAsia="he-IL"/>
        </w:rPr>
        <w:t>ל פי</w:t>
      </w:r>
      <w:r w:rsidRPr="00046412">
        <w:rPr>
          <w:rFonts w:ascii="Times New Roman" w:eastAsia="Times New Roman" w:hAnsi="Times New Roman" w:cs="David"/>
          <w:sz w:val="24"/>
          <w:szCs w:val="24"/>
          <w:rtl/>
          <w:lang w:eastAsia="he-IL"/>
        </w:rPr>
        <w:t xml:space="preserve"> סעיפים 12.1, 12.2 ו-12.3 לעיל</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046412">
        <w:rPr>
          <w:rFonts w:ascii="Times New Roman" w:eastAsia="Times New Roman" w:hAnsi="Times New Roman" w:cs="David" w:hint="cs"/>
          <w:sz w:val="24"/>
          <w:szCs w:val="24"/>
          <w:rtl/>
          <w:lang w:eastAsia="he-IL"/>
        </w:rPr>
        <w:t>ל פי</w:t>
      </w:r>
      <w:r w:rsidRPr="00046412">
        <w:rPr>
          <w:rFonts w:ascii="Times New Roman" w:eastAsia="Times New Roman" w:hAnsi="Times New Roman" w:cs="David"/>
          <w:sz w:val="24"/>
          <w:szCs w:val="24"/>
          <w:rtl/>
          <w:lang w:eastAsia="he-IL"/>
        </w:rPr>
        <w:t xml:space="preserve"> הסעיפים הנ"ל.</w:t>
      </w:r>
    </w:p>
    <w:p w14:paraId="07979486"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בכל מקרה של הבאת חוזה</w:t>
      </w:r>
      <w:r w:rsidRPr="00046412">
        <w:rPr>
          <w:rFonts w:ascii="Times New Roman" w:eastAsia="Times New Roman" w:hAnsi="Times New Roman" w:cs="David" w:hint="cs"/>
          <w:sz w:val="24"/>
          <w:szCs w:val="24"/>
          <w:rtl/>
          <w:lang w:eastAsia="he-IL"/>
        </w:rPr>
        <w:t xml:space="preserve"> זה לידי</w:t>
      </w:r>
      <w:r w:rsidRPr="00046412">
        <w:rPr>
          <w:rFonts w:ascii="Times New Roman" w:eastAsia="Times New Roman" w:hAnsi="Times New Roman" w:cs="David"/>
          <w:sz w:val="24"/>
          <w:szCs w:val="24"/>
          <w:rtl/>
          <w:lang w:eastAsia="he-IL"/>
        </w:rPr>
        <w:t xml:space="preserve"> גמר או ביטולו</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יהיה המזמין זכאי למסור את 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המשך 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לאחר ולהשתמש ללא הגבלה בשרותי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שבוצעו עד לאותו מועד, וה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מסכים לכך ולא יהיה זכאי לדבר בגין זאת.</w:t>
      </w:r>
    </w:p>
    <w:p w14:paraId="5D298243"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כל אימת שה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לא יקיים איזו מהתחייבויותיו לפי חוזה</w:t>
      </w:r>
      <w:r w:rsidRPr="00046412">
        <w:rPr>
          <w:rFonts w:ascii="Times New Roman" w:eastAsia="Times New Roman" w:hAnsi="Times New Roman" w:cs="David" w:hint="cs"/>
          <w:sz w:val="24"/>
          <w:szCs w:val="24"/>
          <w:rtl/>
          <w:lang w:eastAsia="he-IL"/>
        </w:rPr>
        <w:t xml:space="preserve"> זה</w:t>
      </w:r>
      <w:r w:rsidRPr="00046412">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1C773D47" w14:textId="77777777" w:rsidR="00F600CB" w:rsidRPr="00046412" w:rsidRDefault="00F600CB" w:rsidP="0001560F">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השתמש המזמין בזכותו על פי סעיף 12.7 לעיל, יהיה הוא רשאי לגבות מאת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257686B7" w14:textId="77777777" w:rsidR="00F600CB" w:rsidRPr="00046412" w:rsidRDefault="00F600CB" w:rsidP="00F600CB">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046412">
        <w:rPr>
          <w:rFonts w:ascii="Times New Roman" w:eastAsia="Times New Roman" w:hAnsi="Times New Roman" w:cs="David"/>
          <w:bCs/>
          <w:sz w:val="24"/>
          <w:szCs w:val="24"/>
          <w:u w:val="single"/>
          <w:rtl/>
          <w:lang w:eastAsia="he-IL"/>
        </w:rPr>
        <w:t>העברת זכויות</w:t>
      </w:r>
    </w:p>
    <w:p w14:paraId="4F1ADD9E"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אין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רשאי להסב לאחר את החוזה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 xml:space="preserve">או כל חלק ממנו, וכן אין הוא רשאי להעביר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 xml:space="preserve">או להסב לאחר כל זכות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או חובה לפי חוזה</w:t>
      </w:r>
      <w:r w:rsidRPr="00046412">
        <w:rPr>
          <w:rFonts w:ascii="Times New Roman" w:eastAsia="Times New Roman" w:hAnsi="Times New Roman" w:cs="David" w:hint="cs"/>
          <w:sz w:val="24"/>
          <w:szCs w:val="24"/>
          <w:rtl/>
          <w:lang w:eastAsia="he-IL"/>
        </w:rPr>
        <w:t xml:space="preserve"> זה</w:t>
      </w:r>
      <w:r w:rsidRPr="00046412">
        <w:rPr>
          <w:rFonts w:ascii="Times New Roman" w:eastAsia="Times New Roman" w:hAnsi="Times New Roman" w:cs="David"/>
          <w:sz w:val="24"/>
          <w:szCs w:val="24"/>
          <w:rtl/>
          <w:lang w:eastAsia="he-IL"/>
        </w:rPr>
        <w:t>, אלא בהסכמת המזמין בכתב ומראש.</w:t>
      </w:r>
    </w:p>
    <w:p w14:paraId="54B4C6A5"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אין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רשאי למסור לאחר את 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כולם או מקצתם, אלא בהסכמת המזמין בכתב ומראש.</w:t>
      </w:r>
    </w:p>
    <w:p w14:paraId="36359663"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 xml:space="preserve">ניתנה הסכמת המזמין לפי סעיפים 13.1 או 13.2 לעיל, הרי </w:t>
      </w:r>
      <w:r w:rsidRPr="00046412">
        <w:rPr>
          <w:rFonts w:ascii="Times New Roman" w:eastAsia="Times New Roman" w:hAnsi="Times New Roman" w:cs="David" w:hint="cs"/>
          <w:sz w:val="24"/>
          <w:szCs w:val="24"/>
          <w:rtl/>
          <w:lang w:eastAsia="he-IL"/>
        </w:rPr>
        <w:t>ש</w:t>
      </w:r>
      <w:r w:rsidRPr="00046412">
        <w:rPr>
          <w:rFonts w:ascii="Times New Roman" w:eastAsia="Times New Roman" w:hAnsi="Times New Roman" w:cs="David"/>
          <w:sz w:val="24"/>
          <w:szCs w:val="24"/>
          <w:rtl/>
          <w:lang w:eastAsia="he-IL"/>
        </w:rPr>
        <w:t>אין בכך כדי לפטור את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מאחריותו והתחייבויותיו לפי חוזה</w:t>
      </w:r>
      <w:r w:rsidRPr="00046412">
        <w:rPr>
          <w:rFonts w:ascii="Times New Roman" w:eastAsia="Times New Roman" w:hAnsi="Times New Roman" w:cs="David" w:hint="cs"/>
          <w:sz w:val="24"/>
          <w:szCs w:val="24"/>
          <w:rtl/>
          <w:lang w:eastAsia="he-IL"/>
        </w:rPr>
        <w:t xml:space="preserve"> זה על נספחיו</w:t>
      </w:r>
      <w:r w:rsidRPr="00046412">
        <w:rPr>
          <w:rFonts w:ascii="Times New Roman" w:eastAsia="Times New Roman" w:hAnsi="Times New Roman" w:cs="David"/>
          <w:sz w:val="24"/>
          <w:szCs w:val="24"/>
          <w:rtl/>
          <w:lang w:eastAsia="he-IL"/>
        </w:rPr>
        <w:t xml:space="preserve"> ומזכויות המזמין על פיו, וה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 xml:space="preserve">ישא באחריות מלאה, כלפי המזמין וכלפי </w:t>
      </w:r>
      <w:r w:rsidRPr="00046412">
        <w:rPr>
          <w:rFonts w:ascii="Times New Roman" w:eastAsia="Times New Roman" w:hAnsi="Times New Roman" w:cs="David" w:hint="cs"/>
          <w:sz w:val="24"/>
          <w:szCs w:val="24"/>
          <w:rtl/>
          <w:lang w:eastAsia="he-IL"/>
        </w:rPr>
        <w:t xml:space="preserve">כל </w:t>
      </w:r>
      <w:r w:rsidRPr="00046412">
        <w:rPr>
          <w:rFonts w:ascii="Times New Roman" w:eastAsia="Times New Roman" w:hAnsi="Times New Roman" w:cs="David"/>
          <w:sz w:val="24"/>
          <w:szCs w:val="24"/>
          <w:rtl/>
          <w:lang w:eastAsia="he-IL"/>
        </w:rPr>
        <w:t xml:space="preserve">צד שלישי שהוא, גם לכל מעשה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046412">
        <w:rPr>
          <w:rFonts w:ascii="Times New Roman" w:eastAsia="Times New Roman" w:hAnsi="Times New Roman" w:cs="David" w:hint="cs"/>
          <w:sz w:val="24"/>
          <w:szCs w:val="24"/>
          <w:rtl/>
          <w:lang w:eastAsia="he-IL"/>
        </w:rPr>
        <w:t xml:space="preserve"> ו/או</w:t>
      </w:r>
      <w:r w:rsidRPr="00046412">
        <w:rPr>
          <w:rFonts w:ascii="Times New Roman" w:eastAsia="Times New Roman" w:hAnsi="Times New Roman" w:cs="David"/>
          <w:sz w:val="24"/>
          <w:szCs w:val="24"/>
          <w:rtl/>
          <w:lang w:eastAsia="he-IL"/>
        </w:rPr>
        <w:t xml:space="preserve"> באי כחם ו</w:t>
      </w:r>
      <w:r w:rsidRPr="00046412">
        <w:rPr>
          <w:rFonts w:ascii="Times New Roman" w:eastAsia="Times New Roman" w:hAnsi="Times New Roman" w:cs="David" w:hint="cs"/>
          <w:sz w:val="24"/>
          <w:szCs w:val="24"/>
          <w:rtl/>
          <w:lang w:eastAsia="he-IL"/>
        </w:rPr>
        <w:t xml:space="preserve">/או </w:t>
      </w:r>
      <w:r w:rsidRPr="00046412">
        <w:rPr>
          <w:rFonts w:ascii="Times New Roman" w:eastAsia="Times New Roman" w:hAnsi="Times New Roman" w:cs="David"/>
          <w:sz w:val="24"/>
          <w:szCs w:val="24"/>
          <w:rtl/>
          <w:lang w:eastAsia="he-IL"/>
        </w:rPr>
        <w:t>עובדיהם</w:t>
      </w:r>
      <w:r w:rsidRPr="00046412">
        <w:rPr>
          <w:rFonts w:ascii="Times New Roman" w:eastAsia="Times New Roman" w:hAnsi="Times New Roman" w:cs="David" w:hint="cs"/>
          <w:sz w:val="24"/>
          <w:szCs w:val="24"/>
          <w:rtl/>
          <w:lang w:eastAsia="he-IL"/>
        </w:rPr>
        <w:t xml:space="preserve"> ו/או מי מטעמם</w:t>
      </w:r>
      <w:r w:rsidRPr="00046412">
        <w:rPr>
          <w:rFonts w:ascii="Times New Roman" w:eastAsia="Times New Roman" w:hAnsi="Times New Roman" w:cs="David"/>
          <w:sz w:val="24"/>
          <w:szCs w:val="24"/>
          <w:rtl/>
          <w:lang w:eastAsia="he-IL"/>
        </w:rPr>
        <w:t>, ואילו למזמין ישמרו כל זכויותיו כלפי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w:t>
      </w:r>
    </w:p>
    <w:p w14:paraId="40D723C4"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יינתנו באמצעות המנהל הראשי אישית ובאמצעות צוות עובדיו של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בפיקוחו הישיר של המנהל הראשי. מבלי לגרוע מהתחי</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בות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כמתחייב מהאמור</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046412">
        <w:rPr>
          <w:rFonts w:ascii="Times New Roman" w:eastAsia="Times New Roman" w:hAnsi="Times New Roman" w:cs="David" w:hint="cs"/>
          <w:sz w:val="24"/>
          <w:szCs w:val="24"/>
          <w:rtl/>
          <w:lang w:eastAsia="he-IL"/>
        </w:rPr>
        <w:t xml:space="preserve">את </w:t>
      </w:r>
      <w:r w:rsidRPr="00046412">
        <w:rPr>
          <w:rFonts w:ascii="Times New Roman" w:eastAsia="Times New Roman" w:hAnsi="Times New Roman" w:cs="David"/>
          <w:sz w:val="24"/>
          <w:szCs w:val="24"/>
          <w:rtl/>
          <w:lang w:eastAsia="he-IL"/>
        </w:rPr>
        <w:t>החוזה ויחולו הוראות סעיף 12.3.2 ו-12.3.3 לעיל.</w:t>
      </w:r>
    </w:p>
    <w:p w14:paraId="1883DAD7" w14:textId="77777777" w:rsidR="00F600CB" w:rsidRPr="00046412"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w:t>
      </w:r>
    </w:p>
    <w:p w14:paraId="156F2C45" w14:textId="77777777" w:rsidR="00F600CB" w:rsidRPr="00046412" w:rsidRDefault="00F600CB" w:rsidP="00F600CB">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046412">
        <w:rPr>
          <w:rFonts w:ascii="Times New Roman" w:eastAsia="Times New Roman" w:hAnsi="Times New Roman" w:cs="David"/>
          <w:bCs/>
          <w:sz w:val="24"/>
          <w:szCs w:val="24"/>
          <w:u w:val="single"/>
          <w:rtl/>
          <w:lang w:eastAsia="he-IL"/>
        </w:rPr>
        <w:t>סיום שרותי ה</w:t>
      </w:r>
      <w:r w:rsidR="00B06D6A" w:rsidRPr="00046412">
        <w:rPr>
          <w:rFonts w:ascii="Times New Roman" w:eastAsia="Times New Roman" w:hAnsi="Times New Roman" w:cs="David"/>
          <w:bCs/>
          <w:sz w:val="24"/>
          <w:szCs w:val="24"/>
          <w:u w:val="single"/>
          <w:rtl/>
          <w:lang w:eastAsia="he-IL"/>
        </w:rPr>
        <w:t>יועץ</w:t>
      </w:r>
    </w:p>
    <w:p w14:paraId="65021573" w14:textId="77777777" w:rsidR="00F600CB" w:rsidRPr="00046412"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יחושבו כבאים לסיום בכל אחד מהמקרים הבאים:</w:t>
      </w:r>
    </w:p>
    <w:p w14:paraId="1BFDDA6F" w14:textId="77777777" w:rsidR="00F600CB" w:rsidRPr="00046412"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חוזה</w:t>
      </w:r>
      <w:r w:rsidRPr="00046412">
        <w:rPr>
          <w:rFonts w:ascii="Times New Roman" w:eastAsia="Times New Roman" w:hAnsi="Times New Roman" w:cs="David" w:hint="cs"/>
          <w:sz w:val="24"/>
          <w:szCs w:val="24"/>
          <w:rtl/>
          <w:lang w:eastAsia="he-IL"/>
        </w:rPr>
        <w:t xml:space="preserve"> זה</w:t>
      </w:r>
      <w:r w:rsidRPr="00046412">
        <w:rPr>
          <w:rFonts w:ascii="Times New Roman" w:eastAsia="Times New Roman" w:hAnsi="Times New Roman" w:cs="David"/>
          <w:sz w:val="24"/>
          <w:szCs w:val="24"/>
          <w:rtl/>
          <w:lang w:eastAsia="he-IL"/>
        </w:rPr>
        <w:t xml:space="preserve"> הובא לידי </w:t>
      </w:r>
      <w:r w:rsidRPr="00046412">
        <w:rPr>
          <w:rFonts w:ascii="Times New Roman" w:eastAsia="Times New Roman" w:hAnsi="Times New Roman" w:cs="David" w:hint="cs"/>
          <w:sz w:val="24"/>
          <w:szCs w:val="24"/>
          <w:rtl/>
          <w:lang w:eastAsia="he-IL"/>
        </w:rPr>
        <w:t>גמר</w:t>
      </w:r>
      <w:r w:rsidRPr="00046412">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במסגרת הוראות אותו סעיף.</w:t>
      </w:r>
    </w:p>
    <w:p w14:paraId="74B19F40" w14:textId="77777777" w:rsidR="0001560F" w:rsidRPr="00046412" w:rsidRDefault="00F600CB" w:rsidP="0001560F">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עם מתן א</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שור בכתב ע"י המזמין ל</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הושלם מתן 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ע</w:t>
      </w:r>
      <w:r w:rsidRPr="00046412">
        <w:rPr>
          <w:rFonts w:ascii="Times New Roman" w:eastAsia="Times New Roman" w:hAnsi="Times New Roman" w:cs="David" w:hint="cs"/>
          <w:sz w:val="24"/>
          <w:szCs w:val="24"/>
          <w:rtl/>
          <w:lang w:eastAsia="he-IL"/>
        </w:rPr>
        <w:t>ל פי</w:t>
      </w:r>
      <w:r w:rsidRPr="00046412">
        <w:rPr>
          <w:rFonts w:ascii="Times New Roman" w:eastAsia="Times New Roman" w:hAnsi="Times New Roman" w:cs="David"/>
          <w:sz w:val="24"/>
          <w:szCs w:val="24"/>
          <w:rtl/>
          <w:lang w:eastAsia="he-IL"/>
        </w:rPr>
        <w:t xml:space="preserve"> חוזה</w:t>
      </w:r>
      <w:r w:rsidRPr="00046412">
        <w:rPr>
          <w:rFonts w:ascii="Times New Roman" w:eastAsia="Times New Roman" w:hAnsi="Times New Roman" w:cs="David" w:hint="cs"/>
          <w:sz w:val="24"/>
          <w:szCs w:val="24"/>
          <w:rtl/>
          <w:lang w:eastAsia="he-IL"/>
        </w:rPr>
        <w:t xml:space="preserve"> זה</w:t>
      </w:r>
      <w:r w:rsidRPr="00046412">
        <w:rPr>
          <w:rFonts w:ascii="Times New Roman" w:eastAsia="Times New Roman" w:hAnsi="Times New Roman" w:cs="David"/>
          <w:sz w:val="24"/>
          <w:szCs w:val="24"/>
          <w:rtl/>
          <w:lang w:eastAsia="he-IL"/>
        </w:rPr>
        <w:t>.</w:t>
      </w:r>
    </w:p>
    <w:p w14:paraId="5D374CAA" w14:textId="77777777" w:rsidR="00F600CB" w:rsidRPr="00046412"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046412">
        <w:rPr>
          <w:rFonts w:ascii="Times New Roman" w:eastAsia="Times New Roman" w:hAnsi="Times New Roman" w:cs="David"/>
          <w:bCs/>
          <w:sz w:val="24"/>
          <w:szCs w:val="24"/>
          <w:u w:val="single"/>
          <w:rtl/>
          <w:lang w:eastAsia="he-IL"/>
        </w:rPr>
        <w:t>סודיות והמצאת מסמכים</w:t>
      </w:r>
    </w:p>
    <w:p w14:paraId="2D84FDAF"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מתחייב לשמור על סודיות התכניות, השרטוטים, המפרטים וכל יתר המפרטים וכל יתר המסמכים המתייחסים לש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לרבות העתקים וניירות עבודה, בין שהוכנו על ידי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ו/או על ידי</w:t>
      </w:r>
      <w:r w:rsidRPr="00046412">
        <w:rPr>
          <w:rFonts w:ascii="Times New Roman" w:eastAsia="Times New Roman" w:hAnsi="Times New Roman" w:cs="David"/>
          <w:sz w:val="24"/>
          <w:szCs w:val="24"/>
          <w:rtl/>
          <w:lang w:eastAsia="he-IL"/>
        </w:rPr>
        <w:t xml:space="preserve"> מ</w:t>
      </w:r>
      <w:r w:rsidRPr="00046412">
        <w:rPr>
          <w:rFonts w:ascii="Times New Roman" w:eastAsia="Times New Roman" w:hAnsi="Times New Roman" w:cs="David" w:hint="cs"/>
          <w:sz w:val="24"/>
          <w:szCs w:val="24"/>
          <w:rtl/>
          <w:lang w:eastAsia="he-IL"/>
        </w:rPr>
        <w:t>י מ</w:t>
      </w:r>
      <w:r w:rsidRPr="00046412">
        <w:rPr>
          <w:rFonts w:ascii="Times New Roman" w:eastAsia="Times New Roman" w:hAnsi="Times New Roman" w:cs="David"/>
          <w:sz w:val="24"/>
          <w:szCs w:val="24"/>
          <w:rtl/>
          <w:lang w:eastAsia="he-IL"/>
        </w:rPr>
        <w:t xml:space="preserve">טעמו ובין שהוכנו על ידי המזמין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 xml:space="preserve">או המנהל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 xml:space="preserve">או </w:t>
      </w:r>
      <w:r w:rsidRPr="00046412">
        <w:rPr>
          <w:rFonts w:ascii="Times New Roman" w:eastAsia="Times New Roman" w:hAnsi="Times New Roman" w:cs="David" w:hint="cs"/>
          <w:sz w:val="24"/>
          <w:szCs w:val="24"/>
          <w:rtl/>
          <w:lang w:eastAsia="he-IL"/>
        </w:rPr>
        <w:t xml:space="preserve">מי </w:t>
      </w:r>
      <w:r w:rsidRPr="00046412">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6204F9F0"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 xml:space="preserve">מבלי לגרוע מאחריותו </w:t>
      </w:r>
      <w:r w:rsidRPr="00046412">
        <w:rPr>
          <w:rFonts w:ascii="Times New Roman" w:eastAsia="Times New Roman" w:hAnsi="Times New Roman" w:cs="David" w:hint="cs"/>
          <w:sz w:val="24"/>
          <w:szCs w:val="24"/>
          <w:rtl/>
          <w:lang w:eastAsia="he-IL"/>
        </w:rPr>
        <w:t>של ה</w:t>
      </w:r>
      <w:r w:rsidR="00B06D6A" w:rsidRPr="00046412">
        <w:rPr>
          <w:rFonts w:ascii="Times New Roman" w:eastAsia="Times New Roman" w:hAnsi="Times New Roman" w:cs="David" w:hint="cs"/>
          <w:sz w:val="24"/>
          <w:szCs w:val="24"/>
          <w:rtl/>
          <w:lang w:eastAsia="he-IL"/>
        </w:rPr>
        <w:t>יועץ</w:t>
      </w:r>
      <w:r w:rsidRPr="00046412">
        <w:rPr>
          <w:rFonts w:ascii="Times New Roman" w:eastAsia="Times New Roman" w:hAnsi="Times New Roman" w:cs="David" w:hint="cs"/>
          <w:sz w:val="24"/>
          <w:szCs w:val="24"/>
          <w:rtl/>
          <w:lang w:eastAsia="he-IL"/>
        </w:rPr>
        <w:t xml:space="preserve"> </w:t>
      </w:r>
      <w:r w:rsidRPr="00046412">
        <w:rPr>
          <w:rFonts w:ascii="Times New Roman" w:eastAsia="Times New Roman" w:hAnsi="Times New Roman" w:cs="David"/>
          <w:sz w:val="24"/>
          <w:szCs w:val="24"/>
          <w:rtl/>
          <w:lang w:eastAsia="he-IL"/>
        </w:rPr>
        <w:t>על פי כל דין, ינקוט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בכל אמצעי סביר כדי לשמור שמירה מעולה על כל מסמך המוחזק על ידיו בקשר לש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כדי למנוע עיון בו מכל אדם שהמנהל לא התיר לו זאת. כמו כן</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יציית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לכל דרישה של המנהל בדבר נקיטת אמצעי 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למנהל מיד עם אירועה.</w:t>
      </w:r>
    </w:p>
    <w:p w14:paraId="73F56472"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יחתים את עובדיו</w:t>
      </w:r>
      <w:r w:rsidRPr="00046412">
        <w:rPr>
          <w:rFonts w:ascii="Times New Roman" w:eastAsia="Times New Roman" w:hAnsi="Times New Roman" w:cs="David" w:hint="cs"/>
          <w:sz w:val="24"/>
          <w:szCs w:val="24"/>
          <w:rtl/>
          <w:lang w:eastAsia="he-IL"/>
        </w:rPr>
        <w:t xml:space="preserve"> ו/או שלוחיו ו/או אחר מטעמו</w:t>
      </w:r>
      <w:r w:rsidRPr="00046412">
        <w:rPr>
          <w:rFonts w:ascii="Times New Roman" w:eastAsia="Times New Roman" w:hAnsi="Times New Roman" w:cs="David"/>
          <w:sz w:val="24"/>
          <w:szCs w:val="24"/>
          <w:rtl/>
          <w:lang w:eastAsia="he-IL"/>
        </w:rPr>
        <w:t xml:space="preserve"> בקשר עם ביצוע הסכם זה</w:t>
      </w:r>
      <w:r w:rsidRPr="00046412">
        <w:rPr>
          <w:rFonts w:ascii="Times New Roman" w:eastAsia="Times New Roman" w:hAnsi="Times New Roman" w:cs="David" w:hint="cs"/>
          <w:sz w:val="24"/>
          <w:szCs w:val="24"/>
          <w:rtl/>
          <w:lang w:eastAsia="he-IL"/>
        </w:rPr>
        <w:t xml:space="preserve"> על נספחיו,</w:t>
      </w:r>
      <w:r w:rsidRPr="00046412">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046412">
        <w:rPr>
          <w:rFonts w:ascii="Times New Roman" w:eastAsia="Times New Roman" w:hAnsi="Times New Roman" w:cs="David"/>
          <w:bCs/>
          <w:sz w:val="24"/>
          <w:szCs w:val="24"/>
          <w:rtl/>
          <w:lang w:eastAsia="he-IL"/>
        </w:rPr>
        <w:t>ו'</w:t>
      </w:r>
      <w:r w:rsidRPr="00046412">
        <w:rPr>
          <w:rFonts w:ascii="Times New Roman" w:eastAsia="Times New Roman" w:hAnsi="Times New Roman" w:cs="David"/>
          <w:sz w:val="24"/>
          <w:szCs w:val="24"/>
          <w:rtl/>
          <w:lang w:eastAsia="he-IL"/>
        </w:rPr>
        <w:t>,.</w:t>
      </w:r>
    </w:p>
    <w:p w14:paraId="281B57B6" w14:textId="77777777" w:rsidR="00F600CB" w:rsidRPr="00046412"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לפי דרישת המזמין ועם סיום 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ימסור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לידי המזמין כל חומר בכתב ו/או במדיה ממוחשבת המצוי בידו והמתייחס לפרויקט, אשר נערך על ידו</w:t>
      </w:r>
      <w:r w:rsidRPr="00046412">
        <w:rPr>
          <w:rFonts w:ascii="Times New Roman" w:eastAsia="Times New Roman" w:hAnsi="Times New Roman" w:cs="David" w:hint="cs"/>
          <w:sz w:val="24"/>
          <w:szCs w:val="24"/>
          <w:rtl/>
          <w:lang w:eastAsia="he-IL"/>
        </w:rPr>
        <w:t>.</w:t>
      </w:r>
    </w:p>
    <w:p w14:paraId="3C00A2FB" w14:textId="77777777" w:rsidR="00F600CB" w:rsidRPr="00046412"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046412">
        <w:rPr>
          <w:rFonts w:ascii="Times New Roman" w:eastAsia="Times New Roman" w:hAnsi="Times New Roman" w:cs="David"/>
          <w:bCs/>
          <w:sz w:val="24"/>
          <w:szCs w:val="24"/>
          <w:u w:val="single"/>
          <w:rtl/>
          <w:lang w:eastAsia="he-IL"/>
        </w:rPr>
        <w:t>ויתור על זכויות מצד ה</w:t>
      </w:r>
      <w:r w:rsidR="00B06D6A" w:rsidRPr="00046412">
        <w:rPr>
          <w:rFonts w:ascii="Times New Roman" w:eastAsia="Times New Roman" w:hAnsi="Times New Roman" w:cs="David"/>
          <w:bCs/>
          <w:sz w:val="24"/>
          <w:szCs w:val="24"/>
          <w:u w:val="single"/>
          <w:rtl/>
          <w:lang w:eastAsia="he-IL"/>
        </w:rPr>
        <w:t>יועץ</w:t>
      </w:r>
    </w:p>
    <w:p w14:paraId="7F79440E" w14:textId="77777777" w:rsidR="00F600CB" w:rsidRPr="00046412"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 xml:space="preserve">השתמש המזמין כדין בסמכות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00B06D6A" w:rsidRPr="00046412">
        <w:rPr>
          <w:rFonts w:ascii="Times New Roman" w:eastAsia="Times New Roman" w:hAnsi="Times New Roman" w:cs="David" w:hint="cs"/>
          <w:sz w:val="24"/>
          <w:szCs w:val="24"/>
          <w:rtl/>
          <w:lang w:eastAsia="he-IL"/>
        </w:rPr>
        <w:t>יועץ</w:t>
      </w:r>
      <w:r w:rsidRPr="00046412">
        <w:rPr>
          <w:rFonts w:ascii="Times New Roman" w:eastAsia="Times New Roman" w:hAnsi="Times New Roman" w:cs="David" w:hint="cs"/>
          <w:sz w:val="24"/>
          <w:szCs w:val="24"/>
          <w:rtl/>
          <w:lang w:eastAsia="he-IL"/>
        </w:rPr>
        <w:t xml:space="preserve"> כל טענה ו/או דרישה ו/או תלונה ו/או</w:t>
      </w:r>
      <w:r w:rsidRPr="00046412">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לא יהיה זכאי לתבוע פיצוי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או</w:t>
      </w:r>
      <w:r w:rsidRPr="00046412">
        <w:rPr>
          <w:rFonts w:ascii="Times New Roman" w:eastAsia="Times New Roman" w:hAnsi="Times New Roman" w:cs="David" w:hint="cs"/>
          <w:sz w:val="24"/>
          <w:szCs w:val="24"/>
          <w:rtl/>
          <w:lang w:eastAsia="he-IL"/>
        </w:rPr>
        <w:t xml:space="preserve"> שיפוי ו/או</w:t>
      </w:r>
      <w:r w:rsidRPr="00046412">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046412">
        <w:rPr>
          <w:rFonts w:ascii="Times New Roman" w:eastAsia="Times New Roman" w:hAnsi="Times New Roman" w:cs="David" w:hint="cs"/>
          <w:sz w:val="24"/>
          <w:szCs w:val="24"/>
          <w:rtl/>
          <w:lang w:eastAsia="he-IL"/>
        </w:rPr>
        <w:t xml:space="preserve"> ו/או</w:t>
      </w:r>
      <w:r w:rsidRPr="00046412">
        <w:rPr>
          <w:rFonts w:ascii="Times New Roman" w:eastAsia="Times New Roman" w:hAnsi="Times New Roman" w:cs="David"/>
          <w:sz w:val="24"/>
          <w:szCs w:val="24"/>
          <w:rtl/>
          <w:lang w:eastAsia="he-IL"/>
        </w:rPr>
        <w:t xml:space="preserve"> פגיעה במוניטין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או הפסד</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לרבות הפסד רווח העלולים להיגרם לו עקב הביטול</w:t>
      </w:r>
      <w:r w:rsidRPr="00046412">
        <w:rPr>
          <w:rFonts w:ascii="Times New Roman" w:eastAsia="Times New Roman" w:hAnsi="Times New Roman" w:cs="David" w:hint="cs"/>
          <w:sz w:val="24"/>
          <w:szCs w:val="24"/>
          <w:rtl/>
          <w:lang w:eastAsia="he-IL"/>
        </w:rPr>
        <w:t xml:space="preserve"> או</w:t>
      </w:r>
      <w:r w:rsidRPr="00046412">
        <w:rPr>
          <w:rFonts w:ascii="Times New Roman" w:eastAsia="Times New Roman" w:hAnsi="Times New Roman" w:cs="David"/>
          <w:sz w:val="24"/>
          <w:szCs w:val="24"/>
          <w:rtl/>
          <w:lang w:eastAsia="he-IL"/>
        </w:rPr>
        <w:t xml:space="preserve"> ההפסקה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או מכל סיבה אחרת.</w:t>
      </w:r>
    </w:p>
    <w:p w14:paraId="6A34DB39" w14:textId="77777777" w:rsidR="00F600CB" w:rsidRPr="00046412" w:rsidRDefault="00F600CB" w:rsidP="00F600CB">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לאחר ולהשתמש ללא הגבלה בשרותי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hint="cs"/>
          <w:sz w:val="24"/>
          <w:szCs w:val="24"/>
          <w:rtl/>
          <w:lang w:eastAsia="he-IL"/>
        </w:rPr>
        <w:t xml:space="preserve">, </w:t>
      </w:r>
      <w:r w:rsidRPr="00046412">
        <w:rPr>
          <w:rFonts w:ascii="Times New Roman" w:eastAsia="Times New Roman" w:hAnsi="Times New Roman" w:cs="David"/>
          <w:sz w:val="24"/>
          <w:szCs w:val="24"/>
          <w:rtl/>
          <w:lang w:eastAsia="he-IL"/>
        </w:rPr>
        <w:t>שביצע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על פי חוזה זה.</w:t>
      </w:r>
    </w:p>
    <w:p w14:paraId="08CB0994" w14:textId="77777777" w:rsidR="00F600CB" w:rsidRPr="00046412" w:rsidRDefault="00F600CB" w:rsidP="00F600C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מתחייב שלא לנקוט בכל צעדים מכל סוג שהוא שיהיה בהם כדי לסכל </w:t>
      </w:r>
      <w:r w:rsidRPr="00046412">
        <w:rPr>
          <w:rFonts w:ascii="Times New Roman" w:eastAsia="Times New Roman" w:hAnsi="Times New Roman" w:cs="David" w:hint="cs"/>
          <w:sz w:val="24"/>
          <w:szCs w:val="24"/>
          <w:rtl/>
          <w:lang w:eastAsia="he-IL"/>
        </w:rPr>
        <w:t xml:space="preserve">את </w:t>
      </w:r>
      <w:r w:rsidRPr="00046412">
        <w:rPr>
          <w:rFonts w:ascii="Times New Roman" w:eastAsia="Times New Roman" w:hAnsi="Times New Roman" w:cs="David"/>
          <w:sz w:val="24"/>
          <w:szCs w:val="24"/>
          <w:rtl/>
          <w:lang w:eastAsia="he-IL"/>
        </w:rPr>
        <w:t>המשך ביצוע 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 xml:space="preserve">או מסירתם לידי </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אחר, והינו מתחייב</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על פי דרישת המזמין ישתף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פעולה עם המזמין ו/או עם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החליפי בכל הקשור להעברת האינפורמציה לגבי מהלך הפרויקט עד להפסקת עבודתו וחפיפה נאותה של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החליפי.</w:t>
      </w:r>
    </w:p>
    <w:p w14:paraId="703B2D82" w14:textId="77777777" w:rsidR="00F600CB" w:rsidRPr="00046412" w:rsidRDefault="00F600CB" w:rsidP="00F600C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046412">
        <w:rPr>
          <w:rFonts w:ascii="Times New Roman" w:eastAsia="Times New Roman" w:hAnsi="Times New Roman" w:cs="David"/>
          <w:bCs/>
          <w:sz w:val="24"/>
          <w:szCs w:val="24"/>
          <w:u w:val="single"/>
          <w:rtl/>
          <w:lang w:eastAsia="he-IL"/>
        </w:rPr>
        <w:t>שונות</w:t>
      </w:r>
    </w:p>
    <w:p w14:paraId="294DBDA7"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המנהל הראשי במשרד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מתחייב לבצע את השירותים שעליו לבצע אישית ע</w:t>
      </w:r>
      <w:r w:rsidRPr="00046412">
        <w:rPr>
          <w:rFonts w:ascii="Times New Roman" w:eastAsia="Times New Roman" w:hAnsi="Times New Roman" w:cs="David" w:hint="cs"/>
          <w:sz w:val="24"/>
          <w:szCs w:val="24"/>
          <w:rtl/>
          <w:lang w:eastAsia="he-IL"/>
        </w:rPr>
        <w:t>ל פ</w:t>
      </w:r>
      <w:r w:rsidRPr="00046412">
        <w:rPr>
          <w:rFonts w:ascii="Times New Roman" w:eastAsia="Times New Roman" w:hAnsi="Times New Roman" w:cs="David"/>
          <w:sz w:val="24"/>
          <w:szCs w:val="24"/>
          <w:rtl/>
          <w:lang w:eastAsia="he-IL"/>
        </w:rPr>
        <w:t>י חוזה</w:t>
      </w:r>
      <w:r w:rsidRPr="00046412">
        <w:rPr>
          <w:rFonts w:ascii="Times New Roman" w:eastAsia="Times New Roman" w:hAnsi="Times New Roman" w:cs="David" w:hint="cs"/>
          <w:sz w:val="24"/>
          <w:szCs w:val="24"/>
          <w:rtl/>
          <w:lang w:eastAsia="he-IL"/>
        </w:rPr>
        <w:t xml:space="preserve"> זה והינו</w:t>
      </w:r>
      <w:r w:rsidRPr="00046412">
        <w:rPr>
          <w:rFonts w:ascii="Times New Roman" w:eastAsia="Times New Roman" w:hAnsi="Times New Roman" w:cs="David"/>
          <w:sz w:val="24"/>
          <w:szCs w:val="24"/>
          <w:rtl/>
          <w:lang w:eastAsia="he-IL"/>
        </w:rPr>
        <w:t xml:space="preserve"> אחראי וערב כלפי המזמין לב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התחייבויות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לפי חוזה</w:t>
      </w:r>
      <w:r w:rsidRPr="00046412">
        <w:rPr>
          <w:rFonts w:ascii="Times New Roman" w:eastAsia="Times New Roman" w:hAnsi="Times New Roman" w:cs="David" w:hint="cs"/>
          <w:sz w:val="24"/>
          <w:szCs w:val="24"/>
          <w:rtl/>
          <w:lang w:eastAsia="he-IL"/>
        </w:rPr>
        <w:t xml:space="preserve"> זה על נספחיו</w:t>
      </w:r>
      <w:r w:rsidRPr="00046412">
        <w:rPr>
          <w:rFonts w:ascii="Times New Roman" w:eastAsia="Times New Roman" w:hAnsi="Times New Roman" w:cs="David"/>
          <w:sz w:val="24"/>
          <w:szCs w:val="24"/>
          <w:rtl/>
          <w:lang w:eastAsia="he-IL"/>
        </w:rPr>
        <w:t>.</w:t>
      </w:r>
    </w:p>
    <w:p w14:paraId="26717906"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כל צד אשר יפר או לא יקיים איזו מהתחייבויותיו ע</w:t>
      </w:r>
      <w:r w:rsidRPr="00046412">
        <w:rPr>
          <w:rFonts w:ascii="Times New Roman" w:eastAsia="Times New Roman" w:hAnsi="Times New Roman" w:cs="David" w:hint="cs"/>
          <w:sz w:val="24"/>
          <w:szCs w:val="24"/>
          <w:rtl/>
          <w:lang w:eastAsia="he-IL"/>
        </w:rPr>
        <w:t>ל פי</w:t>
      </w:r>
      <w:r w:rsidRPr="00046412">
        <w:rPr>
          <w:rFonts w:ascii="Times New Roman" w:eastAsia="Times New Roman" w:hAnsi="Times New Roman" w:cs="David"/>
          <w:sz w:val="24"/>
          <w:szCs w:val="24"/>
          <w:rtl/>
          <w:lang w:eastAsia="he-IL"/>
        </w:rPr>
        <w:t xml:space="preserve"> חוזה</w:t>
      </w:r>
      <w:r w:rsidRPr="00046412">
        <w:rPr>
          <w:rFonts w:ascii="Times New Roman" w:eastAsia="Times New Roman" w:hAnsi="Times New Roman" w:cs="David" w:hint="cs"/>
          <w:sz w:val="24"/>
          <w:szCs w:val="24"/>
          <w:rtl/>
          <w:lang w:eastAsia="he-IL"/>
        </w:rPr>
        <w:t xml:space="preserve"> זה,</w:t>
      </w:r>
      <w:r w:rsidRPr="00046412">
        <w:rPr>
          <w:rFonts w:ascii="Times New Roman" w:eastAsia="Times New Roman" w:hAnsi="Times New Roman" w:cs="David"/>
          <w:sz w:val="24"/>
          <w:szCs w:val="24"/>
          <w:rtl/>
          <w:lang w:eastAsia="he-IL"/>
        </w:rPr>
        <w:t xml:space="preserve"> יהיה חייב לפצות את הצד המקיים על כל הנזקים ו</w:t>
      </w:r>
      <w:r w:rsidRPr="00046412">
        <w:rPr>
          <w:rFonts w:ascii="Times New Roman" w:eastAsia="Times New Roman" w:hAnsi="Times New Roman" w:cs="David" w:hint="cs"/>
          <w:sz w:val="24"/>
          <w:szCs w:val="24"/>
          <w:rtl/>
          <w:lang w:eastAsia="he-IL"/>
        </w:rPr>
        <w:t xml:space="preserve">/או </w:t>
      </w:r>
      <w:r w:rsidRPr="00046412">
        <w:rPr>
          <w:rFonts w:ascii="Times New Roman" w:eastAsia="Times New Roman" w:hAnsi="Times New Roman" w:cs="David"/>
          <w:sz w:val="24"/>
          <w:szCs w:val="24"/>
          <w:rtl/>
          <w:lang w:eastAsia="he-IL"/>
        </w:rPr>
        <w:t>ההפסדים שיגרמו לו עקב כך</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וזאת מבלי לגרוע מזכות הצד המקיים לכל סעד ו</w:t>
      </w:r>
      <w:r w:rsidRPr="00046412">
        <w:rPr>
          <w:rFonts w:ascii="Times New Roman" w:eastAsia="Times New Roman" w:hAnsi="Times New Roman" w:cs="David" w:hint="cs"/>
          <w:sz w:val="24"/>
          <w:szCs w:val="24"/>
          <w:rtl/>
          <w:lang w:eastAsia="he-IL"/>
        </w:rPr>
        <w:t xml:space="preserve">/או </w:t>
      </w:r>
      <w:r w:rsidRPr="00046412">
        <w:rPr>
          <w:rFonts w:ascii="Times New Roman" w:eastAsia="Times New Roman" w:hAnsi="Times New Roman" w:cs="David"/>
          <w:sz w:val="24"/>
          <w:szCs w:val="24"/>
          <w:rtl/>
          <w:lang w:eastAsia="he-IL"/>
        </w:rPr>
        <w:t>תרופה אחרים ו/או נוספים.</w:t>
      </w:r>
    </w:p>
    <w:p w14:paraId="6A3CAE59" w14:textId="77777777" w:rsidR="00F600CB" w:rsidRPr="00046412" w:rsidRDefault="00F600CB" w:rsidP="00F600CB">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למניעת ספקות מוצהר במפורש</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34F97E00" w14:textId="77777777" w:rsidR="00F600CB" w:rsidRPr="00046412" w:rsidRDefault="00F600CB" w:rsidP="00F600CB">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מצהיר</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046412">
        <w:rPr>
          <w:rFonts w:ascii="Times New Roman" w:eastAsia="Times New Roman" w:hAnsi="Times New Roman" w:cs="David" w:hint="cs"/>
          <w:sz w:val="24"/>
          <w:szCs w:val="24"/>
          <w:rtl/>
          <w:lang w:eastAsia="he-IL"/>
        </w:rPr>
        <w:t>נבע</w:t>
      </w:r>
      <w:r w:rsidRPr="00046412">
        <w:rPr>
          <w:rFonts w:ascii="Times New Roman" w:eastAsia="Times New Roman" w:hAnsi="Times New Roman" w:cs="David"/>
          <w:sz w:val="24"/>
          <w:szCs w:val="24"/>
          <w:rtl/>
          <w:lang w:eastAsia="he-IL"/>
        </w:rPr>
        <w:t xml:space="preserve"> מאי עמידתו בהתחייבויותיו ע</w:t>
      </w:r>
      <w:r w:rsidRPr="00046412">
        <w:rPr>
          <w:rFonts w:ascii="Times New Roman" w:eastAsia="Times New Roman" w:hAnsi="Times New Roman" w:cs="David" w:hint="cs"/>
          <w:sz w:val="24"/>
          <w:szCs w:val="24"/>
          <w:rtl/>
          <w:lang w:eastAsia="he-IL"/>
        </w:rPr>
        <w:t>ל פי</w:t>
      </w:r>
      <w:r w:rsidRPr="00046412">
        <w:rPr>
          <w:rFonts w:ascii="Times New Roman" w:eastAsia="Times New Roman" w:hAnsi="Times New Roman" w:cs="David"/>
          <w:sz w:val="24"/>
          <w:szCs w:val="24"/>
          <w:rtl/>
          <w:lang w:eastAsia="he-IL"/>
        </w:rPr>
        <w:t xml:space="preserve"> חוזה זה.</w:t>
      </w:r>
    </w:p>
    <w:p w14:paraId="62638E87"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המזמין זכאי לקזז כנגד כל סכום המגיע ל</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מאת המזמין לפי חוזה</w:t>
      </w:r>
      <w:r w:rsidRPr="00046412">
        <w:rPr>
          <w:rFonts w:ascii="Times New Roman" w:eastAsia="Times New Roman" w:hAnsi="Times New Roman" w:cs="David" w:hint="cs"/>
          <w:sz w:val="24"/>
          <w:szCs w:val="24"/>
          <w:rtl/>
          <w:lang w:eastAsia="he-IL"/>
        </w:rPr>
        <w:t xml:space="preserve"> זה,</w:t>
      </w:r>
      <w:r w:rsidRPr="00046412">
        <w:rPr>
          <w:rFonts w:ascii="Times New Roman" w:eastAsia="Times New Roman" w:hAnsi="Times New Roman" w:cs="David"/>
          <w:sz w:val="24"/>
          <w:szCs w:val="24"/>
          <w:rtl/>
          <w:lang w:eastAsia="he-IL"/>
        </w:rPr>
        <w:t xml:space="preserve"> כל סכום שלפי טענתו מגיע לו מה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וכל זכות של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לתשלום מהמזמין כפופה לזכות הקיזוז הנ"ל.</w:t>
      </w:r>
    </w:p>
    <w:p w14:paraId="205FCAA7"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מוסכם במפורש</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 xml:space="preserve">צוע כל </w:t>
      </w:r>
      <w:r w:rsidRPr="00046412">
        <w:rPr>
          <w:rFonts w:ascii="Times New Roman" w:eastAsia="Times New Roman" w:hAnsi="Times New Roman" w:cs="David" w:hint="cs"/>
          <w:sz w:val="24"/>
          <w:szCs w:val="24"/>
          <w:rtl/>
          <w:lang w:eastAsia="he-IL"/>
        </w:rPr>
        <w:t>אחת</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אחת מהתחייבויות המזמין ע</w:t>
      </w:r>
      <w:r w:rsidRPr="00046412">
        <w:rPr>
          <w:rFonts w:ascii="Times New Roman" w:eastAsia="Times New Roman" w:hAnsi="Times New Roman" w:cs="David" w:hint="cs"/>
          <w:sz w:val="24"/>
          <w:szCs w:val="24"/>
          <w:rtl/>
          <w:lang w:eastAsia="he-IL"/>
        </w:rPr>
        <w:t>ל פ</w:t>
      </w:r>
      <w:r w:rsidRPr="00046412">
        <w:rPr>
          <w:rFonts w:ascii="Times New Roman" w:eastAsia="Times New Roman" w:hAnsi="Times New Roman" w:cs="David"/>
          <w:sz w:val="24"/>
          <w:szCs w:val="24"/>
          <w:rtl/>
          <w:lang w:eastAsia="he-IL"/>
        </w:rPr>
        <w:t>י</w:t>
      </w:r>
      <w:r w:rsidRPr="00046412">
        <w:rPr>
          <w:rFonts w:ascii="Times New Roman" w:eastAsia="Times New Roman" w:hAnsi="Times New Roman" w:cs="David" w:hint="cs"/>
          <w:sz w:val="24"/>
          <w:szCs w:val="24"/>
          <w:rtl/>
          <w:lang w:eastAsia="he-IL"/>
        </w:rPr>
        <w:t xml:space="preserve"> </w:t>
      </w:r>
      <w:r w:rsidRPr="00046412">
        <w:rPr>
          <w:rFonts w:ascii="Times New Roman" w:eastAsia="Times New Roman" w:hAnsi="Times New Roman" w:cs="David"/>
          <w:sz w:val="24"/>
          <w:szCs w:val="24"/>
          <w:rtl/>
          <w:lang w:eastAsia="he-IL"/>
        </w:rPr>
        <w:t>חוזה</w:t>
      </w:r>
      <w:r w:rsidRPr="00046412">
        <w:rPr>
          <w:rFonts w:ascii="Times New Roman" w:eastAsia="Times New Roman" w:hAnsi="Times New Roman" w:cs="David" w:hint="cs"/>
          <w:sz w:val="24"/>
          <w:szCs w:val="24"/>
          <w:rtl/>
          <w:lang w:eastAsia="he-IL"/>
        </w:rPr>
        <w:t xml:space="preserve"> זה,</w:t>
      </w:r>
      <w:r w:rsidRPr="00046412">
        <w:rPr>
          <w:rFonts w:ascii="Times New Roman" w:eastAsia="Times New Roman" w:hAnsi="Times New Roman" w:cs="David"/>
          <w:sz w:val="24"/>
          <w:szCs w:val="24"/>
          <w:rtl/>
          <w:lang w:eastAsia="he-IL"/>
        </w:rPr>
        <w:t xml:space="preserve"> מותנה בכך שה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יקיים תחילה את התחייבויותיו ע</w:t>
      </w:r>
      <w:r w:rsidRPr="00046412">
        <w:rPr>
          <w:rFonts w:ascii="Times New Roman" w:eastAsia="Times New Roman" w:hAnsi="Times New Roman" w:cs="David" w:hint="cs"/>
          <w:sz w:val="24"/>
          <w:szCs w:val="24"/>
          <w:rtl/>
          <w:lang w:eastAsia="he-IL"/>
        </w:rPr>
        <w:t>ל פי</w:t>
      </w:r>
      <w:r w:rsidRPr="00046412">
        <w:rPr>
          <w:rFonts w:ascii="Times New Roman" w:eastAsia="Times New Roman" w:hAnsi="Times New Roman" w:cs="David"/>
          <w:sz w:val="24"/>
          <w:szCs w:val="24"/>
          <w:rtl/>
          <w:lang w:eastAsia="he-IL"/>
        </w:rPr>
        <w:t xml:space="preserve"> חוזה</w:t>
      </w:r>
      <w:r w:rsidRPr="00046412">
        <w:rPr>
          <w:rFonts w:ascii="Times New Roman" w:eastAsia="Times New Roman" w:hAnsi="Times New Roman" w:cs="David" w:hint="cs"/>
          <w:sz w:val="24"/>
          <w:szCs w:val="24"/>
          <w:rtl/>
          <w:lang w:eastAsia="he-IL"/>
        </w:rPr>
        <w:t xml:space="preserve"> זה,</w:t>
      </w:r>
      <w:r w:rsidRPr="00046412">
        <w:rPr>
          <w:rFonts w:ascii="Times New Roman" w:eastAsia="Times New Roman" w:hAnsi="Times New Roman" w:cs="David"/>
          <w:sz w:val="24"/>
          <w:szCs w:val="24"/>
          <w:rtl/>
          <w:lang w:eastAsia="he-IL"/>
        </w:rPr>
        <w:t xml:space="preserve"> עד לאותו מועד. המזמין זכאי, מבלי לפגוע </w:t>
      </w:r>
      <w:r w:rsidRPr="00046412">
        <w:rPr>
          <w:rFonts w:ascii="Times New Roman" w:eastAsia="Times New Roman" w:hAnsi="Times New Roman" w:cs="David" w:hint="cs"/>
          <w:sz w:val="24"/>
          <w:szCs w:val="24"/>
          <w:rtl/>
          <w:lang w:eastAsia="he-IL"/>
        </w:rPr>
        <w:t>מכלליות ה</w:t>
      </w:r>
      <w:r w:rsidRPr="00046412">
        <w:rPr>
          <w:rFonts w:ascii="Times New Roman" w:eastAsia="Times New Roman" w:hAnsi="Times New Roman" w:cs="David"/>
          <w:sz w:val="24"/>
          <w:szCs w:val="24"/>
          <w:rtl/>
          <w:lang w:eastAsia="he-IL"/>
        </w:rPr>
        <w:t>אמור בכל מקום אחר בחוזה</w:t>
      </w:r>
      <w:r w:rsidRPr="00046412">
        <w:rPr>
          <w:rFonts w:ascii="Times New Roman" w:eastAsia="Times New Roman" w:hAnsi="Times New Roman" w:cs="David" w:hint="cs"/>
          <w:sz w:val="24"/>
          <w:szCs w:val="24"/>
          <w:rtl/>
          <w:lang w:eastAsia="he-IL"/>
        </w:rPr>
        <w:t xml:space="preserve"> זה</w:t>
      </w:r>
      <w:r w:rsidRPr="00046412">
        <w:rPr>
          <w:rFonts w:ascii="Times New Roman" w:eastAsia="Times New Roman" w:hAnsi="Times New Roman" w:cs="David"/>
          <w:sz w:val="24"/>
          <w:szCs w:val="24"/>
          <w:rtl/>
          <w:lang w:eastAsia="he-IL"/>
        </w:rPr>
        <w:t>, לעכב 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התחי</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בות כלשהי מהתחייבויותיו עד לאחר שה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קיים את התחייבויותיו כאמור.</w:t>
      </w:r>
    </w:p>
    <w:p w14:paraId="15EE3AF1"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שום התנהגות מצד</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של מי</w:t>
      </w:r>
      <w:r w:rsidRPr="00046412">
        <w:rPr>
          <w:rFonts w:ascii="Times New Roman" w:eastAsia="Times New Roman" w:hAnsi="Times New Roman" w:cs="David"/>
          <w:sz w:val="24"/>
          <w:szCs w:val="24"/>
          <w:rtl/>
          <w:lang w:eastAsia="he-IL"/>
        </w:rPr>
        <w:t xml:space="preserve"> מהצדדים לא תחשב כויתור על איזה מזכויותיו ע</w:t>
      </w:r>
      <w:r w:rsidRPr="00046412">
        <w:rPr>
          <w:rFonts w:ascii="Times New Roman" w:eastAsia="Times New Roman" w:hAnsi="Times New Roman" w:cs="David" w:hint="cs"/>
          <w:sz w:val="24"/>
          <w:szCs w:val="24"/>
          <w:rtl/>
          <w:lang w:eastAsia="he-IL"/>
        </w:rPr>
        <w:t>ל פי</w:t>
      </w:r>
      <w:r w:rsidRPr="00046412">
        <w:rPr>
          <w:rFonts w:ascii="Times New Roman" w:eastAsia="Times New Roman" w:hAnsi="Times New Roman" w:cs="David"/>
          <w:sz w:val="24"/>
          <w:szCs w:val="24"/>
          <w:rtl/>
          <w:lang w:eastAsia="he-IL"/>
        </w:rPr>
        <w:t xml:space="preserve"> חוזה</w:t>
      </w:r>
      <w:r w:rsidRPr="00046412">
        <w:rPr>
          <w:rFonts w:ascii="Times New Roman" w:eastAsia="Times New Roman" w:hAnsi="Times New Roman" w:cs="David" w:hint="cs"/>
          <w:sz w:val="24"/>
          <w:szCs w:val="24"/>
          <w:rtl/>
          <w:lang w:eastAsia="he-IL"/>
        </w:rPr>
        <w:t xml:space="preserve"> זה</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ו/או</w:t>
      </w:r>
      <w:r w:rsidRPr="00046412">
        <w:rPr>
          <w:rFonts w:ascii="Times New Roman" w:eastAsia="Times New Roman" w:hAnsi="Times New Roman" w:cs="David"/>
          <w:sz w:val="24"/>
          <w:szCs w:val="24"/>
          <w:rtl/>
          <w:lang w:eastAsia="he-IL"/>
        </w:rPr>
        <w:t xml:space="preserve"> ע</w:t>
      </w:r>
      <w:r w:rsidRPr="00046412">
        <w:rPr>
          <w:rFonts w:ascii="Times New Roman" w:eastAsia="Times New Roman" w:hAnsi="Times New Roman" w:cs="David" w:hint="cs"/>
          <w:sz w:val="24"/>
          <w:szCs w:val="24"/>
          <w:rtl/>
          <w:lang w:eastAsia="he-IL"/>
        </w:rPr>
        <w:t>ל פי כל</w:t>
      </w:r>
      <w:r w:rsidRPr="00046412">
        <w:rPr>
          <w:rFonts w:ascii="Times New Roman" w:eastAsia="Times New Roman" w:hAnsi="Times New Roman" w:cs="David"/>
          <w:sz w:val="24"/>
          <w:szCs w:val="24"/>
          <w:rtl/>
          <w:lang w:eastAsia="he-IL"/>
        </w:rPr>
        <w:t xml:space="preserve"> דין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 xml:space="preserve">או כויתור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 xml:space="preserve">או כהסכמה מצדו לאיזה הפרה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או אי קיום של תנאי מתנאי חוזה</w:t>
      </w:r>
      <w:r w:rsidRPr="00046412">
        <w:rPr>
          <w:rFonts w:ascii="Times New Roman" w:eastAsia="Times New Roman" w:hAnsi="Times New Roman" w:cs="David" w:hint="cs"/>
          <w:sz w:val="24"/>
          <w:szCs w:val="24"/>
          <w:rtl/>
          <w:lang w:eastAsia="he-IL"/>
        </w:rPr>
        <w:t xml:space="preserve"> זה ו/</w:t>
      </w:r>
      <w:r w:rsidRPr="00046412">
        <w:rPr>
          <w:rFonts w:ascii="Times New Roman" w:eastAsia="Times New Roman" w:hAnsi="Times New Roman" w:cs="David"/>
          <w:sz w:val="24"/>
          <w:szCs w:val="24"/>
          <w:rtl/>
          <w:lang w:eastAsia="he-IL"/>
        </w:rPr>
        <w:t xml:space="preserve"> או כנותנת דחייה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או ארכה לב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צוע כל פעולה</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ש</w:t>
      </w:r>
      <w:r w:rsidRPr="00046412">
        <w:rPr>
          <w:rFonts w:ascii="Times New Roman" w:eastAsia="Times New Roman" w:hAnsi="Times New Roman" w:cs="David"/>
          <w:sz w:val="24"/>
          <w:szCs w:val="24"/>
          <w:rtl/>
          <w:lang w:eastAsia="he-IL"/>
        </w:rPr>
        <w:t>יש לעשותה ע</w:t>
      </w:r>
      <w:r w:rsidRPr="00046412">
        <w:rPr>
          <w:rFonts w:ascii="Times New Roman" w:eastAsia="Times New Roman" w:hAnsi="Times New Roman" w:cs="David" w:hint="cs"/>
          <w:sz w:val="24"/>
          <w:szCs w:val="24"/>
          <w:rtl/>
          <w:lang w:eastAsia="he-IL"/>
        </w:rPr>
        <w:t>ל פי</w:t>
      </w:r>
      <w:r w:rsidRPr="00046412">
        <w:rPr>
          <w:rFonts w:ascii="Times New Roman" w:eastAsia="Times New Roman" w:hAnsi="Times New Roman" w:cs="David"/>
          <w:sz w:val="24"/>
          <w:szCs w:val="24"/>
          <w:rtl/>
          <w:lang w:eastAsia="he-IL"/>
        </w:rPr>
        <w:t xml:space="preserve"> חוזה</w:t>
      </w:r>
      <w:r w:rsidRPr="00046412">
        <w:rPr>
          <w:rFonts w:ascii="Times New Roman" w:eastAsia="Times New Roman" w:hAnsi="Times New Roman" w:cs="David" w:hint="cs"/>
          <w:sz w:val="24"/>
          <w:szCs w:val="24"/>
          <w:rtl/>
          <w:lang w:eastAsia="he-IL"/>
        </w:rPr>
        <w:t xml:space="preserve"> זה</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או כש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נוי</w:t>
      </w:r>
      <w:r w:rsidRPr="00046412">
        <w:rPr>
          <w:rFonts w:ascii="Times New Roman" w:eastAsia="Times New Roman" w:hAnsi="Times New Roman" w:cs="David" w:hint="cs"/>
          <w:sz w:val="24"/>
          <w:szCs w:val="24"/>
          <w:rtl/>
          <w:lang w:eastAsia="he-IL"/>
        </w:rPr>
        <w:t xml:space="preserve"> ו/או</w:t>
      </w:r>
      <w:r w:rsidRPr="00046412">
        <w:rPr>
          <w:rFonts w:ascii="Times New Roman" w:eastAsia="Times New Roman" w:hAnsi="Times New Roman" w:cs="David"/>
          <w:sz w:val="24"/>
          <w:szCs w:val="24"/>
          <w:rtl/>
          <w:lang w:eastAsia="he-IL"/>
        </w:rPr>
        <w:t xml:space="preserve"> ב</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 xml:space="preserve">טול </w:t>
      </w:r>
      <w:r w:rsidRPr="00046412">
        <w:rPr>
          <w:rFonts w:ascii="Times New Roman" w:eastAsia="Times New Roman" w:hAnsi="Times New Roman" w:cs="David" w:hint="cs"/>
          <w:sz w:val="24"/>
          <w:szCs w:val="24"/>
          <w:rtl/>
          <w:lang w:eastAsia="he-IL"/>
        </w:rPr>
        <w:t>ו/</w:t>
      </w:r>
      <w:r w:rsidRPr="00046412">
        <w:rPr>
          <w:rFonts w:ascii="Times New Roman" w:eastAsia="Times New Roman" w:hAnsi="Times New Roman" w:cs="David"/>
          <w:sz w:val="24"/>
          <w:szCs w:val="24"/>
          <w:rtl/>
          <w:lang w:eastAsia="he-IL"/>
        </w:rPr>
        <w:t xml:space="preserve">או תוספת של תנאי </w:t>
      </w:r>
      <w:r w:rsidRPr="00046412">
        <w:rPr>
          <w:rFonts w:ascii="Times New Roman" w:eastAsia="Times New Roman" w:hAnsi="Times New Roman" w:cs="David" w:hint="cs"/>
          <w:sz w:val="24"/>
          <w:szCs w:val="24"/>
          <w:rtl/>
          <w:lang w:eastAsia="he-IL"/>
        </w:rPr>
        <w:t>כלשהו</w:t>
      </w:r>
      <w:r w:rsidRPr="00046412">
        <w:rPr>
          <w:rFonts w:ascii="Times New Roman" w:eastAsia="Times New Roman" w:hAnsi="Times New Roman" w:cs="David"/>
          <w:sz w:val="24"/>
          <w:szCs w:val="24"/>
          <w:rtl/>
          <w:lang w:eastAsia="he-IL"/>
        </w:rPr>
        <w:t>, אלא אם נעשו במפורש ובכתב.</w:t>
      </w:r>
    </w:p>
    <w:p w14:paraId="6F57F3F5" w14:textId="77777777" w:rsidR="00F600CB" w:rsidRPr="00046412" w:rsidRDefault="00F600CB" w:rsidP="00F600CB">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מבלי לגרוע מכלליות האמור לעיל -</w:t>
      </w:r>
    </w:p>
    <w:p w14:paraId="1C36F7FD" w14:textId="77777777" w:rsidR="00F600CB" w:rsidRPr="00046412"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הסכמה מצד המזמין או המנהל או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לסטות מתנאי החוזה במקרה מסוים לא תהווה תקדים ולא ילמדו ממנה גזירה שווה למקרה אחר.</w:t>
      </w:r>
    </w:p>
    <w:p w14:paraId="03D473AA" w14:textId="77777777" w:rsidR="00F600CB" w:rsidRPr="00046412" w:rsidRDefault="00F600CB" w:rsidP="00F600C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לא השתמשו המזמין או המנהל או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בזכויות הניתנות להם לפי החוזה במקרה מסוים, אין לראות בכך ויתור על אותן זכויות במקרה אחר ואין ללמוד מהתנהגות זו ו</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תור כלשהו על זכויות וחובות לפי החוזה.</w:t>
      </w:r>
    </w:p>
    <w:p w14:paraId="0865F091" w14:textId="77777777" w:rsidR="00F600CB" w:rsidRPr="00046412" w:rsidRDefault="00F600CB" w:rsidP="00F600C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במידה וה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כולל מספר גופים או יחידים</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יהיו הם אחראים ביחד ולחוד כלפי המזמין למילוי התחייבויות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לפי חוזה זה.</w:t>
      </w:r>
    </w:p>
    <w:p w14:paraId="49CA99CE"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046412">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רק כפי חלקו המפורט בנספח </w:t>
      </w:r>
      <w:r w:rsidRPr="00046412">
        <w:rPr>
          <w:rFonts w:ascii="Times New Roman" w:eastAsia="Times New Roman" w:hAnsi="Times New Roman" w:cs="David" w:hint="cs"/>
          <w:b/>
          <w:bCs/>
          <w:sz w:val="24"/>
          <w:szCs w:val="24"/>
          <w:rtl/>
          <w:lang w:eastAsia="he-IL"/>
        </w:rPr>
        <w:t>א</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בגין כל חיוב מחיובי המזמין </w:t>
      </w:r>
      <w:r w:rsidRPr="00046412">
        <w:rPr>
          <w:rFonts w:ascii="Times New Roman" w:eastAsia="Times New Roman" w:hAnsi="Times New Roman" w:cs="David" w:hint="cs"/>
          <w:sz w:val="24"/>
          <w:szCs w:val="24"/>
          <w:rtl/>
          <w:lang w:eastAsia="he-IL"/>
        </w:rPr>
        <w:t>על פי</w:t>
      </w:r>
      <w:r w:rsidRPr="00046412">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על פ</w:t>
      </w:r>
      <w:r w:rsidRPr="00046412">
        <w:rPr>
          <w:rFonts w:ascii="Times New Roman" w:eastAsia="Times New Roman" w:hAnsi="Times New Roman" w:cs="David"/>
          <w:sz w:val="24"/>
          <w:szCs w:val="24"/>
          <w:rtl/>
          <w:lang w:eastAsia="he-IL"/>
        </w:rPr>
        <w:t>י חוזה זה. וזאת מבלי לגרוע מהאמור להלן בסיפא לס"ק זה.</w:t>
      </w:r>
    </w:p>
    <w:p w14:paraId="7C7B5756" w14:textId="77777777" w:rsidR="00F600CB" w:rsidRPr="00046412" w:rsidRDefault="00F600CB" w:rsidP="00F600CB">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046412">
        <w:rPr>
          <w:rFonts w:ascii="Times New Roman" w:eastAsia="Times New Roman" w:hAnsi="Times New Roman" w:cs="David"/>
          <w:sz w:val="24"/>
          <w:szCs w:val="24"/>
          <w:rtl/>
          <w:lang w:eastAsia="he-IL"/>
        </w:rPr>
        <w:t>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מתחייב בזה</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כל דרישה</w:t>
      </w:r>
      <w:r w:rsidRPr="00046412">
        <w:rPr>
          <w:rFonts w:ascii="Times New Roman" w:eastAsia="Times New Roman" w:hAnsi="Times New Roman" w:cs="David" w:hint="cs"/>
          <w:sz w:val="24"/>
          <w:szCs w:val="24"/>
          <w:rtl/>
          <w:lang w:eastAsia="he-IL"/>
        </w:rPr>
        <w:t xml:space="preserve"> ו/או תלונה</w:t>
      </w:r>
      <w:r w:rsidRPr="00046412">
        <w:rPr>
          <w:rFonts w:ascii="Times New Roman" w:eastAsia="Times New Roman" w:hAnsi="Times New Roman" w:cs="David"/>
          <w:sz w:val="24"/>
          <w:szCs w:val="24"/>
          <w:rtl/>
          <w:lang w:eastAsia="he-IL"/>
        </w:rPr>
        <w:t xml:space="preserve"> </w:t>
      </w:r>
      <w:r w:rsidRPr="00046412">
        <w:rPr>
          <w:rFonts w:ascii="Times New Roman" w:eastAsia="Times New Roman" w:hAnsi="Times New Roman" w:cs="David" w:hint="cs"/>
          <w:sz w:val="24"/>
          <w:szCs w:val="24"/>
          <w:rtl/>
          <w:lang w:eastAsia="he-IL"/>
        </w:rPr>
        <w:t xml:space="preserve">ו/או </w:t>
      </w:r>
      <w:r w:rsidRPr="00046412">
        <w:rPr>
          <w:rFonts w:ascii="Times New Roman" w:eastAsia="Times New Roman" w:hAnsi="Times New Roman" w:cs="David"/>
          <w:sz w:val="24"/>
          <w:szCs w:val="24"/>
          <w:rtl/>
          <w:lang w:eastAsia="he-IL"/>
        </w:rPr>
        <w:t>טענה ו/או תביעה, ככל שתהיינה לו כנגד המזמין בגין חיובי המזמין ע</w:t>
      </w:r>
      <w:r w:rsidRPr="00046412">
        <w:rPr>
          <w:rFonts w:ascii="Times New Roman" w:eastAsia="Times New Roman" w:hAnsi="Times New Roman" w:cs="David" w:hint="cs"/>
          <w:sz w:val="24"/>
          <w:szCs w:val="24"/>
          <w:rtl/>
          <w:lang w:eastAsia="he-IL"/>
        </w:rPr>
        <w:t>ל פי</w:t>
      </w:r>
      <w:r w:rsidRPr="00046412">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046412">
        <w:rPr>
          <w:rFonts w:ascii="Times New Roman" w:eastAsia="Times New Roman" w:hAnsi="Times New Roman" w:cs="David" w:hint="cs"/>
          <w:b/>
          <w:bCs/>
          <w:sz w:val="24"/>
          <w:szCs w:val="24"/>
          <w:rtl/>
          <w:lang w:eastAsia="he-IL"/>
        </w:rPr>
        <w:t>א</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אותו דין</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יחול לגבי תביעה של מי מיחידי המזמין כנגד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קרי</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תביעה כאמור</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046412">
        <w:rPr>
          <w:rFonts w:ascii="Times New Roman" w:eastAsia="Times New Roman" w:hAnsi="Times New Roman" w:cs="David" w:hint="cs"/>
          <w:b/>
          <w:bCs/>
          <w:sz w:val="24"/>
          <w:szCs w:val="24"/>
          <w:rtl/>
          <w:lang w:eastAsia="he-IL"/>
        </w:rPr>
        <w:t>א</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w:t>
      </w:r>
    </w:p>
    <w:p w14:paraId="22D286D7"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018B9EAE" w14:textId="77777777" w:rsidR="00F600CB" w:rsidRPr="00046412" w:rsidRDefault="00F600CB" w:rsidP="00F600CB">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למען הסר ספק</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מוסכם ומוצהר</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כי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לא יהיה זכאי, בכל מקרה ובכל נסיבות, להפסיק את שירותי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מכל סיבה שהיא וכל תובענה כאמור תוגש, באם תוגש, רק לאחר השלמת שירותי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ו/או עם סיום חוזה זה, לפי העניין.</w:t>
      </w:r>
    </w:p>
    <w:p w14:paraId="64533201"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ותשולמנה על ידו.</w:t>
      </w:r>
    </w:p>
    <w:p w14:paraId="66B2446D" w14:textId="77777777" w:rsidR="00F600CB" w:rsidRPr="00046412" w:rsidRDefault="00F600CB" w:rsidP="00F600C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חוזה זה על נספחיו</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5FF7FCC3" w14:textId="77777777" w:rsidR="00F600CB" w:rsidRPr="00046412" w:rsidRDefault="00F600CB" w:rsidP="00D37420">
      <w:pPr>
        <w:widowControl w:val="0"/>
        <w:numPr>
          <w:ilvl w:val="1"/>
          <w:numId w:val="1"/>
        </w:numPr>
        <w:spacing w:before="0" w:beforeAutospacing="0" w:after="0" w:afterAutospacing="0" w:line="240" w:lineRule="auto"/>
        <w:ind w:left="788" w:hanging="431"/>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046412">
        <w:rPr>
          <w:rFonts w:ascii="Times New Roman" w:eastAsia="Times New Roman" w:hAnsi="Times New Roman" w:cs="David" w:hint="cs"/>
          <w:sz w:val="24"/>
          <w:szCs w:val="24"/>
          <w:rtl/>
          <w:lang w:eastAsia="he-IL"/>
        </w:rPr>
        <w:t>רשום</w:t>
      </w:r>
      <w:r w:rsidRPr="00046412">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 xml:space="preserve"> תחשב היא כמת</w:t>
      </w:r>
      <w:r w:rsidR="0001560F" w:rsidRPr="00046412">
        <w:rPr>
          <w:rFonts w:ascii="Times New Roman" w:eastAsia="Times New Roman" w:hAnsi="Times New Roman" w:cs="David"/>
          <w:sz w:val="24"/>
          <w:szCs w:val="24"/>
          <w:rtl/>
          <w:lang w:eastAsia="he-IL"/>
        </w:rPr>
        <w:t>קבלת ביום משלוח או מסירתה כאמור</w:t>
      </w:r>
      <w:r w:rsidR="0001560F" w:rsidRPr="00046412">
        <w:rPr>
          <w:rFonts w:ascii="Times New Roman" w:eastAsia="Times New Roman" w:hAnsi="Times New Roman" w:cs="David" w:hint="cs"/>
          <w:sz w:val="24"/>
          <w:szCs w:val="24"/>
          <w:rtl/>
          <w:lang w:eastAsia="he-IL"/>
        </w:rPr>
        <w:t>.</w:t>
      </w:r>
    </w:p>
    <w:p w14:paraId="47A8A5A6" w14:textId="77777777" w:rsidR="00D37420" w:rsidRPr="00046412" w:rsidRDefault="00D37420" w:rsidP="00D37420">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3202E3F9" w14:textId="30CDD261" w:rsidR="00046412" w:rsidRPr="00046412" w:rsidRDefault="00046412" w:rsidP="00D37420">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7063695C" w14:textId="77777777" w:rsidR="00046412" w:rsidRPr="00046412" w:rsidRDefault="00046412" w:rsidP="00D37420">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3B31F5B1" w14:textId="77777777" w:rsidR="00046412" w:rsidRPr="00046412" w:rsidRDefault="00046412" w:rsidP="00D37420">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4BB087D0" w14:textId="77777777" w:rsidR="00046412" w:rsidRPr="00046412" w:rsidRDefault="00046412" w:rsidP="00D37420">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5B404ADB" w14:textId="77777777" w:rsidR="00046412" w:rsidRPr="00046412" w:rsidRDefault="00046412" w:rsidP="00D37420">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14DB4856" w14:textId="77777777" w:rsidR="00046412" w:rsidRPr="00046412" w:rsidRDefault="00046412" w:rsidP="00D37420">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725648CC" w14:textId="77777777" w:rsidR="00046412" w:rsidRPr="00046412" w:rsidRDefault="00046412" w:rsidP="00D37420">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7497EDD6" w14:textId="77777777" w:rsidR="00046412" w:rsidRPr="00046412" w:rsidRDefault="00046412" w:rsidP="00D37420">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162680F9" w14:textId="77777777" w:rsidR="00046412" w:rsidRPr="00046412" w:rsidRDefault="00046412" w:rsidP="00D37420">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4589D8D1" w14:textId="77777777" w:rsidR="00046412" w:rsidRPr="00046412" w:rsidRDefault="00046412" w:rsidP="00D37420">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62CEC04F" w14:textId="77777777" w:rsidR="00046412" w:rsidRPr="00046412" w:rsidRDefault="00046412" w:rsidP="00D37420">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514EFAE7" w14:textId="77777777" w:rsidR="00046412" w:rsidRPr="00046412" w:rsidRDefault="00046412" w:rsidP="00D37420">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1065672F" w14:textId="77777777" w:rsidR="00046412" w:rsidRPr="00046412" w:rsidRDefault="00046412" w:rsidP="00D37420">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2BE79EDB" w14:textId="77777777" w:rsidR="00F600CB" w:rsidRPr="00046412" w:rsidRDefault="00D37420" w:rsidP="00D37420">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046412">
        <w:rPr>
          <w:rFonts w:ascii="Times New Roman" w:eastAsia="Times New Roman" w:hAnsi="Times New Roman" w:cs="David"/>
          <w:bCs/>
          <w:sz w:val="24"/>
          <w:szCs w:val="24"/>
          <w:rtl/>
          <w:lang w:eastAsia="he-IL"/>
        </w:rPr>
        <w:t>ולראיה באו הצדדים על החתום:</w:t>
      </w:r>
    </w:p>
    <w:p w14:paraId="34C97847" w14:textId="5E3DD7A2" w:rsidR="00273258" w:rsidRPr="00046412" w:rsidRDefault="00273258" w:rsidP="00D37420">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6E2BDC13" w14:textId="37E45F69" w:rsidR="00273258" w:rsidRPr="00046412" w:rsidRDefault="00273258" w:rsidP="00046412">
      <w:pPr>
        <w:spacing w:line="240" w:lineRule="auto"/>
        <w:ind w:left="2880" w:firstLine="720"/>
        <w:jc w:val="center"/>
        <w:rPr>
          <w:rFonts w:ascii="Times New Roman" w:eastAsia="Times New Roman" w:hAnsi="Times New Roman" w:cs="David"/>
          <w:sz w:val="24"/>
          <w:szCs w:val="24"/>
          <w:rtl/>
        </w:rPr>
      </w:pPr>
      <w:r w:rsidRPr="00046412">
        <w:rPr>
          <w:rFonts w:ascii="Times New Roman" w:eastAsia="Times New Roman" w:hAnsi="Times New Roman" w:cs="David" w:hint="cs"/>
          <w:sz w:val="24"/>
          <w:szCs w:val="24"/>
          <w:rtl/>
        </w:rPr>
        <w:t xml:space="preserve">          </w:t>
      </w:r>
      <w:r w:rsidRPr="00046412">
        <w:rPr>
          <w:rFonts w:ascii="Times New Roman" w:eastAsia="Times New Roman" w:hAnsi="Times New Roman" w:cs="David"/>
          <w:sz w:val="24"/>
          <w:szCs w:val="24"/>
          <w:rtl/>
        </w:rPr>
        <w:t>אפריקה ישראל מגורים בע"מ</w:t>
      </w:r>
    </w:p>
    <w:p w14:paraId="299C5CF5" w14:textId="10FA8897" w:rsidR="00273258" w:rsidRPr="00046412" w:rsidRDefault="00EC7560" w:rsidP="00046412">
      <w:pPr>
        <w:spacing w:line="240" w:lineRule="auto"/>
        <w:ind w:left="2160" w:hanging="1792"/>
      </w:pPr>
      <w:sdt>
        <w:sdtPr>
          <w:rPr>
            <w:rFonts w:ascii="Times New Roman" w:eastAsia="Times New Roman" w:hAnsi="Times New Roman" w:cs="David"/>
            <w:sz w:val="24"/>
            <w:szCs w:val="24"/>
            <w:rtl/>
            <w:lang w:eastAsia="he-IL"/>
          </w:rPr>
          <w:alias w:val="שם ספק"/>
          <w:tag w:val="cntSupllierName"/>
          <w:id w:val="-240562991"/>
          <w:placeholder>
            <w:docPart w:val="86D6995346764D2AB3A7499A27A33F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046412" w:rsidRPr="00046412">
            <w:rPr>
              <w:rFonts w:ascii="Times New Roman" w:eastAsia="Times New Roman" w:hAnsi="Times New Roman" w:cs="David"/>
              <w:sz w:val="24"/>
              <w:szCs w:val="24"/>
              <w:rtl/>
              <w:lang w:eastAsia="he-IL"/>
            </w:rPr>
            <w:t>דגש מדידות,הנדסה ויעוץ בע"מ</w:t>
          </w:r>
        </w:sdtContent>
      </w:sdt>
      <w:r w:rsidR="00273258" w:rsidRPr="00046412">
        <w:rPr>
          <w:rFonts w:ascii="Times New Roman" w:eastAsia="Times New Roman" w:hAnsi="Times New Roman" w:cs="David" w:hint="cs"/>
          <w:sz w:val="24"/>
          <w:szCs w:val="24"/>
          <w:rtl/>
        </w:rPr>
        <w:t xml:space="preserve">              </w:t>
      </w:r>
      <w:r w:rsidR="00046412">
        <w:rPr>
          <w:rFonts w:ascii="Times New Roman" w:eastAsia="Times New Roman" w:hAnsi="Times New Roman" w:cs="David" w:hint="cs"/>
          <w:sz w:val="24"/>
          <w:szCs w:val="24"/>
          <w:rtl/>
        </w:rPr>
        <w:t xml:space="preserve">                       </w:t>
      </w:r>
      <w:r w:rsidR="00273258" w:rsidRPr="00046412">
        <w:rPr>
          <w:rFonts w:ascii="Times New Roman" w:eastAsia="Times New Roman" w:hAnsi="Times New Roman" w:cs="David"/>
          <w:sz w:val="24"/>
          <w:szCs w:val="24"/>
          <w:rtl/>
        </w:rPr>
        <w:t>שיכון ובינוי נדל"ן בע"מ</w:t>
      </w:r>
    </w:p>
    <w:p w14:paraId="6EA6DF78" w14:textId="5E24C067" w:rsidR="00273258" w:rsidRPr="00046412" w:rsidRDefault="00273258" w:rsidP="00046412">
      <w:pPr>
        <w:spacing w:line="240" w:lineRule="auto"/>
        <w:ind w:left="2160" w:firstLine="720"/>
        <w:jc w:val="center"/>
      </w:pPr>
      <w:r w:rsidRPr="00046412">
        <w:rPr>
          <w:rFonts w:ascii="Times New Roman" w:eastAsia="Times New Roman" w:hAnsi="Times New Roman" w:cs="David" w:hint="cs"/>
          <w:sz w:val="24"/>
          <w:szCs w:val="24"/>
          <w:rtl/>
        </w:rPr>
        <w:t xml:space="preserve">                    </w:t>
      </w:r>
      <w:r w:rsidRPr="00046412">
        <w:rPr>
          <w:rFonts w:ascii="Times New Roman" w:eastAsia="Times New Roman" w:hAnsi="Times New Roman" w:cs="David"/>
          <w:sz w:val="24"/>
          <w:szCs w:val="24"/>
          <w:rtl/>
        </w:rPr>
        <w:t>כלל נכסי נדלן נשר מרכז (נ.נ.נ.מ) שותפות מוגבלת</w:t>
      </w:r>
    </w:p>
    <w:p w14:paraId="453D5DA2" w14:textId="77777777" w:rsidR="00273258" w:rsidRPr="00046412" w:rsidRDefault="00273258" w:rsidP="00D37420">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631B8F46" w14:textId="77777777" w:rsidR="00273258" w:rsidRPr="00046412" w:rsidRDefault="00273258" w:rsidP="00D37420">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6FC61152" w14:textId="2FD28403" w:rsidR="00F600CB" w:rsidRPr="00046412" w:rsidRDefault="00F600CB" w:rsidP="0004641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ab/>
      </w:r>
      <w:r w:rsidRPr="00046412">
        <w:rPr>
          <w:rFonts w:ascii="Times New Roman" w:eastAsia="Times New Roman" w:hAnsi="Times New Roman" w:cs="David"/>
          <w:sz w:val="24"/>
          <w:szCs w:val="24"/>
          <w:rtl/>
          <w:lang w:eastAsia="he-IL"/>
        </w:rPr>
        <w:tab/>
      </w:r>
      <w:sdt>
        <w:sdtPr>
          <w:rPr>
            <w:rFonts w:ascii="Times New Roman" w:eastAsia="Times New Roman" w:hAnsi="Times New Roman" w:cs="David"/>
            <w:sz w:val="24"/>
            <w:szCs w:val="24"/>
            <w:rtl/>
            <w:lang w:eastAsia="he-IL"/>
          </w:rPr>
          <w:alias w:val="שם צד א"/>
          <w:tag w:val="cmtTzadAName"/>
          <w:id w:val="36627080"/>
          <w:placeholder>
            <w:docPart w:val="BD1E195FC55B4F6797889777C452921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046412" w:rsidRPr="00F3672F">
            <w:rPr>
              <w:rStyle w:val="PlaceholderText"/>
              <w:rtl/>
            </w:rPr>
            <w:t>[שם צד א]</w:t>
          </w:r>
        </w:sdtContent>
      </w:sdt>
    </w:p>
    <w:p w14:paraId="1C9367DC" w14:textId="77777777" w:rsidR="00F600CB" w:rsidRDefault="00F600CB" w:rsidP="0001560F">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b/>
          <w:bCs/>
          <w:sz w:val="24"/>
          <w:szCs w:val="24"/>
          <w:rtl/>
          <w:lang w:eastAsia="he-IL"/>
        </w:rPr>
      </w:pPr>
      <w:r w:rsidRPr="00046412">
        <w:rPr>
          <w:rFonts w:ascii="Times New Roman" w:eastAsia="Times New Roman" w:hAnsi="Times New Roman" w:cs="David"/>
          <w:sz w:val="24"/>
          <w:szCs w:val="24"/>
          <w:rtl/>
          <w:lang w:eastAsia="he-IL"/>
        </w:rPr>
        <w:tab/>
      </w:r>
      <w:r w:rsidRPr="00046412">
        <w:rPr>
          <w:rFonts w:ascii="Times New Roman" w:eastAsia="Times New Roman" w:hAnsi="Times New Roman" w:cs="David"/>
          <w:b/>
          <w:bCs/>
          <w:sz w:val="24"/>
          <w:szCs w:val="24"/>
          <w:rtl/>
          <w:lang w:eastAsia="he-IL"/>
        </w:rPr>
        <w:t>ה</w:t>
      </w:r>
      <w:r w:rsidR="00B06D6A" w:rsidRPr="00046412">
        <w:rPr>
          <w:rFonts w:ascii="Times New Roman" w:eastAsia="Times New Roman" w:hAnsi="Times New Roman" w:cs="David"/>
          <w:b/>
          <w:bCs/>
          <w:sz w:val="24"/>
          <w:szCs w:val="24"/>
          <w:rtl/>
          <w:lang w:eastAsia="he-IL"/>
        </w:rPr>
        <w:t>יועץ</w:t>
      </w:r>
      <w:r w:rsidRPr="00046412">
        <w:rPr>
          <w:rFonts w:ascii="Times New Roman" w:eastAsia="Times New Roman" w:hAnsi="Times New Roman" w:cs="David"/>
          <w:b/>
          <w:bCs/>
          <w:sz w:val="24"/>
          <w:szCs w:val="24"/>
          <w:lang w:eastAsia="he-IL"/>
        </w:rPr>
        <w:t xml:space="preserve"> </w:t>
      </w:r>
      <w:r w:rsidRPr="00046412">
        <w:rPr>
          <w:rFonts w:ascii="Times New Roman" w:eastAsia="Times New Roman" w:hAnsi="Times New Roman" w:cs="David"/>
          <w:b/>
          <w:bCs/>
          <w:sz w:val="24"/>
          <w:szCs w:val="24"/>
          <w:rtl/>
          <w:lang w:eastAsia="he-IL"/>
        </w:rPr>
        <w:tab/>
      </w:r>
      <w:r w:rsidRPr="00046412">
        <w:rPr>
          <w:rFonts w:ascii="Times New Roman" w:eastAsia="Times New Roman" w:hAnsi="Times New Roman" w:cs="David"/>
          <w:b/>
          <w:bCs/>
          <w:sz w:val="24"/>
          <w:szCs w:val="24"/>
          <w:lang w:eastAsia="he-IL"/>
        </w:rPr>
        <w:t xml:space="preserve"> </w:t>
      </w:r>
      <w:r w:rsidRPr="00046412">
        <w:rPr>
          <w:rFonts w:ascii="Times New Roman" w:eastAsia="Times New Roman" w:hAnsi="Times New Roman" w:cs="David"/>
          <w:b/>
          <w:bCs/>
          <w:sz w:val="24"/>
          <w:szCs w:val="24"/>
          <w:rtl/>
          <w:lang w:eastAsia="he-IL"/>
        </w:rPr>
        <w:t>המזמין</w:t>
      </w:r>
      <w:r w:rsidRPr="00046412">
        <w:rPr>
          <w:rFonts w:ascii="Times New Roman" w:eastAsia="Times New Roman" w:hAnsi="Times New Roman" w:cs="David"/>
          <w:b/>
          <w:bCs/>
          <w:sz w:val="24"/>
          <w:szCs w:val="24"/>
          <w:lang w:eastAsia="he-IL"/>
        </w:rPr>
        <w:t xml:space="preserve"> </w:t>
      </w:r>
    </w:p>
    <w:p w14:paraId="3A1F2CEC" w14:textId="77777777" w:rsidR="00046412" w:rsidRDefault="00046412" w:rsidP="0001560F">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b/>
          <w:bCs/>
          <w:sz w:val="24"/>
          <w:szCs w:val="24"/>
          <w:rtl/>
          <w:lang w:eastAsia="he-IL"/>
        </w:rPr>
      </w:pPr>
    </w:p>
    <w:p w14:paraId="21F7737C" w14:textId="77777777" w:rsidR="00046412" w:rsidRPr="00046412" w:rsidRDefault="00046412" w:rsidP="0001560F">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b/>
          <w:bCs/>
          <w:sz w:val="24"/>
          <w:szCs w:val="24"/>
          <w:rtl/>
          <w:lang w:eastAsia="he-IL"/>
        </w:rPr>
      </w:pPr>
    </w:p>
    <w:p w14:paraId="5E041A24" w14:textId="77777777" w:rsidR="00F600CB" w:rsidRPr="00046412" w:rsidRDefault="00F600CB"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אני הח"מ, ______________ עו"ד/ רו"ח מרח' __________ מאשר כי ה"ה __________ הם שחתמו בשם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על החוזה דלעיל וכי חתימתם המשותפת בצירוף חותמת החברה מחייבת את ה</w:t>
      </w:r>
      <w:r w:rsidR="00B06D6A" w:rsidRPr="00046412">
        <w:rPr>
          <w:rFonts w:ascii="Times New Roman" w:eastAsia="Times New Roman" w:hAnsi="Times New Roman" w:cs="David"/>
          <w:sz w:val="24"/>
          <w:szCs w:val="24"/>
          <w:rtl/>
          <w:lang w:eastAsia="he-IL"/>
        </w:rPr>
        <w:t>יועץ</w:t>
      </w:r>
      <w:r w:rsidRPr="00046412">
        <w:rPr>
          <w:rFonts w:ascii="Times New Roman" w:eastAsia="Times New Roman" w:hAnsi="Times New Roman" w:cs="David"/>
          <w:sz w:val="24"/>
          <w:szCs w:val="24"/>
          <w:rtl/>
          <w:lang w:eastAsia="he-IL"/>
        </w:rPr>
        <w:t xml:space="preserve"> לעני</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 xml:space="preserve">ן זה. </w:t>
      </w:r>
    </w:p>
    <w:p w14:paraId="5E6BD242" w14:textId="77777777" w:rsidR="00F600CB" w:rsidRPr="00046412" w:rsidRDefault="00F600CB"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96E1F7E" w14:textId="77777777" w:rsidR="0001560F" w:rsidRPr="00046412" w:rsidRDefault="00F600CB"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תאריך :  _______________</w:t>
      </w:r>
      <w:r w:rsidRPr="00046412">
        <w:rPr>
          <w:rFonts w:ascii="Times New Roman" w:eastAsia="Times New Roman" w:hAnsi="Times New Roman" w:cs="David"/>
          <w:sz w:val="24"/>
          <w:szCs w:val="24"/>
          <w:rtl/>
          <w:lang w:eastAsia="he-IL"/>
        </w:rPr>
        <w:tab/>
      </w:r>
      <w:r w:rsidRPr="00046412">
        <w:rPr>
          <w:rFonts w:ascii="Times New Roman" w:eastAsia="Times New Roman" w:hAnsi="Times New Roman" w:cs="David"/>
          <w:sz w:val="24"/>
          <w:szCs w:val="24"/>
          <w:rtl/>
          <w:lang w:eastAsia="he-IL"/>
        </w:rPr>
        <w:tab/>
      </w:r>
      <w:r w:rsidRPr="00046412">
        <w:rPr>
          <w:rFonts w:ascii="Times New Roman" w:eastAsia="Times New Roman" w:hAnsi="Times New Roman" w:cs="David"/>
          <w:sz w:val="24"/>
          <w:szCs w:val="24"/>
          <w:rtl/>
          <w:lang w:eastAsia="he-IL"/>
        </w:rPr>
        <w:tab/>
      </w:r>
    </w:p>
    <w:p w14:paraId="40BB05BB" w14:textId="77777777" w:rsidR="00F600CB" w:rsidRPr="00046412" w:rsidRDefault="00F600CB"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חתימה וחותמת עו"ד/ רו"ח : ________________</w:t>
      </w:r>
    </w:p>
    <w:p w14:paraId="61D7B26B" w14:textId="77777777" w:rsidR="00771142" w:rsidRPr="00046412" w:rsidRDefault="00771142"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br w:type="page"/>
      </w:r>
    </w:p>
    <w:p w14:paraId="2AE4AAC2" w14:textId="77777777" w:rsidR="00F600CB" w:rsidRPr="00046412" w:rsidRDefault="00F600CB" w:rsidP="00F600C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1779FEE" w14:textId="77777777" w:rsidR="00D37420" w:rsidRPr="00046412" w:rsidRDefault="00D37420" w:rsidP="00D3742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046412">
        <w:rPr>
          <w:rFonts w:ascii="Times New Roman" w:eastAsia="Times New Roman" w:hAnsi="Times New Roman" w:cs="David" w:hint="cs"/>
          <w:bCs/>
          <w:sz w:val="20"/>
          <w:szCs w:val="24"/>
          <w:u w:val="single"/>
          <w:rtl/>
          <w:lang w:eastAsia="he-IL"/>
        </w:rPr>
        <w:t>נספח ''א''</w:t>
      </w:r>
    </w:p>
    <w:p w14:paraId="053F43EF" w14:textId="77777777" w:rsidR="00D37420" w:rsidRPr="00046412" w:rsidRDefault="00D37420" w:rsidP="00D3742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046412">
        <w:rPr>
          <w:rFonts w:ascii="Times New Roman" w:eastAsia="Times New Roman" w:hAnsi="Times New Roman" w:cs="David" w:hint="cs"/>
          <w:bCs/>
          <w:sz w:val="20"/>
          <w:szCs w:val="24"/>
          <w:u w:val="single"/>
          <w:rtl/>
          <w:lang w:eastAsia="he-IL"/>
        </w:rPr>
        <w:t>נספח כללי</w:t>
      </w:r>
    </w:p>
    <w:p w14:paraId="671DCC76" w14:textId="77777777" w:rsidR="00D37420" w:rsidRPr="00046412"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1.1</w:t>
      </w:r>
      <w:r w:rsidRPr="00046412">
        <w:rPr>
          <w:rFonts w:ascii="Times New Roman" w:eastAsia="Times New Roman" w:hAnsi="Times New Roman" w:cs="David" w:hint="cs"/>
          <w:sz w:val="24"/>
          <w:szCs w:val="24"/>
          <w:rtl/>
          <w:lang w:eastAsia="he-IL"/>
        </w:rPr>
        <w:tab/>
        <w:t>הגדרות -</w:t>
      </w:r>
    </w:p>
    <w:p w14:paraId="7D39C43F" w14:textId="77777777" w:rsidR="00D37420" w:rsidRPr="00046412"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C2AAEFB" w14:textId="3F01133B" w:rsidR="00D37420" w:rsidRPr="00046412" w:rsidRDefault="00D37420" w:rsidP="00FE46E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hint="cs"/>
          <w:b/>
          <w:bCs/>
          <w:sz w:val="24"/>
          <w:szCs w:val="24"/>
          <w:rtl/>
          <w:lang w:eastAsia="he-IL"/>
        </w:rPr>
        <w:t>הפרויקט</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hint="cs"/>
          <w:sz w:val="24"/>
          <w:szCs w:val="24"/>
          <w:lang w:eastAsia="he-IL"/>
        </w:rPr>
        <w:t xml:space="preserve"> </w:t>
      </w:r>
      <w:r w:rsidRPr="00046412">
        <w:rPr>
          <w:rFonts w:ascii="Times New Roman" w:eastAsia="Times New Roman" w:hAnsi="Times New Roman" w:cs="David" w:hint="cs"/>
          <w:sz w:val="24"/>
          <w:szCs w:val="24"/>
          <w:rtl/>
          <w:lang w:eastAsia="he-IL"/>
        </w:rPr>
        <w:t>פרויקט לבניית יחידות דיור</w:t>
      </w:r>
      <w:r w:rsidR="00FE46EB" w:rsidRPr="00046412">
        <w:rPr>
          <w:rFonts w:ascii="Times New Roman" w:eastAsia="Times New Roman" w:hAnsi="Times New Roman" w:cs="David" w:hint="cs"/>
          <w:sz w:val="24"/>
          <w:szCs w:val="24"/>
          <w:rtl/>
          <w:lang w:eastAsia="he-IL"/>
        </w:rPr>
        <w:t xml:space="preserve"> ו/או </w:t>
      </w:r>
      <w:r w:rsidRPr="00046412">
        <w:rPr>
          <w:rFonts w:ascii="Times New Roman" w:eastAsia="Times New Roman" w:hAnsi="Times New Roman" w:cs="David" w:hint="cs"/>
          <w:sz w:val="24"/>
          <w:szCs w:val="24"/>
          <w:rtl/>
          <w:lang w:eastAsia="he-IL"/>
        </w:rPr>
        <w:t xml:space="preserve"> שטחי מסחר ו</w:t>
      </w:r>
      <w:r w:rsidR="00FE46EB" w:rsidRPr="00046412">
        <w:rPr>
          <w:rFonts w:ascii="Times New Roman" w:eastAsia="Times New Roman" w:hAnsi="Times New Roman" w:cs="David" w:hint="cs"/>
          <w:sz w:val="24"/>
          <w:szCs w:val="24"/>
          <w:rtl/>
          <w:lang w:eastAsia="he-IL"/>
        </w:rPr>
        <w:t xml:space="preserve">/או </w:t>
      </w:r>
      <w:r w:rsidRPr="00046412">
        <w:rPr>
          <w:rFonts w:ascii="Times New Roman" w:eastAsia="Times New Roman" w:hAnsi="Times New Roman" w:cs="David" w:hint="cs"/>
          <w:sz w:val="24"/>
          <w:szCs w:val="24"/>
          <w:rtl/>
          <w:lang w:eastAsia="he-IL"/>
        </w:rPr>
        <w:t>משרדים,</w:t>
      </w:r>
      <w:r w:rsidR="00FE46EB" w:rsidRPr="00046412">
        <w:rPr>
          <w:rFonts w:ascii="Times New Roman" w:eastAsia="Times New Roman" w:hAnsi="Times New Roman" w:cs="David" w:hint="cs"/>
          <w:sz w:val="24"/>
          <w:szCs w:val="24"/>
          <w:rtl/>
          <w:lang w:eastAsia="he-IL"/>
        </w:rPr>
        <w:t xml:space="preserve"> לרבות </w:t>
      </w:r>
      <w:r w:rsidRPr="00046412">
        <w:rPr>
          <w:rFonts w:ascii="Times New Roman" w:eastAsia="Times New Roman" w:hAnsi="Times New Roman" w:cs="David" w:hint="cs"/>
          <w:sz w:val="24"/>
          <w:szCs w:val="24"/>
          <w:rtl/>
          <w:lang w:eastAsia="he-IL"/>
        </w:rPr>
        <w:t xml:space="preserve"> חניונים ועבודות פיתוח ב</w:t>
      </w:r>
      <w:sdt>
        <w:sdtPr>
          <w:rPr>
            <w:rFonts w:ascii="Times New Roman" w:eastAsia="Times New Roman" w:hAnsi="Times New Roman" w:cs="David" w:hint="cs"/>
            <w:sz w:val="24"/>
            <w:szCs w:val="24"/>
            <w:rtl/>
            <w:lang w:eastAsia="he-IL"/>
          </w:rPr>
          <w:alias w:val="רשות מקומית"/>
          <w:tag w:val="cntLocalAuth"/>
          <w:id w:val="1782831239"/>
          <w:placeholder>
            <w:docPart w:val="8E2F8679482F47039341456D71AAC82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925FEB" w:rsidRPr="00046412">
            <w:rPr>
              <w:rFonts w:ascii="Times New Roman" w:eastAsia="Times New Roman" w:hAnsi="Times New Roman" w:cs="David" w:hint="cs"/>
              <w:sz w:val="24"/>
              <w:szCs w:val="24"/>
              <w:rtl/>
              <w:lang w:eastAsia="he-IL"/>
            </w:rPr>
            <w:t>נשר</w:t>
          </w:r>
        </w:sdtContent>
      </w:sdt>
      <w:r w:rsidRPr="00046412">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hint="cs"/>
            <w:sz w:val="24"/>
            <w:szCs w:val="24"/>
            <w:rtl/>
          </w:rPr>
          <w:alias w:val="שם הפרויקט"/>
          <w:tag w:val="cntProjectName"/>
          <w:id w:val="-1647974920"/>
          <w:placeholder>
            <w:docPart w:val="A6EABCB3884D4308B3D3558A50DCDFA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925FEB" w:rsidRPr="00046412">
            <w:rPr>
              <w:rFonts w:ascii="Times New Roman" w:eastAsia="Times New Roman" w:hAnsi="Times New Roman" w:cs="David" w:hint="cs"/>
              <w:sz w:val="24"/>
              <w:szCs w:val="24"/>
              <w:rtl/>
            </w:rPr>
            <w:t xml:space="preserve">אגמי הכרמל </w:t>
          </w:r>
        </w:sdtContent>
      </w:sdt>
      <w:r w:rsidRPr="00046412">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7C87A407" w14:textId="77777777" w:rsidR="00D37420" w:rsidRPr="00046412"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AACA05E" w14:textId="4090D090" w:rsidR="00D37420" w:rsidRPr="00046412" w:rsidRDefault="00D37420" w:rsidP="00D374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hint="cs"/>
          <w:b/>
          <w:bCs/>
          <w:sz w:val="24"/>
          <w:szCs w:val="24"/>
          <w:rtl/>
          <w:lang w:eastAsia="he-IL"/>
        </w:rPr>
        <w:t>התכנית</w:t>
      </w:r>
      <w:r w:rsidRPr="00046412">
        <w:rPr>
          <w:rFonts w:ascii="Times New Roman" w:eastAsia="Times New Roman" w:hAnsi="Times New Roman" w:cs="David" w:hint="cs"/>
          <w:sz w:val="24"/>
          <w:szCs w:val="24"/>
          <w:rtl/>
          <w:lang w:eastAsia="he-IL"/>
        </w:rPr>
        <w:t xml:space="preserve">" או </w:t>
      </w:r>
      <w:r w:rsidRPr="00046412">
        <w:rPr>
          <w:rFonts w:ascii="Times New Roman" w:eastAsia="Times New Roman" w:hAnsi="Times New Roman" w:cs="David" w:hint="cs"/>
          <w:b/>
          <w:bCs/>
          <w:sz w:val="24"/>
          <w:szCs w:val="24"/>
          <w:rtl/>
          <w:lang w:eastAsia="he-IL"/>
        </w:rPr>
        <w:t xml:space="preserve">"המקרקעין" </w:t>
      </w:r>
      <w:r w:rsidRPr="00046412">
        <w:rPr>
          <w:rFonts w:ascii="Times New Roman" w:eastAsia="Times New Roman" w:hAnsi="Times New Roman" w:cs="David"/>
          <w:sz w:val="24"/>
          <w:szCs w:val="24"/>
          <w:lang w:eastAsia="he-IL"/>
        </w:rPr>
        <w:t>–</w:t>
      </w:r>
      <w:r w:rsidRPr="00046412">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sz w:val="24"/>
            <w:szCs w:val="24"/>
            <w:rtl/>
          </w:rPr>
          <w:alias w:val="שדה נוסף 2"/>
          <w:tag w:val="cntCustomField2"/>
          <w:id w:val="1880663104"/>
          <w:placeholder>
            <w:docPart w:val="56AC33E17EEE482BA87DA6B4698A409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00326E28" w:rsidRPr="00046412">
            <w:rPr>
              <w:rFonts w:ascii="Times New Roman" w:eastAsia="Times New Roman" w:hAnsi="Times New Roman" w:cs="David" w:hint="cs"/>
              <w:sz w:val="24"/>
              <w:szCs w:val="24"/>
              <w:rtl/>
            </w:rPr>
            <w:t>355-0359364 ( מכ/866 )</w:t>
          </w:r>
        </w:sdtContent>
      </w:sdt>
      <w:r w:rsidRPr="00046412">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365DAFE176AB4BD9981B7183BBD07DC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00326E28" w:rsidRPr="00046412">
            <w:rPr>
              <w:rFonts w:ascii="Times New Roman" w:eastAsia="Times New Roman" w:hAnsi="Times New Roman" w:cs="David" w:hint="cs"/>
              <w:sz w:val="24"/>
              <w:szCs w:val="24"/>
              <w:rtl/>
              <w:lang w:eastAsia="he-IL"/>
            </w:rPr>
            <w:t>חלקה 1 בגוש 11170 וכן חלק מחלקה 1 בגוש 11118</w:t>
          </w:r>
        </w:sdtContent>
      </w:sdt>
      <w:r w:rsidRPr="00046412">
        <w:rPr>
          <w:rFonts w:ascii="Times New Roman" w:eastAsia="Times New Roman" w:hAnsi="Times New Roman" w:cs="David" w:hint="cs"/>
          <w:sz w:val="24"/>
          <w:szCs w:val="24"/>
          <w:rtl/>
          <w:lang w:eastAsia="he-IL"/>
        </w:rPr>
        <w:t>.</w:t>
      </w:r>
    </w:p>
    <w:p w14:paraId="4B9131DB" w14:textId="77777777" w:rsidR="00D37420" w:rsidRPr="00046412" w:rsidRDefault="00D37420" w:rsidP="00D374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sidR="00B06D6A" w:rsidRPr="00046412">
        <w:rPr>
          <w:rFonts w:ascii="Times New Roman" w:eastAsia="Times New Roman" w:hAnsi="Times New Roman" w:cs="David" w:hint="cs"/>
          <w:sz w:val="24"/>
          <w:szCs w:val="24"/>
          <w:rtl/>
          <w:lang w:eastAsia="he-IL"/>
        </w:rPr>
        <w:t>יועץ</w:t>
      </w:r>
      <w:r w:rsidRPr="00046412">
        <w:rPr>
          <w:rFonts w:ascii="Times New Roman" w:eastAsia="Times New Roman" w:hAnsi="Times New Roman" w:cs="David" w:hint="cs"/>
          <w:sz w:val="24"/>
          <w:szCs w:val="24"/>
          <w:rtl/>
          <w:lang w:eastAsia="he-IL"/>
        </w:rPr>
        <w:t xml:space="preserve"> הינם בהתאם לתכנית התקפה בעת הזמנת כל שלב. ה</w:t>
      </w:r>
      <w:r w:rsidR="00B06D6A" w:rsidRPr="00046412">
        <w:rPr>
          <w:rFonts w:ascii="Times New Roman" w:eastAsia="Times New Roman" w:hAnsi="Times New Roman" w:cs="David" w:hint="cs"/>
          <w:sz w:val="24"/>
          <w:szCs w:val="24"/>
          <w:rtl/>
          <w:lang w:eastAsia="he-IL"/>
        </w:rPr>
        <w:t>יועץ</w:t>
      </w:r>
      <w:r w:rsidRPr="00046412">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1C327434" w14:textId="77777777" w:rsidR="00D37420" w:rsidRPr="00046412" w:rsidRDefault="00D37420" w:rsidP="00D3742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6A0B9F8" w14:textId="77777777" w:rsidR="00D37420" w:rsidRPr="00046412" w:rsidRDefault="00D37420" w:rsidP="00D37420">
      <w:pPr>
        <w:spacing w:before="0" w:beforeAutospacing="0" w:after="0" w:afterAutospacing="0" w:line="240" w:lineRule="auto"/>
        <w:ind w:left="720"/>
        <w:rPr>
          <w:rFonts w:ascii="Times New Roman" w:eastAsia="Times New Roman" w:hAnsi="Times New Roman" w:cs="David"/>
          <w:sz w:val="24"/>
          <w:szCs w:val="24"/>
          <w:rtl/>
        </w:rPr>
      </w:pPr>
      <w:r w:rsidRPr="00046412">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sz w:val="24"/>
            <w:szCs w:val="24"/>
            <w:rtl/>
          </w:rPr>
          <w:alias w:val="רשות מקומית"/>
          <w:tag w:val="cntLocalAuth"/>
          <w:id w:val="1088732537"/>
          <w:placeholder>
            <w:docPart w:val="A65A4E931B014AD798A22EEF3D3EA64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925FEB" w:rsidRPr="00046412">
            <w:rPr>
              <w:rFonts w:ascii="Times New Roman" w:eastAsia="Times New Roman" w:hAnsi="Times New Roman" w:cs="David" w:hint="cs"/>
              <w:sz w:val="24"/>
              <w:szCs w:val="24"/>
              <w:rtl/>
            </w:rPr>
            <w:t>נשר</w:t>
          </w:r>
        </w:sdtContent>
      </w:sdt>
      <w:r w:rsidRPr="00046412">
        <w:rPr>
          <w:rFonts w:ascii="Times New Roman" w:eastAsia="Times New Roman" w:hAnsi="Times New Roman" w:cs="David" w:hint="cs"/>
          <w:sz w:val="24"/>
          <w:szCs w:val="24"/>
          <w:rtl/>
        </w:rPr>
        <w:t>.</w:t>
      </w:r>
    </w:p>
    <w:p w14:paraId="6F0B3915" w14:textId="77777777" w:rsidR="00D37420" w:rsidRPr="00046412" w:rsidRDefault="00D37420" w:rsidP="00D37420">
      <w:pPr>
        <w:spacing w:before="0" w:beforeAutospacing="0" w:after="0" w:afterAutospacing="0" w:line="240" w:lineRule="auto"/>
        <w:ind w:left="720"/>
        <w:rPr>
          <w:rFonts w:ascii="Times New Roman" w:eastAsia="Times New Roman" w:hAnsi="Times New Roman" w:cs="David"/>
          <w:sz w:val="24"/>
          <w:szCs w:val="24"/>
          <w:rtl/>
        </w:rPr>
      </w:pPr>
    </w:p>
    <w:p w14:paraId="1C99BA3D" w14:textId="77777777" w:rsidR="00D37420" w:rsidRPr="00046412" w:rsidRDefault="00D37420" w:rsidP="00D37420">
      <w:pPr>
        <w:spacing w:before="0" w:beforeAutospacing="0" w:after="0" w:afterAutospacing="0" w:line="240" w:lineRule="auto"/>
        <w:ind w:left="720"/>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rPr>
        <w:t xml:space="preserve">"חוזה הפיתוח" </w:t>
      </w:r>
      <w:r w:rsidRPr="00046412">
        <w:rPr>
          <w:rFonts w:ascii="Times New Roman" w:eastAsia="Times New Roman" w:hAnsi="Times New Roman" w:cs="David"/>
          <w:sz w:val="24"/>
          <w:szCs w:val="24"/>
        </w:rPr>
        <w:t>–</w:t>
      </w:r>
      <w:r w:rsidRPr="00046412">
        <w:rPr>
          <w:rFonts w:ascii="Times New Roman" w:eastAsia="Times New Roman" w:hAnsi="Times New Roman" w:cs="David" w:hint="cs"/>
          <w:sz w:val="24"/>
          <w:szCs w:val="24"/>
          <w:rtl/>
        </w:rPr>
        <w:t xml:space="preserve"> חוזה הפיתוח אשר נחתם בין המזמין לבין הרשות המקומית.</w:t>
      </w:r>
    </w:p>
    <w:p w14:paraId="508A874F" w14:textId="77777777" w:rsidR="00D37420" w:rsidRPr="00046412"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D75B0AC" w14:textId="180890B5" w:rsidR="00D37420" w:rsidRPr="00046412" w:rsidRDefault="00D37420" w:rsidP="00D3742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r w:rsidRPr="00046412">
        <w:rPr>
          <w:rFonts w:ascii="Times New Roman" w:eastAsia="Times New Roman" w:hAnsi="Times New Roman" w:cs="David" w:hint="cs"/>
          <w:sz w:val="24"/>
          <w:szCs w:val="24"/>
          <w:rtl/>
          <w:lang w:eastAsia="he-IL"/>
        </w:rPr>
        <w:t>2.8</w:t>
      </w:r>
      <w:r w:rsidRPr="00046412">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713A808D01184B14BF3CE3665963AE9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752C46" w:rsidRPr="00046412">
            <w:rPr>
              <w:rFonts w:ascii="Times New Roman" w:eastAsia="Times New Roman" w:hAnsi="Times New Roman" w:cs="David" w:hint="cs"/>
              <w:sz w:val="24"/>
              <w:szCs w:val="24"/>
              <w:rtl/>
              <w:lang w:eastAsia="he-IL"/>
            </w:rPr>
            <w:t xml:space="preserve">אבי כהן מאפריקה ישראל מגורים בע"מ </w:t>
          </w:r>
        </w:sdtContent>
      </w:sdt>
    </w:p>
    <w:p w14:paraId="5707A18E" w14:textId="77777777" w:rsidR="00D37420" w:rsidRPr="00046412" w:rsidRDefault="00D37420" w:rsidP="00D3742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5ACDB427" w14:textId="7B051D4D" w:rsidR="00D37420" w:rsidRPr="00046412" w:rsidRDefault="00D37420" w:rsidP="00241863">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2.10</w:t>
      </w:r>
      <w:r w:rsidRPr="00046412">
        <w:rPr>
          <w:rFonts w:ascii="Times New Roman" w:eastAsia="Times New Roman" w:hAnsi="Times New Roman" w:cs="David" w:hint="cs"/>
          <w:sz w:val="24"/>
          <w:szCs w:val="24"/>
          <w:rtl/>
          <w:lang w:eastAsia="he-IL"/>
        </w:rPr>
        <w:tab/>
        <w:t xml:space="preserve">התכנון יתבצע בסביבת תוכנת </w:t>
      </w:r>
      <w:r w:rsidR="00241863">
        <w:rPr>
          <w:rFonts w:ascii="Times New Roman" w:eastAsia="Times New Roman" w:hAnsi="Times New Roman" w:cs="David" w:hint="cs"/>
          <w:sz w:val="24"/>
          <w:szCs w:val="24"/>
          <w:rtl/>
          <w:lang w:eastAsia="he-IL"/>
        </w:rPr>
        <w:t xml:space="preserve">אוטוקאד </w:t>
      </w:r>
      <w:r w:rsidRPr="00046412">
        <w:rPr>
          <w:rFonts w:ascii="Times New Roman" w:eastAsia="Times New Roman" w:hAnsi="Times New Roman" w:cs="David" w:hint="cs"/>
          <w:sz w:val="24"/>
          <w:szCs w:val="24"/>
          <w:rtl/>
          <w:lang w:eastAsia="he-IL"/>
        </w:rPr>
        <w:t xml:space="preserve">, תוך שיתוף, תיאום וקליטת הקבצים ממתכננים ויועצים אחרים באמצעות תוכנה כדוגמת - </w:t>
      </w:r>
      <w:r w:rsidRPr="00046412">
        <w:rPr>
          <w:rFonts w:ascii="Times New Roman" w:eastAsia="Times New Roman" w:hAnsi="Times New Roman" w:cs="David"/>
          <w:sz w:val="24"/>
          <w:szCs w:val="24"/>
          <w:lang w:eastAsia="he-IL"/>
        </w:rPr>
        <w:t>@view</w:t>
      </w:r>
      <w:r w:rsidRPr="00046412">
        <w:rPr>
          <w:rFonts w:ascii="Times New Roman" w:eastAsia="Times New Roman" w:hAnsi="Times New Roman" w:cs="David" w:hint="cs"/>
          <w:sz w:val="24"/>
          <w:szCs w:val="24"/>
          <w:rtl/>
          <w:lang w:eastAsia="he-IL"/>
        </w:rPr>
        <w:t xml:space="preserve">. </w:t>
      </w:r>
      <w:r w:rsidRPr="00046412">
        <w:rPr>
          <w:rFonts w:ascii="Times New Roman" w:eastAsia="Times New Roman" w:hAnsi="Times New Roman" w:cs="David"/>
          <w:sz w:val="24"/>
          <w:szCs w:val="24"/>
          <w:rtl/>
          <w:lang w:eastAsia="he-IL"/>
        </w:rPr>
        <w:t>כל תעבורת הקבצים תבוצע באמצע</w:t>
      </w:r>
      <w:r w:rsidRPr="00046412">
        <w:rPr>
          <w:rFonts w:ascii="Times New Roman" w:eastAsia="Times New Roman" w:hAnsi="Times New Roman" w:cs="David" w:hint="cs"/>
          <w:sz w:val="24"/>
          <w:szCs w:val="24"/>
          <w:rtl/>
          <w:lang w:eastAsia="he-IL"/>
        </w:rPr>
        <w:t>ות התוכנה בלבד או תוכנה אחרת לפי החלטת המזמין.</w:t>
      </w:r>
    </w:p>
    <w:p w14:paraId="208527C4" w14:textId="77777777" w:rsidR="00D37420" w:rsidRPr="00046412" w:rsidRDefault="00D37420" w:rsidP="00D37420">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p>
    <w:p w14:paraId="2F535DC0" w14:textId="77777777" w:rsidR="00D37420" w:rsidRPr="00046412"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3.2</w:t>
      </w:r>
      <w:r w:rsidRPr="00046412">
        <w:rPr>
          <w:rFonts w:ascii="Times New Roman" w:eastAsia="Times New Roman" w:hAnsi="Times New Roman" w:cs="David" w:hint="cs"/>
          <w:sz w:val="24"/>
          <w:szCs w:val="24"/>
          <w:rtl/>
          <w:lang w:eastAsia="he-IL"/>
        </w:rPr>
        <w:tab/>
        <w:t>בעלי המקצוע במשרד ה</w:t>
      </w:r>
      <w:r w:rsidR="00B06D6A" w:rsidRPr="00046412">
        <w:rPr>
          <w:rFonts w:ascii="Times New Roman" w:eastAsia="Times New Roman" w:hAnsi="Times New Roman" w:cs="David" w:hint="cs"/>
          <w:sz w:val="24"/>
          <w:szCs w:val="24"/>
          <w:rtl/>
          <w:lang w:eastAsia="he-IL"/>
        </w:rPr>
        <w:t>יועץ</w:t>
      </w:r>
      <w:r w:rsidRPr="00046412">
        <w:rPr>
          <w:rFonts w:ascii="Times New Roman" w:eastAsia="Times New Roman" w:hAnsi="Times New Roman" w:cs="David" w:hint="cs"/>
          <w:sz w:val="24"/>
          <w:szCs w:val="24"/>
          <w:rtl/>
          <w:lang w:eastAsia="he-IL"/>
        </w:rPr>
        <w:t xml:space="preserve"> הם:</w:t>
      </w:r>
    </w:p>
    <w:p w14:paraId="2C405688" w14:textId="77777777" w:rsidR="00D37420" w:rsidRPr="00046412"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B4479B2" w14:textId="707326BC" w:rsidR="00D37420" w:rsidRPr="00046412" w:rsidRDefault="00D37420" w:rsidP="00D374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א.</w:t>
      </w:r>
      <w:r w:rsidRPr="00046412">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sz w:val="24"/>
            <w:szCs w:val="24"/>
            <w:rtl/>
            <w:lang w:eastAsia="he-IL"/>
          </w:rPr>
          <w:alias w:val="שדה נוסף 4"/>
          <w:tag w:val="cntCustomField4"/>
          <w:id w:val="-571968739"/>
          <w:placeholder>
            <w:docPart w:val="4A640AB2D6454A38B936AAF814B8974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00752C46" w:rsidRPr="00046412">
            <w:rPr>
              <w:rFonts w:ascii="Times New Roman" w:eastAsia="Times New Roman" w:hAnsi="Times New Roman" w:cs="David"/>
              <w:sz w:val="24"/>
              <w:szCs w:val="24"/>
              <w:rtl/>
              <w:lang w:eastAsia="he-IL"/>
            </w:rPr>
            <w:t>אורן סולומון</w:t>
          </w:r>
        </w:sdtContent>
      </w:sdt>
    </w:p>
    <w:p w14:paraId="4CFD76C8" w14:textId="2F112D21" w:rsidR="00D37420" w:rsidRPr="00046412" w:rsidRDefault="00D37420" w:rsidP="00D3742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 xml:space="preserve">ב. </w:t>
      </w:r>
      <w:r w:rsidRPr="00046412">
        <w:rPr>
          <w:rFonts w:ascii="Times New Roman" w:eastAsia="Times New Roman" w:hAnsi="Times New Roman" w:cs="David" w:hint="cs"/>
          <w:sz w:val="24"/>
          <w:szCs w:val="24"/>
          <w:rtl/>
          <w:lang w:eastAsia="he-IL"/>
        </w:rPr>
        <w:tab/>
        <w:t>מספר העובדים המקצועיים במשרד ה</w:t>
      </w:r>
      <w:r w:rsidR="00B06D6A" w:rsidRPr="00046412">
        <w:rPr>
          <w:rFonts w:ascii="Times New Roman" w:eastAsia="Times New Roman" w:hAnsi="Times New Roman" w:cs="David" w:hint="cs"/>
          <w:sz w:val="24"/>
          <w:szCs w:val="24"/>
          <w:rtl/>
          <w:lang w:eastAsia="he-IL"/>
        </w:rPr>
        <w:t>יועץ</w:t>
      </w:r>
      <w:r w:rsidRPr="00046412">
        <w:rPr>
          <w:rFonts w:ascii="Times New Roman" w:eastAsia="Times New Roman" w:hAnsi="Times New Roman" w:cs="David" w:hint="cs"/>
          <w:sz w:val="24"/>
          <w:szCs w:val="24"/>
          <w:rtl/>
          <w:lang w:eastAsia="he-IL"/>
        </w:rPr>
        <w:t xml:space="preserve"> לצורך מתן שירותי ה</w:t>
      </w:r>
      <w:r w:rsidR="00B06D6A" w:rsidRPr="00046412">
        <w:rPr>
          <w:rFonts w:ascii="Times New Roman" w:eastAsia="Times New Roman" w:hAnsi="Times New Roman" w:cs="David" w:hint="cs"/>
          <w:sz w:val="24"/>
          <w:szCs w:val="24"/>
          <w:rtl/>
          <w:lang w:eastAsia="he-IL"/>
        </w:rPr>
        <w:t>יועץ</w:t>
      </w:r>
      <w:r w:rsidRPr="00046412">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sz w:val="24"/>
            <w:szCs w:val="24"/>
            <w:rtl/>
            <w:lang w:eastAsia="he-IL"/>
          </w:rPr>
          <w:alias w:val="שדה נוסף 5"/>
          <w:tag w:val="cntCustomField5"/>
          <w:id w:val="670996116"/>
          <w:placeholder>
            <w:docPart w:val="F20F321B4668407C925802BA462690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00752C46" w:rsidRPr="00046412">
            <w:rPr>
              <w:rFonts w:ascii="Times New Roman" w:eastAsia="Times New Roman" w:hAnsi="Times New Roman" w:cs="David"/>
              <w:sz w:val="24"/>
              <w:szCs w:val="24"/>
              <w:rtl/>
              <w:lang w:eastAsia="he-IL"/>
            </w:rPr>
            <w:t>3</w:t>
          </w:r>
        </w:sdtContent>
      </w:sdt>
    </w:p>
    <w:p w14:paraId="32C2BDAF" w14:textId="77777777" w:rsidR="00D37420" w:rsidRPr="00046412"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3F3B30B" w14:textId="12D4838D" w:rsidR="00D37420" w:rsidRPr="00046412"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3.4</w:t>
      </w:r>
      <w:r w:rsidRPr="00046412">
        <w:rPr>
          <w:rFonts w:ascii="Times New Roman" w:eastAsia="Times New Roman" w:hAnsi="Times New Roman" w:cs="David" w:hint="cs"/>
          <w:sz w:val="24"/>
          <w:szCs w:val="24"/>
          <w:rtl/>
          <w:lang w:eastAsia="he-IL"/>
        </w:rPr>
        <w:tab/>
        <w:t>המנהל הראשי במשרד ה</w:t>
      </w:r>
      <w:r w:rsidR="00B06D6A" w:rsidRPr="00046412">
        <w:rPr>
          <w:rFonts w:ascii="Times New Roman" w:eastAsia="Times New Roman" w:hAnsi="Times New Roman" w:cs="David" w:hint="cs"/>
          <w:sz w:val="24"/>
          <w:szCs w:val="24"/>
          <w:rtl/>
          <w:lang w:eastAsia="he-IL"/>
        </w:rPr>
        <w:t>יועץ</w:t>
      </w:r>
      <w:r w:rsidRPr="00046412">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sz w:val="24"/>
            <w:szCs w:val="24"/>
            <w:rtl/>
            <w:lang w:eastAsia="he-IL"/>
          </w:rPr>
          <w:alias w:val="שדה נוסף 6"/>
          <w:tag w:val="cntCustomField6"/>
          <w:id w:val="-1464726949"/>
          <w:placeholder>
            <w:docPart w:val="BE3DE6A7F2CA4B5DA72362E5D4204E1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00752C46" w:rsidRPr="00046412">
            <w:rPr>
              <w:rFonts w:ascii="Times New Roman" w:eastAsia="Times New Roman" w:hAnsi="Times New Roman" w:cs="David"/>
              <w:sz w:val="24"/>
              <w:szCs w:val="24"/>
              <w:rtl/>
              <w:lang w:eastAsia="he-IL"/>
            </w:rPr>
            <w:t xml:space="preserve">אורן סולומון </w:t>
          </w:r>
        </w:sdtContent>
      </w:sdt>
    </w:p>
    <w:p w14:paraId="6728B058" w14:textId="77777777" w:rsidR="00D37420" w:rsidRPr="00046412"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F0209D8" w14:textId="77777777" w:rsidR="00D37420" w:rsidRPr="00046412"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5.2</w:t>
      </w:r>
      <w:r w:rsidRPr="00046412">
        <w:rPr>
          <w:rFonts w:ascii="Times New Roman" w:eastAsia="Times New Roman" w:hAnsi="Times New Roman" w:cs="David" w:hint="cs"/>
          <w:sz w:val="24"/>
          <w:szCs w:val="24"/>
          <w:rtl/>
          <w:lang w:eastAsia="he-IL"/>
        </w:rPr>
        <w:tab/>
        <w:t>הנושאים הם:</w:t>
      </w:r>
    </w:p>
    <w:p w14:paraId="2C407032" w14:textId="77777777" w:rsidR="00D37420" w:rsidRPr="00046412"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F1D0801" w14:textId="77777777" w:rsidR="00D37420" w:rsidRPr="00046412" w:rsidRDefault="00D37420" w:rsidP="00D374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א.</w:t>
      </w:r>
      <w:r w:rsidRPr="00046412">
        <w:rPr>
          <w:rFonts w:ascii="Times New Roman" w:eastAsia="Times New Roman" w:hAnsi="Times New Roman" w:cs="David" w:hint="cs"/>
          <w:sz w:val="24"/>
          <w:szCs w:val="24"/>
          <w:rtl/>
          <w:lang w:eastAsia="he-IL"/>
        </w:rPr>
        <w:tab/>
        <w:t>התקדמות שרותי ה</w:t>
      </w:r>
      <w:r w:rsidR="00B06D6A" w:rsidRPr="00046412">
        <w:rPr>
          <w:rFonts w:ascii="Times New Roman" w:eastAsia="Times New Roman" w:hAnsi="Times New Roman" w:cs="David" w:hint="cs"/>
          <w:sz w:val="24"/>
          <w:szCs w:val="24"/>
          <w:rtl/>
          <w:lang w:eastAsia="he-IL"/>
        </w:rPr>
        <w:t>יועץ</w:t>
      </w:r>
      <w:r w:rsidRPr="00046412">
        <w:rPr>
          <w:rFonts w:ascii="Times New Roman" w:eastAsia="Times New Roman" w:hAnsi="Times New Roman" w:cs="David" w:hint="cs"/>
          <w:sz w:val="24"/>
          <w:szCs w:val="24"/>
          <w:rtl/>
          <w:lang w:eastAsia="he-IL"/>
        </w:rPr>
        <w:t>.</w:t>
      </w:r>
    </w:p>
    <w:p w14:paraId="57C8E009" w14:textId="77777777" w:rsidR="00D37420" w:rsidRPr="00046412" w:rsidRDefault="00D37420" w:rsidP="00D374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ב.</w:t>
      </w:r>
      <w:r w:rsidRPr="00046412">
        <w:rPr>
          <w:rFonts w:ascii="Times New Roman" w:eastAsia="Times New Roman" w:hAnsi="Times New Roman" w:cs="David" w:hint="cs"/>
          <w:sz w:val="24"/>
          <w:szCs w:val="24"/>
          <w:rtl/>
          <w:lang w:eastAsia="he-IL"/>
        </w:rPr>
        <w:tab/>
        <w:t>סטיות מלוח הזמנים לרבות סיבת הסטייה.</w:t>
      </w:r>
    </w:p>
    <w:p w14:paraId="504792A9" w14:textId="77777777" w:rsidR="00D37420" w:rsidRPr="00046412" w:rsidRDefault="00D37420" w:rsidP="00D374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ג.</w:t>
      </w:r>
      <w:r w:rsidRPr="00046412">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64D22B9E" w14:textId="77777777" w:rsidR="00D37420" w:rsidRPr="00046412" w:rsidRDefault="00D37420" w:rsidP="00D374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ד.</w:t>
      </w:r>
      <w:r w:rsidRPr="00046412">
        <w:rPr>
          <w:rFonts w:ascii="Times New Roman" w:eastAsia="Times New Roman" w:hAnsi="Times New Roman" w:cs="David" w:hint="cs"/>
          <w:sz w:val="24"/>
          <w:szCs w:val="24"/>
          <w:rtl/>
          <w:lang w:eastAsia="he-IL"/>
        </w:rPr>
        <w:tab/>
        <w:t>סטיות מהערכות ו/או תחזיות תקציביות והשלכותיהן.</w:t>
      </w:r>
    </w:p>
    <w:p w14:paraId="6DE03E83" w14:textId="77777777" w:rsidR="00D37420" w:rsidRPr="00046412" w:rsidRDefault="00D37420" w:rsidP="00D3742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ה.</w:t>
      </w:r>
      <w:r w:rsidRPr="00046412">
        <w:rPr>
          <w:rFonts w:ascii="Times New Roman" w:eastAsia="Times New Roman" w:hAnsi="Times New Roman" w:cs="David" w:hint="cs"/>
          <w:sz w:val="24"/>
          <w:szCs w:val="24"/>
          <w:rtl/>
          <w:lang w:eastAsia="he-IL"/>
        </w:rPr>
        <w:tab/>
        <w:t>ריכוז הוראות שנויים.</w:t>
      </w:r>
    </w:p>
    <w:p w14:paraId="4ECB19EE" w14:textId="77777777" w:rsidR="00D37420" w:rsidRPr="00046412" w:rsidRDefault="00D37420" w:rsidP="00D37420">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60AEA07E" w14:textId="77777777" w:rsidR="00D37420" w:rsidRPr="00046412" w:rsidRDefault="00D37420" w:rsidP="00D3742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 xml:space="preserve">17.7 </w:t>
      </w:r>
      <w:r w:rsidRPr="00046412">
        <w:rPr>
          <w:rFonts w:ascii="Times New Roman" w:eastAsia="Times New Roman" w:hAnsi="Times New Roman" w:cs="David" w:hint="cs"/>
          <w:sz w:val="24"/>
          <w:szCs w:val="24"/>
          <w:rtl/>
          <w:lang w:eastAsia="he-IL"/>
        </w:rPr>
        <w:tab/>
        <w:t>שיעור חלקו היחסי של כל אחד מיחידי המזמין הינו כדלקמן :</w:t>
      </w:r>
    </w:p>
    <w:p w14:paraId="2F6BCF1E" w14:textId="38EEF905" w:rsidR="00BD06BE" w:rsidRPr="00046412" w:rsidRDefault="00BD06BE" w:rsidP="00D3742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0671058F" w14:textId="1FFCE1DF" w:rsidR="00BD06BE" w:rsidRPr="00046412" w:rsidRDefault="00BD06BE" w:rsidP="00D3742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ab/>
      </w:r>
      <w:r w:rsidRPr="00046412">
        <w:rPr>
          <w:rFonts w:ascii="Times New Roman" w:eastAsia="Times New Roman" w:hAnsi="Times New Roman" w:cs="David"/>
          <w:sz w:val="24"/>
          <w:szCs w:val="24"/>
          <w:rtl/>
          <w:lang w:eastAsia="he-IL"/>
        </w:rPr>
        <w:tab/>
      </w:r>
      <w:r w:rsidRPr="00046412">
        <w:rPr>
          <w:rFonts w:ascii="Times New Roman" w:eastAsia="Times New Roman" w:hAnsi="Times New Roman" w:cs="David" w:hint="cs"/>
          <w:sz w:val="24"/>
          <w:szCs w:val="24"/>
          <w:rtl/>
          <w:lang w:eastAsia="he-IL"/>
        </w:rPr>
        <w:t xml:space="preserve">אפריקה ישראל מגורים בע"מ + שיכון ובינוי נדל"ן בע"מ </w:t>
      </w:r>
      <w:r w:rsidRPr="00046412">
        <w:rPr>
          <w:rFonts w:ascii="Times New Roman" w:eastAsia="Times New Roman" w:hAnsi="Times New Roman" w:cs="David"/>
          <w:sz w:val="24"/>
          <w:szCs w:val="24"/>
          <w:rtl/>
          <w:lang w:eastAsia="he-IL"/>
        </w:rPr>
        <w:tab/>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sz w:val="24"/>
          <w:szCs w:val="24"/>
          <w:rtl/>
          <w:lang w:eastAsia="he-IL"/>
        </w:rPr>
        <w:tab/>
      </w:r>
      <w:r w:rsidRPr="00046412">
        <w:rPr>
          <w:rFonts w:ascii="Times New Roman" w:eastAsia="Times New Roman" w:hAnsi="Times New Roman" w:cs="David" w:hint="cs"/>
          <w:sz w:val="24"/>
          <w:szCs w:val="24"/>
          <w:rtl/>
          <w:lang w:eastAsia="he-IL"/>
        </w:rPr>
        <w:t>50%</w:t>
      </w:r>
    </w:p>
    <w:p w14:paraId="329F2FE3" w14:textId="3A78EF5C" w:rsidR="00BD06BE" w:rsidRPr="00046412" w:rsidRDefault="00BD06BE" w:rsidP="00D3742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ab/>
      </w:r>
      <w:r w:rsidRPr="00046412">
        <w:rPr>
          <w:rFonts w:ascii="Times New Roman" w:eastAsia="Times New Roman" w:hAnsi="Times New Roman" w:cs="David"/>
          <w:sz w:val="24"/>
          <w:szCs w:val="24"/>
          <w:rtl/>
          <w:lang w:eastAsia="he-IL"/>
        </w:rPr>
        <w:tab/>
      </w:r>
      <w:r w:rsidRPr="00046412">
        <w:rPr>
          <w:rFonts w:ascii="Times New Roman" w:eastAsia="Times New Roman" w:hAnsi="Times New Roman" w:cs="David"/>
          <w:sz w:val="24"/>
          <w:szCs w:val="24"/>
          <w:rtl/>
        </w:rPr>
        <w:t>כלל נכסי נדלן נשר מרכז (נ.נ.נ.מ) שותפות מוגבלת</w:t>
      </w:r>
      <w:r w:rsidRPr="00046412">
        <w:rPr>
          <w:rFonts w:ascii="Times New Roman" w:eastAsia="Times New Roman" w:hAnsi="Times New Roman" w:cs="David"/>
          <w:sz w:val="24"/>
          <w:szCs w:val="24"/>
          <w:rtl/>
        </w:rPr>
        <w:tab/>
      </w:r>
      <w:r w:rsidRPr="00046412">
        <w:rPr>
          <w:rFonts w:ascii="Times New Roman" w:eastAsia="Times New Roman" w:hAnsi="Times New Roman" w:cs="David"/>
          <w:sz w:val="24"/>
          <w:szCs w:val="24"/>
          <w:rtl/>
        </w:rPr>
        <w:tab/>
      </w:r>
      <w:r w:rsidRPr="00046412">
        <w:rPr>
          <w:rFonts w:ascii="Times New Roman" w:eastAsia="Times New Roman" w:hAnsi="Times New Roman" w:cs="David" w:hint="cs"/>
          <w:sz w:val="24"/>
          <w:szCs w:val="24"/>
          <w:rtl/>
        </w:rPr>
        <w:t>-</w:t>
      </w:r>
      <w:r w:rsidRPr="00046412">
        <w:rPr>
          <w:rFonts w:ascii="Times New Roman" w:eastAsia="Times New Roman" w:hAnsi="Times New Roman" w:cs="David"/>
          <w:sz w:val="24"/>
          <w:szCs w:val="24"/>
          <w:rtl/>
        </w:rPr>
        <w:tab/>
      </w:r>
      <w:r w:rsidRPr="00046412">
        <w:rPr>
          <w:rFonts w:ascii="Times New Roman" w:eastAsia="Times New Roman" w:hAnsi="Times New Roman" w:cs="David" w:hint="cs"/>
          <w:sz w:val="24"/>
          <w:szCs w:val="24"/>
          <w:rtl/>
        </w:rPr>
        <w:t>50%</w:t>
      </w:r>
      <w:r w:rsidRPr="00046412">
        <w:rPr>
          <w:rFonts w:ascii="Times New Roman" w:eastAsia="Times New Roman" w:hAnsi="Times New Roman" w:cs="David"/>
          <w:sz w:val="24"/>
          <w:szCs w:val="24"/>
          <w:rtl/>
        </w:rPr>
        <w:br/>
      </w:r>
    </w:p>
    <w:tbl>
      <w:tblPr>
        <w:tblStyle w:val="11"/>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046412" w:rsidRPr="00046412" w14:paraId="7D43844E" w14:textId="77777777" w:rsidTr="00EC7560">
        <w:tc>
          <w:tcPr>
            <w:tcW w:w="3366" w:type="dxa"/>
          </w:tcPr>
          <w:p w14:paraId="61F378D5" w14:textId="4D6DA22B" w:rsidR="00D37420" w:rsidRPr="00046412" w:rsidRDefault="00D37420" w:rsidP="00046412">
            <w:pPr>
              <w:widowControl w:val="0"/>
              <w:spacing w:before="0" w:beforeAutospacing="0" w:after="0" w:afterAutospacing="0" w:line="240" w:lineRule="auto"/>
              <w:outlineLvl w:val="2"/>
              <w:rPr>
                <w:rFonts w:ascii="Times New Roman" w:eastAsia="Times New Roman" w:hAnsi="Times New Roman"/>
                <w:sz w:val="24"/>
                <w:szCs w:val="24"/>
                <w:rtl/>
                <w:lang w:eastAsia="he-IL"/>
              </w:rPr>
            </w:pPr>
          </w:p>
        </w:tc>
        <w:tc>
          <w:tcPr>
            <w:tcW w:w="2163" w:type="dxa"/>
          </w:tcPr>
          <w:p w14:paraId="546F7592" w14:textId="77777777" w:rsidR="00D37420" w:rsidRPr="00046412" w:rsidRDefault="00D37420" w:rsidP="00D37420">
            <w:pPr>
              <w:widowControl w:val="0"/>
              <w:spacing w:before="0" w:beforeAutospacing="0" w:after="0" w:afterAutospacing="0" w:line="240" w:lineRule="auto"/>
              <w:ind w:left="720"/>
              <w:outlineLvl w:val="2"/>
            </w:pPr>
          </w:p>
          <w:p w14:paraId="52FE34FC" w14:textId="77777777" w:rsidR="00D37420" w:rsidRPr="00046412" w:rsidRDefault="00D37420" w:rsidP="00D37420">
            <w:pPr>
              <w:widowControl w:val="0"/>
              <w:spacing w:before="0" w:beforeAutospacing="0" w:after="0" w:afterAutospacing="0" w:line="240" w:lineRule="auto"/>
              <w:outlineLvl w:val="2"/>
              <w:rPr>
                <w:rFonts w:ascii="Times New Roman" w:eastAsia="Times New Roman" w:hAnsi="Times New Roman"/>
                <w:sz w:val="24"/>
                <w:szCs w:val="24"/>
                <w:rtl/>
                <w:lang w:eastAsia="he-IL"/>
              </w:rPr>
            </w:pPr>
          </w:p>
        </w:tc>
      </w:tr>
    </w:tbl>
    <w:p w14:paraId="22379F98" w14:textId="77777777" w:rsidR="00D37420" w:rsidRPr="00046412" w:rsidRDefault="00D37420" w:rsidP="00D3742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4AF25C6A" w14:textId="77777777" w:rsidR="00D37420" w:rsidRPr="00046412" w:rsidRDefault="00D37420" w:rsidP="00D3742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4ED03250" w14:textId="77777777" w:rsidR="00D37420" w:rsidRPr="00046412" w:rsidRDefault="00D37420" w:rsidP="00D3742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2426FECE" w14:textId="77777777" w:rsidR="00D37420" w:rsidRPr="00046412" w:rsidRDefault="00D37420" w:rsidP="00D3742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0709F337" w14:textId="77777777" w:rsidR="00D37420" w:rsidRPr="00046412" w:rsidRDefault="00D37420" w:rsidP="00D3742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23C4384F" w14:textId="77777777" w:rsidR="00D37420" w:rsidRPr="00046412" w:rsidRDefault="00D37420" w:rsidP="00F600CB">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p>
    <w:p w14:paraId="39B0F26F" w14:textId="77777777" w:rsidR="00D37420" w:rsidRPr="00046412" w:rsidRDefault="00D37420" w:rsidP="00F600CB">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p>
    <w:p w14:paraId="54516DF4" w14:textId="77777777" w:rsidR="00771142" w:rsidRPr="00046412" w:rsidRDefault="00771142" w:rsidP="00F600CB">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r w:rsidRPr="00046412">
        <w:rPr>
          <w:rFonts w:ascii="Times New Roman" w:eastAsia="Times New Roman" w:hAnsi="Times New Roman" w:cs="David"/>
          <w:b/>
          <w:bCs/>
          <w:sz w:val="24"/>
          <w:szCs w:val="24"/>
          <w:u w:val="single"/>
          <w:rtl/>
        </w:rPr>
        <w:br w:type="page"/>
      </w:r>
    </w:p>
    <w:p w14:paraId="52F41D7B" w14:textId="77777777" w:rsidR="00F600CB" w:rsidRPr="00046412" w:rsidRDefault="00F600CB" w:rsidP="00F600CB">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r w:rsidRPr="00046412">
        <w:rPr>
          <w:rFonts w:ascii="Times New Roman" w:eastAsia="Times New Roman" w:hAnsi="Times New Roman" w:cs="David"/>
          <w:b/>
          <w:bCs/>
          <w:sz w:val="24"/>
          <w:szCs w:val="24"/>
          <w:u w:val="single"/>
          <w:rtl/>
        </w:rPr>
        <w:t>נספח "ב"</w:t>
      </w:r>
    </w:p>
    <w:p w14:paraId="7A1BCA7A" w14:textId="77777777" w:rsidR="00F600CB" w:rsidRPr="00046412" w:rsidRDefault="00F600CB" w:rsidP="00F600CB">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046412">
        <w:rPr>
          <w:rFonts w:ascii="Times New Roman" w:eastAsia="Times New Roman" w:hAnsi="Times New Roman" w:cs="David" w:hint="cs"/>
          <w:b/>
          <w:bCs/>
          <w:sz w:val="24"/>
          <w:szCs w:val="24"/>
          <w:u w:val="single"/>
          <w:rtl/>
        </w:rPr>
        <w:t xml:space="preserve">פירוט </w:t>
      </w:r>
      <w:r w:rsidRPr="00046412">
        <w:rPr>
          <w:rFonts w:ascii="Times New Roman" w:eastAsia="Times New Roman" w:hAnsi="Times New Roman" w:cs="David"/>
          <w:b/>
          <w:bCs/>
          <w:sz w:val="24"/>
          <w:szCs w:val="24"/>
          <w:u w:val="single"/>
          <w:rtl/>
        </w:rPr>
        <w:t xml:space="preserve">שירותי </w:t>
      </w:r>
      <w:r w:rsidRPr="00046412">
        <w:rPr>
          <w:rFonts w:ascii="Times New Roman" w:eastAsia="Times New Roman" w:hAnsi="Times New Roman" w:cs="David" w:hint="cs"/>
          <w:b/>
          <w:bCs/>
          <w:sz w:val="24"/>
          <w:szCs w:val="24"/>
          <w:u w:val="single"/>
          <w:rtl/>
        </w:rPr>
        <w:t>ה</w:t>
      </w:r>
      <w:r w:rsidR="00B06D6A" w:rsidRPr="00046412">
        <w:rPr>
          <w:rFonts w:ascii="Times New Roman" w:eastAsia="Times New Roman" w:hAnsi="Times New Roman" w:cs="David" w:hint="cs"/>
          <w:b/>
          <w:bCs/>
          <w:sz w:val="24"/>
          <w:szCs w:val="24"/>
          <w:u w:val="single"/>
          <w:rtl/>
        </w:rPr>
        <w:t>יועץ</w:t>
      </w:r>
    </w:p>
    <w:p w14:paraId="17339F83" w14:textId="77777777" w:rsidR="00F600CB" w:rsidRPr="00046412" w:rsidRDefault="00F600CB" w:rsidP="00F600CB">
      <w:pPr>
        <w:spacing w:before="0" w:beforeAutospacing="0" w:after="0" w:afterAutospacing="0" w:line="240" w:lineRule="auto"/>
        <w:rPr>
          <w:rFonts w:ascii="Times New Roman" w:eastAsia="Times New Roman" w:hAnsi="Times New Roman" w:cs="David"/>
          <w:sz w:val="24"/>
          <w:szCs w:val="24"/>
          <w:rtl/>
        </w:rPr>
      </w:pPr>
    </w:p>
    <w:p w14:paraId="327B1B5D" w14:textId="77777777" w:rsidR="00F600CB" w:rsidRPr="00046412" w:rsidRDefault="00F600CB" w:rsidP="00F600CB">
      <w:pPr>
        <w:spacing w:before="0" w:beforeAutospacing="0" w:after="0" w:afterAutospacing="0" w:line="240" w:lineRule="auto"/>
        <w:jc w:val="both"/>
        <w:rPr>
          <w:rFonts w:ascii="Times New Roman" w:eastAsia="Times New Roman" w:hAnsi="Times New Roman" w:cs="David"/>
          <w:b/>
          <w:bCs/>
          <w:sz w:val="24"/>
          <w:szCs w:val="24"/>
          <w:rtl/>
        </w:rPr>
      </w:pPr>
      <w:r w:rsidRPr="00046412">
        <w:rPr>
          <w:rFonts w:ascii="Times New Roman" w:eastAsia="Times New Roman" w:hAnsi="Times New Roman" w:cs="David" w:hint="cs"/>
          <w:b/>
          <w:bCs/>
          <w:sz w:val="24"/>
          <w:szCs w:val="24"/>
          <w:rtl/>
        </w:rPr>
        <w:t>1</w:t>
      </w:r>
      <w:r w:rsidRPr="00046412">
        <w:rPr>
          <w:rFonts w:ascii="Times New Roman" w:eastAsia="Times New Roman" w:hAnsi="Times New Roman" w:cs="David"/>
          <w:b/>
          <w:bCs/>
          <w:sz w:val="24"/>
          <w:szCs w:val="24"/>
          <w:rtl/>
        </w:rPr>
        <w:t>.</w:t>
      </w:r>
      <w:r w:rsidRPr="00046412">
        <w:rPr>
          <w:rFonts w:ascii="Times New Roman" w:eastAsia="Times New Roman" w:hAnsi="Times New Roman" w:cs="David"/>
          <w:b/>
          <w:bCs/>
          <w:sz w:val="24"/>
          <w:szCs w:val="24"/>
          <w:rtl/>
        </w:rPr>
        <w:tab/>
      </w:r>
      <w:r w:rsidRPr="00046412">
        <w:rPr>
          <w:rFonts w:ascii="Times New Roman" w:eastAsia="Times New Roman" w:hAnsi="Times New Roman" w:cs="David"/>
          <w:b/>
          <w:bCs/>
          <w:sz w:val="24"/>
          <w:szCs w:val="24"/>
          <w:u w:val="single"/>
          <w:rtl/>
        </w:rPr>
        <w:t>כללי</w:t>
      </w:r>
      <w:r w:rsidRPr="00046412">
        <w:rPr>
          <w:rFonts w:ascii="Times New Roman" w:eastAsia="Times New Roman" w:hAnsi="Times New Roman" w:cs="David"/>
          <w:b/>
          <w:bCs/>
          <w:sz w:val="24"/>
          <w:szCs w:val="24"/>
          <w:rtl/>
        </w:rPr>
        <w:t>:</w:t>
      </w:r>
    </w:p>
    <w:p w14:paraId="37D59028" w14:textId="77777777" w:rsidR="00F600CB" w:rsidRPr="00046412" w:rsidRDefault="00F600CB" w:rsidP="00F600CB">
      <w:pPr>
        <w:spacing w:before="0" w:beforeAutospacing="0" w:after="0" w:afterAutospacing="0" w:line="240" w:lineRule="auto"/>
        <w:jc w:val="both"/>
        <w:rPr>
          <w:rFonts w:ascii="Times New Roman" w:eastAsia="Times New Roman" w:hAnsi="Times New Roman" w:cs="David"/>
          <w:sz w:val="24"/>
          <w:szCs w:val="24"/>
          <w:rtl/>
        </w:rPr>
      </w:pPr>
    </w:p>
    <w:p w14:paraId="1708326A" w14:textId="77777777" w:rsidR="00F600CB" w:rsidRPr="00046412" w:rsidRDefault="00F600CB" w:rsidP="00F600CB">
      <w:pPr>
        <w:numPr>
          <w:ilvl w:val="1"/>
          <w:numId w:val="9"/>
        </w:numPr>
        <w:spacing w:before="0" w:beforeAutospacing="0" w:after="0" w:afterAutospacing="0" w:line="360" w:lineRule="auto"/>
        <w:ind w:left="1409" w:hanging="708"/>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הכנת פרוגרמת תאימות אלקטרו-מגנטית ומיגון מפני ק</w:t>
      </w:r>
      <w:r w:rsidR="00D37420" w:rsidRPr="00046412">
        <w:rPr>
          <w:rFonts w:ascii="Times New Roman" w:eastAsia="Times New Roman" w:hAnsi="Times New Roman" w:cs="David"/>
          <w:sz w:val="24"/>
          <w:szCs w:val="24"/>
          <w:rtl/>
          <w:lang w:eastAsia="he-IL"/>
        </w:rPr>
        <w:t>רינה במבנים, מתן הנחיות והכנת ת</w:t>
      </w:r>
      <w:r w:rsidRPr="00046412">
        <w:rPr>
          <w:rFonts w:ascii="Times New Roman" w:eastAsia="Times New Roman" w:hAnsi="Times New Roman" w:cs="David"/>
          <w:sz w:val="24"/>
          <w:szCs w:val="24"/>
          <w:rtl/>
          <w:lang w:eastAsia="he-IL"/>
        </w:rPr>
        <w:t>כניות ומפרטים טכניים,</w:t>
      </w:r>
      <w:r w:rsidR="00D37420" w:rsidRPr="00046412">
        <w:rPr>
          <w:rFonts w:ascii="Times New Roman" w:eastAsia="Times New Roman" w:hAnsi="Times New Roman" w:cs="David" w:hint="cs"/>
          <w:sz w:val="24"/>
          <w:szCs w:val="24"/>
          <w:rtl/>
          <w:lang w:eastAsia="he-IL"/>
        </w:rPr>
        <w:t xml:space="preserve"> </w:t>
      </w:r>
      <w:r w:rsidRPr="00046412">
        <w:rPr>
          <w:rFonts w:ascii="Times New Roman" w:eastAsia="Times New Roman" w:hAnsi="Times New Roman" w:cs="David" w:hint="cs"/>
          <w:sz w:val="24"/>
          <w:szCs w:val="24"/>
          <w:rtl/>
          <w:lang w:eastAsia="he-IL"/>
        </w:rPr>
        <w:t>לפי כל התקנים והדרישות הקיימים</w:t>
      </w:r>
      <w:r w:rsidRPr="00046412">
        <w:rPr>
          <w:rFonts w:ascii="Times New Roman" w:eastAsia="Times New Roman" w:hAnsi="Times New Roman" w:cs="David"/>
          <w:sz w:val="24"/>
          <w:szCs w:val="24"/>
          <w:rtl/>
          <w:lang w:eastAsia="he-IL"/>
        </w:rPr>
        <w:t xml:space="preserve"> אשר יכללו בין היתר את הפרטים הבאים:</w:t>
      </w:r>
    </w:p>
    <w:p w14:paraId="3082C4DB" w14:textId="77777777" w:rsidR="00F600CB" w:rsidRPr="00046412"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 xml:space="preserve">שטף השדה המגנטי </w:t>
      </w:r>
      <w:r w:rsidRPr="00046412">
        <w:rPr>
          <w:rFonts w:ascii="Times New Roman" w:eastAsia="Times New Roman" w:hAnsi="Times New Roman" w:cs="David" w:hint="cs"/>
          <w:sz w:val="24"/>
          <w:szCs w:val="24"/>
          <w:rtl/>
          <w:lang w:eastAsia="he-IL"/>
        </w:rPr>
        <w:t>במבנים השונים.</w:t>
      </w:r>
      <w:r w:rsidRPr="00046412">
        <w:rPr>
          <w:rFonts w:ascii="Times New Roman" w:eastAsia="Times New Roman" w:hAnsi="Times New Roman" w:cs="David"/>
          <w:sz w:val="24"/>
          <w:szCs w:val="24"/>
          <w:rtl/>
          <w:lang w:eastAsia="he-IL"/>
        </w:rPr>
        <w:t>.</w:t>
      </w:r>
    </w:p>
    <w:p w14:paraId="23C6CFD1" w14:textId="77777777" w:rsidR="00F600CB" w:rsidRPr="00046412"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 xml:space="preserve">השפעת קווי מתח </w:t>
      </w:r>
      <w:r w:rsidRPr="00046412">
        <w:rPr>
          <w:rFonts w:ascii="Times New Roman" w:eastAsia="Times New Roman" w:hAnsi="Times New Roman" w:cs="David" w:hint="cs"/>
          <w:sz w:val="24"/>
          <w:szCs w:val="24"/>
          <w:rtl/>
          <w:lang w:eastAsia="he-IL"/>
        </w:rPr>
        <w:t>גבוה או מקור חשמלי אחר סמוכים (אם קיימים).</w:t>
      </w:r>
    </w:p>
    <w:p w14:paraId="1D1F38A1" w14:textId="77777777" w:rsidR="00F600CB" w:rsidRPr="00046412"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lang w:eastAsia="he-IL"/>
        </w:rPr>
      </w:pPr>
      <w:r w:rsidRPr="00046412">
        <w:rPr>
          <w:rFonts w:ascii="Times New Roman" w:eastAsia="Times New Roman" w:hAnsi="Times New Roman" w:cs="David"/>
          <w:sz w:val="24"/>
          <w:szCs w:val="24"/>
          <w:rtl/>
          <w:lang w:eastAsia="he-IL"/>
        </w:rPr>
        <w:t xml:space="preserve">אומדן </w:t>
      </w:r>
      <w:r w:rsidRPr="00046412">
        <w:rPr>
          <w:rFonts w:ascii="Times New Roman" w:eastAsia="Times New Roman" w:hAnsi="Times New Roman" w:cs="David" w:hint="cs"/>
          <w:sz w:val="24"/>
          <w:szCs w:val="24"/>
          <w:rtl/>
          <w:lang w:eastAsia="he-IL"/>
        </w:rPr>
        <w:t xml:space="preserve">שטף </w:t>
      </w:r>
      <w:r w:rsidRPr="00046412">
        <w:rPr>
          <w:rFonts w:ascii="Times New Roman" w:eastAsia="Times New Roman" w:hAnsi="Times New Roman" w:cs="David"/>
          <w:sz w:val="24"/>
          <w:szCs w:val="24"/>
          <w:rtl/>
          <w:lang w:eastAsia="he-IL"/>
        </w:rPr>
        <w:t>השדה המגנטי</w:t>
      </w:r>
      <w:r w:rsidRPr="00046412">
        <w:rPr>
          <w:rFonts w:ascii="Times New Roman" w:eastAsia="Times New Roman" w:hAnsi="Times New Roman" w:cs="David" w:hint="cs"/>
          <w:sz w:val="24"/>
          <w:szCs w:val="24"/>
          <w:rtl/>
          <w:lang w:eastAsia="he-IL"/>
        </w:rPr>
        <w:t>:</w:t>
      </w:r>
    </w:p>
    <w:p w14:paraId="51CC38B3" w14:textId="77777777" w:rsidR="00F600CB" w:rsidRPr="00046412" w:rsidRDefault="00F600CB" w:rsidP="00F600CB">
      <w:pPr>
        <w:numPr>
          <w:ilvl w:val="0"/>
          <w:numId w:val="13"/>
        </w:numPr>
        <w:spacing w:before="0" w:beforeAutospacing="0" w:after="0" w:afterAutospacing="0" w:line="360" w:lineRule="auto"/>
        <w:ind w:left="2543" w:hanging="425"/>
        <w:jc w:val="both"/>
        <w:rPr>
          <w:rFonts w:ascii="Times New Roman" w:eastAsia="Times New Roman" w:hAnsi="Times New Roman" w:cs="David"/>
          <w:sz w:val="24"/>
          <w:szCs w:val="24"/>
          <w:lang w:eastAsia="he-IL"/>
        </w:rPr>
      </w:pPr>
      <w:r w:rsidRPr="00046412">
        <w:rPr>
          <w:rFonts w:ascii="Times New Roman" w:eastAsia="Times New Roman" w:hAnsi="Times New Roman" w:cs="David" w:hint="cs"/>
          <w:sz w:val="24"/>
          <w:szCs w:val="24"/>
          <w:rtl/>
          <w:lang w:eastAsia="he-IL"/>
        </w:rPr>
        <w:t>תשתיות חברת החשמל ובכניסה למתחם.</w:t>
      </w:r>
    </w:p>
    <w:p w14:paraId="22A81E6B" w14:textId="77777777" w:rsidR="00F600CB" w:rsidRPr="00046412" w:rsidRDefault="00F600CB" w:rsidP="00F600CB">
      <w:pPr>
        <w:numPr>
          <w:ilvl w:val="0"/>
          <w:numId w:val="13"/>
        </w:numPr>
        <w:spacing w:before="0" w:beforeAutospacing="0" w:after="0" w:afterAutospacing="0" w:line="360" w:lineRule="auto"/>
        <w:ind w:left="2543" w:hanging="425"/>
        <w:jc w:val="both"/>
        <w:rPr>
          <w:rFonts w:ascii="Times New Roman" w:eastAsia="Times New Roman" w:hAnsi="Times New Roman" w:cs="David"/>
          <w:sz w:val="24"/>
          <w:szCs w:val="24"/>
          <w:lang w:eastAsia="he-IL"/>
        </w:rPr>
      </w:pPr>
      <w:r w:rsidRPr="00046412">
        <w:rPr>
          <w:rFonts w:ascii="Times New Roman" w:eastAsia="Times New Roman" w:hAnsi="Times New Roman" w:cs="David" w:hint="cs"/>
          <w:sz w:val="24"/>
          <w:szCs w:val="24"/>
          <w:rtl/>
          <w:lang w:eastAsia="he-IL"/>
        </w:rPr>
        <w:t>מרכזי אנרגיה, חדרי שנאים של חברת החשמל ככל שיהיו במתחם הפרויקט.</w:t>
      </w:r>
    </w:p>
    <w:p w14:paraId="26A3BE39" w14:textId="77777777" w:rsidR="00F600CB" w:rsidRPr="00046412" w:rsidRDefault="00F600CB" w:rsidP="00F600CB">
      <w:pPr>
        <w:numPr>
          <w:ilvl w:val="0"/>
          <w:numId w:val="13"/>
        </w:numPr>
        <w:spacing w:before="0" w:beforeAutospacing="0" w:after="0" w:afterAutospacing="0" w:line="360" w:lineRule="auto"/>
        <w:ind w:left="2543" w:hanging="425"/>
        <w:jc w:val="both"/>
        <w:rPr>
          <w:rFonts w:ascii="Times New Roman" w:eastAsia="Times New Roman" w:hAnsi="Times New Roman" w:cs="David"/>
          <w:sz w:val="24"/>
          <w:szCs w:val="24"/>
          <w:lang w:eastAsia="he-IL"/>
        </w:rPr>
      </w:pPr>
      <w:r w:rsidRPr="00046412">
        <w:rPr>
          <w:rFonts w:ascii="Times New Roman" w:eastAsia="Times New Roman" w:hAnsi="Times New Roman" w:cs="David" w:hint="cs"/>
          <w:sz w:val="24"/>
          <w:szCs w:val="24"/>
          <w:rtl/>
          <w:lang w:eastAsia="he-IL"/>
        </w:rPr>
        <w:t>מרכזי אנרגיה, חדרי שנאים פרטיים ככל שיהיו במתחם הפרויקט.</w:t>
      </w:r>
    </w:p>
    <w:p w14:paraId="72C551E4" w14:textId="77777777" w:rsidR="00F600CB" w:rsidRPr="00046412" w:rsidRDefault="00F600CB" w:rsidP="00F600CB">
      <w:pPr>
        <w:numPr>
          <w:ilvl w:val="0"/>
          <w:numId w:val="13"/>
        </w:numPr>
        <w:spacing w:before="0" w:beforeAutospacing="0" w:after="0" w:afterAutospacing="0" w:line="360" w:lineRule="auto"/>
        <w:ind w:left="2543" w:hanging="425"/>
        <w:jc w:val="both"/>
        <w:rPr>
          <w:rFonts w:ascii="Times New Roman" w:eastAsia="Times New Roman" w:hAnsi="Times New Roman" w:cs="David"/>
          <w:sz w:val="24"/>
          <w:szCs w:val="24"/>
          <w:lang w:eastAsia="he-IL"/>
        </w:rPr>
      </w:pPr>
      <w:r w:rsidRPr="00046412">
        <w:rPr>
          <w:rFonts w:ascii="Times New Roman" w:eastAsia="Times New Roman" w:hAnsi="Times New Roman" w:cs="David" w:hint="cs"/>
          <w:sz w:val="24"/>
          <w:szCs w:val="24"/>
          <w:rtl/>
          <w:lang w:eastAsia="he-IL"/>
        </w:rPr>
        <w:t>לוחות חשמל מתח נמוך ראשיים ומשניים.</w:t>
      </w:r>
    </w:p>
    <w:p w14:paraId="16E39915" w14:textId="77777777" w:rsidR="00F600CB" w:rsidRPr="00046412" w:rsidRDefault="00F600CB" w:rsidP="00F600CB">
      <w:pPr>
        <w:numPr>
          <w:ilvl w:val="0"/>
          <w:numId w:val="13"/>
        </w:numPr>
        <w:spacing w:before="0" w:beforeAutospacing="0" w:after="0" w:afterAutospacing="0" w:line="360" w:lineRule="auto"/>
        <w:ind w:left="2543" w:hanging="425"/>
        <w:jc w:val="both"/>
        <w:rPr>
          <w:rFonts w:ascii="Times New Roman" w:eastAsia="Times New Roman" w:hAnsi="Times New Roman" w:cs="David"/>
          <w:sz w:val="24"/>
          <w:szCs w:val="24"/>
          <w:lang w:eastAsia="he-IL"/>
        </w:rPr>
      </w:pPr>
      <w:r w:rsidRPr="00046412">
        <w:rPr>
          <w:rFonts w:ascii="Times New Roman" w:eastAsia="Times New Roman" w:hAnsi="Times New Roman" w:cs="David" w:hint="cs"/>
          <w:sz w:val="24"/>
          <w:szCs w:val="24"/>
          <w:rtl/>
          <w:lang w:eastAsia="he-IL"/>
        </w:rPr>
        <w:t>ריכוזי מונים קומתיים.</w:t>
      </w:r>
    </w:p>
    <w:p w14:paraId="34747AD8" w14:textId="77777777" w:rsidR="00F600CB" w:rsidRPr="00046412" w:rsidRDefault="00F600CB" w:rsidP="00F600CB">
      <w:pPr>
        <w:numPr>
          <w:ilvl w:val="0"/>
          <w:numId w:val="13"/>
        </w:numPr>
        <w:spacing w:before="0" w:beforeAutospacing="0" w:after="0" w:afterAutospacing="0" w:line="360" w:lineRule="auto"/>
        <w:ind w:left="2543" w:hanging="425"/>
        <w:jc w:val="both"/>
        <w:rPr>
          <w:rFonts w:ascii="Times New Roman" w:eastAsia="Times New Roman" w:hAnsi="Times New Roman" w:cs="David"/>
          <w:sz w:val="24"/>
          <w:szCs w:val="24"/>
          <w:lang w:eastAsia="he-IL"/>
        </w:rPr>
      </w:pPr>
      <w:r w:rsidRPr="00046412">
        <w:rPr>
          <w:rFonts w:ascii="Times New Roman" w:eastAsia="Times New Roman" w:hAnsi="Times New Roman" w:cs="David" w:hint="cs"/>
          <w:sz w:val="24"/>
          <w:szCs w:val="24"/>
          <w:rtl/>
          <w:lang w:eastAsia="he-IL"/>
        </w:rPr>
        <w:t>תשתיות חשמל אופקיות ואנכיות העוברות בפירים.</w:t>
      </w:r>
    </w:p>
    <w:p w14:paraId="73997D7E" w14:textId="77777777" w:rsidR="00F600CB" w:rsidRPr="00046412"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תכנו</w:t>
      </w:r>
      <w:r w:rsidRPr="00046412">
        <w:rPr>
          <w:rFonts w:ascii="Times New Roman" w:eastAsia="Times New Roman" w:hAnsi="Times New Roman" w:cs="David" w:hint="cs"/>
          <w:sz w:val="24"/>
          <w:szCs w:val="24"/>
          <w:rtl/>
          <w:lang w:eastAsia="he-IL"/>
        </w:rPr>
        <w:t>ן</w:t>
      </w:r>
      <w:r w:rsidRPr="00046412">
        <w:rPr>
          <w:rFonts w:ascii="Times New Roman" w:eastAsia="Times New Roman" w:hAnsi="Times New Roman" w:cs="David"/>
          <w:sz w:val="24"/>
          <w:szCs w:val="24"/>
          <w:rtl/>
          <w:lang w:eastAsia="he-IL"/>
        </w:rPr>
        <w:t xml:space="preserve"> מיגון להגבלת חשיפת אדם לקרינה </w:t>
      </w:r>
      <w:r w:rsidRPr="00046412">
        <w:rPr>
          <w:rFonts w:ascii="Times New Roman" w:eastAsia="Times New Roman" w:hAnsi="Times New Roman" w:cs="David" w:hint="cs"/>
          <w:sz w:val="24"/>
          <w:szCs w:val="24"/>
          <w:rtl/>
          <w:lang w:eastAsia="he-IL"/>
        </w:rPr>
        <w:t>אלקטרו-</w:t>
      </w:r>
      <w:r w:rsidRPr="00046412">
        <w:rPr>
          <w:rFonts w:ascii="Times New Roman" w:eastAsia="Times New Roman" w:hAnsi="Times New Roman" w:cs="David"/>
          <w:sz w:val="24"/>
          <w:szCs w:val="24"/>
          <w:rtl/>
          <w:lang w:eastAsia="he-IL"/>
        </w:rPr>
        <w:t>מגנטית.</w:t>
      </w:r>
    </w:p>
    <w:p w14:paraId="6270407C" w14:textId="77777777" w:rsidR="00F600CB" w:rsidRPr="00046412"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lang w:eastAsia="he-IL"/>
        </w:rPr>
      </w:pPr>
      <w:r w:rsidRPr="00046412">
        <w:rPr>
          <w:rFonts w:ascii="Times New Roman" w:eastAsia="Times New Roman" w:hAnsi="Times New Roman" w:cs="David"/>
          <w:sz w:val="24"/>
          <w:szCs w:val="24"/>
          <w:rtl/>
          <w:lang w:eastAsia="he-IL"/>
        </w:rPr>
        <w:t>טיפול באישור כל הרשויות והגורמים הנדרשים.</w:t>
      </w:r>
    </w:p>
    <w:p w14:paraId="0766BCAD" w14:textId="77777777" w:rsidR="00F600CB" w:rsidRPr="00046412"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 xml:space="preserve">בדיקת קרינה בתחום ה- </w:t>
      </w:r>
      <w:r w:rsidRPr="00046412">
        <w:rPr>
          <w:rFonts w:ascii="Times New Roman" w:eastAsia="Times New Roman" w:hAnsi="Times New Roman" w:cs="David"/>
          <w:sz w:val="24"/>
          <w:szCs w:val="24"/>
          <w:lang w:eastAsia="he-IL"/>
        </w:rPr>
        <w:t>RF</w:t>
      </w:r>
      <w:r w:rsidRPr="00046412">
        <w:rPr>
          <w:rFonts w:ascii="Times New Roman" w:eastAsia="Times New Roman" w:hAnsi="Times New Roman" w:cs="David" w:hint="cs"/>
          <w:sz w:val="24"/>
          <w:szCs w:val="24"/>
          <w:rtl/>
          <w:lang w:eastAsia="he-IL"/>
        </w:rPr>
        <w:t xml:space="preserve"> (סלולרי) בסביבת המבנה.</w:t>
      </w:r>
    </w:p>
    <w:p w14:paraId="0B60F458" w14:textId="77777777" w:rsidR="00F600CB" w:rsidRPr="00046412" w:rsidRDefault="00B06D6A"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lang w:eastAsia="he-IL"/>
        </w:rPr>
      </w:pPr>
      <w:r w:rsidRPr="00046412">
        <w:rPr>
          <w:rFonts w:ascii="Times New Roman" w:eastAsia="Times New Roman" w:hAnsi="Times New Roman" w:cs="David" w:hint="cs"/>
          <w:sz w:val="24"/>
          <w:szCs w:val="24"/>
          <w:rtl/>
          <w:lang w:eastAsia="he-IL"/>
        </w:rPr>
        <w:t>יועץ</w:t>
      </w:r>
      <w:r w:rsidR="00F600CB"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hint="cs"/>
          <w:sz w:val="24"/>
          <w:szCs w:val="24"/>
          <w:rtl/>
          <w:lang w:eastAsia="he-IL"/>
        </w:rPr>
        <w:t>יועץ</w:t>
      </w:r>
      <w:r w:rsidR="00F600CB" w:rsidRPr="00046412">
        <w:rPr>
          <w:rFonts w:ascii="Times New Roman" w:eastAsia="Times New Roman" w:hAnsi="Times New Roman" w:cs="David" w:hint="cs"/>
          <w:sz w:val="24"/>
          <w:szCs w:val="24"/>
          <w:rtl/>
          <w:lang w:eastAsia="he-IL"/>
        </w:rPr>
        <w:t xml:space="preserve"> המיגון כנגד קרינה אלקטרומגנטית יהיה כפוף מבחינה מקצועית וניהולית ל</w:t>
      </w:r>
      <w:r w:rsidRPr="00046412">
        <w:rPr>
          <w:rFonts w:ascii="Times New Roman" w:eastAsia="Times New Roman" w:hAnsi="Times New Roman" w:cs="David" w:hint="cs"/>
          <w:sz w:val="24"/>
          <w:szCs w:val="24"/>
          <w:rtl/>
          <w:lang w:eastAsia="he-IL"/>
        </w:rPr>
        <w:t>יועץ</w:t>
      </w:r>
      <w:r w:rsidR="00F600CB" w:rsidRPr="00046412">
        <w:rPr>
          <w:rFonts w:ascii="Times New Roman" w:eastAsia="Times New Roman" w:hAnsi="Times New Roman" w:cs="David" w:hint="cs"/>
          <w:sz w:val="24"/>
          <w:szCs w:val="24"/>
          <w:rtl/>
          <w:lang w:eastAsia="he-IL"/>
        </w:rPr>
        <w:t xml:space="preserve"> החשמל.</w:t>
      </w:r>
    </w:p>
    <w:p w14:paraId="218A8FFD" w14:textId="77777777" w:rsidR="00F600CB" w:rsidRPr="00046412"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כל בדיקה נוספת הנדרשת לפי התקנים והדרישות</w:t>
      </w:r>
    </w:p>
    <w:p w14:paraId="5BC2A357" w14:textId="77777777" w:rsidR="00F600CB" w:rsidRPr="00046412" w:rsidRDefault="00F600CB" w:rsidP="00F600CB">
      <w:pPr>
        <w:numPr>
          <w:ilvl w:val="1"/>
          <w:numId w:val="9"/>
        </w:numPr>
        <w:spacing w:before="0" w:beforeAutospacing="0" w:after="0" w:afterAutospacing="0" w:line="360" w:lineRule="auto"/>
        <w:ind w:left="1409" w:hanging="708"/>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u w:val="single"/>
          <w:rtl/>
        </w:rPr>
        <w:t>המהנדס, צוות עובדים ואמצעים</w:t>
      </w:r>
      <w:r w:rsidRPr="00046412">
        <w:rPr>
          <w:rFonts w:ascii="Times New Roman" w:eastAsia="Times New Roman" w:hAnsi="Times New Roman" w:cs="David" w:hint="cs"/>
          <w:sz w:val="24"/>
          <w:szCs w:val="24"/>
          <w:u w:val="single"/>
          <w:rtl/>
        </w:rPr>
        <w:t xml:space="preserve"> של ה</w:t>
      </w:r>
      <w:r w:rsidR="00B06D6A" w:rsidRPr="00046412">
        <w:rPr>
          <w:rFonts w:ascii="Times New Roman" w:eastAsia="Times New Roman" w:hAnsi="Times New Roman" w:cs="David" w:hint="cs"/>
          <w:sz w:val="24"/>
          <w:szCs w:val="24"/>
          <w:u w:val="single"/>
          <w:rtl/>
        </w:rPr>
        <w:t>יועץ</w:t>
      </w:r>
      <w:r w:rsidRPr="00046412">
        <w:rPr>
          <w:rFonts w:ascii="Times New Roman" w:eastAsia="Times New Roman" w:hAnsi="Times New Roman" w:cs="David" w:hint="cs"/>
          <w:sz w:val="24"/>
          <w:szCs w:val="24"/>
          <w:rtl/>
          <w:lang w:eastAsia="he-IL"/>
        </w:rPr>
        <w:t>:</w:t>
      </w:r>
    </w:p>
    <w:p w14:paraId="550136EB" w14:textId="77777777" w:rsidR="00F600CB" w:rsidRPr="00046412" w:rsidRDefault="00F600CB" w:rsidP="00F600CB">
      <w:pPr>
        <w:spacing w:before="0" w:beforeAutospacing="0" w:after="0" w:afterAutospacing="0" w:line="240" w:lineRule="auto"/>
        <w:ind w:left="1800" w:hanging="720"/>
        <w:jc w:val="both"/>
        <w:rPr>
          <w:rFonts w:ascii="Times New Roman" w:eastAsia="Times New Roman" w:hAnsi="Times New Roman" w:cs="David"/>
          <w:sz w:val="12"/>
          <w:szCs w:val="12"/>
          <w:rtl/>
          <w:lang w:eastAsia="he-IL"/>
        </w:rPr>
      </w:pPr>
    </w:p>
    <w:p w14:paraId="2AA4A7F2" w14:textId="77777777" w:rsidR="00F600CB" w:rsidRPr="00046412"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המהנדס הבכיר יהיה בעל המשרד, אשר יהיה אחראי, מעורב וישתתף באופן אישי בכל ישיבות התכנון שיזומן אליהן ללא עוררין.</w:t>
      </w:r>
    </w:p>
    <w:p w14:paraId="09CBA8D6" w14:textId="77777777" w:rsidR="00F600CB" w:rsidRPr="00046412"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 xml:space="preserve">ראש הצוות ישתתף בכל ישיבות התכנון שיזומן אליהן ללא הגבלה. </w:t>
      </w:r>
    </w:p>
    <w:p w14:paraId="6518DCE0" w14:textId="77777777" w:rsidR="00F600CB" w:rsidRPr="00046412"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ר</w:t>
      </w:r>
      <w:r w:rsidRPr="00046412">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05DE73FE" w14:textId="77777777" w:rsidR="00F600CB" w:rsidRPr="00046412" w:rsidRDefault="00F600CB" w:rsidP="00F600CB">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צוות השרטטים של המהנדס יהיה כנדרש לתכנון ולהוצאת תכניות משורטטות לביצוע על מנת לעמוד בלוח הזמנים שנקבע על ידי מנהל הפרויקט.</w:t>
      </w:r>
    </w:p>
    <w:p w14:paraId="421478FE" w14:textId="77777777" w:rsidR="00F600CB" w:rsidRPr="00046412" w:rsidRDefault="00F600CB" w:rsidP="00F600CB">
      <w:pPr>
        <w:widowControl w:val="0"/>
        <w:spacing w:before="0" w:beforeAutospacing="0" w:after="0" w:afterAutospacing="0" w:line="276" w:lineRule="auto"/>
        <w:rPr>
          <w:rFonts w:ascii="Times New Roman" w:eastAsia="Times New Roman" w:hAnsi="Times New Roman" w:cs="David"/>
          <w:sz w:val="24"/>
          <w:szCs w:val="24"/>
          <w:rtl/>
        </w:rPr>
      </w:pPr>
    </w:p>
    <w:p w14:paraId="26727813" w14:textId="77777777" w:rsidR="00F600CB" w:rsidRPr="00046412" w:rsidRDefault="00F600CB" w:rsidP="00F600CB">
      <w:pPr>
        <w:numPr>
          <w:ilvl w:val="1"/>
          <w:numId w:val="9"/>
        </w:numPr>
        <w:spacing w:before="0" w:beforeAutospacing="0" w:after="0" w:afterAutospacing="0" w:line="276" w:lineRule="auto"/>
        <w:ind w:left="1409" w:hanging="708"/>
        <w:jc w:val="both"/>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t xml:space="preserve">על </w:t>
      </w:r>
      <w:r w:rsidRPr="00046412">
        <w:rPr>
          <w:rFonts w:ascii="Times New Roman" w:eastAsia="Times New Roman" w:hAnsi="Times New Roman" w:cs="David" w:hint="cs"/>
          <w:sz w:val="24"/>
          <w:szCs w:val="24"/>
          <w:rtl/>
          <w:lang w:eastAsia="he-IL"/>
        </w:rPr>
        <w:t>ה</w:t>
      </w:r>
      <w:r w:rsidR="00B06D6A" w:rsidRPr="00046412">
        <w:rPr>
          <w:rFonts w:ascii="Times New Roman" w:eastAsia="Times New Roman" w:hAnsi="Times New Roman" w:cs="David" w:hint="cs"/>
          <w:sz w:val="24"/>
          <w:szCs w:val="24"/>
          <w:rtl/>
          <w:lang w:eastAsia="he-IL"/>
        </w:rPr>
        <w:t>יועץ</w:t>
      </w:r>
      <w:r w:rsidRPr="00046412">
        <w:rPr>
          <w:rFonts w:ascii="Times New Roman" w:eastAsia="Times New Roman" w:hAnsi="Times New Roman" w:cs="David"/>
          <w:sz w:val="24"/>
          <w:szCs w:val="24"/>
          <w:rtl/>
          <w:lang w:eastAsia="he-IL"/>
        </w:rPr>
        <w:t xml:space="preserve"> לקבל א</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שור בכתב מאת המנהל לפני התחלת כל שלב או לפני כל ש</w:t>
      </w:r>
      <w:r w:rsidRPr="00046412">
        <w:rPr>
          <w:rFonts w:ascii="Times New Roman" w:eastAsia="Times New Roman" w:hAnsi="Times New Roman" w:cs="David" w:hint="cs"/>
          <w:sz w:val="24"/>
          <w:szCs w:val="24"/>
          <w:rtl/>
          <w:lang w:eastAsia="he-IL"/>
        </w:rPr>
        <w:t>י</w:t>
      </w:r>
      <w:r w:rsidRPr="00046412">
        <w:rPr>
          <w:rFonts w:ascii="Times New Roman" w:eastAsia="Times New Roman" w:hAnsi="Times New Roman" w:cs="David"/>
          <w:sz w:val="24"/>
          <w:szCs w:val="24"/>
          <w:rtl/>
          <w:lang w:eastAsia="he-IL"/>
        </w:rPr>
        <w:t>רות חלקי.</w:t>
      </w:r>
      <w:r w:rsidRPr="00046412">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1075358A" w14:textId="77777777" w:rsidR="00F600CB" w:rsidRPr="00046412" w:rsidRDefault="00F600CB" w:rsidP="00F600CB">
      <w:pPr>
        <w:spacing w:before="0" w:beforeAutospacing="0" w:after="0" w:afterAutospacing="0" w:line="240" w:lineRule="auto"/>
        <w:ind w:left="720"/>
        <w:jc w:val="both"/>
        <w:rPr>
          <w:rFonts w:ascii="Times New Roman" w:eastAsia="Times New Roman" w:hAnsi="Times New Roman" w:cs="David"/>
          <w:sz w:val="24"/>
          <w:szCs w:val="24"/>
          <w:rtl/>
        </w:rPr>
      </w:pPr>
    </w:p>
    <w:p w14:paraId="7B93B14B" w14:textId="70BDB7D7" w:rsidR="00F600CB" w:rsidRPr="00046412" w:rsidRDefault="00F600CB" w:rsidP="009C29B7">
      <w:pPr>
        <w:numPr>
          <w:ilvl w:val="1"/>
          <w:numId w:val="9"/>
        </w:numPr>
        <w:spacing w:before="0" w:beforeAutospacing="0" w:after="0" w:afterAutospacing="0" w:line="276" w:lineRule="auto"/>
        <w:ind w:left="1409" w:hanging="708"/>
        <w:jc w:val="both"/>
        <w:rPr>
          <w:rFonts w:ascii="Times New Roman" w:eastAsia="Times New Roman" w:hAnsi="Times New Roman" w:cs="David"/>
          <w:sz w:val="24"/>
          <w:szCs w:val="24"/>
          <w:lang w:eastAsia="he-IL"/>
        </w:rPr>
      </w:pPr>
      <w:r w:rsidRPr="00046412">
        <w:rPr>
          <w:rFonts w:ascii="Times New Roman" w:eastAsia="Times New Roman" w:hAnsi="Times New Roman" w:cs="David" w:hint="cs"/>
          <w:sz w:val="24"/>
          <w:szCs w:val="24"/>
          <w:rtl/>
          <w:lang w:eastAsia="he-IL"/>
        </w:rPr>
        <w:t xml:space="preserve">תכנון המיגון כנגד קרינה אלקטרומגנטית יתבצע בתוכנת </w:t>
      </w:r>
      <w:r w:rsidR="009C29B7">
        <w:rPr>
          <w:rFonts w:ascii="Times New Roman" w:eastAsia="Times New Roman" w:hAnsi="Times New Roman" w:cs="David" w:hint="cs"/>
          <w:sz w:val="24"/>
          <w:szCs w:val="24"/>
          <w:rtl/>
          <w:lang w:eastAsia="he-IL"/>
        </w:rPr>
        <w:t xml:space="preserve">אוטוקאד </w:t>
      </w:r>
      <w:r w:rsidRPr="00046412">
        <w:rPr>
          <w:rFonts w:ascii="Times New Roman" w:eastAsia="Times New Roman" w:hAnsi="Times New Roman" w:cs="David" w:hint="cs"/>
          <w:sz w:val="24"/>
          <w:szCs w:val="24"/>
          <w:rtl/>
          <w:lang w:eastAsia="he-IL"/>
        </w:rPr>
        <w:t xml:space="preserve">, תוך שיתוף, תיאום וקליטת הקבצים מן האדריכלים והיועצים האחרים באמצעות תוכנת </w:t>
      </w:r>
      <w:r w:rsidRPr="00046412">
        <w:rPr>
          <w:rFonts w:ascii="Times New Roman" w:eastAsia="Times New Roman" w:hAnsi="Times New Roman" w:cs="David"/>
          <w:sz w:val="24"/>
          <w:szCs w:val="24"/>
          <w:lang w:eastAsia="he-IL"/>
        </w:rPr>
        <w:t>@view</w:t>
      </w:r>
      <w:r w:rsidRPr="00046412">
        <w:rPr>
          <w:rFonts w:ascii="Times New Roman" w:eastAsia="Times New Roman" w:hAnsi="Times New Roman" w:cs="David" w:hint="cs"/>
          <w:sz w:val="24"/>
          <w:szCs w:val="24"/>
          <w:rtl/>
          <w:lang w:eastAsia="he-IL"/>
        </w:rPr>
        <w:t xml:space="preserve">. </w:t>
      </w:r>
      <w:r w:rsidRPr="00046412">
        <w:rPr>
          <w:rFonts w:ascii="Times New Roman" w:eastAsia="Times New Roman" w:hAnsi="Times New Roman" w:cs="David"/>
          <w:sz w:val="24"/>
          <w:szCs w:val="24"/>
          <w:rtl/>
          <w:lang w:eastAsia="he-IL"/>
        </w:rPr>
        <w:t xml:space="preserve">כל תעבורת הקבצים תבוצע באמצעות מערכת </w:t>
      </w:r>
      <w:r w:rsidRPr="00046412">
        <w:rPr>
          <w:rFonts w:ascii="Times New Roman" w:eastAsia="Times New Roman" w:hAnsi="Times New Roman" w:cs="David"/>
          <w:sz w:val="24"/>
          <w:szCs w:val="24"/>
          <w:lang w:eastAsia="he-IL"/>
        </w:rPr>
        <w:t>@view</w:t>
      </w:r>
      <w:r w:rsidRPr="00046412">
        <w:rPr>
          <w:rFonts w:ascii="Times New Roman" w:eastAsia="Times New Roman" w:hAnsi="Times New Roman" w:cs="David"/>
          <w:sz w:val="24"/>
          <w:szCs w:val="24"/>
          <w:rtl/>
          <w:lang w:eastAsia="he-IL"/>
        </w:rPr>
        <w:t xml:space="preserve"> בלבד.</w:t>
      </w:r>
    </w:p>
    <w:p w14:paraId="6C0572FE" w14:textId="77777777" w:rsidR="00D37420" w:rsidRPr="00046412" w:rsidRDefault="00D37420" w:rsidP="00D37420">
      <w:pPr>
        <w:pStyle w:val="ListParagraph"/>
        <w:rPr>
          <w:sz w:val="24"/>
          <w:szCs w:val="24"/>
          <w:rtl/>
          <w:lang w:eastAsia="he-IL"/>
        </w:rPr>
      </w:pPr>
    </w:p>
    <w:p w14:paraId="28197814" w14:textId="77777777" w:rsidR="00F600CB" w:rsidRPr="00046412" w:rsidRDefault="00F600CB" w:rsidP="00F600CB">
      <w:pPr>
        <w:spacing w:before="0" w:beforeAutospacing="0" w:after="0" w:afterAutospacing="0" w:line="360" w:lineRule="auto"/>
        <w:ind w:left="1440" w:hanging="739"/>
        <w:rPr>
          <w:rFonts w:ascii="Times New Roman" w:eastAsia="Times New Roman" w:hAnsi="Times New Roman" w:cs="David"/>
          <w:sz w:val="2"/>
          <w:szCs w:val="2"/>
          <w:lang w:eastAsia="he-IL"/>
        </w:rPr>
      </w:pPr>
    </w:p>
    <w:p w14:paraId="74207034" w14:textId="77777777" w:rsidR="00F600CB" w:rsidRPr="00046412" w:rsidRDefault="00F600CB" w:rsidP="00F600CB">
      <w:pPr>
        <w:widowControl w:val="0"/>
        <w:numPr>
          <w:ilvl w:val="0"/>
          <w:numId w:val="7"/>
        </w:numPr>
        <w:spacing w:before="0" w:beforeAutospacing="0" w:after="0" w:afterAutospacing="0" w:line="240" w:lineRule="auto"/>
        <w:jc w:val="both"/>
        <w:rPr>
          <w:rFonts w:ascii="Times New Roman" w:eastAsia="Times New Roman" w:hAnsi="Times New Roman" w:cs="David"/>
          <w:b/>
          <w:bCs/>
          <w:sz w:val="24"/>
          <w:szCs w:val="24"/>
          <w:rtl/>
        </w:rPr>
      </w:pPr>
      <w:r w:rsidRPr="00046412">
        <w:rPr>
          <w:rFonts w:ascii="Times New Roman" w:eastAsia="Times New Roman" w:hAnsi="Times New Roman" w:cs="David"/>
          <w:b/>
          <w:bCs/>
          <w:sz w:val="24"/>
          <w:szCs w:val="24"/>
          <w:u w:val="single"/>
          <w:rtl/>
        </w:rPr>
        <w:t>שלבי העבודה ההנדסית ופירוט השירותים</w:t>
      </w:r>
      <w:r w:rsidRPr="00046412">
        <w:rPr>
          <w:rFonts w:ascii="Times New Roman" w:eastAsia="Times New Roman" w:hAnsi="Times New Roman" w:cs="David" w:hint="cs"/>
          <w:b/>
          <w:bCs/>
          <w:sz w:val="24"/>
          <w:szCs w:val="24"/>
          <w:u w:val="single"/>
          <w:rtl/>
        </w:rPr>
        <w:t xml:space="preserve"> </w:t>
      </w:r>
      <w:r w:rsidRPr="00046412">
        <w:rPr>
          <w:rFonts w:ascii="Times New Roman" w:eastAsia="Times New Roman" w:hAnsi="Times New Roman" w:cs="David"/>
          <w:b/>
          <w:bCs/>
          <w:sz w:val="24"/>
          <w:szCs w:val="24"/>
          <w:u w:val="single"/>
          <w:rtl/>
        </w:rPr>
        <w:t>–</w:t>
      </w:r>
      <w:r w:rsidRPr="00046412">
        <w:rPr>
          <w:rFonts w:ascii="Times New Roman" w:eastAsia="Times New Roman" w:hAnsi="Times New Roman" w:cs="David" w:hint="cs"/>
          <w:b/>
          <w:bCs/>
          <w:sz w:val="24"/>
          <w:szCs w:val="24"/>
          <w:u w:val="single"/>
          <w:rtl/>
        </w:rPr>
        <w:t xml:space="preserve"> </w:t>
      </w:r>
      <w:r w:rsidRPr="00046412">
        <w:rPr>
          <w:rFonts w:ascii="Times New Roman" w:eastAsia="Times New Roman" w:hAnsi="Times New Roman" w:cs="David" w:hint="cs"/>
          <w:b/>
          <w:bCs/>
          <w:sz w:val="25"/>
          <w:szCs w:val="25"/>
          <w:u w:val="single"/>
          <w:rtl/>
        </w:rPr>
        <w:t>יעוץ ותכנון מיגון כנגד קרינה אלקטרו-מגנטית</w:t>
      </w:r>
      <w:r w:rsidRPr="00046412">
        <w:rPr>
          <w:rFonts w:ascii="Times New Roman" w:eastAsia="Times New Roman" w:hAnsi="Times New Roman" w:cs="David"/>
          <w:b/>
          <w:bCs/>
          <w:sz w:val="24"/>
          <w:szCs w:val="24"/>
          <w:rtl/>
        </w:rPr>
        <w:t>:</w:t>
      </w:r>
    </w:p>
    <w:p w14:paraId="1B7D6C09" w14:textId="77777777" w:rsidR="00F600CB" w:rsidRPr="00046412" w:rsidRDefault="00F600CB" w:rsidP="00F600CB">
      <w:pPr>
        <w:spacing w:before="0" w:beforeAutospacing="0" w:after="0" w:afterAutospacing="0" w:line="240" w:lineRule="auto"/>
        <w:ind w:left="720"/>
        <w:jc w:val="both"/>
        <w:rPr>
          <w:rFonts w:ascii="Times New Roman" w:eastAsia="Times New Roman" w:hAnsi="Times New Roman" w:cs="David"/>
          <w:sz w:val="24"/>
          <w:szCs w:val="24"/>
          <w:rtl/>
        </w:rPr>
      </w:pPr>
    </w:p>
    <w:p w14:paraId="35A65389" w14:textId="77777777" w:rsidR="00F600CB" w:rsidRPr="00046412" w:rsidRDefault="00F600CB" w:rsidP="00F600CB">
      <w:pPr>
        <w:spacing w:before="0" w:beforeAutospacing="0" w:after="0" w:afterAutospacing="0" w:line="240" w:lineRule="auto"/>
        <w:ind w:left="720"/>
        <w:jc w:val="both"/>
        <w:rPr>
          <w:rFonts w:ascii="Times New Roman" w:eastAsia="Times New Roman" w:hAnsi="Times New Roman" w:cs="David"/>
          <w:sz w:val="24"/>
          <w:szCs w:val="24"/>
          <w:rtl/>
        </w:rPr>
      </w:pPr>
      <w:r w:rsidRPr="00046412">
        <w:rPr>
          <w:rFonts w:ascii="Times New Roman" w:eastAsia="Times New Roman" w:hAnsi="Times New Roman" w:cs="David"/>
          <w:sz w:val="24"/>
          <w:szCs w:val="24"/>
          <w:rtl/>
        </w:rPr>
        <w:t xml:space="preserve">העבודה תבוצע בקטעים לפי התקדמות הפרויקט והנחיות המנהל, לרבות להסדרי ביניים ואכלוס בשלבים. </w:t>
      </w:r>
    </w:p>
    <w:p w14:paraId="48DF866F" w14:textId="77777777" w:rsidR="00F600CB" w:rsidRPr="00046412" w:rsidRDefault="00F600CB" w:rsidP="00F600CB">
      <w:pPr>
        <w:spacing w:before="0" w:beforeAutospacing="0" w:after="0" w:afterAutospacing="0" w:line="240" w:lineRule="auto"/>
        <w:ind w:left="720"/>
        <w:jc w:val="both"/>
        <w:rPr>
          <w:rFonts w:ascii="Times New Roman" w:eastAsia="Times New Roman" w:hAnsi="Times New Roman" w:cs="David"/>
          <w:sz w:val="24"/>
          <w:szCs w:val="24"/>
          <w:rtl/>
        </w:rPr>
      </w:pPr>
      <w:r w:rsidRPr="00046412">
        <w:rPr>
          <w:rFonts w:ascii="Times New Roman" w:eastAsia="Times New Roman" w:hAnsi="Times New Roman" w:cs="David"/>
          <w:sz w:val="24"/>
          <w:szCs w:val="24"/>
          <w:rtl/>
        </w:rPr>
        <w:t>העבודה תבוצע בשלבים הכוללים את הש</w:t>
      </w:r>
      <w:r w:rsidRPr="00046412">
        <w:rPr>
          <w:rFonts w:ascii="Times New Roman" w:eastAsia="Times New Roman" w:hAnsi="Times New Roman" w:cs="David" w:hint="cs"/>
          <w:sz w:val="24"/>
          <w:szCs w:val="24"/>
          <w:rtl/>
        </w:rPr>
        <w:t>י</w:t>
      </w:r>
      <w:r w:rsidRPr="00046412">
        <w:rPr>
          <w:rFonts w:ascii="Times New Roman" w:eastAsia="Times New Roman" w:hAnsi="Times New Roman" w:cs="David"/>
          <w:sz w:val="24"/>
          <w:szCs w:val="24"/>
          <w:rtl/>
        </w:rPr>
        <w:t>רותים כלהלן:</w:t>
      </w:r>
    </w:p>
    <w:p w14:paraId="42353E18" w14:textId="77777777" w:rsidR="00F600CB" w:rsidRPr="00046412" w:rsidRDefault="00F600CB" w:rsidP="00F600CB">
      <w:pPr>
        <w:spacing w:before="0" w:beforeAutospacing="0" w:after="0" w:afterAutospacing="0" w:line="240" w:lineRule="auto"/>
        <w:ind w:left="720"/>
        <w:jc w:val="both"/>
        <w:rPr>
          <w:rFonts w:ascii="Times New Roman" w:eastAsia="Times New Roman" w:hAnsi="Times New Roman" w:cs="David"/>
          <w:sz w:val="24"/>
          <w:szCs w:val="24"/>
          <w:rtl/>
        </w:rPr>
      </w:pPr>
    </w:p>
    <w:p w14:paraId="0F9BFC88" w14:textId="77777777" w:rsidR="00F600CB" w:rsidRPr="00046412" w:rsidRDefault="00F600CB" w:rsidP="00F600CB">
      <w:pPr>
        <w:spacing w:before="0" w:beforeAutospacing="0" w:after="0" w:afterAutospacing="0" w:line="240" w:lineRule="auto"/>
        <w:ind w:left="720"/>
        <w:jc w:val="both"/>
        <w:rPr>
          <w:rFonts w:ascii="Times New Roman" w:eastAsia="Times New Roman" w:hAnsi="Times New Roman" w:cs="David"/>
          <w:sz w:val="24"/>
          <w:szCs w:val="24"/>
          <w:rtl/>
        </w:rPr>
      </w:pPr>
      <w:bookmarkStart w:id="0" w:name="OLE_LINK1"/>
      <w:bookmarkStart w:id="1" w:name="OLE_LINK2"/>
      <w:r w:rsidRPr="00046412">
        <w:rPr>
          <w:rFonts w:ascii="Times New Roman" w:eastAsia="Times New Roman" w:hAnsi="Times New Roman" w:cs="David"/>
          <w:sz w:val="24"/>
          <w:szCs w:val="24"/>
          <w:rtl/>
        </w:rPr>
        <w:t>2.1</w:t>
      </w:r>
      <w:r w:rsidRPr="00046412">
        <w:rPr>
          <w:rFonts w:ascii="Times New Roman" w:eastAsia="Times New Roman" w:hAnsi="Times New Roman" w:cs="David"/>
          <w:sz w:val="24"/>
          <w:szCs w:val="24"/>
          <w:rtl/>
        </w:rPr>
        <w:tab/>
      </w:r>
      <w:r w:rsidRPr="00046412">
        <w:rPr>
          <w:rFonts w:ascii="Times New Roman" w:eastAsia="Times New Roman" w:hAnsi="Times New Roman" w:cs="David" w:hint="cs"/>
          <w:sz w:val="24"/>
          <w:szCs w:val="24"/>
          <w:u w:val="single"/>
          <w:rtl/>
        </w:rPr>
        <w:t>ייעוץ מוקדם:</w:t>
      </w:r>
    </w:p>
    <w:bookmarkEnd w:id="0"/>
    <w:bookmarkEnd w:id="1"/>
    <w:p w14:paraId="6E33B0C4" w14:textId="77777777" w:rsidR="00F600CB" w:rsidRPr="00046412" w:rsidRDefault="00F600CB" w:rsidP="00F600CB">
      <w:pPr>
        <w:spacing w:before="0" w:beforeAutospacing="0" w:after="0" w:afterAutospacing="0" w:line="240" w:lineRule="auto"/>
        <w:ind w:left="1440"/>
        <w:jc w:val="both"/>
        <w:rPr>
          <w:rFonts w:ascii="Times New Roman" w:eastAsia="Times New Roman" w:hAnsi="Times New Roman" w:cs="David"/>
          <w:sz w:val="24"/>
          <w:szCs w:val="24"/>
          <w:rtl/>
        </w:rPr>
      </w:pPr>
      <w:r w:rsidRPr="00046412">
        <w:rPr>
          <w:rFonts w:ascii="Times New Roman" w:eastAsia="Times New Roman" w:hAnsi="Times New Roman" w:cs="David"/>
          <w:sz w:val="24"/>
          <w:szCs w:val="24"/>
          <w:rtl/>
        </w:rPr>
        <w:t xml:space="preserve">  </w:t>
      </w:r>
    </w:p>
    <w:p w14:paraId="5011345B" w14:textId="77777777" w:rsidR="00F600CB" w:rsidRPr="00046412" w:rsidRDefault="00F600CB" w:rsidP="00F600CB">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046412">
        <w:rPr>
          <w:rFonts w:ascii="Times New Roman" w:eastAsia="Times New Roman" w:hAnsi="Times New Roman" w:cs="David"/>
          <w:sz w:val="24"/>
          <w:szCs w:val="24"/>
          <w:rtl/>
        </w:rPr>
        <w:t xml:space="preserve">בירור </w:t>
      </w:r>
      <w:r w:rsidRPr="00046412">
        <w:rPr>
          <w:rFonts w:ascii="Times New Roman" w:eastAsia="Times New Roman" w:hAnsi="Times New Roman" w:cs="David" w:hint="cs"/>
          <w:sz w:val="24"/>
          <w:szCs w:val="24"/>
          <w:rtl/>
        </w:rPr>
        <w:t>ה</w:t>
      </w:r>
      <w:r w:rsidRPr="00046412">
        <w:rPr>
          <w:rFonts w:ascii="Times New Roman" w:eastAsia="Times New Roman" w:hAnsi="Times New Roman" w:cs="David"/>
          <w:sz w:val="24"/>
          <w:szCs w:val="24"/>
          <w:rtl/>
        </w:rPr>
        <w:t xml:space="preserve">פרוגרמה </w:t>
      </w:r>
      <w:r w:rsidRPr="00046412">
        <w:rPr>
          <w:rFonts w:ascii="Times New Roman" w:eastAsia="Times New Roman" w:hAnsi="Times New Roman" w:cs="David" w:hint="cs"/>
          <w:sz w:val="24"/>
          <w:szCs w:val="24"/>
          <w:rtl/>
        </w:rPr>
        <w:t>ותוכניות הפרויקט עם</w:t>
      </w:r>
      <w:r w:rsidRPr="00046412">
        <w:rPr>
          <w:rFonts w:ascii="Times New Roman" w:eastAsia="Times New Roman" w:hAnsi="Times New Roman" w:cs="David"/>
          <w:sz w:val="24"/>
          <w:szCs w:val="24"/>
          <w:rtl/>
        </w:rPr>
        <w:t xml:space="preserve"> </w:t>
      </w:r>
      <w:r w:rsidRPr="00046412">
        <w:rPr>
          <w:rFonts w:ascii="Times New Roman" w:eastAsia="Times New Roman" w:hAnsi="Times New Roman" w:cs="David" w:hint="cs"/>
          <w:sz w:val="24"/>
          <w:szCs w:val="24"/>
          <w:rtl/>
        </w:rPr>
        <w:t>המזמין והמתכננים</w:t>
      </w:r>
      <w:r w:rsidRPr="00046412">
        <w:rPr>
          <w:rFonts w:ascii="Times New Roman" w:eastAsia="Times New Roman" w:hAnsi="Times New Roman" w:cs="David"/>
          <w:sz w:val="24"/>
          <w:szCs w:val="24"/>
          <w:rtl/>
        </w:rPr>
        <w:t>, ביקורים באתר</w:t>
      </w:r>
      <w:r w:rsidRPr="00046412">
        <w:rPr>
          <w:rFonts w:ascii="Times New Roman" w:eastAsia="Times New Roman" w:hAnsi="Times New Roman" w:cs="David" w:hint="cs"/>
          <w:sz w:val="24"/>
          <w:szCs w:val="24"/>
          <w:rtl/>
        </w:rPr>
        <w:t>,</w:t>
      </w:r>
      <w:r w:rsidRPr="00046412">
        <w:rPr>
          <w:rFonts w:ascii="Times New Roman" w:eastAsia="Times New Roman" w:hAnsi="Times New Roman" w:cs="David"/>
          <w:sz w:val="24"/>
          <w:szCs w:val="24"/>
          <w:rtl/>
        </w:rPr>
        <w:t xml:space="preserve"> איסוף ועיבוד נתונים, חקירות מוקדמות, התייעצות ות</w:t>
      </w:r>
      <w:r w:rsidRPr="00046412">
        <w:rPr>
          <w:rFonts w:ascii="Times New Roman" w:eastAsia="Times New Roman" w:hAnsi="Times New Roman" w:cs="David" w:hint="cs"/>
          <w:sz w:val="24"/>
          <w:szCs w:val="24"/>
          <w:rtl/>
        </w:rPr>
        <w:t>י</w:t>
      </w:r>
      <w:r w:rsidRPr="00046412">
        <w:rPr>
          <w:rFonts w:ascii="Times New Roman" w:eastAsia="Times New Roman" w:hAnsi="Times New Roman" w:cs="David"/>
          <w:sz w:val="24"/>
          <w:szCs w:val="24"/>
          <w:rtl/>
        </w:rPr>
        <w:t>אום עם יועצים אחרים אשר יועסקו ע"י החברה, השתתפות בישיבות עם היזמים והיועצים.</w:t>
      </w:r>
      <w:r w:rsidRPr="00046412">
        <w:rPr>
          <w:rFonts w:ascii="Times New Roman" w:eastAsia="Times New Roman" w:hAnsi="Times New Roman" w:cs="David" w:hint="cs"/>
          <w:sz w:val="24"/>
          <w:szCs w:val="24"/>
          <w:rtl/>
        </w:rPr>
        <w:t xml:space="preserve"> </w:t>
      </w:r>
      <w:r w:rsidR="00D37420" w:rsidRPr="00046412">
        <w:rPr>
          <w:rFonts w:ascii="Times New Roman" w:eastAsia="Times New Roman" w:hAnsi="Times New Roman" w:cs="David"/>
          <w:sz w:val="24"/>
          <w:szCs w:val="24"/>
          <w:rtl/>
        </w:rPr>
        <w:t>בדיקת ת</w:t>
      </w:r>
      <w:r w:rsidRPr="00046412">
        <w:rPr>
          <w:rFonts w:ascii="Times New Roman" w:eastAsia="Times New Roman" w:hAnsi="Times New Roman" w:cs="David"/>
          <w:sz w:val="24"/>
          <w:szCs w:val="24"/>
          <w:rtl/>
        </w:rPr>
        <w:t>כניות ההגשה, תכניות הבינוי והפיתוח הנופי למתחם כולו, ומתן המלצות וחוו"ד.</w:t>
      </w:r>
    </w:p>
    <w:p w14:paraId="3F12694A" w14:textId="77777777" w:rsidR="00F600CB" w:rsidRPr="00046412" w:rsidRDefault="00F600CB" w:rsidP="00F600CB">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046412">
        <w:rPr>
          <w:rFonts w:ascii="Times New Roman" w:eastAsia="Times New Roman" w:hAnsi="Times New Roman" w:cs="David"/>
          <w:sz w:val="24"/>
          <w:szCs w:val="24"/>
          <w:rtl/>
        </w:rPr>
        <w:t>השתתפות בישיבות היועצים והמתכננים בקשר לתוכניות הפרויקט, בירורים גופים המוסמכים ואצל גורמים אחרים בקשר לבעיות טכניות, חוקיות וכיו"ב הקשורות בתחום עבודות ה</w:t>
      </w:r>
      <w:r w:rsidRPr="00046412">
        <w:rPr>
          <w:rFonts w:ascii="Times New Roman" w:eastAsia="Times New Roman" w:hAnsi="Times New Roman" w:cs="David" w:hint="cs"/>
          <w:sz w:val="24"/>
          <w:szCs w:val="24"/>
          <w:rtl/>
        </w:rPr>
        <w:t>חשמל</w:t>
      </w:r>
      <w:r w:rsidRPr="00046412">
        <w:rPr>
          <w:rFonts w:ascii="Times New Roman" w:eastAsia="Times New Roman" w:hAnsi="Times New Roman" w:cs="David"/>
          <w:sz w:val="24"/>
          <w:szCs w:val="24"/>
          <w:rtl/>
        </w:rPr>
        <w:t>.</w:t>
      </w:r>
    </w:p>
    <w:p w14:paraId="405E1ABE" w14:textId="77777777" w:rsidR="00F600CB" w:rsidRPr="00046412" w:rsidRDefault="00F600CB" w:rsidP="00F600CB">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sz w:val="24"/>
          <w:szCs w:val="24"/>
          <w:rtl/>
        </w:rPr>
        <w:t xml:space="preserve">הכנת חוות-דעת מוקדמת ותיאור הבעיות העקרוניות, וגיבוש קונספציה בנושא תאימות אלקטרומגנטית. אומדן </w:t>
      </w:r>
      <w:r w:rsidRPr="00046412">
        <w:rPr>
          <w:rFonts w:ascii="Times New Roman" w:eastAsia="Times New Roman" w:hAnsi="Times New Roman" w:cs="David" w:hint="cs"/>
          <w:sz w:val="24"/>
          <w:szCs w:val="24"/>
          <w:rtl/>
        </w:rPr>
        <w:t xml:space="preserve">שטף </w:t>
      </w:r>
      <w:r w:rsidRPr="00046412">
        <w:rPr>
          <w:rFonts w:ascii="Times New Roman" w:eastAsia="Times New Roman" w:hAnsi="Times New Roman" w:cs="David"/>
          <w:sz w:val="24"/>
          <w:szCs w:val="24"/>
          <w:rtl/>
        </w:rPr>
        <w:t>השדה המגנטי מקווי המתח במגרש</w:t>
      </w:r>
      <w:r w:rsidRPr="00046412">
        <w:rPr>
          <w:rFonts w:ascii="Times New Roman" w:eastAsia="Times New Roman" w:hAnsi="Times New Roman" w:cs="David" w:hint="cs"/>
          <w:sz w:val="24"/>
          <w:szCs w:val="24"/>
          <w:rtl/>
        </w:rPr>
        <w:t xml:space="preserve"> (אם קיימים)</w:t>
      </w:r>
      <w:r w:rsidRPr="00046412">
        <w:rPr>
          <w:rFonts w:ascii="Times New Roman" w:eastAsia="Times New Roman" w:hAnsi="Times New Roman" w:cs="David"/>
          <w:sz w:val="24"/>
          <w:szCs w:val="24"/>
          <w:rtl/>
        </w:rPr>
        <w:t>, ממערך חדרי שנאים, לוחות מתח נמוך וכבלי הולכה, ב- 10 אבי טיפוס, כולל תכנון מיגון עבורם אם יידרש להגבלת חשיפת אדם לקרינה מגנטית</w:t>
      </w:r>
      <w:r w:rsidRPr="00046412">
        <w:rPr>
          <w:rFonts w:ascii="Times New Roman" w:eastAsia="Times New Roman" w:hAnsi="Times New Roman" w:cs="David" w:hint="cs"/>
          <w:sz w:val="24"/>
          <w:szCs w:val="24"/>
          <w:rtl/>
        </w:rPr>
        <w:t>.</w:t>
      </w:r>
    </w:p>
    <w:p w14:paraId="7534C336" w14:textId="77777777" w:rsidR="00F600CB" w:rsidRPr="00046412" w:rsidRDefault="00F600CB" w:rsidP="00F600CB">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046412">
        <w:rPr>
          <w:rFonts w:ascii="Times New Roman" w:eastAsia="Times New Roman" w:hAnsi="Times New Roman" w:cs="David" w:hint="cs"/>
          <w:sz w:val="24"/>
          <w:szCs w:val="24"/>
          <w:rtl/>
        </w:rPr>
        <w:t>ביקור במקום ע"י מודד מוסמך מטעם המשרד להכנת הסביבה לשם קביעת רמות קרינת הרקע וצילום סביבת האתר וחדרי החשמל.</w:t>
      </w:r>
    </w:p>
    <w:p w14:paraId="0431E6CE" w14:textId="77777777" w:rsidR="00F600CB" w:rsidRPr="00046412" w:rsidRDefault="00F600CB" w:rsidP="00F600CB">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sz w:val="24"/>
          <w:szCs w:val="24"/>
          <w:rtl/>
        </w:rPr>
        <w:t>הכנת פרוגראמה של האלטרנטיבות השונות, המצאת דו"ח הכולל תיאור השיטות, יתרונות וחסרונות, עלויות הקמה, עלויות תפעול והיבטי תפעול ותחזוקה וכיו"ב.</w:t>
      </w:r>
    </w:p>
    <w:p w14:paraId="09702DCD" w14:textId="77777777" w:rsidR="00F600CB" w:rsidRPr="00046412" w:rsidRDefault="00F600CB" w:rsidP="00F600CB">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hint="cs"/>
          <w:sz w:val="24"/>
          <w:szCs w:val="24"/>
          <w:rtl/>
        </w:rPr>
        <w:t>בניית מודל של מתקני החשמל וסביבתם, המייצגים את המצב העתידי בשטח והזנתו לתוכנות האנליזה (</w:t>
      </w:r>
      <w:r w:rsidRPr="00046412">
        <w:rPr>
          <w:rFonts w:ascii="Times New Roman" w:eastAsia="Times New Roman" w:hAnsi="Times New Roman" w:cs="David"/>
          <w:sz w:val="24"/>
          <w:szCs w:val="24"/>
        </w:rPr>
        <w:t>EFC-400 v2008</w:t>
      </w:r>
      <w:r w:rsidRPr="00046412">
        <w:rPr>
          <w:rFonts w:ascii="Times New Roman" w:eastAsia="Times New Roman" w:hAnsi="Times New Roman" w:cs="David" w:hint="cs"/>
          <w:sz w:val="24"/>
          <w:szCs w:val="24"/>
          <w:rtl/>
        </w:rPr>
        <w:t>) תוך ביצוע חישובים לפי זרמים "אופייניים" ומרביים.</w:t>
      </w:r>
    </w:p>
    <w:p w14:paraId="2F99D775" w14:textId="77777777" w:rsidR="00F600CB" w:rsidRPr="00046412" w:rsidRDefault="00F600CB" w:rsidP="00F600CB">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046412">
        <w:rPr>
          <w:rFonts w:ascii="Times New Roman" w:eastAsia="Times New Roman" w:hAnsi="Times New Roman" w:cs="David" w:hint="cs"/>
          <w:sz w:val="24"/>
          <w:szCs w:val="24"/>
          <w:rtl/>
        </w:rPr>
        <w:t xml:space="preserve">ניתוח תוצאות האנליזה, הפקת מפות/תרשימי קווים שווי ערך של רמות שדה מגנטי חזויות והכנת דו"ח, הכולל חיזוי עוצמות הקרינה בסביבת מתקני החשמל (ירידה עד לרמת </w:t>
      </w:r>
      <w:r w:rsidRPr="00046412">
        <w:rPr>
          <w:rFonts w:ascii="Times New Roman" w:eastAsia="Times New Roman" w:hAnsi="Times New Roman" w:cs="David"/>
          <w:sz w:val="24"/>
          <w:szCs w:val="24"/>
        </w:rPr>
        <w:t>2mG</w:t>
      </w:r>
      <w:r w:rsidRPr="00046412">
        <w:rPr>
          <w:rFonts w:ascii="Times New Roman" w:eastAsia="Times New Roman" w:hAnsi="Times New Roman" w:cs="David" w:hint="cs"/>
          <w:sz w:val="24"/>
          <w:szCs w:val="24"/>
          <w:rtl/>
        </w:rPr>
        <w:t>), בדגש על אזורים מאוישים ברציפות (עמדות ישיבה, חדרי שינה וכו'), מסקנות והמלצות להפחתת רמות השדה המגנטי בסביבת מתקני החשמל (במידת הצורך). כל זאת, בהתאם לדרישות ולמתכונת המשרד להגנת הסביבה.</w:t>
      </w:r>
    </w:p>
    <w:p w14:paraId="3BEB7002" w14:textId="77777777" w:rsidR="00F600CB" w:rsidRPr="00046412" w:rsidRDefault="00F600CB" w:rsidP="00F600CB">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046412">
        <w:rPr>
          <w:rFonts w:ascii="Times New Roman" w:eastAsia="Times New Roman" w:hAnsi="Times New Roman" w:cs="David"/>
          <w:sz w:val="24"/>
          <w:szCs w:val="24"/>
          <w:rtl/>
        </w:rPr>
        <w:t>מסירת הנתונים, הפרוגראמה</w:t>
      </w:r>
      <w:r w:rsidRPr="00046412">
        <w:rPr>
          <w:rFonts w:ascii="Times New Roman" w:eastAsia="Times New Roman" w:hAnsi="Times New Roman" w:cs="David" w:hint="cs"/>
          <w:sz w:val="24"/>
          <w:szCs w:val="24"/>
          <w:rtl/>
        </w:rPr>
        <w:t xml:space="preserve">, </w:t>
      </w:r>
      <w:r w:rsidRPr="00046412">
        <w:rPr>
          <w:rFonts w:ascii="Times New Roman" w:eastAsia="Times New Roman" w:hAnsi="Times New Roman" w:cs="David"/>
          <w:sz w:val="24"/>
          <w:szCs w:val="24"/>
          <w:rtl/>
        </w:rPr>
        <w:t xml:space="preserve">חוות הדעת </w:t>
      </w:r>
      <w:r w:rsidRPr="00046412">
        <w:rPr>
          <w:rFonts w:ascii="Times New Roman" w:eastAsia="Times New Roman" w:hAnsi="Times New Roman" w:cs="David" w:hint="cs"/>
          <w:sz w:val="24"/>
          <w:szCs w:val="24"/>
          <w:rtl/>
        </w:rPr>
        <w:t xml:space="preserve">וניתוח תוצאות האנליזה </w:t>
      </w:r>
      <w:r w:rsidRPr="00046412">
        <w:rPr>
          <w:rFonts w:ascii="Times New Roman" w:eastAsia="Times New Roman" w:hAnsi="Times New Roman" w:cs="David"/>
          <w:sz w:val="24"/>
          <w:szCs w:val="24"/>
          <w:rtl/>
        </w:rPr>
        <w:t>למזמין, ל</w:t>
      </w:r>
      <w:r w:rsidR="00B06D6A" w:rsidRPr="00046412">
        <w:rPr>
          <w:rFonts w:ascii="Times New Roman" w:eastAsia="Times New Roman" w:hAnsi="Times New Roman" w:cs="David"/>
          <w:sz w:val="24"/>
          <w:szCs w:val="24"/>
          <w:rtl/>
        </w:rPr>
        <w:t>יועץ</w:t>
      </w:r>
      <w:r w:rsidRPr="00046412">
        <w:rPr>
          <w:rFonts w:ascii="Times New Roman" w:eastAsia="Times New Roman" w:hAnsi="Times New Roman" w:cs="David"/>
          <w:sz w:val="24"/>
          <w:szCs w:val="24"/>
          <w:rtl/>
        </w:rPr>
        <w:t xml:space="preserve"> וכן ליועצים ולמתכננים ולכל גורם אחר שייקבע על</w:t>
      </w:r>
      <w:r w:rsidRPr="00046412">
        <w:rPr>
          <w:rFonts w:ascii="Times New Roman" w:eastAsia="Times New Roman" w:hAnsi="Times New Roman" w:cs="David" w:hint="cs"/>
          <w:sz w:val="24"/>
          <w:szCs w:val="24"/>
          <w:rtl/>
        </w:rPr>
        <w:t xml:space="preserve"> </w:t>
      </w:r>
      <w:r w:rsidRPr="00046412">
        <w:rPr>
          <w:rFonts w:ascii="Times New Roman" w:eastAsia="Times New Roman" w:hAnsi="Times New Roman" w:cs="David"/>
          <w:sz w:val="24"/>
          <w:szCs w:val="24"/>
          <w:rtl/>
        </w:rPr>
        <w:t>ידי המזמין.</w:t>
      </w:r>
    </w:p>
    <w:p w14:paraId="5234C1A9" w14:textId="77777777" w:rsidR="00F600CB" w:rsidRPr="00046412" w:rsidRDefault="00F600CB" w:rsidP="00F600CB">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sz w:val="24"/>
          <w:szCs w:val="24"/>
          <w:rtl/>
        </w:rPr>
        <w:t xml:space="preserve">בחינה ואישור תכניות ראשוניות </w:t>
      </w:r>
      <w:r w:rsidRPr="00046412">
        <w:rPr>
          <w:rFonts w:ascii="Times New Roman" w:eastAsia="Times New Roman" w:hAnsi="Times New Roman" w:cs="David" w:hint="cs"/>
          <w:sz w:val="24"/>
          <w:szCs w:val="24"/>
          <w:rtl/>
        </w:rPr>
        <w:t>של ה</w:t>
      </w:r>
      <w:r w:rsidRPr="00046412">
        <w:rPr>
          <w:rFonts w:ascii="Times New Roman" w:eastAsia="Times New Roman" w:hAnsi="Times New Roman" w:cs="David"/>
          <w:sz w:val="24"/>
          <w:szCs w:val="24"/>
          <w:rtl/>
        </w:rPr>
        <w:t>אדריכל ו</w:t>
      </w:r>
      <w:r w:rsidR="00B06D6A" w:rsidRPr="00046412">
        <w:rPr>
          <w:rFonts w:ascii="Times New Roman" w:eastAsia="Times New Roman" w:hAnsi="Times New Roman" w:cs="David" w:hint="cs"/>
          <w:sz w:val="24"/>
          <w:szCs w:val="24"/>
          <w:rtl/>
        </w:rPr>
        <w:t>יועץ</w:t>
      </w:r>
      <w:r w:rsidRPr="00046412">
        <w:rPr>
          <w:rFonts w:ascii="Times New Roman" w:eastAsia="Times New Roman" w:hAnsi="Times New Roman" w:cs="David" w:hint="cs"/>
          <w:sz w:val="24"/>
          <w:szCs w:val="24"/>
          <w:rtl/>
        </w:rPr>
        <w:t xml:space="preserve"> ה</w:t>
      </w:r>
      <w:r w:rsidRPr="00046412">
        <w:rPr>
          <w:rFonts w:ascii="Times New Roman" w:eastAsia="Times New Roman" w:hAnsi="Times New Roman" w:cs="David"/>
          <w:sz w:val="24"/>
          <w:szCs w:val="24"/>
          <w:rtl/>
        </w:rPr>
        <w:t>חשמל.</w:t>
      </w:r>
    </w:p>
    <w:p w14:paraId="4CF64E6E" w14:textId="77777777" w:rsidR="00F600CB" w:rsidRPr="00046412" w:rsidRDefault="00F600CB" w:rsidP="00F600CB">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hint="cs"/>
          <w:sz w:val="24"/>
          <w:szCs w:val="24"/>
          <w:rtl/>
        </w:rPr>
        <w:t xml:space="preserve">הכנת כל המסמכים הדרושים לצורך קבלת היתר הקמה </w:t>
      </w:r>
      <w:r w:rsidRPr="00046412">
        <w:rPr>
          <w:rFonts w:ascii="Times New Roman" w:eastAsia="Times New Roman" w:hAnsi="Times New Roman" w:cs="David"/>
          <w:sz w:val="24"/>
          <w:szCs w:val="24"/>
          <w:rtl/>
        </w:rPr>
        <w:t>–</w:t>
      </w:r>
      <w:r w:rsidRPr="00046412">
        <w:rPr>
          <w:rFonts w:ascii="Times New Roman" w:eastAsia="Times New Roman" w:hAnsi="Times New Roman" w:cs="David" w:hint="cs"/>
          <w:sz w:val="24"/>
          <w:szCs w:val="24"/>
          <w:rtl/>
        </w:rPr>
        <w:t xml:space="preserve"> בניה ירוקה/ רשות מקומית/ הגנת הסביבה וכו'</w:t>
      </w:r>
      <w:r w:rsidRPr="00046412">
        <w:rPr>
          <w:rFonts w:ascii="Times New Roman" w:eastAsia="Times New Roman" w:hAnsi="Times New Roman" w:cs="David"/>
          <w:sz w:val="24"/>
          <w:szCs w:val="24"/>
          <w:rtl/>
        </w:rPr>
        <w:t xml:space="preserve"> והגשת הבקשות להיתרי הקמה</w:t>
      </w:r>
      <w:r w:rsidRPr="00046412">
        <w:rPr>
          <w:rFonts w:ascii="Times New Roman" w:eastAsia="Times New Roman" w:hAnsi="Times New Roman" w:cs="David" w:hint="cs"/>
          <w:sz w:val="24"/>
          <w:szCs w:val="24"/>
          <w:rtl/>
        </w:rPr>
        <w:t>.</w:t>
      </w:r>
    </w:p>
    <w:p w14:paraId="202BAA3B" w14:textId="77777777" w:rsidR="00F600CB" w:rsidRPr="00046412" w:rsidRDefault="00F600CB" w:rsidP="00F600CB">
      <w:pPr>
        <w:spacing w:before="0" w:beforeAutospacing="0" w:after="0" w:afterAutospacing="0" w:line="240" w:lineRule="auto"/>
        <w:jc w:val="both"/>
        <w:rPr>
          <w:rFonts w:ascii="Times New Roman" w:eastAsia="Times New Roman" w:hAnsi="Times New Roman" w:cs="David"/>
          <w:sz w:val="24"/>
          <w:szCs w:val="24"/>
          <w:rtl/>
        </w:rPr>
      </w:pPr>
      <w:r w:rsidRPr="00046412">
        <w:rPr>
          <w:rFonts w:ascii="Times New Roman" w:eastAsia="Times New Roman" w:hAnsi="Times New Roman" w:cs="David"/>
          <w:sz w:val="24"/>
          <w:szCs w:val="24"/>
          <w:rtl/>
        </w:rPr>
        <w:tab/>
        <w:t>2.2</w:t>
      </w:r>
      <w:r w:rsidRPr="00046412">
        <w:rPr>
          <w:rFonts w:ascii="Times New Roman" w:eastAsia="Times New Roman" w:hAnsi="Times New Roman" w:cs="David"/>
          <w:sz w:val="24"/>
          <w:szCs w:val="24"/>
          <w:rtl/>
        </w:rPr>
        <w:tab/>
      </w:r>
      <w:r w:rsidRPr="00046412">
        <w:rPr>
          <w:rFonts w:ascii="Times New Roman" w:eastAsia="Times New Roman" w:hAnsi="Times New Roman" w:cs="David" w:hint="cs"/>
          <w:sz w:val="24"/>
          <w:szCs w:val="24"/>
          <w:u w:val="single"/>
          <w:rtl/>
        </w:rPr>
        <w:t>ייעוץ סופי</w:t>
      </w:r>
      <w:r w:rsidRPr="00046412">
        <w:rPr>
          <w:rFonts w:ascii="Times New Roman" w:eastAsia="Times New Roman" w:hAnsi="Times New Roman" w:cs="David"/>
          <w:sz w:val="24"/>
          <w:szCs w:val="24"/>
          <w:rtl/>
        </w:rPr>
        <w:t>:</w:t>
      </w:r>
    </w:p>
    <w:p w14:paraId="462E4BDC" w14:textId="77777777" w:rsidR="00F600CB" w:rsidRPr="00046412" w:rsidRDefault="00F600CB" w:rsidP="00F600CB">
      <w:pPr>
        <w:spacing w:before="0" w:beforeAutospacing="0" w:after="0" w:afterAutospacing="0" w:line="240" w:lineRule="auto"/>
        <w:jc w:val="both"/>
        <w:rPr>
          <w:rFonts w:ascii="Times New Roman" w:eastAsia="Times New Roman" w:hAnsi="Times New Roman" w:cs="David"/>
          <w:sz w:val="24"/>
          <w:szCs w:val="24"/>
          <w:rtl/>
        </w:rPr>
      </w:pPr>
    </w:p>
    <w:p w14:paraId="79211A20" w14:textId="77777777" w:rsidR="00F600CB" w:rsidRPr="00046412" w:rsidRDefault="00F600CB" w:rsidP="00F600CB">
      <w:pPr>
        <w:widowControl w:val="0"/>
        <w:numPr>
          <w:ilvl w:val="0"/>
          <w:numId w:val="14"/>
        </w:numPr>
        <w:spacing w:before="0" w:beforeAutospacing="0" w:after="0" w:afterAutospacing="0" w:line="360" w:lineRule="auto"/>
        <w:jc w:val="both"/>
        <w:rPr>
          <w:rFonts w:ascii="Times New Roman" w:eastAsia="Times New Roman" w:hAnsi="Times New Roman" w:cs="David"/>
        </w:rPr>
      </w:pPr>
      <w:r w:rsidRPr="00046412">
        <w:rPr>
          <w:rFonts w:ascii="Times New Roman" w:eastAsia="Times New Roman" w:hAnsi="Times New Roman" w:cs="David"/>
          <w:sz w:val="24"/>
          <w:szCs w:val="24"/>
          <w:rtl/>
        </w:rPr>
        <w:t xml:space="preserve">קבלת הנתונים הטכניים של אבי הטיפוס מול </w:t>
      </w:r>
      <w:r w:rsidR="00B06D6A" w:rsidRPr="00046412">
        <w:rPr>
          <w:rFonts w:ascii="Times New Roman" w:eastAsia="Times New Roman" w:hAnsi="Times New Roman" w:cs="David"/>
          <w:sz w:val="24"/>
          <w:szCs w:val="24"/>
          <w:rtl/>
        </w:rPr>
        <w:t>יועץ</w:t>
      </w:r>
      <w:r w:rsidRPr="00046412">
        <w:rPr>
          <w:rFonts w:ascii="Times New Roman" w:eastAsia="Times New Roman" w:hAnsi="Times New Roman" w:cs="David"/>
          <w:sz w:val="24"/>
          <w:szCs w:val="24"/>
          <w:rtl/>
        </w:rPr>
        <w:t xml:space="preserve"> החשמל.</w:t>
      </w:r>
    </w:p>
    <w:p w14:paraId="05F42A5A" w14:textId="77777777" w:rsidR="00F600CB" w:rsidRPr="00046412" w:rsidRDefault="00F600CB" w:rsidP="00F600CB">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046412">
        <w:rPr>
          <w:rFonts w:ascii="Times New Roman" w:eastAsia="Times New Roman" w:hAnsi="Times New Roman" w:cs="David"/>
          <w:sz w:val="24"/>
          <w:szCs w:val="24"/>
          <w:rtl/>
        </w:rPr>
        <w:t xml:space="preserve">סיכום אומדן </w:t>
      </w:r>
      <w:r w:rsidRPr="00046412">
        <w:rPr>
          <w:rFonts w:ascii="Times New Roman" w:eastAsia="Times New Roman" w:hAnsi="Times New Roman" w:cs="David" w:hint="cs"/>
          <w:sz w:val="24"/>
          <w:szCs w:val="24"/>
          <w:rtl/>
        </w:rPr>
        <w:t xml:space="preserve">השטף המגנטי </w:t>
      </w:r>
      <w:r w:rsidRPr="00046412">
        <w:rPr>
          <w:rFonts w:ascii="Times New Roman" w:eastAsia="Times New Roman" w:hAnsi="Times New Roman" w:cs="David"/>
          <w:sz w:val="24"/>
          <w:szCs w:val="24"/>
          <w:rtl/>
        </w:rPr>
        <w:t>בדו"ח המפרט את הנתונים והממצאים של האומדן לכל אב טיפוס, כולל טווח בטיחות לערך היעד של השדה המגנטי במפלס אב הטיפוס, לקומה 3 מטר מעליו ולקומה 3 מטר מתחתיו.</w:t>
      </w:r>
    </w:p>
    <w:p w14:paraId="03096164" w14:textId="77777777" w:rsidR="00F600CB" w:rsidRPr="00046412" w:rsidRDefault="00F600CB" w:rsidP="00F600CB">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046412">
        <w:rPr>
          <w:rFonts w:ascii="Times New Roman" w:eastAsia="Times New Roman" w:hAnsi="Times New Roman" w:cs="David"/>
          <w:sz w:val="24"/>
          <w:szCs w:val="24"/>
          <w:rtl/>
        </w:rPr>
        <w:t>לאחר שהמתחם</w:t>
      </w:r>
      <w:r w:rsidRPr="00046412">
        <w:rPr>
          <w:rFonts w:ascii="Times New Roman" w:eastAsia="Times New Roman" w:hAnsi="Times New Roman" w:cs="David" w:hint="cs"/>
          <w:sz w:val="24"/>
          <w:szCs w:val="24"/>
          <w:rtl/>
        </w:rPr>
        <w:t xml:space="preserve"> והמבנים</w:t>
      </w:r>
      <w:r w:rsidRPr="00046412">
        <w:rPr>
          <w:rFonts w:ascii="Times New Roman" w:eastAsia="Times New Roman" w:hAnsi="Times New Roman" w:cs="David"/>
          <w:sz w:val="24"/>
          <w:szCs w:val="24"/>
          <w:rtl/>
        </w:rPr>
        <w:t xml:space="preserve"> </w:t>
      </w:r>
      <w:r w:rsidRPr="00046412">
        <w:rPr>
          <w:rFonts w:ascii="Times New Roman" w:eastAsia="Times New Roman" w:hAnsi="Times New Roman" w:cs="David" w:hint="cs"/>
          <w:sz w:val="24"/>
          <w:szCs w:val="24"/>
          <w:rtl/>
        </w:rPr>
        <w:t>יתוכננו</w:t>
      </w:r>
      <w:r w:rsidRPr="00046412">
        <w:rPr>
          <w:rFonts w:ascii="Times New Roman" w:eastAsia="Times New Roman" w:hAnsi="Times New Roman" w:cs="David"/>
          <w:sz w:val="24"/>
          <w:szCs w:val="24"/>
          <w:rtl/>
        </w:rPr>
        <w:t xml:space="preserve"> ומיקום כל המרכיבים החשמליים </w:t>
      </w:r>
      <w:r w:rsidRPr="00046412">
        <w:rPr>
          <w:rFonts w:ascii="Times New Roman" w:eastAsia="Times New Roman" w:hAnsi="Times New Roman" w:cs="David" w:hint="cs"/>
          <w:sz w:val="24"/>
          <w:szCs w:val="24"/>
          <w:rtl/>
        </w:rPr>
        <w:t>בהם</w:t>
      </w:r>
      <w:r w:rsidRPr="00046412">
        <w:rPr>
          <w:rFonts w:ascii="Times New Roman" w:eastAsia="Times New Roman" w:hAnsi="Times New Roman" w:cs="David"/>
          <w:sz w:val="24"/>
          <w:szCs w:val="24"/>
          <w:rtl/>
        </w:rPr>
        <w:t xml:space="preserve"> יהיה ידוע, יערך אומדן של השדה המגנטי מהמקורות-חדרי שנאים, לוחות, כבלים אל סביבתם הקרובה, לבחינת קיום טווח הבטיחות על פי תכנית האכלוס. לצורך זה יידרשו שרטוטי האכלוס והחשמל בפורמט </w:t>
      </w:r>
      <w:r w:rsidRPr="00046412">
        <w:rPr>
          <w:rFonts w:ascii="Times New Roman" w:eastAsia="Times New Roman" w:hAnsi="Times New Roman" w:cs="David"/>
          <w:sz w:val="24"/>
          <w:szCs w:val="24"/>
        </w:rPr>
        <w:t>PDF</w:t>
      </w:r>
      <w:r w:rsidRPr="00046412">
        <w:rPr>
          <w:rFonts w:ascii="Times New Roman" w:eastAsia="Times New Roman" w:hAnsi="Times New Roman" w:cs="David"/>
          <w:sz w:val="24"/>
          <w:szCs w:val="24"/>
          <w:rtl/>
        </w:rPr>
        <w:t>, מהאדריכל ו</w:t>
      </w:r>
      <w:r w:rsidR="00B06D6A" w:rsidRPr="00046412">
        <w:rPr>
          <w:rFonts w:ascii="Times New Roman" w:eastAsia="Times New Roman" w:hAnsi="Times New Roman" w:cs="David"/>
          <w:sz w:val="24"/>
          <w:szCs w:val="24"/>
          <w:rtl/>
        </w:rPr>
        <w:t>יועץ</w:t>
      </w:r>
      <w:r w:rsidRPr="00046412">
        <w:rPr>
          <w:rFonts w:ascii="Times New Roman" w:eastAsia="Times New Roman" w:hAnsi="Times New Roman" w:cs="David"/>
          <w:sz w:val="24"/>
          <w:szCs w:val="24"/>
          <w:rtl/>
        </w:rPr>
        <w:t xml:space="preserve"> החשמל.</w:t>
      </w:r>
    </w:p>
    <w:p w14:paraId="19E9F0A1" w14:textId="77777777" w:rsidR="00F600CB" w:rsidRPr="00046412" w:rsidRDefault="00F600CB" w:rsidP="00F600CB">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046412">
        <w:rPr>
          <w:rFonts w:ascii="Times New Roman" w:eastAsia="Times New Roman" w:hAnsi="Times New Roman" w:cs="David"/>
          <w:sz w:val="24"/>
          <w:szCs w:val="24"/>
          <w:rtl/>
        </w:rPr>
        <w:t xml:space="preserve">היה ולאור מיקום מתוכנן של אב טיפוס וקיום חריגה מטווח הבטיחות, יידרש מיגון, </w:t>
      </w:r>
      <w:r w:rsidRPr="00046412">
        <w:rPr>
          <w:rFonts w:ascii="Times New Roman" w:eastAsia="Times New Roman" w:hAnsi="Times New Roman" w:cs="David" w:hint="cs"/>
          <w:sz w:val="24"/>
          <w:szCs w:val="24"/>
          <w:rtl/>
        </w:rPr>
        <w:t xml:space="preserve">יוכן </w:t>
      </w:r>
      <w:r w:rsidRPr="00046412">
        <w:rPr>
          <w:rFonts w:ascii="Times New Roman" w:eastAsia="Times New Roman" w:hAnsi="Times New Roman" w:cs="David"/>
          <w:sz w:val="24"/>
          <w:szCs w:val="24"/>
          <w:rtl/>
        </w:rPr>
        <w:t>מפרט טכני בשילוב כתב כמויות</w:t>
      </w:r>
      <w:r w:rsidRPr="00046412">
        <w:rPr>
          <w:rFonts w:ascii="Times New Roman" w:eastAsia="Times New Roman" w:hAnsi="Times New Roman" w:cs="David" w:hint="cs"/>
          <w:sz w:val="24"/>
          <w:szCs w:val="24"/>
          <w:rtl/>
        </w:rPr>
        <w:t xml:space="preserve"> להפחתת הקרינה לרמות הנדרשות.</w:t>
      </w:r>
    </w:p>
    <w:p w14:paraId="3EC105EA" w14:textId="77777777" w:rsidR="00F600CB" w:rsidRPr="00046412" w:rsidRDefault="00F600CB" w:rsidP="00F600CB">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046412">
        <w:rPr>
          <w:rFonts w:ascii="Times New Roman" w:eastAsia="Times New Roman" w:hAnsi="Times New Roman" w:cs="David"/>
          <w:sz w:val="24"/>
          <w:szCs w:val="24"/>
          <w:rtl/>
        </w:rPr>
        <w:t>המיגון קשור לרמת השדה המגנטי מהחדר במקום בו קיימת שהיית קבע של אדם. לכן תכנון המיגון הוא פרטני לתרחיש, ואין אפשרות לתת מתכונת קבועה מראש לפי חדר.</w:t>
      </w:r>
    </w:p>
    <w:p w14:paraId="0E0CC00C" w14:textId="77777777" w:rsidR="00F600CB" w:rsidRPr="00046412" w:rsidRDefault="00F600CB" w:rsidP="00F600CB">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046412">
        <w:rPr>
          <w:rFonts w:ascii="Times New Roman" w:eastAsia="Times New Roman" w:hAnsi="Times New Roman" w:cs="David"/>
          <w:sz w:val="24"/>
          <w:szCs w:val="24"/>
          <w:rtl/>
        </w:rPr>
        <w:t>הכנה והגשה של המסמכים הדרושים לקבלת היתר הקמה מהמשרד להגנת הסביבה של כלל חדרי השנאים במתחם, לאחר שיהיה תכנון של המתחם ומיקום החדרים בו יהיה מוגדר</w:t>
      </w:r>
      <w:r w:rsidRPr="00046412">
        <w:rPr>
          <w:rFonts w:ascii="Times New Roman" w:eastAsia="Times New Roman" w:hAnsi="Times New Roman" w:cs="David" w:hint="cs"/>
          <w:sz w:val="24"/>
          <w:szCs w:val="24"/>
          <w:rtl/>
        </w:rPr>
        <w:t>.</w:t>
      </w:r>
    </w:p>
    <w:p w14:paraId="1A303E44" w14:textId="77777777" w:rsidR="00F600CB" w:rsidRPr="00046412" w:rsidRDefault="00F600CB" w:rsidP="00F600CB">
      <w:pPr>
        <w:spacing w:before="0" w:beforeAutospacing="0" w:after="0" w:afterAutospacing="0" w:line="240" w:lineRule="auto"/>
        <w:jc w:val="both"/>
        <w:rPr>
          <w:rFonts w:ascii="Times New Roman" w:eastAsia="Times New Roman" w:hAnsi="Times New Roman" w:cs="David"/>
          <w:sz w:val="24"/>
          <w:szCs w:val="24"/>
          <w:rtl/>
        </w:rPr>
      </w:pPr>
    </w:p>
    <w:p w14:paraId="47D16921" w14:textId="77777777" w:rsidR="00F600CB" w:rsidRPr="00046412" w:rsidRDefault="00F600CB" w:rsidP="00F600CB">
      <w:pPr>
        <w:spacing w:before="0" w:beforeAutospacing="0" w:after="0" w:afterAutospacing="0" w:line="240" w:lineRule="auto"/>
        <w:ind w:left="720"/>
        <w:jc w:val="both"/>
        <w:rPr>
          <w:rFonts w:ascii="Times New Roman" w:eastAsia="Times New Roman" w:hAnsi="Times New Roman" w:cs="David"/>
          <w:sz w:val="24"/>
          <w:szCs w:val="24"/>
          <w:rtl/>
        </w:rPr>
      </w:pPr>
      <w:r w:rsidRPr="00046412">
        <w:rPr>
          <w:rFonts w:ascii="Times New Roman" w:eastAsia="Times New Roman" w:hAnsi="Times New Roman" w:cs="David"/>
          <w:sz w:val="24"/>
          <w:szCs w:val="24"/>
          <w:rtl/>
        </w:rPr>
        <w:t>2.3</w:t>
      </w:r>
      <w:r w:rsidRPr="00046412">
        <w:rPr>
          <w:rFonts w:ascii="Times New Roman" w:eastAsia="Times New Roman" w:hAnsi="Times New Roman" w:cs="David"/>
          <w:sz w:val="24"/>
          <w:szCs w:val="24"/>
          <w:rtl/>
        </w:rPr>
        <w:tab/>
      </w:r>
      <w:r w:rsidRPr="00046412">
        <w:rPr>
          <w:rFonts w:ascii="Times New Roman" w:eastAsia="Times New Roman" w:hAnsi="Times New Roman" w:cs="David" w:hint="cs"/>
          <w:sz w:val="24"/>
          <w:szCs w:val="24"/>
          <w:u w:val="single"/>
          <w:rtl/>
        </w:rPr>
        <w:t>ייעוץ מפורט</w:t>
      </w:r>
      <w:r w:rsidRPr="00046412">
        <w:rPr>
          <w:rFonts w:ascii="Times New Roman" w:eastAsia="Times New Roman" w:hAnsi="Times New Roman" w:cs="David" w:hint="cs"/>
          <w:sz w:val="24"/>
          <w:szCs w:val="24"/>
          <w:rtl/>
        </w:rPr>
        <w:t>:</w:t>
      </w:r>
    </w:p>
    <w:p w14:paraId="47BAFA31" w14:textId="77777777" w:rsidR="00F600CB" w:rsidRPr="00046412" w:rsidRDefault="00F600CB" w:rsidP="00F600CB">
      <w:pPr>
        <w:spacing w:before="0" w:beforeAutospacing="0" w:after="0" w:afterAutospacing="0" w:line="240" w:lineRule="auto"/>
        <w:jc w:val="both"/>
        <w:rPr>
          <w:rFonts w:ascii="Times New Roman" w:eastAsia="Times New Roman" w:hAnsi="Times New Roman" w:cs="David"/>
          <w:sz w:val="24"/>
          <w:szCs w:val="24"/>
          <w:rtl/>
        </w:rPr>
      </w:pPr>
    </w:p>
    <w:p w14:paraId="6B1D1685" w14:textId="77777777" w:rsidR="00F600CB" w:rsidRPr="00046412" w:rsidRDefault="00F600CB" w:rsidP="00F600CB">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hint="cs"/>
          <w:sz w:val="24"/>
          <w:szCs w:val="24"/>
          <w:rtl/>
        </w:rPr>
        <w:t>בדיקת ההתאמה של תכניות הפרויקט המוגשות לכל הרשויות והגופים הרלבנטיים לצורך קבלת אישור סופי, לאישורים שניתנו על-ידי כל הרשויות והגופים הרלבנטיים בנושאי תאימות אלקטרומגנטית והגנה מפני קרינה.</w:t>
      </w:r>
    </w:p>
    <w:p w14:paraId="55F5DBA9" w14:textId="77777777" w:rsidR="00F600CB" w:rsidRPr="00046412" w:rsidRDefault="00F600CB" w:rsidP="00F600CB">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hint="cs"/>
          <w:sz w:val="24"/>
          <w:szCs w:val="24"/>
          <w:rtl/>
        </w:rPr>
        <w:t>מתן ייעוץ שוטף למתכננים וליועצים האחרים של המזמין בנושא התאימות האלקטרומגנטית וההגנה מפני קרינה.</w:t>
      </w:r>
    </w:p>
    <w:p w14:paraId="53F8B93C" w14:textId="77777777" w:rsidR="00F600CB" w:rsidRPr="00046412" w:rsidRDefault="00F600CB" w:rsidP="00F600CB">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hint="cs"/>
          <w:sz w:val="24"/>
          <w:szCs w:val="24"/>
          <w:rtl/>
        </w:rPr>
        <w:t>אישור התוכניות הרלוונטיות במכון התקנים, חברת החשמל, המשרד להגנת הסביבה ובכל הרשויות הרלוונטיות.</w:t>
      </w:r>
    </w:p>
    <w:p w14:paraId="07E720A5" w14:textId="77777777" w:rsidR="00F600CB" w:rsidRPr="00046412" w:rsidRDefault="00F600CB" w:rsidP="00F600CB">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hint="cs"/>
          <w:sz w:val="24"/>
          <w:szCs w:val="24"/>
          <w:rtl/>
        </w:rPr>
        <w:t>הנחיית המתכננים הכנסת תיקונים ושינויים בתכניות ובמסמכים אחרים לפי דרישת הרשויות המוסמכות ו/או המזמין.</w:t>
      </w:r>
    </w:p>
    <w:p w14:paraId="48DC185B" w14:textId="77777777" w:rsidR="00F600CB" w:rsidRPr="00046412" w:rsidRDefault="00F600CB" w:rsidP="00F600CB">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hint="cs"/>
          <w:sz w:val="24"/>
          <w:szCs w:val="24"/>
          <w:rtl/>
        </w:rPr>
        <w:t>בדיקה ואישור התכניות, המפרטים וכתבי הכמויות של יתר היועצים לעבודות הרלוונטיות.</w:t>
      </w:r>
    </w:p>
    <w:p w14:paraId="3E9F40A9" w14:textId="77777777" w:rsidR="00D37420" w:rsidRPr="00046412" w:rsidRDefault="00D37420" w:rsidP="00F600CB">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hint="cs"/>
          <w:sz w:val="24"/>
          <w:szCs w:val="24"/>
          <w:rtl/>
        </w:rPr>
        <w:t>הכנת ת</w:t>
      </w:r>
      <w:r w:rsidR="00F600CB" w:rsidRPr="00046412">
        <w:rPr>
          <w:rFonts w:ascii="Times New Roman" w:eastAsia="Times New Roman" w:hAnsi="Times New Roman" w:cs="David" w:hint="cs"/>
          <w:sz w:val="24"/>
          <w:szCs w:val="24"/>
          <w:rtl/>
        </w:rPr>
        <w:t>כניות, מפרטים וכתבי כמויות מפורטים לביצוע עבור מיגון להפחתת הקרינה לרמות הנדרשות, ומתן סיוע בניתוח הצעות המחיר שיתקבלו והמלצות לסיכום.</w:t>
      </w:r>
    </w:p>
    <w:p w14:paraId="7E8078EB" w14:textId="77777777" w:rsidR="00F600CB" w:rsidRPr="00046412" w:rsidRDefault="00F600CB" w:rsidP="00D37420">
      <w:pPr>
        <w:widowControl w:val="0"/>
        <w:spacing w:before="0" w:beforeAutospacing="0" w:after="0" w:afterAutospacing="0" w:line="360" w:lineRule="auto"/>
        <w:jc w:val="both"/>
        <w:rPr>
          <w:rFonts w:ascii="Times New Roman" w:eastAsia="Times New Roman" w:hAnsi="Times New Roman" w:cs="David"/>
          <w:sz w:val="24"/>
          <w:szCs w:val="24"/>
          <w:rtl/>
        </w:rPr>
      </w:pPr>
    </w:p>
    <w:p w14:paraId="21ABD44C" w14:textId="77777777" w:rsidR="00F600CB" w:rsidRPr="00046412" w:rsidRDefault="00F600CB" w:rsidP="00F600CB">
      <w:pPr>
        <w:spacing w:before="0" w:beforeAutospacing="0" w:after="0" w:afterAutospacing="0" w:line="240" w:lineRule="auto"/>
        <w:jc w:val="both"/>
        <w:rPr>
          <w:rFonts w:ascii="Times New Roman" w:eastAsia="Times New Roman" w:hAnsi="Times New Roman" w:cs="David"/>
          <w:sz w:val="24"/>
          <w:szCs w:val="24"/>
          <w:rtl/>
        </w:rPr>
      </w:pPr>
      <w:r w:rsidRPr="00046412">
        <w:rPr>
          <w:rFonts w:ascii="Times New Roman" w:eastAsia="Times New Roman" w:hAnsi="Times New Roman" w:cs="David"/>
          <w:sz w:val="24"/>
          <w:szCs w:val="24"/>
          <w:rtl/>
        </w:rPr>
        <w:tab/>
        <w:t>2.4</w:t>
      </w:r>
      <w:r w:rsidRPr="00046412">
        <w:rPr>
          <w:rFonts w:ascii="Times New Roman" w:eastAsia="Times New Roman" w:hAnsi="Times New Roman" w:cs="David"/>
          <w:sz w:val="24"/>
          <w:szCs w:val="24"/>
          <w:rtl/>
        </w:rPr>
        <w:tab/>
      </w:r>
      <w:r w:rsidRPr="00046412">
        <w:rPr>
          <w:rFonts w:ascii="Times New Roman" w:eastAsia="Times New Roman" w:hAnsi="Times New Roman" w:cs="David"/>
          <w:sz w:val="24"/>
          <w:szCs w:val="24"/>
          <w:u w:val="single"/>
          <w:rtl/>
        </w:rPr>
        <w:t>פיקוח עליון בשלב ביצוע המבנה ומערכותיו</w:t>
      </w:r>
      <w:r w:rsidRPr="00046412">
        <w:rPr>
          <w:rFonts w:ascii="Times New Roman" w:eastAsia="Times New Roman" w:hAnsi="Times New Roman" w:cs="David" w:hint="cs"/>
          <w:sz w:val="24"/>
          <w:szCs w:val="24"/>
          <w:u w:val="single"/>
          <w:rtl/>
        </w:rPr>
        <w:t xml:space="preserve"> עד אכלוס ותקופת בדק</w:t>
      </w:r>
      <w:r w:rsidRPr="00046412">
        <w:rPr>
          <w:rFonts w:ascii="Times New Roman" w:eastAsia="Times New Roman" w:hAnsi="Times New Roman" w:cs="David"/>
          <w:sz w:val="24"/>
          <w:szCs w:val="24"/>
          <w:rtl/>
        </w:rPr>
        <w:t>:</w:t>
      </w:r>
    </w:p>
    <w:p w14:paraId="57FC2413" w14:textId="77777777" w:rsidR="00F600CB" w:rsidRPr="00046412" w:rsidRDefault="00F600CB" w:rsidP="00F600CB">
      <w:pPr>
        <w:spacing w:before="0" w:beforeAutospacing="0" w:after="0" w:afterAutospacing="0" w:line="240" w:lineRule="auto"/>
        <w:jc w:val="both"/>
        <w:rPr>
          <w:rFonts w:ascii="Times New Roman" w:eastAsia="Times New Roman" w:hAnsi="Times New Roman" w:cs="David"/>
          <w:sz w:val="24"/>
          <w:szCs w:val="24"/>
          <w:rtl/>
        </w:rPr>
      </w:pPr>
    </w:p>
    <w:p w14:paraId="7F00DD24" w14:textId="77777777" w:rsidR="00F600CB" w:rsidRPr="00046412"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hint="cs"/>
          <w:sz w:val="24"/>
          <w:szCs w:val="24"/>
          <w:rtl/>
        </w:rPr>
        <w:t>ביקורים באתר בתדירות שתקבע ע"י מנהל הפרויקט,  ע"פ צרכי הביצוע.</w:t>
      </w:r>
    </w:p>
    <w:p w14:paraId="5F30B206" w14:textId="77777777" w:rsidR="00F600CB" w:rsidRPr="00046412"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hint="cs"/>
          <w:sz w:val="24"/>
          <w:szCs w:val="24"/>
          <w:rtl/>
        </w:rPr>
        <w:t>טיפול בקבלת אישורים להיתר , טופס 4 ולתעודת גמר.</w:t>
      </w:r>
    </w:p>
    <w:p w14:paraId="6A2A8B6F" w14:textId="77777777" w:rsidR="00F600CB" w:rsidRPr="00046412"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hint="cs"/>
          <w:sz w:val="24"/>
          <w:szCs w:val="24"/>
          <w:rtl/>
        </w:rPr>
        <w:t>לאחר הקמת והפעלת מערכות החשמל (חשמול) במבנים ברמת זרם מספקת, תבוצע בדיקה מעשית (מיפוי) של השדות המגנטיים במבנים ויוכן דו"ח סופי.</w:t>
      </w:r>
    </w:p>
    <w:p w14:paraId="7D3419CE" w14:textId="77777777" w:rsidR="00F600CB" w:rsidRPr="00046412"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hint="cs"/>
          <w:sz w:val="24"/>
          <w:szCs w:val="24"/>
          <w:rtl/>
        </w:rPr>
        <w:t>מסירת הדו"ח במתוכנת בדיקה מעשית של המשרד להגנת הסביבה, אשר תוצאותיו ינורמלו למצבי צריכה מרביים.</w:t>
      </w:r>
    </w:p>
    <w:p w14:paraId="52CEF709" w14:textId="77777777" w:rsidR="00F600CB" w:rsidRPr="00046412"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hint="cs"/>
          <w:sz w:val="24"/>
          <w:szCs w:val="24"/>
          <w:rtl/>
        </w:rPr>
        <w:t>לוודא שמתקיים כל  הכתוב  בכתבי הכמויות  והמפרטים  הטכניים  ללא  פשרות.</w:t>
      </w:r>
    </w:p>
    <w:p w14:paraId="68E7F034" w14:textId="77777777" w:rsidR="00F600CB" w:rsidRPr="00046412"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hint="cs"/>
          <w:sz w:val="24"/>
          <w:szCs w:val="24"/>
          <w:rtl/>
        </w:rPr>
        <w:t>שילוב הפיקוח העליון עם שאר היועצים.</w:t>
      </w:r>
    </w:p>
    <w:p w14:paraId="24F6F639" w14:textId="77777777" w:rsidR="00F600CB" w:rsidRPr="00046412"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hint="cs"/>
          <w:sz w:val="24"/>
          <w:szCs w:val="24"/>
          <w:rtl/>
        </w:rPr>
        <w:t>מתן ייעוץ לחברה והשתתפות בדיונים ובבירורים עם הקבלן בקשר עם ביצוע הפרויקט,  הן לפני השלמת הפרויקט והן בתקופת הבדק.</w:t>
      </w:r>
    </w:p>
    <w:p w14:paraId="3150C1CC" w14:textId="77777777" w:rsidR="00F600CB" w:rsidRPr="00046412"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hint="cs"/>
          <w:sz w:val="24"/>
          <w:szCs w:val="24"/>
          <w:rtl/>
        </w:rPr>
        <w:t>ייעוץ למזמין והשתתפות בבירורים עם הקבלנים המבצעים.</w:t>
      </w:r>
    </w:p>
    <w:p w14:paraId="022787D4" w14:textId="77777777" w:rsidR="00F600CB" w:rsidRPr="00046412"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hint="cs"/>
          <w:sz w:val="24"/>
          <w:szCs w:val="24"/>
          <w:rtl/>
        </w:rPr>
        <w:t>ה</w:t>
      </w:r>
      <w:r w:rsidR="00B06D6A" w:rsidRPr="00046412">
        <w:rPr>
          <w:rFonts w:ascii="Times New Roman" w:eastAsia="Times New Roman" w:hAnsi="Times New Roman" w:cs="David" w:hint="cs"/>
          <w:sz w:val="24"/>
          <w:szCs w:val="24"/>
          <w:rtl/>
        </w:rPr>
        <w:t>יועץ</w:t>
      </w:r>
      <w:r w:rsidRPr="00046412">
        <w:rPr>
          <w:rFonts w:ascii="Times New Roman" w:eastAsia="Times New Roman" w:hAnsi="Times New Roman" w:cs="David" w:hint="cs"/>
          <w:sz w:val="24"/>
          <w:szCs w:val="24"/>
          <w:rtl/>
        </w:rPr>
        <w:t xml:space="preserve"> ישתתף בכל המסירות הרלוונטיות שיתקיימו בשטח לפי התכנית שאושרה מראש על ידי המזמין כולל הוצאת דוח מסירה בכתב.</w:t>
      </w:r>
    </w:p>
    <w:p w14:paraId="419285E4" w14:textId="77777777" w:rsidR="00F600CB" w:rsidRPr="00046412"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hint="cs"/>
          <w:sz w:val="24"/>
          <w:szCs w:val="24"/>
          <w:rtl/>
        </w:rPr>
        <w:t>ליווי המזמין מול זכיינים כולל אישור תכניות רלוונטיות.</w:t>
      </w:r>
    </w:p>
    <w:p w14:paraId="2D274650" w14:textId="77777777" w:rsidR="00F600CB" w:rsidRPr="00046412"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hint="cs"/>
          <w:sz w:val="24"/>
          <w:szCs w:val="24"/>
          <w:rtl/>
        </w:rPr>
        <w:t>הכנת כל המסמכים הדרושים לצורך קבלת היתר הפעלה, והגשתם לרשויות.</w:t>
      </w:r>
    </w:p>
    <w:p w14:paraId="56C1244F" w14:textId="77777777" w:rsidR="00F600CB" w:rsidRPr="00046412"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hint="cs"/>
          <w:sz w:val="24"/>
          <w:szCs w:val="24"/>
          <w:rtl/>
        </w:rPr>
        <w:t>מעקב אחר הפרויקט בזמן תקופת הבדק והאחריות.</w:t>
      </w:r>
    </w:p>
    <w:p w14:paraId="4A9ABBD9" w14:textId="77777777" w:rsidR="00F600CB" w:rsidRPr="00046412"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hint="cs"/>
          <w:sz w:val="24"/>
          <w:szCs w:val="24"/>
          <w:rtl/>
        </w:rPr>
        <w:t>בדיקה סופית ומתן אישור על השלמת העבודות והתחלת שנת האחריות.</w:t>
      </w:r>
    </w:p>
    <w:p w14:paraId="2D2542CF" w14:textId="77777777" w:rsidR="00F600CB" w:rsidRPr="00046412" w:rsidRDefault="00F600CB" w:rsidP="00F600CB">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hint="cs"/>
          <w:sz w:val="24"/>
          <w:szCs w:val="24"/>
          <w:rtl/>
        </w:rPr>
        <w:t>מתן חוות דעת מקצועית במסגרת תביעות משפטיות שיוגשו, אם יוגשו, נגד המזמין בקשר לפרויקט ולאתר. מתן עזרה למזמין ככל שיידרש במקרה של בירור תביעות מצד קבלנים, ספקים או דיירים, לרבות מתן סיוע בפני בתי המשפט ובהכנת תביעה ו/או כתב הגנה בתאום עם היועצים המשפטיים של המזמין.</w:t>
      </w:r>
    </w:p>
    <w:p w14:paraId="0980C3EA" w14:textId="77777777" w:rsidR="00F600CB" w:rsidRPr="00046412" w:rsidRDefault="00F600CB" w:rsidP="00F600CB">
      <w:pPr>
        <w:spacing w:before="0" w:beforeAutospacing="0" w:after="0" w:afterAutospacing="0" w:line="240" w:lineRule="auto"/>
        <w:jc w:val="both"/>
        <w:rPr>
          <w:rFonts w:ascii="Times New Roman" w:eastAsia="Times New Roman" w:hAnsi="Times New Roman" w:cs="David"/>
          <w:sz w:val="24"/>
          <w:szCs w:val="24"/>
          <w:rtl/>
        </w:rPr>
      </w:pPr>
    </w:p>
    <w:p w14:paraId="2BE88AC7" w14:textId="77777777" w:rsidR="00F600CB" w:rsidRPr="00046412" w:rsidRDefault="00F600CB" w:rsidP="00F600CB">
      <w:pPr>
        <w:spacing w:before="0" w:beforeAutospacing="0" w:after="0" w:afterAutospacing="0" w:line="360" w:lineRule="auto"/>
        <w:ind w:left="720" w:hanging="720"/>
        <w:jc w:val="both"/>
        <w:rPr>
          <w:rFonts w:ascii="Times New Roman" w:eastAsia="Times New Roman" w:hAnsi="Times New Roman" w:cs="David"/>
          <w:sz w:val="24"/>
          <w:szCs w:val="24"/>
          <w:rtl/>
        </w:rPr>
      </w:pPr>
      <w:r w:rsidRPr="00046412">
        <w:rPr>
          <w:rFonts w:ascii="Times New Roman" w:eastAsia="Times New Roman" w:hAnsi="Times New Roman" w:cs="David" w:hint="cs"/>
          <w:sz w:val="24"/>
          <w:szCs w:val="24"/>
          <w:rtl/>
        </w:rPr>
        <w:t>3.</w:t>
      </w:r>
      <w:r w:rsidRPr="00046412">
        <w:rPr>
          <w:rFonts w:ascii="Times New Roman" w:eastAsia="Times New Roman" w:hAnsi="Times New Roman" w:cs="David"/>
          <w:sz w:val="24"/>
          <w:szCs w:val="24"/>
          <w:rtl/>
        </w:rPr>
        <w:tab/>
      </w:r>
      <w:r w:rsidRPr="00046412">
        <w:rPr>
          <w:rFonts w:ascii="Times New Roman" w:eastAsia="Times New Roman" w:hAnsi="Times New Roman" w:cs="David" w:hint="cs"/>
          <w:sz w:val="24"/>
          <w:szCs w:val="24"/>
          <w:rtl/>
        </w:rPr>
        <w:t>ה</w:t>
      </w:r>
      <w:r w:rsidR="00B06D6A" w:rsidRPr="00046412">
        <w:rPr>
          <w:rFonts w:ascii="Times New Roman" w:eastAsia="Times New Roman" w:hAnsi="Times New Roman" w:cs="David" w:hint="cs"/>
          <w:sz w:val="24"/>
          <w:szCs w:val="24"/>
          <w:rtl/>
        </w:rPr>
        <w:t>יועץ</w:t>
      </w:r>
      <w:r w:rsidRPr="00046412">
        <w:rPr>
          <w:rFonts w:ascii="Times New Roman" w:eastAsia="Times New Roman" w:hAnsi="Times New Roman" w:cs="David"/>
          <w:sz w:val="24"/>
          <w:szCs w:val="24"/>
          <w:rtl/>
        </w:rPr>
        <w:t xml:space="preserve"> מתחייב לשמור על דיסקט את התכניות והמסמכים עד לאחר סיום הביצוע בשטח של העבודות נשוא התכנון, כך שניתן יהיה לבצע מהם העתקים, צילומים וכו' וכן ניתן יהיה לבצע בהם תיקונים ושינויים.</w:t>
      </w:r>
    </w:p>
    <w:p w14:paraId="1320B290" w14:textId="77777777" w:rsidR="00F600CB" w:rsidRPr="00046412" w:rsidRDefault="00F600CB" w:rsidP="00F600CB">
      <w:pPr>
        <w:spacing w:before="0" w:beforeAutospacing="0" w:after="0" w:afterAutospacing="0" w:line="360" w:lineRule="auto"/>
        <w:ind w:left="720" w:hanging="720"/>
        <w:jc w:val="both"/>
        <w:rPr>
          <w:rFonts w:ascii="Times New Roman" w:eastAsia="Times New Roman" w:hAnsi="Times New Roman" w:cs="David"/>
          <w:sz w:val="24"/>
          <w:szCs w:val="24"/>
          <w:rtl/>
        </w:rPr>
      </w:pPr>
      <w:r w:rsidRPr="00046412">
        <w:rPr>
          <w:rFonts w:ascii="Times New Roman" w:eastAsia="Times New Roman" w:hAnsi="Times New Roman" w:cs="David" w:hint="cs"/>
          <w:sz w:val="24"/>
          <w:szCs w:val="24"/>
          <w:rtl/>
        </w:rPr>
        <w:t>4</w:t>
      </w:r>
      <w:r w:rsidRPr="00046412">
        <w:rPr>
          <w:rFonts w:ascii="Times New Roman" w:eastAsia="Times New Roman" w:hAnsi="Times New Roman" w:cs="David"/>
          <w:sz w:val="24"/>
          <w:szCs w:val="24"/>
          <w:rtl/>
        </w:rPr>
        <w:t>.</w:t>
      </w:r>
      <w:r w:rsidRPr="00046412">
        <w:rPr>
          <w:rFonts w:ascii="Times New Roman" w:eastAsia="Times New Roman" w:hAnsi="Times New Roman" w:cs="David"/>
          <w:sz w:val="24"/>
          <w:szCs w:val="24"/>
          <w:rtl/>
        </w:rPr>
        <w:tab/>
        <w:t xml:space="preserve">נציג המזמין רשאי להזמין </w:t>
      </w:r>
      <w:r w:rsidRPr="00046412">
        <w:rPr>
          <w:rFonts w:ascii="Times New Roman" w:eastAsia="Times New Roman" w:hAnsi="Times New Roman" w:cs="David" w:hint="cs"/>
          <w:sz w:val="24"/>
          <w:szCs w:val="24"/>
          <w:rtl/>
        </w:rPr>
        <w:t>מה</w:t>
      </w:r>
      <w:r w:rsidR="00B06D6A" w:rsidRPr="00046412">
        <w:rPr>
          <w:rFonts w:ascii="Times New Roman" w:eastAsia="Times New Roman" w:hAnsi="Times New Roman" w:cs="David" w:hint="cs"/>
          <w:sz w:val="24"/>
          <w:szCs w:val="24"/>
          <w:rtl/>
        </w:rPr>
        <w:t>יועץ</w:t>
      </w:r>
      <w:r w:rsidRPr="00046412">
        <w:rPr>
          <w:rFonts w:ascii="Times New Roman" w:eastAsia="Times New Roman" w:hAnsi="Times New Roman" w:cs="David"/>
          <w:sz w:val="24"/>
          <w:szCs w:val="24"/>
          <w:rtl/>
        </w:rPr>
        <w:t xml:space="preserve"> את כל שלבי העבודות המפורטות בנספח זה ו/או חלק מהן ו/או עבודות נוספות להן הכל כפי שיפורט בנספח ד'.</w:t>
      </w:r>
    </w:p>
    <w:p w14:paraId="686EEF9D" w14:textId="77777777" w:rsidR="00F600CB" w:rsidRPr="00046412" w:rsidRDefault="00F600CB" w:rsidP="00F600CB">
      <w:pPr>
        <w:spacing w:before="0" w:beforeAutospacing="0" w:after="0" w:afterAutospacing="0" w:line="360" w:lineRule="auto"/>
        <w:ind w:left="740" w:hanging="748"/>
        <w:jc w:val="both"/>
        <w:rPr>
          <w:rFonts w:ascii="Times New Roman" w:eastAsia="Times New Roman" w:hAnsi="Times New Roman" w:cs="David"/>
          <w:sz w:val="24"/>
          <w:szCs w:val="24"/>
          <w:rtl/>
        </w:rPr>
      </w:pPr>
      <w:r w:rsidRPr="00046412">
        <w:rPr>
          <w:rFonts w:ascii="Times New Roman" w:eastAsia="Times New Roman" w:hAnsi="Times New Roman" w:cs="David" w:hint="cs"/>
          <w:sz w:val="24"/>
          <w:szCs w:val="24"/>
          <w:rtl/>
        </w:rPr>
        <w:t>5</w:t>
      </w:r>
      <w:r w:rsidRPr="00046412">
        <w:rPr>
          <w:rFonts w:ascii="Times New Roman" w:eastAsia="Times New Roman" w:hAnsi="Times New Roman" w:cs="David"/>
          <w:sz w:val="24"/>
          <w:szCs w:val="24"/>
          <w:rtl/>
        </w:rPr>
        <w:t>.</w:t>
      </w:r>
      <w:r w:rsidRPr="00046412">
        <w:rPr>
          <w:rFonts w:ascii="Times New Roman" w:eastAsia="Times New Roman" w:hAnsi="Times New Roman" w:cs="David"/>
          <w:sz w:val="24"/>
          <w:szCs w:val="24"/>
          <w:rtl/>
        </w:rPr>
        <w:tab/>
      </w:r>
      <w:r w:rsidRPr="00046412">
        <w:rPr>
          <w:rFonts w:ascii="Times New Roman" w:eastAsia="Times New Roman" w:hAnsi="Times New Roman" w:cs="David" w:hint="cs"/>
          <w:sz w:val="24"/>
          <w:szCs w:val="24"/>
          <w:rtl/>
        </w:rPr>
        <w:t>יובהר כדלקמן:</w:t>
      </w:r>
    </w:p>
    <w:p w14:paraId="02EB47CF" w14:textId="304B4D6F" w:rsidR="00F600CB" w:rsidRPr="00046412" w:rsidRDefault="00F600CB" w:rsidP="009C29B7">
      <w:pPr>
        <w:widowControl w:val="0"/>
        <w:numPr>
          <w:ilvl w:val="0"/>
          <w:numId w:val="5"/>
        </w:numPr>
        <w:spacing w:before="0" w:beforeAutospacing="0" w:after="0" w:afterAutospacing="0" w:line="240" w:lineRule="auto"/>
        <w:ind w:left="2118" w:hanging="709"/>
        <w:jc w:val="both"/>
        <w:rPr>
          <w:rFonts w:ascii="Times New Roman" w:eastAsia="Times New Roman" w:hAnsi="Times New Roman" w:cs="David"/>
          <w:sz w:val="24"/>
          <w:szCs w:val="24"/>
        </w:rPr>
      </w:pPr>
      <w:r w:rsidRPr="00046412">
        <w:rPr>
          <w:rFonts w:ascii="Times New Roman" w:eastAsia="Times New Roman" w:hAnsi="Times New Roman" w:cs="David"/>
          <w:sz w:val="24"/>
          <w:szCs w:val="24"/>
          <w:rtl/>
        </w:rPr>
        <w:t xml:space="preserve">העבודה הממוחשבת בפרויקט תיערך בתכנת </w:t>
      </w:r>
      <w:r w:rsidR="009C29B7">
        <w:rPr>
          <w:rFonts w:ascii="Times New Roman" w:eastAsia="Times New Roman" w:hAnsi="Times New Roman" w:cs="David" w:hint="cs"/>
          <w:sz w:val="24"/>
          <w:szCs w:val="24"/>
        </w:rPr>
        <w:t xml:space="preserve">REVIT </w:t>
      </w:r>
      <w:r w:rsidR="009C29B7">
        <w:rPr>
          <w:rFonts w:ascii="Times New Roman" w:eastAsia="Times New Roman" w:hAnsi="Times New Roman" w:cs="David" w:hint="cs"/>
          <w:sz w:val="24"/>
          <w:szCs w:val="24"/>
          <w:rtl/>
        </w:rPr>
        <w:t xml:space="preserve">  , </w:t>
      </w:r>
      <w:r w:rsidRPr="00046412">
        <w:rPr>
          <w:rFonts w:ascii="Times New Roman" w:eastAsia="Times New Roman" w:hAnsi="Times New Roman" w:cs="David"/>
          <w:sz w:val="24"/>
          <w:szCs w:val="24"/>
          <w:rtl/>
        </w:rPr>
        <w:t xml:space="preserve">על </w:t>
      </w:r>
      <w:r w:rsidRPr="00046412">
        <w:rPr>
          <w:rFonts w:ascii="Times New Roman" w:eastAsia="Times New Roman" w:hAnsi="Times New Roman" w:cs="David" w:hint="cs"/>
          <w:sz w:val="24"/>
          <w:szCs w:val="24"/>
          <w:rtl/>
        </w:rPr>
        <w:t>ה</w:t>
      </w:r>
      <w:r w:rsidR="00B06D6A" w:rsidRPr="00046412">
        <w:rPr>
          <w:rFonts w:ascii="Times New Roman" w:eastAsia="Times New Roman" w:hAnsi="Times New Roman" w:cs="David" w:hint="cs"/>
          <w:sz w:val="24"/>
          <w:szCs w:val="24"/>
          <w:rtl/>
        </w:rPr>
        <w:t>יועץ</w:t>
      </w:r>
      <w:r w:rsidRPr="00046412">
        <w:rPr>
          <w:rFonts w:ascii="Times New Roman" w:eastAsia="Times New Roman" w:hAnsi="Times New Roman" w:cs="David"/>
          <w:sz w:val="24"/>
          <w:szCs w:val="24"/>
          <w:rtl/>
        </w:rPr>
        <w:t xml:space="preserve"> לדאוג לעמדות עבודה וכ"א מוכשר במשרדו בהתאם.</w:t>
      </w:r>
    </w:p>
    <w:p w14:paraId="172E87A6" w14:textId="77777777" w:rsidR="00F600CB" w:rsidRPr="00046412" w:rsidRDefault="00F600CB" w:rsidP="00F600CB">
      <w:pPr>
        <w:widowControl w:val="0"/>
        <w:numPr>
          <w:ilvl w:val="0"/>
          <w:numId w:val="5"/>
        </w:numPr>
        <w:spacing w:before="0" w:beforeAutospacing="0" w:after="0" w:afterAutospacing="0" w:line="240" w:lineRule="auto"/>
        <w:ind w:left="2118" w:hanging="709"/>
        <w:jc w:val="both"/>
        <w:rPr>
          <w:rFonts w:ascii="Times New Roman" w:eastAsia="Times New Roman" w:hAnsi="Times New Roman" w:cs="David"/>
          <w:sz w:val="24"/>
          <w:szCs w:val="24"/>
          <w:rtl/>
        </w:rPr>
      </w:pPr>
      <w:r w:rsidRPr="00046412">
        <w:rPr>
          <w:rFonts w:ascii="Times New Roman" w:eastAsia="Times New Roman" w:hAnsi="Times New Roman" w:cs="David"/>
          <w:sz w:val="24"/>
          <w:szCs w:val="24"/>
          <w:rtl/>
        </w:rPr>
        <w:t>כל קבצי התכנון והמסמכים השונים יוטענו למערכת ה-</w:t>
      </w:r>
      <w:r w:rsidRPr="00046412">
        <w:rPr>
          <w:rFonts w:ascii="Times New Roman" w:eastAsia="Times New Roman" w:hAnsi="Times New Roman" w:cs="David"/>
          <w:sz w:val="24"/>
          <w:szCs w:val="24"/>
        </w:rPr>
        <w:t>@view</w:t>
      </w:r>
      <w:r w:rsidRPr="00046412">
        <w:rPr>
          <w:rFonts w:ascii="Times New Roman" w:eastAsia="Times New Roman" w:hAnsi="Times New Roman" w:cs="David"/>
          <w:sz w:val="24"/>
          <w:szCs w:val="24"/>
          <w:rtl/>
        </w:rPr>
        <w:t xml:space="preserve">, תעבורת המידע היחידה הקבילה בפרויקט. </w:t>
      </w:r>
    </w:p>
    <w:p w14:paraId="6F16AEAA" w14:textId="77777777" w:rsidR="00F600CB" w:rsidRPr="00046412" w:rsidRDefault="00F600CB" w:rsidP="00F600CB">
      <w:pPr>
        <w:widowControl w:val="0"/>
        <w:numPr>
          <w:ilvl w:val="0"/>
          <w:numId w:val="5"/>
        </w:numPr>
        <w:spacing w:before="0" w:beforeAutospacing="0" w:after="0" w:afterAutospacing="0" w:line="240" w:lineRule="auto"/>
        <w:ind w:left="2118" w:hanging="709"/>
        <w:jc w:val="both"/>
        <w:rPr>
          <w:rFonts w:ascii="Times New Roman" w:eastAsia="Times New Roman" w:hAnsi="Times New Roman" w:cs="David"/>
          <w:sz w:val="24"/>
          <w:szCs w:val="24"/>
        </w:rPr>
      </w:pPr>
      <w:r w:rsidRPr="00046412">
        <w:rPr>
          <w:rFonts w:ascii="Times New Roman" w:eastAsia="Times New Roman" w:hAnsi="Times New Roman" w:cs="David"/>
          <w:sz w:val="24"/>
          <w:szCs w:val="24"/>
          <w:rtl/>
        </w:rPr>
        <w:t>חשבונות ה</w:t>
      </w:r>
      <w:r w:rsidR="00B06D6A" w:rsidRPr="00046412">
        <w:rPr>
          <w:rFonts w:ascii="Times New Roman" w:eastAsia="Times New Roman" w:hAnsi="Times New Roman" w:cs="David"/>
          <w:sz w:val="24"/>
          <w:szCs w:val="24"/>
          <w:rtl/>
        </w:rPr>
        <w:t>יועץ</w:t>
      </w:r>
      <w:r w:rsidRPr="00046412">
        <w:rPr>
          <w:rFonts w:ascii="Times New Roman" w:eastAsia="Times New Roman" w:hAnsi="Times New Roman" w:cs="David"/>
          <w:sz w:val="24"/>
          <w:szCs w:val="24"/>
          <w:rtl/>
        </w:rPr>
        <w:t xml:space="preserve"> יוטענו ע"י </w:t>
      </w:r>
      <w:r w:rsidRPr="00046412">
        <w:rPr>
          <w:rFonts w:ascii="Times New Roman" w:eastAsia="Times New Roman" w:hAnsi="Times New Roman" w:cs="David" w:hint="cs"/>
          <w:sz w:val="24"/>
          <w:szCs w:val="24"/>
          <w:rtl/>
        </w:rPr>
        <w:t>המפקח</w:t>
      </w:r>
      <w:r w:rsidRPr="00046412">
        <w:rPr>
          <w:rFonts w:ascii="Times New Roman" w:eastAsia="Times New Roman" w:hAnsi="Times New Roman" w:cs="David"/>
          <w:sz w:val="24"/>
          <w:szCs w:val="24"/>
          <w:rtl/>
        </w:rPr>
        <w:t xml:space="preserve"> למערכת ה-</w:t>
      </w:r>
      <w:r w:rsidRPr="00046412">
        <w:rPr>
          <w:rFonts w:ascii="Times New Roman" w:eastAsia="Times New Roman" w:hAnsi="Times New Roman" w:cs="David"/>
          <w:sz w:val="24"/>
          <w:szCs w:val="24"/>
        </w:rPr>
        <w:t>@view</w:t>
      </w:r>
      <w:r w:rsidRPr="00046412">
        <w:rPr>
          <w:rFonts w:ascii="Times New Roman" w:eastAsia="Times New Roman" w:hAnsi="Times New Roman" w:cs="David"/>
          <w:sz w:val="24"/>
          <w:szCs w:val="24"/>
          <w:rtl/>
        </w:rPr>
        <w:t xml:space="preserve"> לתיקיית "חשבונות מוגשים", כתנאי לטיפול בהם.</w:t>
      </w:r>
    </w:p>
    <w:p w14:paraId="5437ABEA"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046412">
        <w:rPr>
          <w:rFonts w:ascii="Times New Roman" w:eastAsia="Times New Roman" w:hAnsi="Times New Roman" w:cs="David"/>
          <w:sz w:val="24"/>
          <w:szCs w:val="24"/>
          <w:rtl/>
        </w:rPr>
        <w:br w:type="page"/>
      </w:r>
      <w:r w:rsidRPr="00046412">
        <w:rPr>
          <w:rFonts w:ascii="Times New Roman" w:eastAsia="Times New Roman" w:hAnsi="Times New Roman" w:cs="David"/>
          <w:b/>
          <w:bCs/>
          <w:sz w:val="24"/>
          <w:szCs w:val="24"/>
          <w:u w:val="single"/>
          <w:rtl/>
        </w:rPr>
        <w:t>נספח "ג"</w:t>
      </w:r>
    </w:p>
    <w:p w14:paraId="76CB0918"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6628DCCC"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046412">
        <w:rPr>
          <w:rFonts w:ascii="Times New Roman" w:eastAsia="Times New Roman" w:hAnsi="Times New Roman" w:cs="David"/>
          <w:b/>
          <w:bCs/>
          <w:sz w:val="24"/>
          <w:szCs w:val="24"/>
          <w:u w:val="single"/>
          <w:rtl/>
        </w:rPr>
        <w:t>לוח זמנים ושלבי ביצוע</w:t>
      </w:r>
    </w:p>
    <w:p w14:paraId="48AB5A59" w14:textId="77777777" w:rsidR="00F600CB" w:rsidRPr="00046412" w:rsidRDefault="00F600CB" w:rsidP="00F600CB">
      <w:pPr>
        <w:widowControl w:val="0"/>
        <w:spacing w:before="60" w:beforeAutospacing="0" w:after="60" w:afterAutospacing="0" w:line="240" w:lineRule="auto"/>
        <w:jc w:val="both"/>
        <w:rPr>
          <w:rFonts w:ascii="Times New Roman" w:eastAsia="Times New Roman" w:hAnsi="Times New Roman" w:cs="David"/>
          <w:sz w:val="24"/>
          <w:szCs w:val="24"/>
          <w:rtl/>
        </w:rPr>
      </w:pPr>
    </w:p>
    <w:p w14:paraId="70B5D2CF" w14:textId="77777777" w:rsidR="00F600CB" w:rsidRPr="00046412" w:rsidRDefault="00F600CB" w:rsidP="00F600CB">
      <w:pPr>
        <w:widowControl w:val="0"/>
        <w:spacing w:before="60" w:beforeAutospacing="0" w:after="60" w:afterAutospacing="0" w:line="240" w:lineRule="auto"/>
        <w:jc w:val="both"/>
        <w:rPr>
          <w:rFonts w:ascii="Times New Roman" w:eastAsia="Times New Roman" w:hAnsi="Times New Roman" w:cs="David"/>
          <w:sz w:val="24"/>
          <w:szCs w:val="24"/>
          <w:rtl/>
        </w:rPr>
      </w:pPr>
    </w:p>
    <w:p w14:paraId="0A653E2C" w14:textId="77777777" w:rsidR="00F600CB" w:rsidRPr="00046412" w:rsidRDefault="00F600CB" w:rsidP="00F600CB">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Pr>
      </w:pPr>
      <w:r w:rsidRPr="00046412">
        <w:rPr>
          <w:rFonts w:ascii="Times New Roman" w:eastAsia="Times New Roman" w:hAnsi="Times New Roman" w:cs="David"/>
          <w:sz w:val="24"/>
          <w:szCs w:val="24"/>
          <w:rtl/>
        </w:rPr>
        <w:t>לוח הזמנים לי</w:t>
      </w:r>
      <w:r w:rsidRPr="00046412">
        <w:rPr>
          <w:rFonts w:ascii="Times New Roman" w:eastAsia="Times New Roman" w:hAnsi="Times New Roman" w:cs="David" w:hint="cs"/>
          <w:sz w:val="24"/>
          <w:szCs w:val="24"/>
          <w:rtl/>
        </w:rPr>
        <w:t>י</w:t>
      </w:r>
      <w:r w:rsidRPr="00046412">
        <w:rPr>
          <w:rFonts w:ascii="Times New Roman" w:eastAsia="Times New Roman" w:hAnsi="Times New Roman" w:cs="David"/>
          <w:sz w:val="24"/>
          <w:szCs w:val="24"/>
          <w:rtl/>
        </w:rPr>
        <w:t>עוץ כל אחד מהשלבים של הפרויקט יהיה כפי שייקבע מעת לעת על ידי המנהל. לוח הזמנים לפיקוח העליון - ברציפות מתחילת ביצוע העבודות ועד להשלמתן כולל תקופת הבדק, ככל שיידרש על ידי המנהל.</w:t>
      </w:r>
    </w:p>
    <w:p w14:paraId="690ED1E8" w14:textId="77777777" w:rsidR="00F600CB" w:rsidRPr="00046412" w:rsidRDefault="00F600CB" w:rsidP="00F600CB">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7897ACC3" w14:textId="77777777" w:rsidR="00F600CB" w:rsidRPr="00046412" w:rsidRDefault="00F600CB" w:rsidP="00F600CB">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046412">
        <w:rPr>
          <w:rFonts w:ascii="Times New Roman" w:eastAsia="Times New Roman" w:hAnsi="Times New Roman" w:cs="David"/>
          <w:sz w:val="24"/>
          <w:szCs w:val="24"/>
          <w:rtl/>
        </w:rPr>
        <w:t>המהנדס וצוותו יעסקו בפרויקט לפי הצורך וללא הגבלת זמן.</w:t>
      </w:r>
    </w:p>
    <w:p w14:paraId="6DCB9BDD" w14:textId="77777777" w:rsidR="00F600CB" w:rsidRPr="00046412" w:rsidRDefault="00F600CB" w:rsidP="00F600CB">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37276432" w14:textId="77777777" w:rsidR="00F600CB" w:rsidRPr="00046412" w:rsidRDefault="00F600CB" w:rsidP="00F600CB">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046412">
        <w:rPr>
          <w:rFonts w:ascii="Times New Roman" w:eastAsia="Times New Roman" w:hAnsi="Times New Roman" w:cs="David" w:hint="cs"/>
          <w:sz w:val="24"/>
          <w:szCs w:val="24"/>
          <w:rtl/>
        </w:rPr>
        <w:t>ה</w:t>
      </w:r>
      <w:r w:rsidR="00B06D6A" w:rsidRPr="00046412">
        <w:rPr>
          <w:rFonts w:ascii="Times New Roman" w:eastAsia="Times New Roman" w:hAnsi="Times New Roman" w:cs="David" w:hint="cs"/>
          <w:sz w:val="24"/>
          <w:szCs w:val="24"/>
          <w:rtl/>
        </w:rPr>
        <w:t>יועץ</w:t>
      </w:r>
      <w:r w:rsidRPr="00046412">
        <w:rPr>
          <w:rFonts w:ascii="Times New Roman" w:eastAsia="Times New Roman" w:hAnsi="Times New Roman" w:cs="David"/>
          <w:sz w:val="24"/>
          <w:szCs w:val="24"/>
          <w:rtl/>
        </w:rPr>
        <w:t xml:space="preserve"> ימסור את התכניות ו/או המסמכים לאישור המזמין בהתאם ללוח הזמנים והתכניות ו/או המסמכים לא יחשבו כמושלמים עד לקבלת אישור המזמין.</w:t>
      </w:r>
    </w:p>
    <w:p w14:paraId="7D3BB631" w14:textId="77777777" w:rsidR="00F600CB" w:rsidRPr="00046412" w:rsidRDefault="00F600CB" w:rsidP="00F600CB">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76C96272" w14:textId="77777777" w:rsidR="00F600CB" w:rsidRPr="00046412" w:rsidRDefault="00F600CB" w:rsidP="00F600CB">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046412">
        <w:rPr>
          <w:rFonts w:ascii="Times New Roman" w:eastAsia="Times New Roman" w:hAnsi="Times New Roman" w:cs="David"/>
          <w:sz w:val="24"/>
          <w:szCs w:val="24"/>
          <w:rtl/>
        </w:rPr>
        <w:t xml:space="preserve">העביר המזמין </w:t>
      </w:r>
      <w:r w:rsidRPr="00046412">
        <w:rPr>
          <w:rFonts w:ascii="Times New Roman" w:eastAsia="Times New Roman" w:hAnsi="Times New Roman" w:cs="David" w:hint="cs"/>
          <w:sz w:val="24"/>
          <w:szCs w:val="24"/>
          <w:rtl/>
        </w:rPr>
        <w:t>ל</w:t>
      </w:r>
      <w:r w:rsidR="00B06D6A" w:rsidRPr="00046412">
        <w:rPr>
          <w:rFonts w:ascii="Times New Roman" w:eastAsia="Times New Roman" w:hAnsi="Times New Roman" w:cs="David" w:hint="cs"/>
          <w:sz w:val="24"/>
          <w:szCs w:val="24"/>
          <w:rtl/>
        </w:rPr>
        <w:t>יועץ</w:t>
      </w:r>
      <w:r w:rsidRPr="00046412">
        <w:rPr>
          <w:rFonts w:ascii="Times New Roman" w:eastAsia="Times New Roman" w:hAnsi="Times New Roman" w:cs="David"/>
          <w:sz w:val="24"/>
          <w:szCs w:val="24"/>
          <w:rtl/>
        </w:rPr>
        <w:t xml:space="preserve"> הערות או הנחיות נוספות לגבי התכניות ו/או המסמכים, יעדכן </w:t>
      </w:r>
      <w:r w:rsidRPr="00046412">
        <w:rPr>
          <w:rFonts w:ascii="Times New Roman" w:eastAsia="Times New Roman" w:hAnsi="Times New Roman" w:cs="David" w:hint="cs"/>
          <w:sz w:val="24"/>
          <w:szCs w:val="24"/>
          <w:rtl/>
        </w:rPr>
        <w:t>ה</w:t>
      </w:r>
      <w:r w:rsidR="00B06D6A" w:rsidRPr="00046412">
        <w:rPr>
          <w:rFonts w:ascii="Times New Roman" w:eastAsia="Times New Roman" w:hAnsi="Times New Roman" w:cs="David" w:hint="cs"/>
          <w:sz w:val="24"/>
          <w:szCs w:val="24"/>
          <w:rtl/>
        </w:rPr>
        <w:t>יועץ</w:t>
      </w:r>
      <w:r w:rsidRPr="00046412">
        <w:rPr>
          <w:rFonts w:ascii="Times New Roman" w:eastAsia="Times New Roman" w:hAnsi="Times New Roman" w:cs="David"/>
          <w:sz w:val="24"/>
          <w:szCs w:val="24"/>
          <w:rtl/>
        </w:rPr>
        <w:t xml:space="preserve"> את התכניות ו/או המסמכים תוך פרק זמן סביר שיוסכם בינו לבין המזמין, ואולם בכל מקרה לא יעלה על פרק הזמן הנקוב עבור אותו שלב בלוח הזמנים. האמור לעיל מותנה בכך שהמזמין ימציא </w:t>
      </w:r>
      <w:r w:rsidRPr="00046412">
        <w:rPr>
          <w:rFonts w:ascii="Times New Roman" w:eastAsia="Times New Roman" w:hAnsi="Times New Roman" w:cs="David" w:hint="cs"/>
          <w:sz w:val="24"/>
          <w:szCs w:val="24"/>
          <w:rtl/>
        </w:rPr>
        <w:t>ל</w:t>
      </w:r>
      <w:r w:rsidR="00B06D6A" w:rsidRPr="00046412">
        <w:rPr>
          <w:rFonts w:ascii="Times New Roman" w:eastAsia="Times New Roman" w:hAnsi="Times New Roman" w:cs="David" w:hint="cs"/>
          <w:sz w:val="24"/>
          <w:szCs w:val="24"/>
          <w:rtl/>
        </w:rPr>
        <w:t>יועץ</w:t>
      </w:r>
      <w:r w:rsidRPr="00046412">
        <w:rPr>
          <w:rFonts w:ascii="Times New Roman" w:eastAsia="Times New Roman" w:hAnsi="Times New Roman" w:cs="David"/>
          <w:sz w:val="24"/>
          <w:szCs w:val="24"/>
          <w:rtl/>
        </w:rPr>
        <w:t xml:space="preserve"> הערותיו ו/או הנחיותיו לגבי תכניות ו/או מסמכים שהוגשו לו על ידי ה</w:t>
      </w:r>
      <w:r w:rsidR="00B06D6A" w:rsidRPr="00046412">
        <w:rPr>
          <w:rFonts w:ascii="Times New Roman" w:eastAsia="Times New Roman" w:hAnsi="Times New Roman" w:cs="David"/>
          <w:sz w:val="24"/>
          <w:szCs w:val="24"/>
          <w:rtl/>
        </w:rPr>
        <w:t>יועץ</w:t>
      </w:r>
      <w:r w:rsidRPr="00046412">
        <w:rPr>
          <w:rFonts w:ascii="Times New Roman" w:eastAsia="Times New Roman" w:hAnsi="Times New Roman" w:cs="David"/>
          <w:sz w:val="24"/>
          <w:szCs w:val="24"/>
          <w:rtl/>
        </w:rPr>
        <w:t xml:space="preserve"> בתוך 30 יום ממועד הגשתן למזמין.</w:t>
      </w:r>
    </w:p>
    <w:p w14:paraId="26D297F1" w14:textId="77777777" w:rsidR="00F600CB" w:rsidRPr="00046412" w:rsidRDefault="00F600CB" w:rsidP="00F600CB">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781BBB02" w14:textId="77777777" w:rsidR="00F600CB" w:rsidRPr="00046412" w:rsidRDefault="00F600CB" w:rsidP="00F600CB">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Pr>
      </w:pPr>
      <w:r w:rsidRPr="00046412">
        <w:rPr>
          <w:rFonts w:ascii="Times New Roman" w:eastAsia="Times New Roman" w:hAnsi="Times New Roman" w:cs="David"/>
          <w:sz w:val="24"/>
          <w:szCs w:val="24"/>
          <w:rtl/>
        </w:rPr>
        <w:t xml:space="preserve">אם לא יקבע לוח זמנים במעמד חתימת החוזה יעביר </w:t>
      </w:r>
      <w:r w:rsidRPr="00046412">
        <w:rPr>
          <w:rFonts w:ascii="Times New Roman" w:eastAsia="Times New Roman" w:hAnsi="Times New Roman" w:cs="David" w:hint="cs"/>
          <w:sz w:val="24"/>
          <w:szCs w:val="24"/>
          <w:rtl/>
        </w:rPr>
        <w:t>ה</w:t>
      </w:r>
      <w:r w:rsidR="00B06D6A" w:rsidRPr="00046412">
        <w:rPr>
          <w:rFonts w:ascii="Times New Roman" w:eastAsia="Times New Roman" w:hAnsi="Times New Roman" w:cs="David" w:hint="cs"/>
          <w:sz w:val="24"/>
          <w:szCs w:val="24"/>
          <w:rtl/>
        </w:rPr>
        <w:t>יועץ</w:t>
      </w:r>
      <w:r w:rsidRPr="00046412">
        <w:rPr>
          <w:rFonts w:ascii="Times New Roman" w:eastAsia="Times New Roman" w:hAnsi="Times New Roman" w:cs="David"/>
          <w:sz w:val="24"/>
          <w:szCs w:val="24"/>
          <w:rtl/>
        </w:rPr>
        <w:t xml:space="preserve"> לוח זמנים ראשוני לאישור המנהל תוך 7 ימים ממועד החתימה.</w:t>
      </w:r>
    </w:p>
    <w:p w14:paraId="5AE24059" w14:textId="77777777" w:rsidR="00F600CB" w:rsidRPr="00046412" w:rsidRDefault="00F600CB" w:rsidP="00F600CB">
      <w:pPr>
        <w:spacing w:before="0" w:beforeAutospacing="0" w:after="0" w:afterAutospacing="0" w:line="360" w:lineRule="auto"/>
        <w:ind w:left="720"/>
        <w:jc w:val="both"/>
        <w:rPr>
          <w:rFonts w:ascii="Times New Roman" w:eastAsia="Times New Roman" w:hAnsi="Times New Roman" w:cs="David"/>
          <w:sz w:val="24"/>
          <w:szCs w:val="24"/>
          <w:rtl/>
        </w:rPr>
      </w:pPr>
    </w:p>
    <w:p w14:paraId="34CB83A7" w14:textId="77777777" w:rsidR="00F600CB" w:rsidRPr="00046412" w:rsidRDefault="00F600CB" w:rsidP="00F600CB">
      <w:pPr>
        <w:widowControl w:val="0"/>
        <w:numPr>
          <w:ilvl w:val="0"/>
          <w:numId w:val="10"/>
        </w:numPr>
        <w:spacing w:before="0" w:beforeAutospacing="0" w:after="0" w:afterAutospacing="0" w:line="240" w:lineRule="auto"/>
        <w:jc w:val="both"/>
        <w:rPr>
          <w:rFonts w:ascii="Times New Roman" w:eastAsia="Times New Roman" w:hAnsi="Times New Roman" w:cs="David"/>
          <w:sz w:val="25"/>
          <w:szCs w:val="24"/>
        </w:rPr>
      </w:pPr>
      <w:r w:rsidRPr="00046412">
        <w:rPr>
          <w:rFonts w:ascii="Times New Roman" w:eastAsia="Times New Roman" w:hAnsi="Times New Roman" w:cs="David"/>
          <w:sz w:val="25"/>
          <w:szCs w:val="24"/>
          <w:rtl/>
        </w:rPr>
        <w:t xml:space="preserve">התקדמות </w:t>
      </w:r>
      <w:r w:rsidRPr="00046412">
        <w:rPr>
          <w:rFonts w:ascii="Times New Roman" w:eastAsia="Times New Roman" w:hAnsi="Times New Roman" w:cs="David" w:hint="cs"/>
          <w:sz w:val="25"/>
          <w:szCs w:val="24"/>
          <w:rtl/>
        </w:rPr>
        <w:t xml:space="preserve">הייעוץ בנושא </w:t>
      </w:r>
      <w:r w:rsidRPr="00046412">
        <w:rPr>
          <w:rFonts w:ascii="Times New Roman" w:eastAsia="Times New Roman" w:hAnsi="Times New Roman" w:cs="David"/>
          <w:sz w:val="25"/>
          <w:szCs w:val="24"/>
          <w:rtl/>
        </w:rPr>
        <w:t>מיגון כנגד קרינה אלקטרו-מגנטית תעשה לפי שלבי הפרויקט ועל פי שינויי תכנון של האדריכל והיועצים, ללא זכות לתוספות שכר.</w:t>
      </w:r>
    </w:p>
    <w:p w14:paraId="7E867807" w14:textId="77777777" w:rsidR="00F600CB" w:rsidRPr="00046412" w:rsidRDefault="00F600CB" w:rsidP="00F600CB">
      <w:pPr>
        <w:spacing w:before="0" w:beforeAutospacing="0" w:after="0" w:afterAutospacing="0" w:line="360" w:lineRule="auto"/>
        <w:ind w:left="720"/>
        <w:jc w:val="both"/>
        <w:rPr>
          <w:rFonts w:ascii="Times New Roman" w:eastAsia="Times New Roman" w:hAnsi="Times New Roman" w:cs="David"/>
          <w:sz w:val="25"/>
          <w:szCs w:val="24"/>
          <w:rtl/>
        </w:rPr>
      </w:pPr>
    </w:p>
    <w:p w14:paraId="07B7A6FF" w14:textId="77777777" w:rsidR="00F600CB" w:rsidRPr="00046412" w:rsidRDefault="00F600CB" w:rsidP="00F600CB">
      <w:pPr>
        <w:widowControl w:val="0"/>
        <w:numPr>
          <w:ilvl w:val="0"/>
          <w:numId w:val="10"/>
        </w:numPr>
        <w:spacing w:before="0" w:beforeAutospacing="0" w:after="0" w:afterAutospacing="0" w:line="240" w:lineRule="auto"/>
        <w:jc w:val="both"/>
        <w:rPr>
          <w:rFonts w:ascii="Times New Roman" w:eastAsia="Times New Roman" w:hAnsi="Times New Roman" w:cs="David"/>
          <w:sz w:val="25"/>
          <w:szCs w:val="24"/>
        </w:rPr>
      </w:pPr>
      <w:r w:rsidRPr="00046412">
        <w:rPr>
          <w:rFonts w:ascii="Times New Roman" w:eastAsia="Times New Roman" w:hAnsi="Times New Roman" w:cs="David" w:hint="cs"/>
          <w:sz w:val="25"/>
          <w:szCs w:val="24"/>
          <w:u w:val="single"/>
          <w:rtl/>
        </w:rPr>
        <w:t>לו"ז עקרוני</w:t>
      </w:r>
      <w:r w:rsidRPr="00046412">
        <w:rPr>
          <w:rFonts w:ascii="Times New Roman" w:eastAsia="Times New Roman" w:hAnsi="Times New Roman" w:cs="David" w:hint="cs"/>
          <w:sz w:val="25"/>
          <w:szCs w:val="24"/>
          <w:rtl/>
        </w:rPr>
        <w:t>:</w:t>
      </w:r>
    </w:p>
    <w:p w14:paraId="2B8E4141" w14:textId="77777777" w:rsidR="00F600CB" w:rsidRPr="00046412" w:rsidRDefault="00F600CB" w:rsidP="00F600CB">
      <w:pPr>
        <w:spacing w:before="0" w:beforeAutospacing="0" w:after="0" w:afterAutospacing="0" w:line="240" w:lineRule="auto"/>
        <w:ind w:left="720"/>
        <w:jc w:val="both"/>
        <w:rPr>
          <w:rFonts w:ascii="Times New Roman" w:eastAsia="Times New Roman" w:hAnsi="Times New Roman" w:cs="David"/>
          <w:sz w:val="25"/>
          <w:szCs w:val="24"/>
          <w:rtl/>
        </w:rPr>
      </w:pPr>
    </w:p>
    <w:p w14:paraId="0B6A326F" w14:textId="77777777" w:rsidR="00F600CB" w:rsidRPr="00046412" w:rsidRDefault="00F600CB" w:rsidP="00F600CB">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046412">
        <w:rPr>
          <w:rFonts w:ascii="Times New Roman" w:eastAsia="Times New Roman" w:hAnsi="Times New Roman" w:cs="David" w:hint="cs"/>
          <w:sz w:val="25"/>
          <w:szCs w:val="24"/>
          <w:rtl/>
        </w:rPr>
        <w:t xml:space="preserve">השלמת תכנון מוקדם </w:t>
      </w:r>
      <w:r w:rsidRPr="00046412">
        <w:rPr>
          <w:rFonts w:ascii="Times New Roman" w:eastAsia="Times New Roman" w:hAnsi="Times New Roman" w:cs="David"/>
          <w:sz w:val="25"/>
          <w:szCs w:val="24"/>
          <w:rtl/>
        </w:rPr>
        <w:t>–</w:t>
      </w:r>
      <w:r w:rsidRPr="00046412">
        <w:rPr>
          <w:rFonts w:ascii="Times New Roman" w:eastAsia="Times New Roman" w:hAnsi="Times New Roman" w:cs="David" w:hint="cs"/>
          <w:sz w:val="25"/>
          <w:szCs w:val="24"/>
          <w:rtl/>
        </w:rPr>
        <w:tab/>
      </w:r>
      <w:r w:rsidRPr="00046412">
        <w:rPr>
          <w:rFonts w:ascii="Times New Roman" w:eastAsia="Times New Roman" w:hAnsi="Times New Roman" w:cs="David" w:hint="cs"/>
          <w:sz w:val="25"/>
          <w:szCs w:val="24"/>
          <w:rtl/>
        </w:rPr>
        <w:tab/>
      </w:r>
      <w:r w:rsidRPr="00046412">
        <w:rPr>
          <w:rFonts w:ascii="Times New Roman" w:eastAsia="Times New Roman" w:hAnsi="Times New Roman" w:cs="David" w:hint="cs"/>
          <w:sz w:val="25"/>
          <w:szCs w:val="24"/>
          <w:rtl/>
        </w:rPr>
        <w:tab/>
      </w:r>
      <w:r w:rsidRPr="00046412">
        <w:rPr>
          <w:rFonts w:ascii="Times New Roman" w:eastAsia="Times New Roman" w:hAnsi="Times New Roman" w:cs="David" w:hint="cs"/>
          <w:sz w:val="25"/>
          <w:szCs w:val="24"/>
        </w:rPr>
        <w:t>XX/XXXX</w:t>
      </w:r>
    </w:p>
    <w:p w14:paraId="041D7B4F" w14:textId="77777777" w:rsidR="00F600CB" w:rsidRPr="00046412" w:rsidRDefault="00F600CB" w:rsidP="00F600CB">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046412">
        <w:rPr>
          <w:rFonts w:ascii="Times New Roman" w:eastAsia="Times New Roman" w:hAnsi="Times New Roman" w:cs="David" w:hint="cs"/>
          <w:sz w:val="25"/>
          <w:szCs w:val="24"/>
          <w:rtl/>
        </w:rPr>
        <w:t xml:space="preserve">השלמת תכנון סופי להיתרים </w:t>
      </w:r>
      <w:r w:rsidRPr="00046412">
        <w:rPr>
          <w:rFonts w:ascii="Times New Roman" w:eastAsia="Times New Roman" w:hAnsi="Times New Roman" w:cs="David"/>
          <w:sz w:val="25"/>
          <w:szCs w:val="24"/>
          <w:rtl/>
        </w:rPr>
        <w:t>–</w:t>
      </w:r>
      <w:r w:rsidRPr="00046412">
        <w:rPr>
          <w:rFonts w:ascii="Times New Roman" w:eastAsia="Times New Roman" w:hAnsi="Times New Roman" w:cs="David" w:hint="cs"/>
          <w:sz w:val="25"/>
          <w:szCs w:val="24"/>
          <w:rtl/>
        </w:rPr>
        <w:tab/>
      </w:r>
      <w:r w:rsidRPr="00046412">
        <w:rPr>
          <w:rFonts w:ascii="Times New Roman" w:eastAsia="Times New Roman" w:hAnsi="Times New Roman" w:cs="David" w:hint="cs"/>
          <w:sz w:val="25"/>
          <w:szCs w:val="24"/>
          <w:rtl/>
        </w:rPr>
        <w:tab/>
      </w:r>
      <w:r w:rsidRPr="00046412">
        <w:rPr>
          <w:rFonts w:ascii="Times New Roman" w:eastAsia="Times New Roman" w:hAnsi="Times New Roman" w:cs="David" w:hint="cs"/>
          <w:sz w:val="25"/>
          <w:szCs w:val="24"/>
        </w:rPr>
        <w:t>XX/XXXX</w:t>
      </w:r>
    </w:p>
    <w:p w14:paraId="7A1034E7" w14:textId="77777777" w:rsidR="00F600CB" w:rsidRPr="00046412" w:rsidRDefault="00F600CB" w:rsidP="00F600CB">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046412">
        <w:rPr>
          <w:rFonts w:ascii="Times New Roman" w:eastAsia="Times New Roman" w:hAnsi="Times New Roman" w:cs="David" w:hint="cs"/>
          <w:sz w:val="25"/>
          <w:szCs w:val="24"/>
          <w:rtl/>
        </w:rPr>
        <w:t xml:space="preserve">השלמת תכנון מפורט למכרזים </w:t>
      </w:r>
      <w:r w:rsidRPr="00046412">
        <w:rPr>
          <w:rFonts w:ascii="Times New Roman" w:eastAsia="Times New Roman" w:hAnsi="Times New Roman" w:cs="David"/>
          <w:sz w:val="25"/>
          <w:szCs w:val="24"/>
          <w:rtl/>
        </w:rPr>
        <w:t>–</w:t>
      </w:r>
      <w:r w:rsidRPr="00046412">
        <w:rPr>
          <w:rFonts w:ascii="Times New Roman" w:eastAsia="Times New Roman" w:hAnsi="Times New Roman" w:cs="David" w:hint="cs"/>
          <w:sz w:val="25"/>
          <w:szCs w:val="24"/>
          <w:rtl/>
        </w:rPr>
        <w:tab/>
      </w:r>
      <w:r w:rsidRPr="00046412">
        <w:rPr>
          <w:rFonts w:ascii="Times New Roman" w:eastAsia="Times New Roman" w:hAnsi="Times New Roman" w:cs="David" w:hint="cs"/>
          <w:sz w:val="25"/>
          <w:szCs w:val="24"/>
          <w:rtl/>
        </w:rPr>
        <w:tab/>
      </w:r>
      <w:r w:rsidRPr="00046412">
        <w:rPr>
          <w:rFonts w:ascii="Times New Roman" w:eastAsia="Times New Roman" w:hAnsi="Times New Roman" w:cs="David" w:hint="cs"/>
          <w:sz w:val="25"/>
          <w:szCs w:val="24"/>
        </w:rPr>
        <w:t>XX/XXXX</w:t>
      </w:r>
      <w:r w:rsidRPr="00046412" w:rsidDel="000E38B3">
        <w:rPr>
          <w:rFonts w:ascii="Times New Roman" w:eastAsia="Times New Roman" w:hAnsi="Times New Roman" w:cs="David" w:hint="cs"/>
          <w:sz w:val="25"/>
          <w:szCs w:val="24"/>
          <w:rtl/>
        </w:rPr>
        <w:t xml:space="preserve"> </w:t>
      </w:r>
    </w:p>
    <w:p w14:paraId="5ACA6C64" w14:textId="77777777" w:rsidR="00F600CB" w:rsidRPr="00046412" w:rsidRDefault="00F600CB" w:rsidP="00F600CB">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046412">
        <w:rPr>
          <w:rFonts w:ascii="Times New Roman" w:eastAsia="Times New Roman" w:hAnsi="Times New Roman" w:cs="David" w:hint="cs"/>
          <w:sz w:val="25"/>
          <w:szCs w:val="24"/>
          <w:rtl/>
        </w:rPr>
        <w:t xml:space="preserve">יציאה למכרזים </w:t>
      </w:r>
      <w:r w:rsidRPr="00046412">
        <w:rPr>
          <w:rFonts w:ascii="Times New Roman" w:eastAsia="Times New Roman" w:hAnsi="Times New Roman" w:cs="David"/>
          <w:sz w:val="25"/>
          <w:szCs w:val="24"/>
          <w:rtl/>
        </w:rPr>
        <w:t>–</w:t>
      </w:r>
      <w:r w:rsidRPr="00046412">
        <w:rPr>
          <w:rFonts w:ascii="Times New Roman" w:eastAsia="Times New Roman" w:hAnsi="Times New Roman" w:cs="David" w:hint="cs"/>
          <w:sz w:val="25"/>
          <w:szCs w:val="24"/>
          <w:rtl/>
        </w:rPr>
        <w:t xml:space="preserve"> </w:t>
      </w:r>
      <w:r w:rsidRPr="00046412">
        <w:rPr>
          <w:rFonts w:ascii="Times New Roman" w:eastAsia="Times New Roman" w:hAnsi="Times New Roman" w:cs="David" w:hint="cs"/>
          <w:sz w:val="25"/>
          <w:szCs w:val="24"/>
          <w:rtl/>
        </w:rPr>
        <w:tab/>
      </w:r>
      <w:r w:rsidRPr="00046412">
        <w:rPr>
          <w:rFonts w:ascii="Times New Roman" w:eastAsia="Times New Roman" w:hAnsi="Times New Roman" w:cs="David" w:hint="cs"/>
          <w:sz w:val="25"/>
          <w:szCs w:val="24"/>
          <w:rtl/>
        </w:rPr>
        <w:tab/>
      </w:r>
      <w:r w:rsidRPr="00046412">
        <w:rPr>
          <w:rFonts w:ascii="Times New Roman" w:eastAsia="Times New Roman" w:hAnsi="Times New Roman" w:cs="David" w:hint="cs"/>
          <w:sz w:val="25"/>
          <w:szCs w:val="24"/>
          <w:rtl/>
        </w:rPr>
        <w:tab/>
      </w:r>
      <w:r w:rsidRPr="00046412">
        <w:rPr>
          <w:rFonts w:ascii="Times New Roman" w:eastAsia="Times New Roman" w:hAnsi="Times New Roman" w:cs="David" w:hint="cs"/>
          <w:sz w:val="25"/>
          <w:szCs w:val="24"/>
        </w:rPr>
        <w:t>XX/XXXX</w:t>
      </w:r>
      <w:r w:rsidRPr="00046412" w:rsidDel="000E38B3">
        <w:rPr>
          <w:rFonts w:ascii="Times New Roman" w:eastAsia="Times New Roman" w:hAnsi="Times New Roman" w:cs="David" w:hint="cs"/>
          <w:sz w:val="25"/>
          <w:szCs w:val="24"/>
          <w:rtl/>
        </w:rPr>
        <w:t xml:space="preserve"> </w:t>
      </w:r>
    </w:p>
    <w:p w14:paraId="22AD1684" w14:textId="77777777" w:rsidR="00F600CB" w:rsidRPr="00046412" w:rsidRDefault="00F600CB" w:rsidP="00F600CB">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tl/>
        </w:rPr>
      </w:pPr>
      <w:r w:rsidRPr="00046412">
        <w:rPr>
          <w:rFonts w:ascii="Times New Roman" w:eastAsia="Times New Roman" w:hAnsi="Times New Roman" w:cs="David" w:hint="cs"/>
          <w:sz w:val="25"/>
          <w:szCs w:val="24"/>
          <w:rtl/>
        </w:rPr>
        <w:t xml:space="preserve">השלמת תכנון לביצוע </w:t>
      </w:r>
      <w:r w:rsidRPr="00046412">
        <w:rPr>
          <w:rFonts w:ascii="Times New Roman" w:eastAsia="Times New Roman" w:hAnsi="Times New Roman" w:cs="David"/>
          <w:sz w:val="25"/>
          <w:szCs w:val="24"/>
          <w:rtl/>
        </w:rPr>
        <w:t>–</w:t>
      </w:r>
      <w:r w:rsidRPr="00046412">
        <w:rPr>
          <w:rFonts w:ascii="Times New Roman" w:eastAsia="Times New Roman" w:hAnsi="Times New Roman" w:cs="David" w:hint="cs"/>
          <w:sz w:val="25"/>
          <w:szCs w:val="24"/>
          <w:rtl/>
        </w:rPr>
        <w:t xml:space="preserve"> </w:t>
      </w:r>
      <w:r w:rsidRPr="00046412">
        <w:rPr>
          <w:rFonts w:ascii="Times New Roman" w:eastAsia="Times New Roman" w:hAnsi="Times New Roman" w:cs="David" w:hint="cs"/>
          <w:sz w:val="25"/>
          <w:szCs w:val="24"/>
          <w:rtl/>
        </w:rPr>
        <w:tab/>
      </w:r>
      <w:r w:rsidRPr="00046412">
        <w:rPr>
          <w:rFonts w:ascii="Times New Roman" w:eastAsia="Times New Roman" w:hAnsi="Times New Roman" w:cs="David" w:hint="cs"/>
          <w:sz w:val="25"/>
          <w:szCs w:val="24"/>
          <w:rtl/>
        </w:rPr>
        <w:tab/>
      </w:r>
      <w:r w:rsidRPr="00046412">
        <w:rPr>
          <w:rFonts w:ascii="Times New Roman" w:eastAsia="Times New Roman" w:hAnsi="Times New Roman" w:cs="David" w:hint="cs"/>
          <w:sz w:val="25"/>
          <w:szCs w:val="24"/>
          <w:rtl/>
        </w:rPr>
        <w:tab/>
      </w:r>
      <w:r w:rsidRPr="00046412">
        <w:rPr>
          <w:rFonts w:ascii="Times New Roman" w:eastAsia="Times New Roman" w:hAnsi="Times New Roman" w:cs="David" w:hint="cs"/>
          <w:sz w:val="25"/>
          <w:szCs w:val="24"/>
        </w:rPr>
        <w:t>XX/XXXX</w:t>
      </w:r>
      <w:r w:rsidRPr="00046412" w:rsidDel="000E38B3">
        <w:rPr>
          <w:rFonts w:ascii="Times New Roman" w:eastAsia="Times New Roman" w:hAnsi="Times New Roman" w:cs="David" w:hint="cs"/>
          <w:sz w:val="25"/>
          <w:szCs w:val="24"/>
          <w:rtl/>
        </w:rPr>
        <w:t xml:space="preserve"> </w:t>
      </w:r>
    </w:p>
    <w:p w14:paraId="654585CA" w14:textId="77777777" w:rsidR="00F600CB" w:rsidRPr="00046412" w:rsidRDefault="00F600CB" w:rsidP="00F600CB">
      <w:pPr>
        <w:widowControl w:val="0"/>
        <w:spacing w:before="60" w:beforeAutospacing="0" w:after="60" w:afterAutospacing="0" w:line="240" w:lineRule="auto"/>
        <w:jc w:val="both"/>
        <w:rPr>
          <w:rFonts w:ascii="Times New Roman" w:eastAsia="Times New Roman" w:hAnsi="Times New Roman" w:cs="David"/>
          <w:sz w:val="24"/>
          <w:szCs w:val="24"/>
          <w:rtl/>
        </w:rPr>
      </w:pPr>
    </w:p>
    <w:p w14:paraId="372A8D4B" w14:textId="77777777" w:rsidR="00F600CB" w:rsidRPr="00046412" w:rsidRDefault="00F600CB" w:rsidP="00F600CB">
      <w:pPr>
        <w:widowControl w:val="0"/>
        <w:spacing w:before="60" w:beforeAutospacing="0" w:after="60" w:afterAutospacing="0" w:line="240" w:lineRule="auto"/>
        <w:jc w:val="both"/>
        <w:rPr>
          <w:rFonts w:ascii="Times New Roman" w:eastAsia="Times New Roman" w:hAnsi="Times New Roman" w:cs="David"/>
          <w:sz w:val="24"/>
          <w:szCs w:val="24"/>
          <w:rtl/>
        </w:rPr>
      </w:pPr>
    </w:p>
    <w:p w14:paraId="767B5A33"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046412">
        <w:rPr>
          <w:rFonts w:ascii="Times New Roman" w:eastAsia="Times New Roman" w:hAnsi="Times New Roman" w:cs="David"/>
          <w:b/>
          <w:bCs/>
          <w:sz w:val="24"/>
          <w:szCs w:val="24"/>
          <w:u w:val="single"/>
          <w:rtl/>
        </w:rPr>
        <w:br w:type="page"/>
        <w:t>נספח "ד"</w:t>
      </w:r>
    </w:p>
    <w:p w14:paraId="75403C34"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3C528376"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046412">
        <w:rPr>
          <w:rFonts w:ascii="Times New Roman" w:eastAsia="Times New Roman" w:hAnsi="Times New Roman" w:cs="David"/>
          <w:b/>
          <w:bCs/>
          <w:sz w:val="24"/>
          <w:szCs w:val="24"/>
          <w:u w:val="single"/>
          <w:rtl/>
        </w:rPr>
        <w:t xml:space="preserve">שכר </w:t>
      </w:r>
      <w:r w:rsidRPr="00046412">
        <w:rPr>
          <w:rFonts w:ascii="Times New Roman" w:eastAsia="Times New Roman" w:hAnsi="Times New Roman" w:cs="David" w:hint="cs"/>
          <w:b/>
          <w:bCs/>
          <w:sz w:val="24"/>
          <w:szCs w:val="24"/>
          <w:u w:val="single"/>
          <w:rtl/>
        </w:rPr>
        <w:t>ה</w:t>
      </w:r>
      <w:r w:rsidR="00B06D6A" w:rsidRPr="00046412">
        <w:rPr>
          <w:rFonts w:ascii="Times New Roman" w:eastAsia="Times New Roman" w:hAnsi="Times New Roman" w:cs="David" w:hint="cs"/>
          <w:b/>
          <w:bCs/>
          <w:sz w:val="24"/>
          <w:szCs w:val="24"/>
          <w:u w:val="single"/>
          <w:rtl/>
        </w:rPr>
        <w:t>יועץ</w:t>
      </w:r>
    </w:p>
    <w:p w14:paraId="448A2759" w14:textId="77777777" w:rsidR="00F600CB" w:rsidRPr="00046412" w:rsidRDefault="00F600CB" w:rsidP="00F600CB">
      <w:pPr>
        <w:widowControl w:val="0"/>
        <w:spacing w:before="60" w:beforeAutospacing="0" w:after="60" w:afterAutospacing="0" w:line="240" w:lineRule="auto"/>
        <w:ind w:left="540" w:hanging="540"/>
        <w:jc w:val="both"/>
        <w:rPr>
          <w:rFonts w:ascii="Times New Roman" w:eastAsia="Times New Roman" w:hAnsi="Times New Roman" w:cs="David"/>
          <w:sz w:val="24"/>
          <w:szCs w:val="24"/>
          <w:u w:val="single"/>
          <w:rtl/>
        </w:rPr>
      </w:pPr>
    </w:p>
    <w:p w14:paraId="2F4BB3F2" w14:textId="514C000A" w:rsidR="00BC1BAE" w:rsidRPr="00046412" w:rsidRDefault="00F600CB" w:rsidP="00FE46EB">
      <w:pPr>
        <w:widowControl w:val="0"/>
        <w:numPr>
          <w:ilvl w:val="0"/>
          <w:numId w:val="17"/>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sz w:val="24"/>
          <w:szCs w:val="24"/>
          <w:rtl/>
        </w:rPr>
        <w:t>תמורת ביצוע מלוא שרותי ה</w:t>
      </w:r>
      <w:r w:rsidR="00B06D6A" w:rsidRPr="00046412">
        <w:rPr>
          <w:rFonts w:ascii="Times New Roman" w:eastAsia="Times New Roman" w:hAnsi="Times New Roman" w:cs="David"/>
          <w:sz w:val="24"/>
          <w:szCs w:val="24"/>
          <w:rtl/>
        </w:rPr>
        <w:t>יועץ</w:t>
      </w:r>
      <w:r w:rsidRPr="00046412">
        <w:rPr>
          <w:rFonts w:ascii="Times New Roman" w:eastAsia="Times New Roman" w:hAnsi="Times New Roman" w:cs="David"/>
          <w:sz w:val="24"/>
          <w:szCs w:val="24"/>
          <w:rtl/>
        </w:rPr>
        <w:t xml:space="preserve"> כמפורט בנספח ב'</w:t>
      </w:r>
      <w:r w:rsidRPr="00046412">
        <w:rPr>
          <w:rFonts w:ascii="Times New Roman" w:eastAsia="Times New Roman" w:hAnsi="Times New Roman" w:cs="David" w:hint="cs"/>
          <w:sz w:val="24"/>
          <w:szCs w:val="24"/>
          <w:rtl/>
        </w:rPr>
        <w:t xml:space="preserve"> ונספח ח'</w:t>
      </w:r>
      <w:r w:rsidRPr="00046412">
        <w:rPr>
          <w:rFonts w:ascii="Times New Roman" w:eastAsia="Times New Roman" w:hAnsi="Times New Roman" w:cs="David"/>
          <w:sz w:val="24"/>
          <w:szCs w:val="24"/>
          <w:rtl/>
        </w:rPr>
        <w:t>, ישלם המזמין ל</w:t>
      </w:r>
      <w:r w:rsidR="00B06D6A" w:rsidRPr="00046412">
        <w:rPr>
          <w:rFonts w:ascii="Times New Roman" w:eastAsia="Times New Roman" w:hAnsi="Times New Roman" w:cs="David"/>
          <w:sz w:val="24"/>
          <w:szCs w:val="24"/>
          <w:rtl/>
        </w:rPr>
        <w:t>יועץ</w:t>
      </w:r>
      <w:r w:rsidRPr="00046412">
        <w:rPr>
          <w:rFonts w:ascii="Times New Roman" w:eastAsia="Times New Roman" w:hAnsi="Times New Roman" w:cs="David"/>
          <w:sz w:val="24"/>
          <w:szCs w:val="24"/>
          <w:rtl/>
        </w:rPr>
        <w:t xml:space="preserve"> </w:t>
      </w:r>
      <w:r w:rsidR="00FE46EB" w:rsidRPr="00046412">
        <w:rPr>
          <w:rFonts w:ascii="Times New Roman" w:eastAsia="Times New Roman" w:hAnsi="Times New Roman" w:cs="David" w:hint="cs"/>
          <w:sz w:val="24"/>
          <w:szCs w:val="24"/>
          <w:rtl/>
        </w:rPr>
        <w:t xml:space="preserve">תמורה </w:t>
      </w:r>
      <w:r w:rsidR="00BC1BAE" w:rsidRPr="00046412">
        <w:rPr>
          <w:rFonts w:ascii="Times New Roman" w:eastAsia="Times New Roman" w:hAnsi="Times New Roman" w:cs="David" w:hint="cs"/>
          <w:sz w:val="24"/>
          <w:szCs w:val="24"/>
          <w:rtl/>
        </w:rPr>
        <w:t>כולל</w:t>
      </w:r>
      <w:r w:rsidR="00FE46EB" w:rsidRPr="00046412">
        <w:rPr>
          <w:rFonts w:ascii="Times New Roman" w:eastAsia="Times New Roman" w:hAnsi="Times New Roman" w:cs="David" w:hint="cs"/>
          <w:sz w:val="24"/>
          <w:szCs w:val="24"/>
          <w:rtl/>
        </w:rPr>
        <w:t xml:space="preserve">ת </w:t>
      </w:r>
      <w:r w:rsidR="00BC1BAE" w:rsidRPr="00046412">
        <w:rPr>
          <w:rFonts w:ascii="Times New Roman" w:eastAsia="Times New Roman" w:hAnsi="Times New Roman" w:cs="David" w:hint="cs"/>
          <w:sz w:val="24"/>
          <w:szCs w:val="24"/>
          <w:rtl/>
        </w:rPr>
        <w:t xml:space="preserve"> לכל מבנה כמפורט להלן  : </w:t>
      </w:r>
    </w:p>
    <w:p w14:paraId="17E85A78" w14:textId="77777777" w:rsidR="00BC1BAE" w:rsidRPr="00046412" w:rsidRDefault="00BC1BAE" w:rsidP="00046412">
      <w:pPr>
        <w:widowControl w:val="0"/>
        <w:spacing w:before="0" w:beforeAutospacing="0" w:after="0" w:afterAutospacing="0" w:line="360" w:lineRule="auto"/>
        <w:ind w:left="720"/>
        <w:jc w:val="both"/>
        <w:rPr>
          <w:rFonts w:ascii="Times New Roman" w:eastAsia="Times New Roman" w:hAnsi="Times New Roman" w:cs="David"/>
          <w:sz w:val="24"/>
          <w:szCs w:val="24"/>
        </w:rPr>
      </w:pPr>
    </w:p>
    <w:p w14:paraId="545C8608" w14:textId="6A8BB11C" w:rsidR="00BC1BAE" w:rsidRPr="00046412" w:rsidRDefault="00BC1BAE" w:rsidP="00046412">
      <w:pPr>
        <w:widowControl w:val="0"/>
        <w:spacing w:before="0" w:beforeAutospacing="0" w:after="0" w:afterAutospacing="0" w:line="360" w:lineRule="auto"/>
        <w:ind w:left="720"/>
        <w:jc w:val="both"/>
        <w:rPr>
          <w:rFonts w:ascii="Times New Roman" w:eastAsia="Times New Roman" w:hAnsi="Times New Roman" w:cs="David"/>
          <w:b/>
          <w:bCs/>
          <w:sz w:val="24"/>
          <w:szCs w:val="24"/>
          <w:u w:val="single"/>
          <w:rtl/>
        </w:rPr>
      </w:pPr>
      <w:r w:rsidRPr="00046412">
        <w:rPr>
          <w:rFonts w:ascii="Times New Roman" w:eastAsia="Times New Roman" w:hAnsi="Times New Roman" w:cs="David" w:hint="eastAsia"/>
          <w:b/>
          <w:bCs/>
          <w:sz w:val="24"/>
          <w:szCs w:val="24"/>
          <w:u w:val="single"/>
          <w:rtl/>
        </w:rPr>
        <w:t>בנינים</w:t>
      </w:r>
      <w:r w:rsidRPr="00046412">
        <w:rPr>
          <w:rFonts w:ascii="Times New Roman" w:eastAsia="Times New Roman" w:hAnsi="Times New Roman" w:cs="David"/>
          <w:b/>
          <w:bCs/>
          <w:sz w:val="24"/>
          <w:szCs w:val="24"/>
          <w:u w:val="single"/>
          <w:rtl/>
        </w:rPr>
        <w:t xml:space="preserve"> למגורים : </w:t>
      </w:r>
    </w:p>
    <w:p w14:paraId="0C166AC6" w14:textId="0D498E32" w:rsidR="00BC1BAE" w:rsidRPr="00046412" w:rsidRDefault="00BC1BAE" w:rsidP="00FA699D">
      <w:pPr>
        <w:widowControl w:val="0"/>
        <w:spacing w:before="0" w:beforeAutospacing="0" w:after="0" w:afterAutospacing="0" w:line="360" w:lineRule="auto"/>
        <w:ind w:left="1440"/>
        <w:jc w:val="both"/>
        <w:rPr>
          <w:rFonts w:ascii="Times New Roman" w:eastAsia="Times New Roman" w:hAnsi="Times New Roman" w:cs="David"/>
          <w:sz w:val="24"/>
          <w:szCs w:val="24"/>
          <w:rtl/>
        </w:rPr>
      </w:pPr>
      <w:r w:rsidRPr="00046412">
        <w:rPr>
          <w:rFonts w:ascii="Times New Roman" w:eastAsia="Times New Roman" w:hAnsi="Times New Roman" w:cs="David" w:hint="cs"/>
          <w:sz w:val="24"/>
          <w:szCs w:val="24"/>
          <w:rtl/>
        </w:rPr>
        <w:t>שכ"ט לכל בנין מגורים עד ק+10 קומות:</w:t>
      </w:r>
      <w:r w:rsidRPr="00046412">
        <w:rPr>
          <w:rFonts w:ascii="Times New Roman" w:eastAsia="Times New Roman" w:hAnsi="Times New Roman" w:cs="David"/>
          <w:sz w:val="24"/>
          <w:szCs w:val="24"/>
          <w:rtl/>
        </w:rPr>
        <w:tab/>
      </w:r>
      <w:r w:rsidRPr="00046412">
        <w:rPr>
          <w:rFonts w:ascii="Times New Roman" w:eastAsia="Times New Roman" w:hAnsi="Times New Roman" w:cs="David"/>
          <w:sz w:val="24"/>
          <w:szCs w:val="24"/>
          <w:rtl/>
        </w:rPr>
        <w:tab/>
      </w:r>
      <w:r w:rsidRPr="00046412">
        <w:rPr>
          <w:rFonts w:ascii="Times New Roman" w:eastAsia="Times New Roman" w:hAnsi="Times New Roman" w:cs="David" w:hint="cs"/>
          <w:b/>
          <w:bCs/>
          <w:sz w:val="24"/>
          <w:szCs w:val="24"/>
          <w:rtl/>
        </w:rPr>
        <w:t>4,</w:t>
      </w:r>
      <w:r w:rsidR="00FA699D">
        <w:rPr>
          <w:rFonts w:ascii="Times New Roman" w:eastAsia="Times New Roman" w:hAnsi="Times New Roman" w:cs="David" w:hint="cs"/>
          <w:b/>
          <w:bCs/>
          <w:sz w:val="24"/>
          <w:szCs w:val="24"/>
          <w:rtl/>
        </w:rPr>
        <w:t>5</w:t>
      </w:r>
      <w:r w:rsidRPr="00046412">
        <w:rPr>
          <w:rFonts w:ascii="Times New Roman" w:eastAsia="Times New Roman" w:hAnsi="Times New Roman" w:cs="David" w:hint="cs"/>
          <w:b/>
          <w:bCs/>
          <w:sz w:val="24"/>
          <w:szCs w:val="24"/>
          <w:rtl/>
        </w:rPr>
        <w:t xml:space="preserve">00 ₪ לבנין </w:t>
      </w:r>
      <w:r w:rsidR="00FA699D">
        <w:rPr>
          <w:rFonts w:ascii="Times New Roman" w:eastAsia="Times New Roman" w:hAnsi="Times New Roman" w:cs="David" w:hint="cs"/>
          <w:sz w:val="24"/>
          <w:szCs w:val="24"/>
          <w:rtl/>
        </w:rPr>
        <w:t>.</w:t>
      </w:r>
    </w:p>
    <w:p w14:paraId="51448C15" w14:textId="5AEF8966" w:rsidR="00BC1BAE" w:rsidRPr="00046412" w:rsidRDefault="00BC1BAE" w:rsidP="00FA699D">
      <w:pPr>
        <w:widowControl w:val="0"/>
        <w:spacing w:before="0" w:beforeAutospacing="0" w:after="0" w:afterAutospacing="0" w:line="360" w:lineRule="auto"/>
        <w:ind w:left="1440"/>
        <w:jc w:val="both"/>
        <w:rPr>
          <w:rFonts w:ascii="Times New Roman" w:eastAsia="Times New Roman" w:hAnsi="Times New Roman" w:cs="David"/>
          <w:sz w:val="24"/>
          <w:szCs w:val="24"/>
          <w:rtl/>
        </w:rPr>
      </w:pPr>
      <w:r w:rsidRPr="00046412">
        <w:rPr>
          <w:rFonts w:ascii="Times New Roman" w:eastAsia="Times New Roman" w:hAnsi="Times New Roman" w:cs="David" w:hint="cs"/>
          <w:sz w:val="24"/>
          <w:szCs w:val="24"/>
          <w:rtl/>
        </w:rPr>
        <w:t>שכ"ט לכל בנין מגורים מעל  ק+10 קומות:</w:t>
      </w:r>
      <w:r w:rsidRPr="00046412">
        <w:rPr>
          <w:rFonts w:ascii="Times New Roman" w:eastAsia="Times New Roman" w:hAnsi="Times New Roman" w:cs="David"/>
          <w:sz w:val="24"/>
          <w:szCs w:val="24"/>
          <w:rtl/>
        </w:rPr>
        <w:tab/>
      </w:r>
      <w:r w:rsidRPr="00046412">
        <w:rPr>
          <w:rFonts w:ascii="Times New Roman" w:eastAsia="Times New Roman" w:hAnsi="Times New Roman" w:cs="David" w:hint="cs"/>
          <w:b/>
          <w:bCs/>
          <w:sz w:val="24"/>
          <w:szCs w:val="24"/>
          <w:rtl/>
        </w:rPr>
        <w:t>7,</w:t>
      </w:r>
      <w:r w:rsidR="00FA699D">
        <w:rPr>
          <w:rFonts w:ascii="Times New Roman" w:eastAsia="Times New Roman" w:hAnsi="Times New Roman" w:cs="David" w:hint="cs"/>
          <w:b/>
          <w:bCs/>
          <w:sz w:val="24"/>
          <w:szCs w:val="24"/>
          <w:rtl/>
        </w:rPr>
        <w:t>500 ₪ לבנין .</w:t>
      </w:r>
      <w:r w:rsidRPr="00046412">
        <w:rPr>
          <w:rFonts w:ascii="Times New Roman" w:eastAsia="Times New Roman" w:hAnsi="Times New Roman" w:cs="David" w:hint="cs"/>
          <w:b/>
          <w:bCs/>
          <w:sz w:val="24"/>
          <w:szCs w:val="24"/>
          <w:rtl/>
        </w:rPr>
        <w:t xml:space="preserve"> </w:t>
      </w:r>
    </w:p>
    <w:p w14:paraId="0BC196F9" w14:textId="77777777" w:rsidR="00BC1BAE" w:rsidRPr="00046412" w:rsidRDefault="00BC1BAE" w:rsidP="00046412">
      <w:pPr>
        <w:widowControl w:val="0"/>
        <w:spacing w:before="0" w:beforeAutospacing="0" w:after="0" w:afterAutospacing="0" w:line="360" w:lineRule="auto"/>
        <w:ind w:left="1440"/>
        <w:jc w:val="both"/>
        <w:rPr>
          <w:rFonts w:ascii="Times New Roman" w:eastAsia="Times New Roman" w:hAnsi="Times New Roman" w:cs="David"/>
          <w:sz w:val="24"/>
          <w:szCs w:val="24"/>
          <w:rtl/>
        </w:rPr>
      </w:pPr>
    </w:p>
    <w:p w14:paraId="1CC9903F" w14:textId="676E26A5" w:rsidR="00BC1BAE" w:rsidRPr="00046412" w:rsidRDefault="00BC1BAE" w:rsidP="00046412">
      <w:pPr>
        <w:widowControl w:val="0"/>
        <w:spacing w:before="0" w:beforeAutospacing="0" w:after="0" w:afterAutospacing="0" w:line="360" w:lineRule="auto"/>
        <w:ind w:left="1440"/>
        <w:jc w:val="both"/>
        <w:rPr>
          <w:rFonts w:ascii="Times New Roman" w:eastAsia="Times New Roman" w:hAnsi="Times New Roman" w:cs="David"/>
          <w:b/>
          <w:bCs/>
          <w:sz w:val="24"/>
          <w:szCs w:val="24"/>
          <w:u w:val="single"/>
          <w:rtl/>
        </w:rPr>
      </w:pPr>
      <w:r w:rsidRPr="00046412">
        <w:rPr>
          <w:rFonts w:ascii="Times New Roman" w:eastAsia="Times New Roman" w:hAnsi="Times New Roman" w:cs="David" w:hint="eastAsia"/>
          <w:b/>
          <w:bCs/>
          <w:sz w:val="24"/>
          <w:szCs w:val="24"/>
          <w:u w:val="single"/>
          <w:rtl/>
        </w:rPr>
        <w:t>מבנה</w:t>
      </w:r>
      <w:r w:rsidRPr="00046412">
        <w:rPr>
          <w:rFonts w:ascii="Times New Roman" w:eastAsia="Times New Roman" w:hAnsi="Times New Roman" w:cs="David"/>
          <w:b/>
          <w:bCs/>
          <w:sz w:val="24"/>
          <w:szCs w:val="24"/>
          <w:u w:val="single"/>
          <w:rtl/>
        </w:rPr>
        <w:t xml:space="preserve"> למסחר ו/או תעסוקה ( ללא מגורים ) : </w:t>
      </w:r>
    </w:p>
    <w:p w14:paraId="6E38A82F" w14:textId="7448E87E" w:rsidR="00BC1BAE" w:rsidRPr="00046412" w:rsidRDefault="00BC1BAE" w:rsidP="00FA699D">
      <w:pPr>
        <w:widowControl w:val="0"/>
        <w:spacing w:before="0" w:beforeAutospacing="0" w:after="0" w:afterAutospacing="0" w:line="360" w:lineRule="auto"/>
        <w:ind w:left="1440"/>
        <w:jc w:val="both"/>
        <w:rPr>
          <w:rFonts w:ascii="Times New Roman" w:eastAsia="Times New Roman" w:hAnsi="Times New Roman" w:cs="David"/>
          <w:sz w:val="24"/>
          <w:szCs w:val="24"/>
          <w:rtl/>
        </w:rPr>
      </w:pPr>
      <w:r w:rsidRPr="00046412">
        <w:rPr>
          <w:rFonts w:ascii="Times New Roman" w:eastAsia="Times New Roman" w:hAnsi="Times New Roman" w:cs="David" w:hint="cs"/>
          <w:sz w:val="24"/>
          <w:szCs w:val="24"/>
          <w:rtl/>
        </w:rPr>
        <w:t>שכ"ט לכל מבנה  עד ק+5 קומות:</w:t>
      </w:r>
      <w:r w:rsidRPr="00046412">
        <w:rPr>
          <w:rFonts w:ascii="Times New Roman" w:eastAsia="Times New Roman" w:hAnsi="Times New Roman" w:cs="David"/>
          <w:sz w:val="24"/>
          <w:szCs w:val="24"/>
          <w:rtl/>
        </w:rPr>
        <w:tab/>
      </w:r>
      <w:r w:rsidR="00A92587">
        <w:rPr>
          <w:rFonts w:ascii="Times New Roman" w:eastAsia="Times New Roman" w:hAnsi="Times New Roman" w:cs="David"/>
          <w:sz w:val="24"/>
          <w:szCs w:val="24"/>
          <w:rtl/>
        </w:rPr>
        <w:tab/>
      </w:r>
      <w:r w:rsidRPr="00046412">
        <w:rPr>
          <w:rFonts w:ascii="Times New Roman" w:eastAsia="Times New Roman" w:hAnsi="Times New Roman" w:cs="David"/>
          <w:sz w:val="24"/>
          <w:szCs w:val="24"/>
          <w:rtl/>
        </w:rPr>
        <w:tab/>
      </w:r>
      <w:r w:rsidR="00FA699D">
        <w:rPr>
          <w:rFonts w:ascii="Times New Roman" w:eastAsia="Times New Roman" w:hAnsi="Times New Roman" w:cs="David" w:hint="cs"/>
          <w:b/>
          <w:bCs/>
          <w:sz w:val="24"/>
          <w:szCs w:val="24"/>
          <w:rtl/>
        </w:rPr>
        <w:t>9</w:t>
      </w:r>
      <w:r w:rsidRPr="00046412">
        <w:rPr>
          <w:rFonts w:ascii="Times New Roman" w:eastAsia="Times New Roman" w:hAnsi="Times New Roman" w:cs="David" w:hint="cs"/>
          <w:b/>
          <w:bCs/>
          <w:sz w:val="24"/>
          <w:szCs w:val="24"/>
          <w:rtl/>
        </w:rPr>
        <w:t xml:space="preserve">,000 ₪ לבנין </w:t>
      </w:r>
    </w:p>
    <w:p w14:paraId="0E990C50" w14:textId="2BFEE177" w:rsidR="00BC1BAE" w:rsidRPr="00046412" w:rsidRDefault="00BC1BAE" w:rsidP="00FA699D">
      <w:pPr>
        <w:widowControl w:val="0"/>
        <w:spacing w:before="0" w:beforeAutospacing="0" w:after="0" w:afterAutospacing="0" w:line="360" w:lineRule="auto"/>
        <w:ind w:left="1440"/>
        <w:jc w:val="both"/>
        <w:rPr>
          <w:rFonts w:ascii="Times New Roman" w:eastAsia="Times New Roman" w:hAnsi="Times New Roman" w:cs="David"/>
          <w:sz w:val="24"/>
          <w:szCs w:val="24"/>
          <w:rtl/>
        </w:rPr>
      </w:pPr>
      <w:r w:rsidRPr="00046412">
        <w:rPr>
          <w:rFonts w:ascii="Times New Roman" w:eastAsia="Times New Roman" w:hAnsi="Times New Roman" w:cs="David" w:hint="cs"/>
          <w:sz w:val="24"/>
          <w:szCs w:val="24"/>
          <w:rtl/>
        </w:rPr>
        <w:t xml:space="preserve">שכ"ט לכל </w:t>
      </w:r>
      <w:r w:rsidR="00FE46EB" w:rsidRPr="00046412">
        <w:rPr>
          <w:rFonts w:ascii="Times New Roman" w:eastAsia="Times New Roman" w:hAnsi="Times New Roman" w:cs="David" w:hint="cs"/>
          <w:sz w:val="24"/>
          <w:szCs w:val="24"/>
          <w:rtl/>
        </w:rPr>
        <w:t xml:space="preserve"> מבנה </w:t>
      </w:r>
      <w:r w:rsidRPr="00046412">
        <w:rPr>
          <w:rFonts w:ascii="Times New Roman" w:eastAsia="Times New Roman" w:hAnsi="Times New Roman" w:cs="David" w:hint="cs"/>
          <w:sz w:val="24"/>
          <w:szCs w:val="24"/>
          <w:rtl/>
        </w:rPr>
        <w:t xml:space="preserve"> מעל  ק+5 קומות:</w:t>
      </w:r>
      <w:r w:rsidR="00A92587">
        <w:rPr>
          <w:rFonts w:ascii="Times New Roman" w:eastAsia="Times New Roman" w:hAnsi="Times New Roman" w:cs="David"/>
          <w:sz w:val="24"/>
          <w:szCs w:val="24"/>
          <w:rtl/>
        </w:rPr>
        <w:tab/>
      </w:r>
      <w:r w:rsidRPr="00046412">
        <w:rPr>
          <w:rFonts w:ascii="Times New Roman" w:eastAsia="Times New Roman" w:hAnsi="Times New Roman" w:cs="David"/>
          <w:sz w:val="24"/>
          <w:szCs w:val="24"/>
          <w:rtl/>
        </w:rPr>
        <w:tab/>
      </w:r>
      <w:r w:rsidRPr="00046412">
        <w:rPr>
          <w:rFonts w:ascii="Times New Roman" w:eastAsia="Times New Roman" w:hAnsi="Times New Roman" w:cs="David" w:hint="cs"/>
          <w:b/>
          <w:bCs/>
          <w:sz w:val="24"/>
          <w:szCs w:val="24"/>
          <w:rtl/>
        </w:rPr>
        <w:t>1</w:t>
      </w:r>
      <w:r w:rsidR="00FA699D">
        <w:rPr>
          <w:rFonts w:ascii="Times New Roman" w:eastAsia="Times New Roman" w:hAnsi="Times New Roman" w:cs="David" w:hint="cs"/>
          <w:b/>
          <w:bCs/>
          <w:sz w:val="24"/>
          <w:szCs w:val="24"/>
          <w:rtl/>
        </w:rPr>
        <w:t>3</w:t>
      </w:r>
      <w:r w:rsidRPr="00046412">
        <w:rPr>
          <w:rFonts w:ascii="Times New Roman" w:eastAsia="Times New Roman" w:hAnsi="Times New Roman" w:cs="David" w:hint="cs"/>
          <w:b/>
          <w:bCs/>
          <w:sz w:val="24"/>
          <w:szCs w:val="24"/>
          <w:rtl/>
        </w:rPr>
        <w:t xml:space="preserve">,000₪ לבנין </w:t>
      </w:r>
    </w:p>
    <w:p w14:paraId="1886EB84" w14:textId="77777777" w:rsidR="00BC1BAE" w:rsidRPr="00046412" w:rsidRDefault="00BC1BAE" w:rsidP="00BC1BAE">
      <w:pPr>
        <w:widowControl w:val="0"/>
        <w:spacing w:before="0" w:beforeAutospacing="0" w:after="0" w:afterAutospacing="0" w:line="360" w:lineRule="auto"/>
        <w:ind w:left="1440"/>
        <w:jc w:val="both"/>
        <w:rPr>
          <w:rFonts w:ascii="Times New Roman" w:eastAsia="Times New Roman" w:hAnsi="Times New Roman" w:cs="David"/>
          <w:sz w:val="24"/>
          <w:szCs w:val="24"/>
          <w:rtl/>
        </w:rPr>
      </w:pPr>
    </w:p>
    <w:p w14:paraId="0B05E18D" w14:textId="37BF0832" w:rsidR="00BC1BAE" w:rsidRPr="00046412" w:rsidRDefault="00A319BD" w:rsidP="00BC1BAE">
      <w:pPr>
        <w:widowControl w:val="0"/>
        <w:spacing w:before="0" w:beforeAutospacing="0" w:after="0" w:afterAutospacing="0" w:line="360" w:lineRule="auto"/>
        <w:ind w:left="1440"/>
        <w:jc w:val="both"/>
        <w:rPr>
          <w:rFonts w:ascii="Times New Roman" w:eastAsia="Times New Roman" w:hAnsi="Times New Roman" w:cs="David"/>
          <w:b/>
          <w:bCs/>
          <w:sz w:val="24"/>
          <w:szCs w:val="24"/>
          <w:rtl/>
        </w:rPr>
      </w:pPr>
      <w:r w:rsidRPr="00046412">
        <w:rPr>
          <w:rFonts w:ascii="Times New Roman" w:eastAsia="Times New Roman" w:hAnsi="Times New Roman" w:cs="David" w:hint="eastAsia"/>
          <w:b/>
          <w:bCs/>
          <w:sz w:val="24"/>
          <w:szCs w:val="24"/>
          <w:rtl/>
        </w:rPr>
        <w:t>בנינים</w:t>
      </w:r>
      <w:r w:rsidRPr="00046412">
        <w:rPr>
          <w:rFonts w:ascii="Times New Roman" w:eastAsia="Times New Roman" w:hAnsi="Times New Roman" w:cs="David"/>
          <w:b/>
          <w:bCs/>
          <w:sz w:val="24"/>
          <w:szCs w:val="24"/>
          <w:rtl/>
        </w:rPr>
        <w:t xml:space="preserve"> למגורים משולבים עם שטחי מסחר ו/או משרדים : </w:t>
      </w:r>
    </w:p>
    <w:p w14:paraId="509BBBEF" w14:textId="2DB40728" w:rsidR="00B273FA" w:rsidRPr="00046412" w:rsidRDefault="00B273FA" w:rsidP="00FA699D">
      <w:pPr>
        <w:widowControl w:val="0"/>
        <w:spacing w:before="0" w:beforeAutospacing="0" w:after="0" w:afterAutospacing="0" w:line="360" w:lineRule="auto"/>
        <w:ind w:left="1440"/>
        <w:jc w:val="both"/>
        <w:rPr>
          <w:rFonts w:ascii="Times New Roman" w:eastAsia="Times New Roman" w:hAnsi="Times New Roman" w:cs="David"/>
          <w:sz w:val="24"/>
          <w:szCs w:val="24"/>
          <w:rtl/>
        </w:rPr>
      </w:pPr>
      <w:r w:rsidRPr="00046412">
        <w:rPr>
          <w:rFonts w:ascii="Times New Roman" w:eastAsia="Times New Roman" w:hAnsi="Times New Roman" w:cs="David" w:hint="cs"/>
          <w:sz w:val="24"/>
          <w:szCs w:val="24"/>
          <w:rtl/>
        </w:rPr>
        <w:t>שכ"ט לכל מבנה  עד ק+10 קומות:</w:t>
      </w:r>
      <w:r w:rsidRPr="00046412">
        <w:rPr>
          <w:rFonts w:ascii="Times New Roman" w:eastAsia="Times New Roman" w:hAnsi="Times New Roman" w:cs="David"/>
          <w:sz w:val="24"/>
          <w:szCs w:val="24"/>
          <w:rtl/>
        </w:rPr>
        <w:tab/>
      </w:r>
      <w:r w:rsidR="00A92587">
        <w:rPr>
          <w:rFonts w:ascii="Times New Roman" w:eastAsia="Times New Roman" w:hAnsi="Times New Roman" w:cs="David"/>
          <w:sz w:val="24"/>
          <w:szCs w:val="24"/>
          <w:rtl/>
        </w:rPr>
        <w:tab/>
      </w:r>
      <w:r w:rsidRPr="00046412">
        <w:rPr>
          <w:rFonts w:ascii="Times New Roman" w:eastAsia="Times New Roman" w:hAnsi="Times New Roman" w:cs="David" w:hint="cs"/>
          <w:b/>
          <w:bCs/>
          <w:sz w:val="24"/>
          <w:szCs w:val="24"/>
          <w:rtl/>
        </w:rPr>
        <w:t>1</w:t>
      </w:r>
      <w:r w:rsidR="00FA699D">
        <w:rPr>
          <w:rFonts w:ascii="Times New Roman" w:eastAsia="Times New Roman" w:hAnsi="Times New Roman" w:cs="David" w:hint="cs"/>
          <w:b/>
          <w:bCs/>
          <w:sz w:val="24"/>
          <w:szCs w:val="24"/>
          <w:rtl/>
        </w:rPr>
        <w:t>1</w:t>
      </w:r>
      <w:r w:rsidRPr="00046412">
        <w:rPr>
          <w:rFonts w:ascii="Times New Roman" w:eastAsia="Times New Roman" w:hAnsi="Times New Roman" w:cs="David" w:hint="cs"/>
          <w:b/>
          <w:bCs/>
          <w:sz w:val="24"/>
          <w:szCs w:val="24"/>
          <w:rtl/>
        </w:rPr>
        <w:t xml:space="preserve">,000₪ לבנין </w:t>
      </w:r>
    </w:p>
    <w:p w14:paraId="0185A475" w14:textId="66F5D746" w:rsidR="00B273FA" w:rsidRPr="00046412" w:rsidRDefault="00B273FA" w:rsidP="00FA699D">
      <w:pPr>
        <w:widowControl w:val="0"/>
        <w:spacing w:before="0" w:beforeAutospacing="0" w:after="0" w:afterAutospacing="0" w:line="360" w:lineRule="auto"/>
        <w:ind w:left="1440"/>
        <w:jc w:val="both"/>
        <w:rPr>
          <w:rFonts w:ascii="Times New Roman" w:eastAsia="Times New Roman" w:hAnsi="Times New Roman" w:cs="David"/>
          <w:sz w:val="24"/>
          <w:szCs w:val="24"/>
          <w:rtl/>
        </w:rPr>
      </w:pPr>
      <w:r w:rsidRPr="00046412">
        <w:rPr>
          <w:rFonts w:ascii="Times New Roman" w:eastAsia="Times New Roman" w:hAnsi="Times New Roman" w:cs="David" w:hint="cs"/>
          <w:sz w:val="24"/>
          <w:szCs w:val="24"/>
          <w:rtl/>
        </w:rPr>
        <w:t>שכ"ט לכל מבנה מעל  ק+10 קומות:</w:t>
      </w:r>
      <w:r w:rsidR="00A92587">
        <w:rPr>
          <w:rFonts w:ascii="Times New Roman" w:eastAsia="Times New Roman" w:hAnsi="Times New Roman" w:cs="David"/>
          <w:sz w:val="24"/>
          <w:szCs w:val="24"/>
          <w:rtl/>
        </w:rPr>
        <w:tab/>
      </w:r>
      <w:r w:rsidRPr="00046412">
        <w:rPr>
          <w:rFonts w:ascii="Times New Roman" w:eastAsia="Times New Roman" w:hAnsi="Times New Roman" w:cs="David"/>
          <w:sz w:val="24"/>
          <w:szCs w:val="24"/>
          <w:rtl/>
        </w:rPr>
        <w:tab/>
      </w:r>
      <w:r w:rsidRPr="00046412">
        <w:rPr>
          <w:rFonts w:ascii="Times New Roman" w:eastAsia="Times New Roman" w:hAnsi="Times New Roman" w:cs="David" w:hint="cs"/>
          <w:b/>
          <w:bCs/>
          <w:sz w:val="24"/>
          <w:szCs w:val="24"/>
          <w:rtl/>
        </w:rPr>
        <w:t>1</w:t>
      </w:r>
      <w:r w:rsidR="00FA699D">
        <w:rPr>
          <w:rFonts w:ascii="Times New Roman" w:eastAsia="Times New Roman" w:hAnsi="Times New Roman" w:cs="David" w:hint="cs"/>
          <w:b/>
          <w:bCs/>
          <w:sz w:val="24"/>
          <w:szCs w:val="24"/>
          <w:rtl/>
        </w:rPr>
        <w:t>3</w:t>
      </w:r>
      <w:r w:rsidRPr="00046412">
        <w:rPr>
          <w:rFonts w:ascii="Times New Roman" w:eastAsia="Times New Roman" w:hAnsi="Times New Roman" w:cs="David" w:hint="cs"/>
          <w:b/>
          <w:bCs/>
          <w:sz w:val="24"/>
          <w:szCs w:val="24"/>
          <w:rtl/>
        </w:rPr>
        <w:t xml:space="preserve">,000₪ לבנין </w:t>
      </w:r>
    </w:p>
    <w:p w14:paraId="412CE793" w14:textId="77777777" w:rsidR="00B273FA" w:rsidRPr="00046412" w:rsidRDefault="00B273FA" w:rsidP="00B273FA">
      <w:pPr>
        <w:widowControl w:val="0"/>
        <w:spacing w:before="0" w:beforeAutospacing="0" w:after="0" w:afterAutospacing="0" w:line="360" w:lineRule="auto"/>
        <w:ind w:left="1440"/>
        <w:jc w:val="both"/>
        <w:rPr>
          <w:rFonts w:ascii="Times New Roman" w:eastAsia="Times New Roman" w:hAnsi="Times New Roman" w:cs="David"/>
          <w:sz w:val="24"/>
          <w:szCs w:val="24"/>
          <w:rtl/>
        </w:rPr>
      </w:pPr>
    </w:p>
    <w:p w14:paraId="4A52B628" w14:textId="14D81D5F" w:rsidR="00B273FA" w:rsidRPr="00046412" w:rsidRDefault="00B273FA" w:rsidP="00046412">
      <w:pPr>
        <w:widowControl w:val="0"/>
        <w:spacing w:before="0" w:beforeAutospacing="0" w:after="0" w:afterAutospacing="0" w:line="360" w:lineRule="auto"/>
        <w:ind w:left="1440"/>
        <w:jc w:val="both"/>
        <w:rPr>
          <w:rFonts w:ascii="Times New Roman" w:eastAsia="Times New Roman" w:hAnsi="Times New Roman" w:cs="David"/>
          <w:sz w:val="24"/>
          <w:szCs w:val="24"/>
          <w:rtl/>
        </w:rPr>
      </w:pPr>
      <w:r w:rsidRPr="00046412">
        <w:rPr>
          <w:rFonts w:ascii="Times New Roman" w:eastAsia="Times New Roman" w:hAnsi="Times New Roman" w:cs="David" w:hint="cs"/>
          <w:sz w:val="24"/>
          <w:szCs w:val="24"/>
          <w:rtl/>
        </w:rPr>
        <w:t xml:space="preserve">למען הסר ספק , כל המחירים המצוינים לעיל לכל סוגי המבנים כלול בשכ"ט </w:t>
      </w:r>
      <w:r w:rsidR="00046412">
        <w:rPr>
          <w:rFonts w:ascii="Times New Roman" w:eastAsia="Times New Roman" w:hAnsi="Times New Roman" w:cs="David" w:hint="cs"/>
          <w:sz w:val="24"/>
          <w:szCs w:val="24"/>
          <w:rtl/>
        </w:rPr>
        <w:t xml:space="preserve">לרבות </w:t>
      </w:r>
      <w:r w:rsidRPr="00046412">
        <w:rPr>
          <w:rFonts w:ascii="Times New Roman" w:eastAsia="Times New Roman" w:hAnsi="Times New Roman" w:cs="David" w:hint="cs"/>
          <w:sz w:val="24"/>
          <w:szCs w:val="24"/>
          <w:rtl/>
        </w:rPr>
        <w:t>הת</w:t>
      </w:r>
      <w:r w:rsidR="00046412">
        <w:rPr>
          <w:rFonts w:ascii="Times New Roman" w:eastAsia="Times New Roman" w:hAnsi="Times New Roman" w:cs="David" w:hint="cs"/>
          <w:sz w:val="24"/>
          <w:szCs w:val="24"/>
          <w:rtl/>
        </w:rPr>
        <w:t>י</w:t>
      </w:r>
      <w:r w:rsidRPr="00046412">
        <w:rPr>
          <w:rFonts w:ascii="Times New Roman" w:eastAsia="Times New Roman" w:hAnsi="Times New Roman" w:cs="David" w:hint="cs"/>
          <w:sz w:val="24"/>
          <w:szCs w:val="24"/>
          <w:rtl/>
        </w:rPr>
        <w:t>יחסות ובדיקת</w:t>
      </w:r>
      <w:r w:rsidR="00FE46EB" w:rsidRPr="00046412">
        <w:rPr>
          <w:rFonts w:ascii="Times New Roman" w:eastAsia="Times New Roman" w:hAnsi="Times New Roman" w:cs="David" w:hint="cs"/>
          <w:sz w:val="24"/>
          <w:szCs w:val="24"/>
          <w:rtl/>
        </w:rPr>
        <w:t xml:space="preserve"> : </w:t>
      </w:r>
      <w:r w:rsidRPr="00046412">
        <w:rPr>
          <w:rFonts w:ascii="Times New Roman" w:eastAsia="Times New Roman" w:hAnsi="Times New Roman" w:cs="David" w:hint="cs"/>
          <w:sz w:val="24"/>
          <w:szCs w:val="24"/>
          <w:rtl/>
        </w:rPr>
        <w:t>מרתפים</w:t>
      </w:r>
      <w:r w:rsidR="00046412">
        <w:rPr>
          <w:rFonts w:ascii="Times New Roman" w:eastAsia="Times New Roman" w:hAnsi="Times New Roman" w:cs="David" w:hint="cs"/>
          <w:sz w:val="24"/>
          <w:szCs w:val="24"/>
          <w:rtl/>
        </w:rPr>
        <w:t xml:space="preserve">, </w:t>
      </w:r>
      <w:r w:rsidR="008867A0">
        <w:rPr>
          <w:rFonts w:ascii="Times New Roman" w:eastAsia="Times New Roman" w:hAnsi="Times New Roman" w:cs="David" w:hint="cs"/>
          <w:sz w:val="24"/>
          <w:szCs w:val="24"/>
          <w:rtl/>
        </w:rPr>
        <w:t xml:space="preserve">פיתוח , </w:t>
      </w:r>
      <w:r w:rsidRPr="00046412">
        <w:rPr>
          <w:rFonts w:ascii="Times New Roman" w:eastAsia="Times New Roman" w:hAnsi="Times New Roman" w:cs="David" w:hint="cs"/>
          <w:sz w:val="24"/>
          <w:szCs w:val="24"/>
          <w:rtl/>
        </w:rPr>
        <w:t xml:space="preserve">חד"ט במגרש </w:t>
      </w:r>
      <w:r w:rsidR="00FE46EB" w:rsidRPr="00046412">
        <w:rPr>
          <w:rFonts w:ascii="Times New Roman" w:eastAsia="Times New Roman" w:hAnsi="Times New Roman" w:cs="David" w:hint="cs"/>
          <w:sz w:val="24"/>
          <w:szCs w:val="24"/>
          <w:rtl/>
        </w:rPr>
        <w:t>ו/או סמוכים למבנה ממגרש סמוך , שצ"פ</w:t>
      </w:r>
      <w:r w:rsidR="00046412">
        <w:rPr>
          <w:rFonts w:ascii="Times New Roman" w:eastAsia="Times New Roman" w:hAnsi="Times New Roman" w:cs="David" w:hint="cs"/>
          <w:sz w:val="24"/>
          <w:szCs w:val="24"/>
          <w:rtl/>
        </w:rPr>
        <w:t xml:space="preserve">ים </w:t>
      </w:r>
      <w:r w:rsidR="00FE46EB" w:rsidRPr="00046412">
        <w:rPr>
          <w:rFonts w:ascii="Times New Roman" w:eastAsia="Times New Roman" w:hAnsi="Times New Roman" w:cs="David" w:hint="cs"/>
          <w:sz w:val="24"/>
          <w:szCs w:val="24"/>
          <w:rtl/>
        </w:rPr>
        <w:t xml:space="preserve"> וכיו"ב </w:t>
      </w:r>
      <w:r w:rsidRPr="00046412">
        <w:rPr>
          <w:rFonts w:ascii="Times New Roman" w:eastAsia="Times New Roman" w:hAnsi="Times New Roman" w:cs="David" w:hint="cs"/>
          <w:sz w:val="24"/>
          <w:szCs w:val="24"/>
          <w:rtl/>
        </w:rPr>
        <w:t xml:space="preserve"> התיחסות לחדרי מיתוג במבנה </w:t>
      </w:r>
      <w:r w:rsidR="00FE46EB" w:rsidRPr="00046412">
        <w:rPr>
          <w:rFonts w:ascii="Times New Roman" w:eastAsia="Times New Roman" w:hAnsi="Times New Roman" w:cs="David" w:hint="cs"/>
          <w:sz w:val="24"/>
          <w:szCs w:val="24"/>
          <w:rtl/>
        </w:rPr>
        <w:t xml:space="preserve"> וכו'</w:t>
      </w:r>
      <w:r w:rsidRPr="00046412">
        <w:rPr>
          <w:rFonts w:ascii="Times New Roman" w:eastAsia="Times New Roman" w:hAnsi="Times New Roman" w:cs="David" w:hint="cs"/>
          <w:sz w:val="24"/>
          <w:szCs w:val="24"/>
          <w:rtl/>
        </w:rPr>
        <w:t xml:space="preserve">. </w:t>
      </w:r>
    </w:p>
    <w:p w14:paraId="0F825E52" w14:textId="77777777" w:rsidR="00FE46EB" w:rsidRPr="00046412" w:rsidRDefault="00FE46EB" w:rsidP="00FE46EB">
      <w:pPr>
        <w:widowControl w:val="0"/>
        <w:spacing w:before="0" w:beforeAutospacing="0" w:after="0" w:afterAutospacing="0" w:line="360" w:lineRule="auto"/>
        <w:ind w:left="1440"/>
        <w:jc w:val="both"/>
        <w:rPr>
          <w:rFonts w:ascii="Times New Roman" w:eastAsia="Times New Roman" w:hAnsi="Times New Roman" w:cs="David"/>
          <w:sz w:val="24"/>
          <w:szCs w:val="24"/>
          <w:rtl/>
        </w:rPr>
      </w:pPr>
    </w:p>
    <w:p w14:paraId="6CAAF317" w14:textId="69712278" w:rsidR="00B273FA" w:rsidRPr="00046412" w:rsidRDefault="00B273FA" w:rsidP="00FE46EB">
      <w:pPr>
        <w:widowControl w:val="0"/>
        <w:spacing w:before="0" w:beforeAutospacing="0" w:after="0" w:afterAutospacing="0" w:line="360" w:lineRule="auto"/>
        <w:ind w:left="1440"/>
        <w:jc w:val="both"/>
        <w:rPr>
          <w:rFonts w:ascii="Times New Roman" w:eastAsia="Times New Roman" w:hAnsi="Times New Roman" w:cs="David"/>
          <w:sz w:val="24"/>
          <w:szCs w:val="24"/>
          <w:rtl/>
        </w:rPr>
      </w:pPr>
      <w:r w:rsidRPr="00046412">
        <w:rPr>
          <w:rFonts w:ascii="Times New Roman" w:eastAsia="Times New Roman" w:hAnsi="Times New Roman" w:cs="David" w:hint="cs"/>
          <w:sz w:val="24"/>
          <w:szCs w:val="24"/>
          <w:rtl/>
        </w:rPr>
        <w:t xml:space="preserve">לצורך פיקוח עליון </w:t>
      </w:r>
      <w:r w:rsidR="00FE46EB" w:rsidRPr="00046412">
        <w:rPr>
          <w:rFonts w:ascii="Times New Roman" w:eastAsia="Times New Roman" w:hAnsi="Times New Roman" w:cs="David" w:hint="cs"/>
          <w:sz w:val="24"/>
          <w:szCs w:val="24"/>
          <w:rtl/>
        </w:rPr>
        <w:t xml:space="preserve">נוסף לאמור לעיל , </w:t>
      </w:r>
      <w:r w:rsidRPr="00046412">
        <w:rPr>
          <w:rFonts w:ascii="Times New Roman" w:eastAsia="Times New Roman" w:hAnsi="Times New Roman" w:cs="David" w:hint="cs"/>
          <w:sz w:val="24"/>
          <w:szCs w:val="24"/>
          <w:rtl/>
        </w:rPr>
        <w:t xml:space="preserve">במידה ויתבקש ויוזמן בכתב </w:t>
      </w:r>
      <w:r w:rsidR="00046412">
        <w:rPr>
          <w:rFonts w:ascii="Times New Roman" w:eastAsia="Times New Roman" w:hAnsi="Times New Roman" w:cs="David" w:hint="cs"/>
          <w:sz w:val="24"/>
          <w:szCs w:val="24"/>
          <w:rtl/>
        </w:rPr>
        <w:t xml:space="preserve">מראש </w:t>
      </w:r>
      <w:r w:rsidRPr="00046412">
        <w:rPr>
          <w:rFonts w:ascii="Times New Roman" w:eastAsia="Times New Roman" w:hAnsi="Times New Roman" w:cs="David" w:hint="cs"/>
          <w:sz w:val="24"/>
          <w:szCs w:val="24"/>
          <w:rtl/>
        </w:rPr>
        <w:t xml:space="preserve">מהמזמין מוסכם שכ"ט בסך 1,000 ₪ לביקור והמצאת דו"ח . </w:t>
      </w:r>
    </w:p>
    <w:p w14:paraId="009037F3" w14:textId="77777777" w:rsidR="00A319BD" w:rsidRPr="00046412" w:rsidRDefault="00A319BD" w:rsidP="00BC1BAE">
      <w:pPr>
        <w:widowControl w:val="0"/>
        <w:spacing w:before="0" w:beforeAutospacing="0" w:after="0" w:afterAutospacing="0" w:line="360" w:lineRule="auto"/>
        <w:ind w:left="1440"/>
        <w:jc w:val="both"/>
        <w:rPr>
          <w:rFonts w:ascii="Times New Roman" w:eastAsia="Times New Roman" w:hAnsi="Times New Roman" w:cs="David"/>
          <w:sz w:val="24"/>
          <w:szCs w:val="24"/>
          <w:rtl/>
        </w:rPr>
      </w:pPr>
    </w:p>
    <w:p w14:paraId="043C36D3" w14:textId="77777777" w:rsidR="00F600CB" w:rsidRPr="00046412" w:rsidRDefault="00F600CB" w:rsidP="00F600CB">
      <w:pPr>
        <w:widowControl w:val="0"/>
        <w:spacing w:before="0" w:beforeAutospacing="0" w:after="0" w:afterAutospacing="0" w:line="240" w:lineRule="auto"/>
        <w:ind w:left="714" w:hanging="630"/>
        <w:jc w:val="both"/>
        <w:rPr>
          <w:rFonts w:ascii="Times New Roman" w:eastAsia="Times New Roman" w:hAnsi="Times New Roman" w:cs="David"/>
          <w:sz w:val="20"/>
          <w:szCs w:val="24"/>
          <w:rtl/>
          <w:lang w:eastAsia="he-IL"/>
        </w:rPr>
      </w:pPr>
      <w:r w:rsidRPr="00046412">
        <w:rPr>
          <w:rFonts w:ascii="Times New Roman" w:eastAsia="Times New Roman" w:hAnsi="Times New Roman" w:cs="David" w:hint="cs"/>
          <w:sz w:val="20"/>
          <w:szCs w:val="24"/>
          <w:rtl/>
          <w:lang w:eastAsia="he-IL"/>
        </w:rPr>
        <w:t>2</w:t>
      </w:r>
      <w:r w:rsidRPr="00046412">
        <w:rPr>
          <w:rFonts w:ascii="Times New Roman" w:eastAsia="Times New Roman" w:hAnsi="Times New Roman" w:cs="David"/>
          <w:sz w:val="20"/>
          <w:szCs w:val="24"/>
          <w:rtl/>
          <w:lang w:eastAsia="he-IL"/>
        </w:rPr>
        <w:t>.</w:t>
      </w:r>
      <w:r w:rsidRPr="00046412">
        <w:rPr>
          <w:rFonts w:ascii="Times New Roman" w:eastAsia="Times New Roman" w:hAnsi="Times New Roman" w:cs="David"/>
          <w:sz w:val="20"/>
          <w:szCs w:val="24"/>
          <w:rtl/>
          <w:lang w:eastAsia="he-IL"/>
        </w:rPr>
        <w:tab/>
        <w:t>למען הסר ספק:</w:t>
      </w:r>
    </w:p>
    <w:p w14:paraId="150FEB1C" w14:textId="77777777" w:rsidR="00F600CB" w:rsidRPr="00046412" w:rsidRDefault="00F600CB" w:rsidP="00F600C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EBB5C54" w14:textId="77777777" w:rsidR="00F600CB" w:rsidRPr="00046412" w:rsidRDefault="00F600CB" w:rsidP="00F600CB">
      <w:pPr>
        <w:spacing w:before="0" w:beforeAutospacing="0" w:after="0" w:afterAutospacing="0" w:line="360" w:lineRule="auto"/>
        <w:ind w:left="1440" w:hanging="720"/>
        <w:jc w:val="both"/>
        <w:rPr>
          <w:rFonts w:ascii="Times New Roman" w:eastAsia="Times New Roman" w:hAnsi="Times New Roman" w:cs="David"/>
          <w:sz w:val="24"/>
          <w:szCs w:val="24"/>
          <w:rtl/>
        </w:rPr>
      </w:pPr>
      <w:r w:rsidRPr="00046412">
        <w:rPr>
          <w:rFonts w:ascii="Times New Roman" w:eastAsia="Times New Roman" w:hAnsi="Times New Roman" w:cs="David" w:hint="cs"/>
          <w:sz w:val="24"/>
          <w:szCs w:val="24"/>
          <w:rtl/>
        </w:rPr>
        <w:t>2</w:t>
      </w:r>
      <w:r w:rsidRPr="00046412">
        <w:rPr>
          <w:rFonts w:ascii="Times New Roman" w:eastAsia="Times New Roman" w:hAnsi="Times New Roman" w:cs="David"/>
          <w:sz w:val="24"/>
          <w:szCs w:val="24"/>
          <w:rtl/>
        </w:rPr>
        <w:t>.1</w:t>
      </w:r>
      <w:r w:rsidRPr="00046412">
        <w:rPr>
          <w:rFonts w:ascii="Times New Roman" w:eastAsia="Times New Roman" w:hAnsi="Times New Roman" w:cs="David"/>
          <w:sz w:val="24"/>
          <w:szCs w:val="24"/>
          <w:rtl/>
        </w:rPr>
        <w:tab/>
        <w:t>מובהר כי שכר ה</w:t>
      </w:r>
      <w:r w:rsidR="00B06D6A" w:rsidRPr="00046412">
        <w:rPr>
          <w:rFonts w:ascii="Times New Roman" w:eastAsia="Times New Roman" w:hAnsi="Times New Roman" w:cs="David"/>
          <w:sz w:val="24"/>
          <w:szCs w:val="24"/>
          <w:rtl/>
        </w:rPr>
        <w:t>יועץ</w:t>
      </w:r>
      <w:r w:rsidRPr="00046412">
        <w:rPr>
          <w:rFonts w:ascii="Times New Roman" w:eastAsia="Times New Roman" w:hAnsi="Times New Roman" w:cs="David"/>
          <w:sz w:val="24"/>
          <w:szCs w:val="24"/>
          <w:rtl/>
        </w:rPr>
        <w:t xml:space="preserve"> ומועדי התשלום הינם סופיים ומוחלטים, והם לא ישתנו מכל גורם שהו</w:t>
      </w:r>
      <w:r w:rsidRPr="00046412">
        <w:rPr>
          <w:rFonts w:ascii="Times New Roman" w:eastAsia="Times New Roman" w:hAnsi="Times New Roman" w:cs="David" w:hint="cs"/>
          <w:sz w:val="24"/>
          <w:szCs w:val="24"/>
          <w:rtl/>
        </w:rPr>
        <w:t xml:space="preserve">א כמפורט בסעיף 7 לחוזה. </w:t>
      </w:r>
    </w:p>
    <w:p w14:paraId="14D1BD1D" w14:textId="77777777" w:rsidR="00F600CB" w:rsidRPr="00046412" w:rsidRDefault="00F600CB" w:rsidP="00F600CB">
      <w:pPr>
        <w:spacing w:before="0" w:beforeAutospacing="0" w:after="0" w:afterAutospacing="0" w:line="360" w:lineRule="auto"/>
        <w:ind w:left="720"/>
        <w:jc w:val="both"/>
        <w:rPr>
          <w:rFonts w:ascii="Times New Roman" w:eastAsia="Times New Roman" w:hAnsi="Times New Roman" w:cs="David"/>
          <w:sz w:val="24"/>
          <w:szCs w:val="24"/>
          <w:rtl/>
        </w:rPr>
      </w:pPr>
      <w:r w:rsidRPr="00046412">
        <w:rPr>
          <w:rFonts w:ascii="Times New Roman" w:eastAsia="Times New Roman" w:hAnsi="Times New Roman" w:cs="David" w:hint="cs"/>
          <w:sz w:val="24"/>
          <w:szCs w:val="24"/>
          <w:rtl/>
        </w:rPr>
        <w:t>2</w:t>
      </w:r>
      <w:r w:rsidRPr="00046412">
        <w:rPr>
          <w:rFonts w:ascii="Times New Roman" w:eastAsia="Times New Roman" w:hAnsi="Times New Roman" w:cs="David"/>
          <w:sz w:val="24"/>
          <w:szCs w:val="24"/>
          <w:rtl/>
        </w:rPr>
        <w:t>.</w:t>
      </w:r>
      <w:r w:rsidRPr="00046412">
        <w:rPr>
          <w:rFonts w:ascii="Times New Roman" w:eastAsia="Times New Roman" w:hAnsi="Times New Roman" w:cs="David" w:hint="cs"/>
          <w:sz w:val="24"/>
          <w:szCs w:val="24"/>
          <w:rtl/>
        </w:rPr>
        <w:t>2</w:t>
      </w:r>
      <w:r w:rsidRPr="00046412">
        <w:rPr>
          <w:rFonts w:ascii="Times New Roman" w:eastAsia="Times New Roman" w:hAnsi="Times New Roman" w:cs="David"/>
          <w:sz w:val="24"/>
          <w:szCs w:val="24"/>
          <w:rtl/>
        </w:rPr>
        <w:tab/>
        <w:t>שכר ה</w:t>
      </w:r>
      <w:r w:rsidR="00B06D6A" w:rsidRPr="00046412">
        <w:rPr>
          <w:rFonts w:ascii="Times New Roman" w:eastAsia="Times New Roman" w:hAnsi="Times New Roman" w:cs="David"/>
          <w:sz w:val="24"/>
          <w:szCs w:val="24"/>
          <w:rtl/>
        </w:rPr>
        <w:t>יועץ</w:t>
      </w:r>
      <w:r w:rsidRPr="00046412">
        <w:rPr>
          <w:rFonts w:ascii="Times New Roman" w:eastAsia="Times New Roman" w:hAnsi="Times New Roman" w:cs="David"/>
          <w:sz w:val="24"/>
          <w:szCs w:val="24"/>
          <w:rtl/>
        </w:rPr>
        <w:t xml:space="preserve"> כולל את כל המפורט בחוזה על כל נספחיו, לרבות נספח ב'</w:t>
      </w:r>
      <w:r w:rsidRPr="00046412">
        <w:rPr>
          <w:rFonts w:ascii="Times New Roman" w:eastAsia="Times New Roman" w:hAnsi="Times New Roman" w:cs="David" w:hint="cs"/>
          <w:sz w:val="24"/>
          <w:szCs w:val="24"/>
          <w:rtl/>
        </w:rPr>
        <w:t xml:space="preserve"> ונספח ח'</w:t>
      </w:r>
      <w:r w:rsidRPr="00046412">
        <w:rPr>
          <w:rFonts w:ascii="Times New Roman" w:eastAsia="Times New Roman" w:hAnsi="Times New Roman" w:cs="David"/>
          <w:sz w:val="24"/>
          <w:szCs w:val="24"/>
          <w:rtl/>
        </w:rPr>
        <w:t>.</w:t>
      </w:r>
    </w:p>
    <w:p w14:paraId="4D50B6A9" w14:textId="77777777" w:rsidR="00F600CB" w:rsidRPr="00046412" w:rsidRDefault="00F600CB" w:rsidP="00F600CB">
      <w:pPr>
        <w:spacing w:before="0" w:beforeAutospacing="0" w:after="0" w:afterAutospacing="0" w:line="360" w:lineRule="auto"/>
        <w:ind w:left="1440" w:hanging="720"/>
        <w:jc w:val="both"/>
        <w:rPr>
          <w:rFonts w:ascii="Times New Roman" w:eastAsia="Times New Roman" w:hAnsi="Times New Roman" w:cs="David"/>
          <w:sz w:val="24"/>
          <w:szCs w:val="24"/>
          <w:rtl/>
        </w:rPr>
      </w:pPr>
      <w:r w:rsidRPr="00046412">
        <w:rPr>
          <w:rFonts w:ascii="Times New Roman" w:eastAsia="Times New Roman" w:hAnsi="Times New Roman" w:cs="David" w:hint="cs"/>
          <w:sz w:val="24"/>
          <w:szCs w:val="24"/>
          <w:rtl/>
        </w:rPr>
        <w:t>2.3</w:t>
      </w:r>
      <w:r w:rsidRPr="00046412">
        <w:rPr>
          <w:rFonts w:ascii="Times New Roman" w:eastAsia="Times New Roman" w:hAnsi="Times New Roman" w:cs="David" w:hint="cs"/>
          <w:sz w:val="24"/>
          <w:szCs w:val="24"/>
          <w:rtl/>
        </w:rPr>
        <w:tab/>
      </w:r>
      <w:r w:rsidRPr="00046412">
        <w:rPr>
          <w:rFonts w:ascii="Times New Roman" w:eastAsia="Times New Roman" w:hAnsi="Times New Roman" w:cs="David"/>
          <w:sz w:val="24"/>
          <w:szCs w:val="24"/>
          <w:rtl/>
        </w:rPr>
        <w:t>התמורה הינה סופית ולא תאושרנה תוספות שכר עקב שינויי תכנון בגלל התקדמות התכנון של שאר היועצים</w:t>
      </w:r>
      <w:r w:rsidRPr="00046412">
        <w:rPr>
          <w:rFonts w:ascii="Times New Roman" w:eastAsia="Times New Roman" w:hAnsi="Times New Roman" w:cs="David" w:hint="cs"/>
          <w:sz w:val="24"/>
          <w:szCs w:val="24"/>
          <w:rtl/>
        </w:rPr>
        <w:t>.</w:t>
      </w:r>
    </w:p>
    <w:p w14:paraId="2C7C42EB" w14:textId="77777777" w:rsidR="00F600CB" w:rsidRPr="00046412" w:rsidRDefault="00F600CB" w:rsidP="00F600CB">
      <w:pPr>
        <w:spacing w:before="0" w:beforeAutospacing="0" w:after="0" w:afterAutospacing="0" w:line="360" w:lineRule="auto"/>
        <w:ind w:left="1388" w:hanging="709"/>
        <w:jc w:val="both"/>
        <w:rPr>
          <w:rFonts w:ascii="Times New Roman" w:eastAsia="Times New Roman" w:hAnsi="Times New Roman" w:cs="David"/>
          <w:sz w:val="24"/>
          <w:szCs w:val="24"/>
          <w:rtl/>
        </w:rPr>
      </w:pPr>
      <w:r w:rsidRPr="00046412">
        <w:rPr>
          <w:rFonts w:ascii="Times New Roman" w:eastAsia="Times New Roman" w:hAnsi="Times New Roman" w:cs="David" w:hint="cs"/>
          <w:sz w:val="24"/>
          <w:szCs w:val="24"/>
          <w:rtl/>
        </w:rPr>
        <w:t>2.4</w:t>
      </w:r>
      <w:r w:rsidRPr="00046412">
        <w:rPr>
          <w:rFonts w:ascii="Times New Roman" w:eastAsia="Times New Roman" w:hAnsi="Times New Roman" w:cs="David" w:hint="cs"/>
          <w:sz w:val="24"/>
          <w:szCs w:val="24"/>
          <w:rtl/>
        </w:rPr>
        <w:tab/>
        <w:t xml:space="preserve">על אף האמור בסעיף 3.1 לעיל, </w:t>
      </w:r>
      <w:r w:rsidRPr="00046412">
        <w:rPr>
          <w:rFonts w:ascii="Times New Roman" w:eastAsia="Times New Roman" w:hAnsi="Times New Roman" w:cs="David"/>
          <w:sz w:val="24"/>
          <w:szCs w:val="24"/>
          <w:rtl/>
        </w:rPr>
        <w:t xml:space="preserve">בקשות לתוספת שכר </w:t>
      </w:r>
      <w:r w:rsidRPr="00046412">
        <w:rPr>
          <w:rFonts w:ascii="Times New Roman" w:eastAsia="Times New Roman" w:hAnsi="Times New Roman" w:cs="David" w:hint="cs"/>
          <w:sz w:val="24"/>
          <w:szCs w:val="24"/>
          <w:rtl/>
        </w:rPr>
        <w:t>ידונו בתנאים כמפורט בסעיף 8 לחוזה בלבד.</w:t>
      </w:r>
    </w:p>
    <w:p w14:paraId="0943CFF7" w14:textId="30224172" w:rsidR="00F600CB" w:rsidRPr="00046412" w:rsidRDefault="00F600CB" w:rsidP="00046412">
      <w:pPr>
        <w:spacing w:before="0" w:beforeAutospacing="0" w:after="0" w:afterAutospacing="0" w:line="360" w:lineRule="auto"/>
        <w:ind w:left="1388" w:hanging="709"/>
        <w:jc w:val="both"/>
        <w:rPr>
          <w:rFonts w:ascii="Times New Roman" w:eastAsia="Times New Roman" w:hAnsi="Times New Roman" w:cs="David"/>
          <w:sz w:val="24"/>
          <w:szCs w:val="24"/>
          <w:rtl/>
        </w:rPr>
      </w:pPr>
    </w:p>
    <w:p w14:paraId="098DE2DE" w14:textId="77777777" w:rsidR="00F600CB" w:rsidRPr="00046412" w:rsidRDefault="00F600CB" w:rsidP="00F600CB">
      <w:pPr>
        <w:spacing w:before="0" w:beforeAutospacing="0" w:after="0" w:afterAutospacing="0" w:line="360" w:lineRule="auto"/>
        <w:jc w:val="both"/>
        <w:rPr>
          <w:rFonts w:ascii="Times New Roman" w:eastAsia="Times New Roman" w:hAnsi="Times New Roman" w:cs="David"/>
          <w:sz w:val="24"/>
          <w:szCs w:val="24"/>
        </w:rPr>
      </w:pPr>
    </w:p>
    <w:p w14:paraId="2345119A" w14:textId="423B4DE2" w:rsidR="00D37420" w:rsidRPr="00046412" w:rsidRDefault="00F600CB" w:rsidP="00D37420">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sidRPr="00046412">
        <w:rPr>
          <w:rFonts w:ascii="Times New Roman" w:eastAsia="Times New Roman" w:hAnsi="Times New Roman" w:cs="David" w:hint="cs"/>
          <w:sz w:val="24"/>
          <w:szCs w:val="24"/>
          <w:rtl/>
        </w:rPr>
        <w:t>3</w:t>
      </w:r>
      <w:r w:rsidRPr="00046412">
        <w:rPr>
          <w:rFonts w:ascii="Times New Roman" w:eastAsia="Times New Roman" w:hAnsi="Times New Roman" w:cs="David"/>
          <w:sz w:val="24"/>
          <w:szCs w:val="24"/>
          <w:rtl/>
        </w:rPr>
        <w:t>.</w:t>
      </w:r>
      <w:r w:rsidRPr="00046412">
        <w:rPr>
          <w:rFonts w:ascii="Times New Roman" w:eastAsia="Times New Roman" w:hAnsi="Times New Roman" w:cs="David"/>
          <w:sz w:val="24"/>
          <w:szCs w:val="24"/>
          <w:rtl/>
        </w:rPr>
        <w:tab/>
      </w:r>
      <w:r w:rsidR="00D37420" w:rsidRPr="00046412">
        <w:rPr>
          <w:rFonts w:ascii="Times New Roman" w:eastAsia="Times New Roman" w:hAnsi="Times New Roman" w:cs="David" w:hint="cs"/>
          <w:sz w:val="20"/>
          <w:szCs w:val="24"/>
          <w:rtl/>
          <w:lang w:eastAsia="he-IL"/>
        </w:rPr>
        <w:t xml:space="preserve">הסכום המפורט בסעיף 1 לעיל יהיה צמוד </w:t>
      </w:r>
      <w:r w:rsidR="00D37420" w:rsidRPr="008867A0">
        <w:rPr>
          <w:rFonts w:ascii="Times New Roman" w:eastAsia="Times New Roman" w:hAnsi="Times New Roman" w:cs="David" w:hint="cs"/>
          <w:b/>
          <w:bCs/>
          <w:sz w:val="20"/>
          <w:szCs w:val="24"/>
          <w:rtl/>
          <w:lang w:eastAsia="he-IL"/>
        </w:rPr>
        <w:t>ל</w:t>
      </w:r>
      <w:sdt>
        <w:sdtPr>
          <w:rPr>
            <w:rFonts w:ascii="Times New Roman" w:eastAsia="Times New Roman" w:hAnsi="Times New Roman" w:cs="David" w:hint="cs"/>
            <w:b/>
            <w:bCs/>
            <w:sz w:val="24"/>
            <w:szCs w:val="24"/>
            <w:rtl/>
          </w:rPr>
          <w:alias w:val="סוג מדד כותרת"/>
          <w:tag w:val="cntMadadTypeTitle"/>
          <w:id w:val="1394936735"/>
          <w:placeholder>
            <w:docPart w:val="3F7CBDAF3EE544DD9B66724F35D3A71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FF3FB0" w:rsidRPr="008867A0">
            <w:rPr>
              <w:rFonts w:ascii="Times New Roman" w:eastAsia="Times New Roman" w:hAnsi="Times New Roman" w:cs="David" w:hint="cs"/>
              <w:b/>
              <w:bCs/>
              <w:sz w:val="24"/>
              <w:szCs w:val="24"/>
              <w:rtl/>
            </w:rPr>
            <w:t>מדד המחירים לצרכן</w:t>
          </w:r>
        </w:sdtContent>
      </w:sdt>
      <w:r w:rsidR="00D37420" w:rsidRPr="008867A0">
        <w:rPr>
          <w:rFonts w:ascii="Times New Roman" w:eastAsia="Times New Roman" w:hAnsi="Times New Roman" w:cs="David" w:hint="cs"/>
          <w:b/>
          <w:bCs/>
          <w:sz w:val="24"/>
          <w:szCs w:val="24"/>
          <w:rtl/>
        </w:rPr>
        <w:br/>
      </w:r>
      <w:sdt>
        <w:sdtPr>
          <w:rPr>
            <w:rFonts w:ascii="Times New Roman" w:eastAsia="Times New Roman" w:hAnsi="Times New Roman" w:cs="David" w:hint="cs"/>
            <w:b/>
            <w:bCs/>
            <w:sz w:val="24"/>
            <w:szCs w:val="24"/>
            <w:rtl/>
          </w:rPr>
          <w:alias w:val="מדד בגין/ידוע - כותרת"/>
          <w:tag w:val="cntIsKnownTitle"/>
          <w:id w:val="1149088069"/>
          <w:placeholder>
            <w:docPart w:val="8D5B29FB7D9E434D8AE6E933C05662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FF3FB0" w:rsidRPr="008867A0">
            <w:rPr>
              <w:rFonts w:ascii="Times New Roman" w:eastAsia="Times New Roman" w:hAnsi="Times New Roman" w:cs="David" w:hint="cs"/>
              <w:b/>
              <w:bCs/>
              <w:sz w:val="24"/>
              <w:szCs w:val="24"/>
              <w:rtl/>
            </w:rPr>
            <w:t>בגין</w:t>
          </w:r>
        </w:sdtContent>
      </w:sdt>
      <w:r w:rsidR="00D37420" w:rsidRPr="008867A0">
        <w:rPr>
          <w:rFonts w:ascii="Times New Roman" w:eastAsia="Times New Roman" w:hAnsi="Times New Roman" w:cs="David" w:hint="cs"/>
          <w:b/>
          <w:bCs/>
          <w:sz w:val="24"/>
          <w:szCs w:val="24"/>
          <w:rtl/>
        </w:rPr>
        <w:t xml:space="preserve"> </w:t>
      </w:r>
      <w:sdt>
        <w:sdtPr>
          <w:rPr>
            <w:rFonts w:ascii="Times New Roman" w:eastAsia="Times New Roman" w:hAnsi="Times New Roman" w:cs="David" w:hint="cs"/>
            <w:b/>
            <w:bCs/>
            <w:sz w:val="24"/>
            <w:szCs w:val="24"/>
            <w:rtl/>
          </w:rPr>
          <w:alias w:val="מדד בסיס"/>
          <w:tag w:val="cntMadadBase"/>
          <w:id w:val="1021983075"/>
          <w:placeholder>
            <w:docPart w:val="969202E9E42E42F4904935E28724B5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2-03-17T00:00:00Z">
            <w:dateFormat w:val="dd/MM/yyyy"/>
            <w:lid w:val="he-IL"/>
            <w:storeMappedDataAs w:val="dateTime"/>
            <w:calendar w:val="gregorian"/>
          </w:date>
        </w:sdtPr>
        <w:sdtContent>
          <w:r w:rsidR="00FF3FB0" w:rsidRPr="008867A0">
            <w:rPr>
              <w:rFonts w:ascii="Times New Roman" w:eastAsia="Times New Roman" w:hAnsi="Times New Roman" w:cs="David" w:hint="cs"/>
              <w:b/>
              <w:bCs/>
              <w:sz w:val="24"/>
              <w:szCs w:val="24"/>
              <w:rtl/>
            </w:rPr>
            <w:t>‏17/03/2022</w:t>
          </w:r>
        </w:sdtContent>
      </w:sdt>
      <w:r w:rsidR="00D37420" w:rsidRPr="008867A0">
        <w:rPr>
          <w:rFonts w:ascii="Times New Roman" w:eastAsia="Times New Roman" w:hAnsi="Times New Roman" w:cs="David" w:hint="cs"/>
          <w:b/>
          <w:bCs/>
          <w:sz w:val="24"/>
          <w:szCs w:val="24"/>
          <w:rtl/>
        </w:rPr>
        <w:t xml:space="preserve"> (העומד על </w:t>
      </w:r>
      <w:sdt>
        <w:sdtPr>
          <w:rPr>
            <w:rFonts w:ascii="Times New Roman" w:eastAsia="Times New Roman" w:hAnsi="Times New Roman" w:cs="David" w:hint="cs"/>
            <w:b/>
            <w:bCs/>
            <w:sz w:val="24"/>
            <w:szCs w:val="24"/>
            <w:rtl/>
          </w:rPr>
          <w:alias w:val="נקודות מדד"/>
          <w:tag w:val="cntMadadPoints"/>
          <w:id w:val="-217437650"/>
          <w:placeholder>
            <w:docPart w:val="B93B2DAAB9884DDDA65C11058A1C8CC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FF3FB0" w:rsidRPr="008867A0">
            <w:rPr>
              <w:rFonts w:ascii="Times New Roman" w:eastAsia="Times New Roman" w:hAnsi="Times New Roman" w:cs="David" w:hint="cs"/>
              <w:b/>
              <w:bCs/>
              <w:sz w:val="24"/>
              <w:szCs w:val="24"/>
              <w:rtl/>
            </w:rPr>
            <w:t>234.5148</w:t>
          </w:r>
        </w:sdtContent>
      </w:sdt>
      <w:r w:rsidR="00D37420" w:rsidRPr="008867A0">
        <w:rPr>
          <w:rFonts w:ascii="Times New Roman" w:eastAsia="Times New Roman" w:hAnsi="Times New Roman" w:cs="David" w:hint="cs"/>
          <w:b/>
          <w:bCs/>
          <w:sz w:val="24"/>
          <w:szCs w:val="24"/>
          <w:rtl/>
        </w:rPr>
        <w:t xml:space="preserve"> נקודות) </w:t>
      </w:r>
      <w:r w:rsidR="00D37420" w:rsidRPr="008867A0">
        <w:rPr>
          <w:rFonts w:ascii="Times New Roman" w:eastAsia="Times New Roman" w:hAnsi="Times New Roman" w:cs="David" w:hint="cs"/>
          <w:b/>
          <w:bCs/>
          <w:sz w:val="24"/>
          <w:szCs w:val="24"/>
          <w:rtl/>
          <w:lang w:eastAsia="he-IL"/>
        </w:rPr>
        <w:t xml:space="preserve"> </w:t>
      </w:r>
      <w:r w:rsidR="00D37420" w:rsidRPr="00046412">
        <w:rPr>
          <w:rFonts w:ascii="Times New Roman" w:eastAsia="Times New Roman" w:hAnsi="Times New Roman" w:cs="David" w:hint="cs"/>
          <w:sz w:val="24"/>
          <w:szCs w:val="24"/>
          <w:rtl/>
          <w:lang w:eastAsia="he-IL"/>
        </w:rPr>
        <w:t>עד למדד הידוע ביום הגשת כל חשבון.</w:t>
      </w:r>
    </w:p>
    <w:p w14:paraId="2BC10834" w14:textId="77777777" w:rsidR="00F600CB" w:rsidRPr="00046412" w:rsidRDefault="00F600CB" w:rsidP="00D37420">
      <w:pPr>
        <w:spacing w:before="0" w:beforeAutospacing="0" w:after="0" w:afterAutospacing="0" w:line="360" w:lineRule="auto"/>
        <w:ind w:left="720" w:hanging="720"/>
        <w:jc w:val="both"/>
        <w:rPr>
          <w:rFonts w:ascii="Times New Roman" w:eastAsia="Times New Roman" w:hAnsi="Times New Roman" w:cs="David"/>
          <w:sz w:val="24"/>
          <w:szCs w:val="24"/>
          <w:rtl/>
        </w:rPr>
      </w:pPr>
    </w:p>
    <w:p w14:paraId="276482C4" w14:textId="77777777" w:rsidR="00F600CB" w:rsidRPr="00046412" w:rsidRDefault="00F600CB" w:rsidP="00F600CB">
      <w:pPr>
        <w:spacing w:before="0" w:beforeAutospacing="0" w:after="0" w:afterAutospacing="0" w:line="360" w:lineRule="auto"/>
        <w:ind w:left="720" w:hanging="720"/>
        <w:jc w:val="both"/>
        <w:rPr>
          <w:rFonts w:ascii="Times New Roman" w:eastAsia="Times New Roman" w:hAnsi="Times New Roman" w:cs="David"/>
          <w:sz w:val="24"/>
          <w:szCs w:val="24"/>
          <w:rtl/>
        </w:rPr>
      </w:pPr>
      <w:r w:rsidRPr="00046412">
        <w:rPr>
          <w:rFonts w:ascii="Times New Roman" w:eastAsia="Times New Roman" w:hAnsi="Times New Roman" w:cs="David" w:hint="cs"/>
          <w:sz w:val="24"/>
          <w:szCs w:val="24"/>
          <w:rtl/>
        </w:rPr>
        <w:t>4.</w:t>
      </w:r>
      <w:r w:rsidRPr="00046412">
        <w:rPr>
          <w:rFonts w:ascii="Times New Roman" w:eastAsia="Times New Roman" w:hAnsi="Times New Roman" w:cs="David" w:hint="cs"/>
          <w:sz w:val="24"/>
          <w:szCs w:val="24"/>
          <w:rtl/>
        </w:rPr>
        <w:tab/>
      </w:r>
      <w:r w:rsidRPr="00046412">
        <w:rPr>
          <w:rFonts w:ascii="Times New Roman" w:eastAsia="Times New Roman" w:hAnsi="Times New Roman" w:cs="David"/>
          <w:sz w:val="24"/>
          <w:szCs w:val="24"/>
          <w:rtl/>
        </w:rPr>
        <w:t>בנוסף לכל תשלום ישולם ל</w:t>
      </w:r>
      <w:r w:rsidR="00B06D6A" w:rsidRPr="00046412">
        <w:rPr>
          <w:rFonts w:ascii="Times New Roman" w:eastAsia="Times New Roman" w:hAnsi="Times New Roman" w:cs="David"/>
          <w:sz w:val="24"/>
          <w:szCs w:val="24"/>
          <w:rtl/>
        </w:rPr>
        <w:t>יועץ</w:t>
      </w:r>
      <w:r w:rsidRPr="00046412">
        <w:rPr>
          <w:rFonts w:ascii="Times New Roman" w:eastAsia="Times New Roman" w:hAnsi="Times New Roman" w:cs="David"/>
          <w:sz w:val="24"/>
          <w:szCs w:val="24"/>
          <w:rtl/>
        </w:rPr>
        <w:t xml:space="preserve"> מע"מ כשיעורו בחוק וזאת כנגד המצאת חשבונית מס כדין, למועד תשלום המע"מ ע"י ה</w:t>
      </w:r>
      <w:r w:rsidR="00B06D6A" w:rsidRPr="00046412">
        <w:rPr>
          <w:rFonts w:ascii="Times New Roman" w:eastAsia="Times New Roman" w:hAnsi="Times New Roman" w:cs="David"/>
          <w:sz w:val="24"/>
          <w:szCs w:val="24"/>
          <w:rtl/>
        </w:rPr>
        <w:t>יועץ</w:t>
      </w:r>
      <w:r w:rsidRPr="00046412">
        <w:rPr>
          <w:rFonts w:ascii="Times New Roman" w:eastAsia="Times New Roman" w:hAnsi="Times New Roman" w:cs="David"/>
          <w:sz w:val="24"/>
          <w:szCs w:val="24"/>
          <w:rtl/>
        </w:rPr>
        <w:t xml:space="preserve"> והמצאת כל אישור נוסף ע"פ כל דין, לרבות אשור על נ</w:t>
      </w:r>
      <w:r w:rsidRPr="00046412">
        <w:rPr>
          <w:rFonts w:ascii="Times New Roman" w:eastAsia="Times New Roman" w:hAnsi="Times New Roman" w:cs="David" w:hint="cs"/>
          <w:sz w:val="24"/>
          <w:szCs w:val="24"/>
          <w:rtl/>
        </w:rPr>
        <w:t>י</w:t>
      </w:r>
      <w:r w:rsidRPr="00046412">
        <w:rPr>
          <w:rFonts w:ascii="Times New Roman" w:eastAsia="Times New Roman" w:hAnsi="Times New Roman" w:cs="David"/>
          <w:sz w:val="24"/>
          <w:szCs w:val="24"/>
          <w:rtl/>
        </w:rPr>
        <w:t>הול ספרים ואשור על ניכוי מס במקור.</w:t>
      </w:r>
    </w:p>
    <w:p w14:paraId="55F964CE" w14:textId="77777777" w:rsidR="00F600CB" w:rsidRPr="00046412" w:rsidRDefault="00F600CB" w:rsidP="00F600CB">
      <w:pPr>
        <w:spacing w:before="0" w:beforeAutospacing="0" w:after="0" w:afterAutospacing="0" w:line="360" w:lineRule="auto"/>
        <w:ind w:left="720"/>
        <w:jc w:val="both"/>
        <w:rPr>
          <w:rFonts w:ascii="Times New Roman" w:eastAsia="Times New Roman" w:hAnsi="Times New Roman" w:cs="David"/>
          <w:sz w:val="24"/>
          <w:szCs w:val="24"/>
          <w:rtl/>
        </w:rPr>
      </w:pPr>
    </w:p>
    <w:p w14:paraId="5B9D173D" w14:textId="77777777" w:rsidR="00F600CB" w:rsidRPr="00046412" w:rsidRDefault="00F600CB" w:rsidP="00F600CB">
      <w:pPr>
        <w:spacing w:before="0" w:beforeAutospacing="0" w:after="0" w:afterAutospacing="0" w:line="360" w:lineRule="auto"/>
        <w:ind w:left="720" w:hanging="720"/>
        <w:jc w:val="both"/>
        <w:rPr>
          <w:rFonts w:ascii="Times New Roman" w:eastAsia="Times New Roman" w:hAnsi="Times New Roman" w:cs="David"/>
          <w:sz w:val="24"/>
          <w:szCs w:val="24"/>
          <w:rtl/>
        </w:rPr>
      </w:pPr>
      <w:r w:rsidRPr="00046412">
        <w:rPr>
          <w:rFonts w:ascii="Times New Roman" w:eastAsia="Times New Roman" w:hAnsi="Times New Roman" w:cs="David" w:hint="cs"/>
          <w:sz w:val="24"/>
          <w:szCs w:val="24"/>
          <w:rtl/>
        </w:rPr>
        <w:t>5</w:t>
      </w:r>
      <w:r w:rsidRPr="00046412">
        <w:rPr>
          <w:rFonts w:ascii="Times New Roman" w:eastAsia="Times New Roman" w:hAnsi="Times New Roman" w:cs="David"/>
          <w:sz w:val="24"/>
          <w:szCs w:val="24"/>
          <w:rtl/>
        </w:rPr>
        <w:t>.</w:t>
      </w:r>
      <w:r w:rsidRPr="00046412">
        <w:rPr>
          <w:rFonts w:ascii="Times New Roman" w:eastAsia="Times New Roman" w:hAnsi="Times New Roman" w:cs="David"/>
          <w:sz w:val="24"/>
          <w:szCs w:val="24"/>
          <w:rtl/>
        </w:rPr>
        <w:tab/>
        <w:t>תנאי מוקדם לביצוע התשלומים לפי נספח זה הוא קיום כל התחייבויות ה</w:t>
      </w:r>
      <w:r w:rsidR="00B06D6A" w:rsidRPr="00046412">
        <w:rPr>
          <w:rFonts w:ascii="Times New Roman" w:eastAsia="Times New Roman" w:hAnsi="Times New Roman" w:cs="David"/>
          <w:sz w:val="24"/>
          <w:szCs w:val="24"/>
          <w:rtl/>
        </w:rPr>
        <w:t>יועץ</w:t>
      </w:r>
      <w:r w:rsidRPr="00046412">
        <w:rPr>
          <w:rFonts w:ascii="Times New Roman" w:eastAsia="Times New Roman" w:hAnsi="Times New Roman" w:cs="David"/>
          <w:sz w:val="24"/>
          <w:szCs w:val="24"/>
          <w:rtl/>
        </w:rPr>
        <w:t xml:space="preserve"> על פי חוזה זה, השלמת כל עבודות התכנון הכלולות בשכר ה</w:t>
      </w:r>
      <w:r w:rsidR="00B06D6A" w:rsidRPr="00046412">
        <w:rPr>
          <w:rFonts w:ascii="Times New Roman" w:eastAsia="Times New Roman" w:hAnsi="Times New Roman" w:cs="David"/>
          <w:sz w:val="24"/>
          <w:szCs w:val="24"/>
          <w:rtl/>
        </w:rPr>
        <w:t>יועץ</w:t>
      </w:r>
      <w:r w:rsidRPr="00046412">
        <w:rPr>
          <w:rFonts w:ascii="Times New Roman" w:eastAsia="Times New Roman" w:hAnsi="Times New Roman" w:cs="David"/>
          <w:sz w:val="24"/>
          <w:szCs w:val="24"/>
          <w:rtl/>
        </w:rPr>
        <w:t xml:space="preserve">, כמפורט בנספח ב', ומסירת כל המסמכים והתכניות למזמין. </w:t>
      </w:r>
    </w:p>
    <w:p w14:paraId="34916849" w14:textId="77777777" w:rsidR="00F600CB" w:rsidRPr="00046412" w:rsidRDefault="00F600CB" w:rsidP="00F600CB">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046412">
        <w:rPr>
          <w:rFonts w:ascii="Times New Roman" w:eastAsia="Times New Roman" w:hAnsi="Times New Roman" w:cs="David"/>
          <w:sz w:val="24"/>
          <w:szCs w:val="25"/>
          <w:rtl/>
        </w:rPr>
        <w:br w:type="page"/>
      </w:r>
      <w:r w:rsidRPr="00046412">
        <w:rPr>
          <w:rFonts w:ascii="Times New Roman" w:eastAsia="Times New Roman" w:hAnsi="Times New Roman" w:cs="David"/>
          <w:b/>
          <w:bCs/>
          <w:sz w:val="24"/>
          <w:szCs w:val="24"/>
          <w:u w:val="single"/>
          <w:rtl/>
        </w:rPr>
        <w:t>נספח "ה"</w:t>
      </w:r>
    </w:p>
    <w:p w14:paraId="495A8C4A"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046412">
        <w:rPr>
          <w:rFonts w:ascii="Times New Roman" w:eastAsia="Times New Roman" w:hAnsi="Times New Roman" w:cs="David"/>
          <w:b/>
          <w:bCs/>
          <w:sz w:val="24"/>
          <w:szCs w:val="24"/>
          <w:u w:val="single"/>
          <w:rtl/>
        </w:rPr>
        <w:t xml:space="preserve">תשלומי שכר </w:t>
      </w:r>
      <w:r w:rsidRPr="00046412">
        <w:rPr>
          <w:rFonts w:ascii="Times New Roman" w:eastAsia="Times New Roman" w:hAnsi="Times New Roman" w:cs="David" w:hint="cs"/>
          <w:b/>
          <w:bCs/>
          <w:sz w:val="24"/>
          <w:szCs w:val="24"/>
          <w:u w:val="single"/>
          <w:rtl/>
        </w:rPr>
        <w:t>ה</w:t>
      </w:r>
      <w:r w:rsidR="00B06D6A" w:rsidRPr="00046412">
        <w:rPr>
          <w:rFonts w:ascii="Times New Roman" w:eastAsia="Times New Roman" w:hAnsi="Times New Roman" w:cs="David" w:hint="cs"/>
          <w:b/>
          <w:bCs/>
          <w:sz w:val="24"/>
          <w:szCs w:val="24"/>
          <w:u w:val="single"/>
          <w:rtl/>
        </w:rPr>
        <w:t>יועץ</w:t>
      </w:r>
    </w:p>
    <w:p w14:paraId="31C4CF92" w14:textId="77777777" w:rsidR="00F600CB" w:rsidRPr="00046412" w:rsidRDefault="00F600CB" w:rsidP="00F600CB">
      <w:pPr>
        <w:widowControl w:val="0"/>
        <w:spacing w:before="60" w:beforeAutospacing="0" w:after="60" w:afterAutospacing="0" w:line="300" w:lineRule="atLeast"/>
        <w:jc w:val="center"/>
        <w:rPr>
          <w:rFonts w:ascii="Times New Roman" w:eastAsia="Times New Roman" w:hAnsi="Times New Roman" w:cs="David"/>
          <w:sz w:val="24"/>
          <w:szCs w:val="24"/>
          <w:rtl/>
        </w:rPr>
      </w:pPr>
    </w:p>
    <w:p w14:paraId="665BE1F6" w14:textId="77777777" w:rsidR="00D37420" w:rsidRPr="00046412" w:rsidRDefault="00F600CB" w:rsidP="00F600CB">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Pr>
      </w:pPr>
      <w:r w:rsidRPr="00046412">
        <w:rPr>
          <w:rFonts w:ascii="Times New Roman" w:eastAsia="Times New Roman" w:hAnsi="Times New Roman" w:cs="David"/>
          <w:sz w:val="24"/>
          <w:szCs w:val="24"/>
          <w:rtl/>
        </w:rPr>
        <w:t xml:space="preserve">שכר </w:t>
      </w:r>
      <w:r w:rsidRPr="00046412">
        <w:rPr>
          <w:rFonts w:ascii="Times New Roman" w:eastAsia="Times New Roman" w:hAnsi="Times New Roman" w:cs="David" w:hint="cs"/>
          <w:sz w:val="24"/>
          <w:szCs w:val="24"/>
          <w:rtl/>
        </w:rPr>
        <w:t>ה</w:t>
      </w:r>
      <w:r w:rsidR="00B06D6A" w:rsidRPr="00046412">
        <w:rPr>
          <w:rFonts w:ascii="Times New Roman" w:eastAsia="Times New Roman" w:hAnsi="Times New Roman" w:cs="David" w:hint="cs"/>
          <w:sz w:val="24"/>
          <w:szCs w:val="24"/>
          <w:rtl/>
        </w:rPr>
        <w:t>יועץ</w:t>
      </w:r>
      <w:r w:rsidRPr="00046412">
        <w:rPr>
          <w:rFonts w:ascii="Times New Roman" w:eastAsia="Times New Roman" w:hAnsi="Times New Roman" w:cs="David"/>
          <w:sz w:val="24"/>
          <w:szCs w:val="24"/>
          <w:rtl/>
        </w:rPr>
        <w:t xml:space="preserve"> ישולם לשיעורין כנגד גמר כל שלב ושלב של שרותי </w:t>
      </w:r>
      <w:r w:rsidRPr="00046412">
        <w:rPr>
          <w:rFonts w:ascii="Times New Roman" w:eastAsia="Times New Roman" w:hAnsi="Times New Roman" w:cs="David" w:hint="cs"/>
          <w:sz w:val="24"/>
          <w:szCs w:val="24"/>
          <w:rtl/>
        </w:rPr>
        <w:t>ה</w:t>
      </w:r>
      <w:r w:rsidR="00B06D6A" w:rsidRPr="00046412">
        <w:rPr>
          <w:rFonts w:ascii="Times New Roman" w:eastAsia="Times New Roman" w:hAnsi="Times New Roman" w:cs="David" w:hint="cs"/>
          <w:sz w:val="24"/>
          <w:szCs w:val="24"/>
          <w:rtl/>
        </w:rPr>
        <w:t>יועץ</w:t>
      </w:r>
      <w:r w:rsidRPr="00046412">
        <w:rPr>
          <w:rFonts w:ascii="Times New Roman" w:eastAsia="Times New Roman" w:hAnsi="Times New Roman" w:cs="David"/>
          <w:sz w:val="24"/>
          <w:szCs w:val="24"/>
          <w:rtl/>
        </w:rPr>
        <w:t xml:space="preserve"> כמוגדר בחוזה לרבות בנספחים ב' ו- ח' כדלקמן:</w:t>
      </w:r>
    </w:p>
    <w:p w14:paraId="6DF896F8" w14:textId="77777777" w:rsidR="00F600CB" w:rsidRPr="00046412" w:rsidRDefault="00F600CB" w:rsidP="00F600CB">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rPr>
      </w:pPr>
      <w:r w:rsidRPr="00046412">
        <w:rPr>
          <w:rFonts w:ascii="Times New Roman" w:eastAsia="Times New Roman" w:hAnsi="Times New Roman" w:cs="David"/>
          <w:sz w:val="24"/>
          <w:szCs w:val="24"/>
          <w:rtl/>
        </w:rPr>
        <w:br/>
      </w:r>
    </w:p>
    <w:p w14:paraId="74C4AAEA" w14:textId="77777777" w:rsidR="00F600CB" w:rsidRPr="00046412" w:rsidRDefault="00F600CB" w:rsidP="00F600CB">
      <w:pPr>
        <w:spacing w:before="0" w:beforeAutospacing="0" w:after="0" w:afterAutospacing="0" w:line="360" w:lineRule="auto"/>
        <w:ind w:left="720"/>
        <w:rPr>
          <w:rFonts w:ascii="Times New Roman" w:eastAsia="Times New Roman" w:hAnsi="Times New Roman" w:cs="David"/>
          <w:sz w:val="24"/>
          <w:szCs w:val="24"/>
          <w:rtl/>
        </w:rPr>
      </w:pPr>
      <w:r w:rsidRPr="00046412">
        <w:rPr>
          <w:rFonts w:ascii="Times New Roman" w:eastAsia="Times New Roman" w:hAnsi="Times New Roman" w:cs="David"/>
          <w:sz w:val="24"/>
          <w:szCs w:val="24"/>
          <w:rtl/>
        </w:rPr>
        <w:t>1.1</w:t>
      </w:r>
      <w:r w:rsidRPr="00046412">
        <w:rPr>
          <w:rFonts w:ascii="Times New Roman" w:eastAsia="Times New Roman" w:hAnsi="Times New Roman" w:cs="David"/>
          <w:sz w:val="24"/>
          <w:szCs w:val="24"/>
          <w:rtl/>
        </w:rPr>
        <w:tab/>
        <w:t>לאחר גמר הי</w:t>
      </w:r>
      <w:r w:rsidRPr="00046412">
        <w:rPr>
          <w:rFonts w:ascii="Times New Roman" w:eastAsia="Times New Roman" w:hAnsi="Times New Roman" w:cs="David" w:hint="cs"/>
          <w:sz w:val="24"/>
          <w:szCs w:val="24"/>
          <w:rtl/>
        </w:rPr>
        <w:t>י</w:t>
      </w:r>
      <w:r w:rsidRPr="00046412">
        <w:rPr>
          <w:rFonts w:ascii="Times New Roman" w:eastAsia="Times New Roman" w:hAnsi="Times New Roman" w:cs="David"/>
          <w:sz w:val="24"/>
          <w:szCs w:val="24"/>
          <w:rtl/>
        </w:rPr>
        <w:t>עוץ המוקדם</w:t>
      </w:r>
      <w:r w:rsidRPr="00046412">
        <w:rPr>
          <w:rFonts w:ascii="Times New Roman" w:eastAsia="Times New Roman" w:hAnsi="Times New Roman" w:cs="David" w:hint="cs"/>
          <w:sz w:val="24"/>
          <w:szCs w:val="24"/>
          <w:rtl/>
        </w:rPr>
        <w:t xml:space="preserve"> </w:t>
      </w:r>
      <w:r w:rsidRPr="00046412">
        <w:rPr>
          <w:rFonts w:ascii="Times New Roman" w:eastAsia="Times New Roman" w:hAnsi="Times New Roman" w:cs="David"/>
          <w:sz w:val="24"/>
          <w:szCs w:val="24"/>
          <w:u w:val="dotted"/>
          <w:rtl/>
        </w:rPr>
        <w:tab/>
      </w:r>
      <w:r w:rsidRPr="00046412">
        <w:rPr>
          <w:rFonts w:ascii="Times New Roman" w:eastAsia="Times New Roman" w:hAnsi="Times New Roman" w:cs="David"/>
          <w:sz w:val="24"/>
          <w:szCs w:val="24"/>
          <w:u w:val="dotted"/>
          <w:rtl/>
        </w:rPr>
        <w:tab/>
      </w:r>
      <w:r w:rsidRPr="00046412">
        <w:rPr>
          <w:rFonts w:ascii="Times New Roman" w:eastAsia="Times New Roman" w:hAnsi="Times New Roman" w:cs="David" w:hint="cs"/>
          <w:sz w:val="24"/>
          <w:szCs w:val="24"/>
          <w:u w:val="dotted"/>
          <w:rtl/>
        </w:rPr>
        <w:tab/>
      </w:r>
      <w:r w:rsidRPr="00046412">
        <w:rPr>
          <w:rFonts w:ascii="Times New Roman" w:eastAsia="Times New Roman" w:hAnsi="Times New Roman" w:cs="David"/>
          <w:sz w:val="24"/>
          <w:szCs w:val="24"/>
          <w:u w:val="dotted"/>
          <w:rtl/>
        </w:rPr>
        <w:tab/>
      </w:r>
      <w:r w:rsidRPr="00046412">
        <w:rPr>
          <w:rFonts w:ascii="Times New Roman" w:eastAsia="Times New Roman" w:hAnsi="Times New Roman" w:cs="David"/>
          <w:sz w:val="24"/>
          <w:szCs w:val="24"/>
          <w:u w:val="dotted"/>
          <w:rtl/>
        </w:rPr>
        <w:tab/>
      </w:r>
      <w:r w:rsidRPr="00046412">
        <w:rPr>
          <w:rFonts w:ascii="Times New Roman" w:eastAsia="Times New Roman" w:hAnsi="Times New Roman" w:cs="David" w:hint="cs"/>
          <w:sz w:val="24"/>
          <w:szCs w:val="24"/>
          <w:rtl/>
        </w:rPr>
        <w:t>10</w:t>
      </w:r>
      <w:r w:rsidRPr="00046412">
        <w:rPr>
          <w:rFonts w:ascii="Times New Roman" w:eastAsia="Times New Roman" w:hAnsi="Times New Roman" w:cs="David"/>
          <w:sz w:val="24"/>
          <w:szCs w:val="24"/>
          <w:rtl/>
        </w:rPr>
        <w:t>%</w:t>
      </w:r>
    </w:p>
    <w:p w14:paraId="37DDD8E8" w14:textId="23AB656B" w:rsidR="00F600CB" w:rsidRPr="00046412" w:rsidRDefault="00D0047D" w:rsidP="00D0047D">
      <w:pPr>
        <w:spacing w:before="0" w:beforeAutospacing="0" w:after="0" w:afterAutospacing="0" w:line="360" w:lineRule="auto"/>
        <w:ind w:left="720"/>
        <w:rPr>
          <w:rFonts w:ascii="Times New Roman" w:eastAsia="Times New Roman" w:hAnsi="Times New Roman" w:cs="David"/>
          <w:sz w:val="24"/>
          <w:szCs w:val="24"/>
          <w:rtl/>
        </w:rPr>
      </w:pPr>
      <w:r>
        <w:rPr>
          <w:rFonts w:ascii="Times New Roman" w:eastAsia="Times New Roman" w:hAnsi="Times New Roman" w:cs="David"/>
          <w:sz w:val="24"/>
          <w:szCs w:val="24"/>
          <w:rtl/>
        </w:rPr>
        <w:t>1.2</w:t>
      </w:r>
      <w:r>
        <w:rPr>
          <w:rFonts w:ascii="Times New Roman" w:eastAsia="Times New Roman" w:hAnsi="Times New Roman" w:cs="David"/>
          <w:sz w:val="24"/>
          <w:szCs w:val="24"/>
          <w:rtl/>
        </w:rPr>
        <w:tab/>
        <w:t>לאחר</w:t>
      </w:r>
      <w:r>
        <w:rPr>
          <w:rFonts w:ascii="Times New Roman" w:eastAsia="Times New Roman" w:hAnsi="Times New Roman" w:cs="David" w:hint="cs"/>
          <w:sz w:val="24"/>
          <w:szCs w:val="24"/>
          <w:rtl/>
        </w:rPr>
        <w:t xml:space="preserve"> הגשת הסקר וגמר היעוץ </w:t>
      </w:r>
      <w:r w:rsidR="00F600CB" w:rsidRPr="00046412">
        <w:rPr>
          <w:rFonts w:ascii="Times New Roman" w:eastAsia="Times New Roman" w:hAnsi="Times New Roman" w:cs="David"/>
          <w:sz w:val="24"/>
          <w:szCs w:val="24"/>
          <w:u w:val="dotted"/>
          <w:rtl/>
        </w:rPr>
        <w:tab/>
      </w:r>
      <w:r w:rsidR="00F600CB" w:rsidRPr="00046412">
        <w:rPr>
          <w:rFonts w:ascii="Times New Roman" w:eastAsia="Times New Roman" w:hAnsi="Times New Roman" w:cs="David" w:hint="cs"/>
          <w:sz w:val="24"/>
          <w:szCs w:val="24"/>
          <w:u w:val="dotted"/>
          <w:rtl/>
        </w:rPr>
        <w:t xml:space="preserve">             </w:t>
      </w:r>
      <w:r w:rsidR="00F600CB" w:rsidRPr="00046412">
        <w:rPr>
          <w:rFonts w:ascii="Times New Roman" w:eastAsia="Times New Roman" w:hAnsi="Times New Roman" w:cs="David" w:hint="cs"/>
          <w:sz w:val="24"/>
          <w:szCs w:val="24"/>
          <w:rtl/>
        </w:rPr>
        <w:t xml:space="preserve"> </w:t>
      </w:r>
      <w:r w:rsidRPr="00046412">
        <w:rPr>
          <w:rFonts w:ascii="Times New Roman" w:eastAsia="Times New Roman" w:hAnsi="Times New Roman" w:cs="David"/>
          <w:sz w:val="24"/>
          <w:szCs w:val="24"/>
          <w:u w:val="dotted"/>
          <w:rtl/>
        </w:rPr>
        <w:tab/>
      </w:r>
      <w:r w:rsidRPr="00046412">
        <w:rPr>
          <w:rFonts w:ascii="Times New Roman" w:eastAsia="Times New Roman" w:hAnsi="Times New Roman" w:cs="David" w:hint="cs"/>
          <w:sz w:val="24"/>
          <w:szCs w:val="24"/>
          <w:u w:val="dotted"/>
          <w:rtl/>
        </w:rPr>
        <w:tab/>
      </w:r>
      <w:r>
        <w:rPr>
          <w:rFonts w:ascii="Times New Roman" w:eastAsia="Times New Roman" w:hAnsi="Times New Roman" w:cs="David"/>
          <w:sz w:val="24"/>
          <w:szCs w:val="24"/>
          <w:rtl/>
        </w:rPr>
        <w:tab/>
      </w:r>
      <w:r>
        <w:rPr>
          <w:rFonts w:ascii="Times New Roman" w:eastAsia="Times New Roman" w:hAnsi="Times New Roman" w:cs="David" w:hint="cs"/>
          <w:sz w:val="24"/>
          <w:szCs w:val="24"/>
          <w:rtl/>
        </w:rPr>
        <w:t>70</w:t>
      </w:r>
      <w:r w:rsidR="00F600CB" w:rsidRPr="00046412">
        <w:rPr>
          <w:rFonts w:ascii="Times New Roman" w:eastAsia="Times New Roman" w:hAnsi="Times New Roman" w:cs="David"/>
          <w:sz w:val="24"/>
          <w:szCs w:val="24"/>
          <w:rtl/>
        </w:rPr>
        <w:t>%</w:t>
      </w:r>
      <w:r w:rsidR="00F600CB" w:rsidRPr="00046412">
        <w:rPr>
          <w:rFonts w:ascii="Times New Roman" w:eastAsia="Times New Roman" w:hAnsi="Times New Roman" w:cs="David"/>
          <w:sz w:val="24"/>
          <w:szCs w:val="24"/>
          <w:rtl/>
        </w:rPr>
        <w:tab/>
      </w:r>
    </w:p>
    <w:p w14:paraId="54D70689" w14:textId="075FC475" w:rsidR="00F600CB" w:rsidRPr="00046412" w:rsidRDefault="00F600CB" w:rsidP="00FA699D">
      <w:pPr>
        <w:spacing w:before="0" w:beforeAutospacing="0" w:after="0" w:afterAutospacing="0" w:line="360" w:lineRule="auto"/>
        <w:ind w:left="720"/>
        <w:rPr>
          <w:rFonts w:ascii="Times New Roman" w:eastAsia="Times New Roman" w:hAnsi="Times New Roman" w:cs="David"/>
          <w:sz w:val="24"/>
          <w:szCs w:val="24"/>
          <w:rtl/>
        </w:rPr>
      </w:pPr>
      <w:r w:rsidRPr="00046412">
        <w:rPr>
          <w:rFonts w:ascii="Times New Roman" w:eastAsia="Times New Roman" w:hAnsi="Times New Roman" w:cs="David"/>
          <w:sz w:val="24"/>
          <w:szCs w:val="24"/>
          <w:rtl/>
        </w:rPr>
        <w:t>1.3</w:t>
      </w:r>
      <w:r w:rsidRPr="00046412">
        <w:rPr>
          <w:rFonts w:ascii="Times New Roman" w:eastAsia="Times New Roman" w:hAnsi="Times New Roman" w:cs="David"/>
          <w:sz w:val="24"/>
          <w:szCs w:val="24"/>
          <w:rtl/>
        </w:rPr>
        <w:tab/>
        <w:t xml:space="preserve">לאחר גמר </w:t>
      </w:r>
      <w:r w:rsidRPr="00046412">
        <w:rPr>
          <w:rFonts w:ascii="Times New Roman" w:eastAsia="Times New Roman" w:hAnsi="Times New Roman" w:cs="David" w:hint="cs"/>
          <w:sz w:val="24"/>
          <w:szCs w:val="24"/>
          <w:rtl/>
        </w:rPr>
        <w:t>הייעוץ המפורט</w:t>
      </w:r>
      <w:r w:rsidR="00D0047D">
        <w:rPr>
          <w:rFonts w:ascii="Times New Roman" w:eastAsia="Times New Roman" w:hAnsi="Times New Roman" w:cs="David" w:hint="cs"/>
          <w:sz w:val="24"/>
          <w:szCs w:val="24"/>
          <w:u w:val="dotted"/>
          <w:rtl/>
        </w:rPr>
        <w:t xml:space="preserve"> ואישור הרשויות </w:t>
      </w:r>
      <w:r w:rsidRPr="00046412">
        <w:rPr>
          <w:rFonts w:ascii="Times New Roman" w:eastAsia="Times New Roman" w:hAnsi="Times New Roman" w:cs="David"/>
          <w:sz w:val="24"/>
          <w:szCs w:val="24"/>
          <w:u w:val="dotted"/>
          <w:rtl/>
        </w:rPr>
        <w:tab/>
      </w:r>
      <w:r w:rsidRPr="00046412">
        <w:rPr>
          <w:rFonts w:ascii="Times New Roman" w:eastAsia="Times New Roman" w:hAnsi="Times New Roman" w:cs="David"/>
          <w:sz w:val="24"/>
          <w:szCs w:val="24"/>
          <w:u w:val="dotted"/>
          <w:rtl/>
        </w:rPr>
        <w:tab/>
      </w:r>
      <w:r w:rsidRPr="00046412">
        <w:rPr>
          <w:rFonts w:ascii="Times New Roman" w:eastAsia="Times New Roman" w:hAnsi="Times New Roman" w:cs="David"/>
          <w:sz w:val="24"/>
          <w:szCs w:val="24"/>
          <w:u w:val="dotted"/>
          <w:rtl/>
        </w:rPr>
        <w:tab/>
      </w:r>
      <w:r w:rsidR="00D0047D">
        <w:rPr>
          <w:rFonts w:ascii="Times New Roman" w:eastAsia="Times New Roman" w:hAnsi="Times New Roman" w:cs="David" w:hint="cs"/>
          <w:sz w:val="24"/>
          <w:szCs w:val="24"/>
          <w:rtl/>
        </w:rPr>
        <w:t>1</w:t>
      </w:r>
      <w:r w:rsidR="00FA699D">
        <w:rPr>
          <w:rFonts w:ascii="Times New Roman" w:eastAsia="Times New Roman" w:hAnsi="Times New Roman" w:cs="David" w:hint="cs"/>
          <w:sz w:val="24"/>
          <w:szCs w:val="24"/>
          <w:rtl/>
        </w:rPr>
        <w:t>0</w:t>
      </w:r>
      <w:r w:rsidRPr="00046412">
        <w:rPr>
          <w:rFonts w:ascii="Times New Roman" w:eastAsia="Times New Roman" w:hAnsi="Times New Roman" w:cs="David"/>
          <w:sz w:val="24"/>
          <w:szCs w:val="24"/>
          <w:rtl/>
        </w:rPr>
        <w:t>%</w:t>
      </w:r>
      <w:r w:rsidR="00D37420" w:rsidRPr="00046412">
        <w:rPr>
          <w:rFonts w:ascii="Times New Roman" w:eastAsia="Times New Roman" w:hAnsi="Times New Roman" w:cs="David" w:hint="cs"/>
          <w:sz w:val="24"/>
          <w:szCs w:val="24"/>
        </w:rPr>
        <w:t xml:space="preserve">          </w:t>
      </w:r>
    </w:p>
    <w:p w14:paraId="40F4C4F5" w14:textId="59F5AF46" w:rsidR="00F600CB" w:rsidRDefault="00D0047D" w:rsidP="00FA699D">
      <w:pPr>
        <w:spacing w:before="0" w:beforeAutospacing="0" w:after="0" w:afterAutospacing="0" w:line="360" w:lineRule="auto"/>
        <w:ind w:left="720"/>
        <w:rPr>
          <w:rFonts w:ascii="Times New Roman" w:eastAsia="Times New Roman" w:hAnsi="Times New Roman" w:cs="David"/>
          <w:sz w:val="24"/>
          <w:szCs w:val="24"/>
          <w:rtl/>
        </w:rPr>
      </w:pPr>
      <w:r>
        <w:rPr>
          <w:rFonts w:ascii="Times New Roman" w:eastAsia="Times New Roman" w:hAnsi="Times New Roman" w:cs="David"/>
          <w:sz w:val="24"/>
          <w:szCs w:val="24"/>
          <w:rtl/>
        </w:rPr>
        <w:t>1.4</w:t>
      </w:r>
      <w:r>
        <w:rPr>
          <w:rFonts w:ascii="Times New Roman" w:eastAsia="Times New Roman" w:hAnsi="Times New Roman" w:cs="David"/>
          <w:sz w:val="24"/>
          <w:szCs w:val="24"/>
          <w:rtl/>
        </w:rPr>
        <w:tab/>
      </w:r>
      <w:r>
        <w:rPr>
          <w:rFonts w:ascii="Times New Roman" w:eastAsia="Times New Roman" w:hAnsi="Times New Roman" w:cs="David" w:hint="cs"/>
          <w:sz w:val="24"/>
          <w:szCs w:val="24"/>
          <w:rtl/>
        </w:rPr>
        <w:t xml:space="preserve">לאחר </w:t>
      </w:r>
      <w:r w:rsidR="00FA699D">
        <w:rPr>
          <w:rFonts w:ascii="Times New Roman" w:eastAsia="Times New Roman" w:hAnsi="Times New Roman" w:cs="David" w:hint="cs"/>
          <w:sz w:val="24"/>
          <w:szCs w:val="24"/>
          <w:rtl/>
        </w:rPr>
        <w:t xml:space="preserve">ביקור לאחר אכלוס </w:t>
      </w:r>
      <w:r w:rsidR="00FA699D" w:rsidRPr="00046412">
        <w:rPr>
          <w:rFonts w:ascii="Times New Roman" w:eastAsia="Times New Roman" w:hAnsi="Times New Roman" w:cs="David" w:hint="cs"/>
          <w:sz w:val="24"/>
          <w:szCs w:val="24"/>
          <w:rtl/>
        </w:rPr>
        <w:t>והמצאת דוח  אישור</w:t>
      </w:r>
      <w:r w:rsidR="00FA699D">
        <w:rPr>
          <w:rFonts w:ascii="Times New Roman" w:eastAsia="Times New Roman" w:hAnsi="Times New Roman" w:cs="David" w:hint="cs"/>
          <w:sz w:val="24"/>
          <w:szCs w:val="24"/>
          <w:u w:val="dotted"/>
          <w:rtl/>
        </w:rPr>
        <w:t xml:space="preserve"> סופי </w:t>
      </w:r>
      <w:r w:rsidRPr="00046412">
        <w:rPr>
          <w:rFonts w:ascii="Times New Roman" w:eastAsia="Times New Roman" w:hAnsi="Times New Roman" w:cs="David"/>
          <w:sz w:val="24"/>
          <w:szCs w:val="24"/>
          <w:u w:val="dotted"/>
          <w:rtl/>
        </w:rPr>
        <w:tab/>
      </w:r>
      <w:r w:rsidRPr="00046412">
        <w:rPr>
          <w:rFonts w:ascii="Times New Roman" w:eastAsia="Times New Roman" w:hAnsi="Times New Roman" w:cs="David"/>
          <w:sz w:val="24"/>
          <w:szCs w:val="24"/>
          <w:u w:val="dotted"/>
          <w:rtl/>
        </w:rPr>
        <w:tab/>
      </w:r>
      <w:r w:rsidR="00FA699D">
        <w:rPr>
          <w:rFonts w:ascii="Times New Roman" w:eastAsia="Times New Roman" w:hAnsi="Times New Roman" w:cs="David" w:hint="cs"/>
          <w:sz w:val="24"/>
          <w:szCs w:val="24"/>
          <w:u w:val="dotted"/>
          <w:rtl/>
        </w:rPr>
        <w:t>10</w:t>
      </w:r>
      <w:r>
        <w:rPr>
          <w:rFonts w:ascii="Times New Roman" w:eastAsia="Times New Roman" w:hAnsi="Times New Roman" w:cs="David" w:hint="cs"/>
          <w:sz w:val="24"/>
          <w:szCs w:val="24"/>
          <w:u w:val="dotted"/>
          <w:rtl/>
        </w:rPr>
        <w:t>%</w:t>
      </w:r>
    </w:p>
    <w:p w14:paraId="044CAADA" w14:textId="77777777" w:rsidR="008867A0" w:rsidRPr="00046412" w:rsidRDefault="008867A0" w:rsidP="00FA699D">
      <w:pPr>
        <w:spacing w:before="0" w:beforeAutospacing="0" w:after="0" w:afterAutospacing="0" w:line="360" w:lineRule="auto"/>
        <w:ind w:left="720"/>
        <w:rPr>
          <w:rFonts w:ascii="Times New Roman" w:eastAsia="Times New Roman" w:hAnsi="Times New Roman" w:cs="David"/>
          <w:sz w:val="24"/>
          <w:szCs w:val="24"/>
          <w:rtl/>
        </w:rPr>
      </w:pPr>
      <w:bookmarkStart w:id="2" w:name="_GoBack"/>
      <w:bookmarkEnd w:id="2"/>
    </w:p>
    <w:p w14:paraId="0934B809" w14:textId="3F6B8F4F" w:rsidR="00F600CB" w:rsidRPr="00FF03B7" w:rsidRDefault="00FF03B7" w:rsidP="00F600CB">
      <w:pPr>
        <w:spacing w:before="0" w:beforeAutospacing="0" w:after="0" w:afterAutospacing="0" w:line="360" w:lineRule="auto"/>
        <w:ind w:left="720"/>
        <w:rPr>
          <w:rFonts w:ascii="Times New Roman" w:eastAsia="Times New Roman" w:hAnsi="Times New Roman" w:cs="David"/>
          <w:b/>
          <w:bCs/>
          <w:sz w:val="24"/>
          <w:szCs w:val="24"/>
        </w:rPr>
      </w:pPr>
      <w:r w:rsidRPr="00FF03B7">
        <w:rPr>
          <w:rFonts w:ascii="Times New Roman" w:eastAsia="Times New Roman" w:hAnsi="Times New Roman" w:cs="David" w:hint="cs"/>
          <w:b/>
          <w:bCs/>
          <w:sz w:val="24"/>
          <w:szCs w:val="24"/>
          <w:rtl/>
        </w:rPr>
        <w:t xml:space="preserve">סה"כ : </w:t>
      </w:r>
      <w:r w:rsidRPr="00FF03B7">
        <w:rPr>
          <w:rFonts w:ascii="Times New Roman" w:eastAsia="Times New Roman" w:hAnsi="Times New Roman" w:cs="David" w:hint="cs"/>
          <w:b/>
          <w:bCs/>
          <w:sz w:val="24"/>
          <w:szCs w:val="24"/>
          <w:rtl/>
        </w:rPr>
        <w:tab/>
      </w:r>
      <w:r w:rsidRPr="00FF03B7">
        <w:rPr>
          <w:rFonts w:ascii="Times New Roman" w:eastAsia="Times New Roman" w:hAnsi="Times New Roman" w:cs="David" w:hint="cs"/>
          <w:b/>
          <w:bCs/>
          <w:sz w:val="24"/>
          <w:szCs w:val="24"/>
          <w:rtl/>
        </w:rPr>
        <w:tab/>
      </w:r>
      <w:r w:rsidRPr="00FF03B7">
        <w:rPr>
          <w:rFonts w:ascii="Times New Roman" w:eastAsia="Times New Roman" w:hAnsi="Times New Roman" w:cs="David" w:hint="cs"/>
          <w:b/>
          <w:bCs/>
          <w:sz w:val="24"/>
          <w:szCs w:val="24"/>
          <w:rtl/>
        </w:rPr>
        <w:tab/>
      </w:r>
      <w:r w:rsidRPr="00FF03B7">
        <w:rPr>
          <w:rFonts w:ascii="Times New Roman" w:eastAsia="Times New Roman" w:hAnsi="Times New Roman" w:cs="David" w:hint="cs"/>
          <w:b/>
          <w:bCs/>
          <w:sz w:val="24"/>
          <w:szCs w:val="24"/>
          <w:rtl/>
        </w:rPr>
        <w:tab/>
      </w:r>
      <w:r w:rsidRPr="00FF03B7">
        <w:rPr>
          <w:rFonts w:ascii="Times New Roman" w:eastAsia="Times New Roman" w:hAnsi="Times New Roman" w:cs="David" w:hint="cs"/>
          <w:b/>
          <w:bCs/>
          <w:sz w:val="24"/>
          <w:szCs w:val="24"/>
          <w:rtl/>
        </w:rPr>
        <w:tab/>
      </w:r>
      <w:r w:rsidRPr="00FF03B7">
        <w:rPr>
          <w:rFonts w:ascii="Times New Roman" w:eastAsia="Times New Roman" w:hAnsi="Times New Roman" w:cs="David" w:hint="cs"/>
          <w:b/>
          <w:bCs/>
          <w:sz w:val="24"/>
          <w:szCs w:val="24"/>
          <w:rtl/>
        </w:rPr>
        <w:tab/>
      </w:r>
      <w:r w:rsidRPr="00FF03B7">
        <w:rPr>
          <w:rFonts w:ascii="Times New Roman" w:eastAsia="Times New Roman" w:hAnsi="Times New Roman" w:cs="David" w:hint="cs"/>
          <w:b/>
          <w:bCs/>
          <w:sz w:val="24"/>
          <w:szCs w:val="24"/>
          <w:rtl/>
        </w:rPr>
        <w:tab/>
      </w:r>
      <w:r w:rsidRPr="00FF03B7">
        <w:rPr>
          <w:rFonts w:ascii="Times New Roman" w:eastAsia="Times New Roman" w:hAnsi="Times New Roman" w:cs="David" w:hint="cs"/>
          <w:b/>
          <w:bCs/>
          <w:sz w:val="24"/>
          <w:szCs w:val="24"/>
          <w:rtl/>
        </w:rPr>
        <w:tab/>
      </w:r>
      <w:r w:rsidRPr="00FF03B7">
        <w:rPr>
          <w:rFonts w:ascii="Times New Roman" w:eastAsia="Times New Roman" w:hAnsi="Times New Roman" w:cs="David" w:hint="cs"/>
          <w:b/>
          <w:bCs/>
          <w:sz w:val="24"/>
          <w:szCs w:val="24"/>
          <w:rtl/>
        </w:rPr>
        <w:tab/>
        <w:t>100%</w:t>
      </w:r>
    </w:p>
    <w:p w14:paraId="22CD9117" w14:textId="77777777" w:rsidR="008867A0" w:rsidRDefault="008867A0" w:rsidP="008867A0">
      <w:pPr>
        <w:widowControl w:val="0"/>
        <w:spacing w:before="0" w:beforeAutospacing="0" w:after="0" w:afterAutospacing="0" w:line="240" w:lineRule="auto"/>
        <w:jc w:val="both"/>
        <w:rPr>
          <w:rFonts w:ascii="Times New Roman" w:eastAsia="Times New Roman" w:hAnsi="Times New Roman" w:cs="David"/>
          <w:sz w:val="24"/>
          <w:szCs w:val="24"/>
          <w:rtl/>
        </w:rPr>
      </w:pPr>
    </w:p>
    <w:p w14:paraId="31BA709A" w14:textId="77777777" w:rsidR="008867A0" w:rsidRDefault="008867A0" w:rsidP="008867A0">
      <w:pPr>
        <w:widowControl w:val="0"/>
        <w:spacing w:before="0" w:beforeAutospacing="0" w:after="0" w:afterAutospacing="0" w:line="240" w:lineRule="auto"/>
        <w:jc w:val="both"/>
        <w:rPr>
          <w:rFonts w:ascii="Times New Roman" w:eastAsia="Times New Roman" w:hAnsi="Times New Roman" w:cs="David"/>
          <w:sz w:val="24"/>
          <w:szCs w:val="24"/>
          <w:rtl/>
        </w:rPr>
      </w:pPr>
    </w:p>
    <w:p w14:paraId="7C4D4EF8" w14:textId="77777777" w:rsidR="008867A0" w:rsidRDefault="008867A0" w:rsidP="008867A0">
      <w:pPr>
        <w:widowControl w:val="0"/>
        <w:spacing w:before="0" w:beforeAutospacing="0" w:after="0" w:afterAutospacing="0" w:line="240" w:lineRule="auto"/>
        <w:jc w:val="both"/>
        <w:rPr>
          <w:rFonts w:ascii="Times New Roman" w:eastAsia="Times New Roman" w:hAnsi="Times New Roman" w:cs="David"/>
          <w:sz w:val="24"/>
          <w:szCs w:val="24"/>
          <w:rtl/>
        </w:rPr>
      </w:pPr>
    </w:p>
    <w:p w14:paraId="4684DA41" w14:textId="77777777" w:rsidR="00F600CB" w:rsidRPr="00046412" w:rsidRDefault="00F600CB" w:rsidP="008867A0">
      <w:pPr>
        <w:widowControl w:val="0"/>
        <w:spacing w:before="0" w:beforeAutospacing="0" w:after="0" w:afterAutospacing="0" w:line="240" w:lineRule="auto"/>
        <w:jc w:val="both"/>
        <w:rPr>
          <w:rFonts w:ascii="Times New Roman" w:eastAsia="Times New Roman" w:hAnsi="Times New Roman" w:cs="David"/>
          <w:sz w:val="24"/>
          <w:szCs w:val="24"/>
          <w:rtl/>
        </w:rPr>
      </w:pPr>
      <w:r w:rsidRPr="00046412">
        <w:rPr>
          <w:rFonts w:ascii="Times New Roman" w:eastAsia="Times New Roman" w:hAnsi="Times New Roman" w:cs="David"/>
          <w:sz w:val="24"/>
          <w:szCs w:val="24"/>
          <w:rtl/>
        </w:rPr>
        <w:t xml:space="preserve">למרות האמור בסעיף 1 לעיל רשאי המזמין לשלם </w:t>
      </w:r>
      <w:r w:rsidRPr="00046412">
        <w:rPr>
          <w:rFonts w:ascii="Times New Roman" w:eastAsia="Times New Roman" w:hAnsi="Times New Roman" w:cs="David" w:hint="cs"/>
          <w:sz w:val="24"/>
          <w:szCs w:val="24"/>
          <w:rtl/>
        </w:rPr>
        <w:t>ל</w:t>
      </w:r>
      <w:r w:rsidR="00B06D6A" w:rsidRPr="00046412">
        <w:rPr>
          <w:rFonts w:ascii="Times New Roman" w:eastAsia="Times New Roman" w:hAnsi="Times New Roman" w:cs="David" w:hint="cs"/>
          <w:sz w:val="24"/>
          <w:szCs w:val="24"/>
          <w:rtl/>
        </w:rPr>
        <w:t>יועץ</w:t>
      </w:r>
      <w:r w:rsidRPr="00046412">
        <w:rPr>
          <w:rFonts w:ascii="Times New Roman" w:eastAsia="Times New Roman" w:hAnsi="Times New Roman" w:cs="David"/>
          <w:sz w:val="24"/>
          <w:szCs w:val="24"/>
          <w:rtl/>
        </w:rPr>
        <w:t xml:space="preserve"> מקדמות בגין קידום התכנון אשר יקוזזו משלבי התשלום עפ"י קביעתו.</w:t>
      </w:r>
    </w:p>
    <w:p w14:paraId="71B5D729" w14:textId="77777777" w:rsidR="00F600CB" w:rsidRPr="00046412" w:rsidRDefault="00F600CB" w:rsidP="00F600CB">
      <w:pPr>
        <w:spacing w:before="0" w:beforeAutospacing="0" w:after="0" w:afterAutospacing="0" w:line="360" w:lineRule="auto"/>
        <w:rPr>
          <w:rFonts w:ascii="Times New Roman" w:eastAsia="Times New Roman" w:hAnsi="Times New Roman" w:cs="David"/>
          <w:sz w:val="24"/>
          <w:szCs w:val="24"/>
          <w:rtl/>
        </w:rPr>
      </w:pPr>
    </w:p>
    <w:p w14:paraId="680C4125" w14:textId="77777777" w:rsidR="00F600CB" w:rsidRPr="00046412" w:rsidRDefault="00F600CB" w:rsidP="00F600CB">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rPr>
      </w:pPr>
      <w:r w:rsidRPr="00046412">
        <w:rPr>
          <w:rFonts w:ascii="Times New Roman" w:eastAsia="Times New Roman" w:hAnsi="Times New Roman" w:cs="David" w:hint="cs"/>
          <w:sz w:val="24"/>
          <w:szCs w:val="24"/>
          <w:rtl/>
        </w:rPr>
        <w:t>ה</w:t>
      </w:r>
      <w:r w:rsidR="00B06D6A" w:rsidRPr="00046412">
        <w:rPr>
          <w:rFonts w:ascii="Times New Roman" w:eastAsia="Times New Roman" w:hAnsi="Times New Roman" w:cs="David" w:hint="cs"/>
          <w:sz w:val="24"/>
          <w:szCs w:val="24"/>
          <w:rtl/>
        </w:rPr>
        <w:t>יועץ</w:t>
      </w:r>
      <w:r w:rsidRPr="00046412">
        <w:rPr>
          <w:rFonts w:ascii="Times New Roman" w:eastAsia="Times New Roman" w:hAnsi="Times New Roman" w:cs="David"/>
          <w:sz w:val="24"/>
          <w:szCs w:val="24"/>
          <w:rtl/>
        </w:rPr>
        <w:t xml:space="preserve"> יגיש חשבון לא יותר מאשר פעם בחודש.</w:t>
      </w:r>
    </w:p>
    <w:p w14:paraId="392C0F05" w14:textId="77777777" w:rsidR="00F600CB" w:rsidRPr="00046412" w:rsidRDefault="00F600CB" w:rsidP="00F600CB">
      <w:pPr>
        <w:spacing w:before="0" w:beforeAutospacing="0" w:after="0" w:afterAutospacing="0" w:line="360" w:lineRule="auto"/>
        <w:ind w:left="720"/>
        <w:rPr>
          <w:rFonts w:ascii="Times New Roman" w:eastAsia="Times New Roman" w:hAnsi="Times New Roman" w:cs="David"/>
          <w:sz w:val="24"/>
          <w:szCs w:val="24"/>
          <w:rtl/>
        </w:rPr>
      </w:pPr>
    </w:p>
    <w:p w14:paraId="6A48FFD7" w14:textId="77777777" w:rsidR="00F600CB" w:rsidRPr="00046412" w:rsidRDefault="00F600CB" w:rsidP="00F600CB">
      <w:pPr>
        <w:numPr>
          <w:ilvl w:val="0"/>
          <w:numId w:val="6"/>
        </w:numPr>
        <w:spacing w:before="0" w:beforeAutospacing="0" w:after="0" w:afterAutospacing="0" w:line="360" w:lineRule="auto"/>
        <w:jc w:val="both"/>
        <w:rPr>
          <w:rFonts w:ascii="Times New Roman" w:eastAsia="Times New Roman" w:hAnsi="Times New Roman" w:cs="David"/>
          <w:sz w:val="24"/>
          <w:szCs w:val="24"/>
          <w:rtl/>
        </w:rPr>
      </w:pPr>
      <w:r w:rsidRPr="00046412">
        <w:rPr>
          <w:rFonts w:ascii="Times New Roman" w:eastAsia="Times New Roman" w:hAnsi="Times New Roman" w:cs="David"/>
          <w:sz w:val="24"/>
          <w:szCs w:val="24"/>
          <w:rtl/>
        </w:rPr>
        <w:t xml:space="preserve">המזמין ישלם את שכר </w:t>
      </w:r>
      <w:r w:rsidRPr="00046412">
        <w:rPr>
          <w:rFonts w:ascii="Times New Roman" w:eastAsia="Times New Roman" w:hAnsi="Times New Roman" w:cs="David" w:hint="cs"/>
          <w:sz w:val="24"/>
          <w:szCs w:val="24"/>
          <w:rtl/>
        </w:rPr>
        <w:t>ה</w:t>
      </w:r>
      <w:r w:rsidR="00B06D6A" w:rsidRPr="00046412">
        <w:rPr>
          <w:rFonts w:ascii="Times New Roman" w:eastAsia="Times New Roman" w:hAnsi="Times New Roman" w:cs="David" w:hint="cs"/>
          <w:sz w:val="24"/>
          <w:szCs w:val="24"/>
          <w:rtl/>
        </w:rPr>
        <w:t>יועץ</w:t>
      </w:r>
      <w:r w:rsidRPr="00046412">
        <w:rPr>
          <w:rFonts w:ascii="Times New Roman" w:eastAsia="Times New Roman" w:hAnsi="Times New Roman" w:cs="David"/>
          <w:sz w:val="24"/>
          <w:szCs w:val="24"/>
          <w:rtl/>
        </w:rPr>
        <w:t xml:space="preserve"> בטווח של  60 יום מתאריך אישור החשבון ע"י המנהל.</w:t>
      </w:r>
    </w:p>
    <w:p w14:paraId="0D8BD0D2" w14:textId="77777777" w:rsidR="00F600CB" w:rsidRPr="00046412" w:rsidRDefault="00F600CB" w:rsidP="00F600CB">
      <w:pPr>
        <w:spacing w:before="0" w:beforeAutospacing="0" w:after="0" w:afterAutospacing="0" w:line="360" w:lineRule="auto"/>
        <w:ind w:left="720"/>
        <w:jc w:val="both"/>
        <w:rPr>
          <w:rFonts w:ascii="Times New Roman" w:eastAsia="Times New Roman" w:hAnsi="Times New Roman" w:cs="David"/>
          <w:sz w:val="24"/>
          <w:szCs w:val="24"/>
          <w:rtl/>
        </w:rPr>
      </w:pPr>
    </w:p>
    <w:p w14:paraId="47D6C97A" w14:textId="77777777" w:rsidR="00F600CB" w:rsidRPr="00046412" w:rsidRDefault="00F600CB" w:rsidP="00F600CB">
      <w:pPr>
        <w:numPr>
          <w:ilvl w:val="0"/>
          <w:numId w:val="6"/>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sz w:val="24"/>
          <w:szCs w:val="24"/>
          <w:rtl/>
        </w:rPr>
        <w:t>הגשת החשבונות תתבצע תוך הטענתם לתיקיית "חשבונות מוגשים" במערכת ה-</w:t>
      </w:r>
      <w:r w:rsidRPr="00046412">
        <w:rPr>
          <w:rFonts w:ascii="Times New Roman" w:eastAsia="Times New Roman" w:hAnsi="Times New Roman" w:cs="David" w:hint="cs"/>
          <w:sz w:val="24"/>
          <w:szCs w:val="24"/>
          <w:rtl/>
        </w:rPr>
        <w:t xml:space="preserve"> </w:t>
      </w:r>
      <w:r w:rsidRPr="00046412">
        <w:rPr>
          <w:rFonts w:ascii="Times New Roman" w:eastAsia="Times New Roman" w:hAnsi="Times New Roman" w:cs="David"/>
          <w:sz w:val="24"/>
          <w:szCs w:val="24"/>
        </w:rPr>
        <w:t>@view</w:t>
      </w:r>
      <w:r w:rsidRPr="00046412">
        <w:rPr>
          <w:rFonts w:ascii="Times New Roman" w:eastAsia="Times New Roman" w:hAnsi="Times New Roman" w:cs="David" w:hint="cs"/>
          <w:sz w:val="24"/>
          <w:szCs w:val="24"/>
          <w:rtl/>
        </w:rPr>
        <w:t xml:space="preserve"> </w:t>
      </w:r>
      <w:r w:rsidRPr="00046412">
        <w:rPr>
          <w:rFonts w:ascii="Times New Roman" w:eastAsia="Times New Roman" w:hAnsi="Times New Roman" w:cs="David"/>
          <w:sz w:val="24"/>
          <w:szCs w:val="24"/>
          <w:rtl/>
        </w:rPr>
        <w:t>ויידוע המנהל בהתאם. מובהר כי הטענת החשבון למערכת מהווה תנאי לטיפול בו.</w:t>
      </w:r>
    </w:p>
    <w:p w14:paraId="15FC2836" w14:textId="77777777" w:rsidR="00F600CB" w:rsidRPr="00046412" w:rsidRDefault="00F600CB" w:rsidP="00F600CB">
      <w:pPr>
        <w:spacing w:before="0" w:beforeAutospacing="0" w:after="0" w:afterAutospacing="0" w:line="360" w:lineRule="auto"/>
        <w:jc w:val="center"/>
        <w:rPr>
          <w:rFonts w:ascii="Times New Roman" w:eastAsia="Times New Roman" w:hAnsi="Times New Roman" w:cs="David"/>
          <w:sz w:val="25"/>
          <w:szCs w:val="24"/>
          <w:rtl/>
        </w:rPr>
      </w:pPr>
      <w:r w:rsidRPr="00046412">
        <w:rPr>
          <w:rFonts w:ascii="Times New Roman" w:eastAsia="Times New Roman" w:hAnsi="Times New Roman" w:cs="David"/>
          <w:sz w:val="24"/>
          <w:szCs w:val="24"/>
          <w:rtl/>
        </w:rPr>
        <w:br w:type="page"/>
      </w:r>
    </w:p>
    <w:p w14:paraId="059F5FC2" w14:textId="77777777" w:rsidR="00D37420" w:rsidRPr="00046412" w:rsidRDefault="00D37420" w:rsidP="00D3742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046412">
        <w:rPr>
          <w:rFonts w:ascii="Times New Roman" w:eastAsia="Times New Roman" w:hAnsi="Times New Roman" w:cs="David" w:hint="cs"/>
          <w:bCs/>
          <w:sz w:val="20"/>
          <w:szCs w:val="24"/>
          <w:u w:val="single"/>
          <w:rtl/>
          <w:lang w:eastAsia="he-IL"/>
        </w:rPr>
        <w:t>נספח "ו''</w:t>
      </w:r>
    </w:p>
    <w:p w14:paraId="4E295B89" w14:textId="4104D0BB" w:rsidR="00D37420" w:rsidRPr="00046412" w:rsidRDefault="00D37420" w:rsidP="00D37420">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sz w:val="24"/>
            <w:szCs w:val="24"/>
            <w:rtl/>
            <w:lang w:eastAsia="he-IL"/>
          </w:rPr>
          <w:alias w:val="תאריך חתימת חוזה"/>
          <w:tag w:val="cntSignDate"/>
          <w:id w:val="94216678"/>
          <w:placeholder>
            <w:docPart w:val="1FE0D802B94145A3B6BFB107B73E093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7-05T00:00:00Z">
            <w:dateFormat w:val="dd/MM/yyyy"/>
            <w:lid w:val="he-IL"/>
            <w:storeMappedDataAs w:val="dateTime"/>
            <w:calendar w:val="gregorian"/>
          </w:date>
        </w:sdtPr>
        <w:sdtEndPr>
          <w:rPr>
            <w:rFonts w:hint="cs"/>
          </w:rPr>
        </w:sdtEndPr>
        <w:sdtContent>
          <w:r w:rsidR="00A039BA" w:rsidRPr="00046412">
            <w:rPr>
              <w:rFonts w:ascii="Times New Roman" w:eastAsia="Times New Roman" w:hAnsi="Times New Roman" w:cs="David" w:hint="cs"/>
              <w:sz w:val="24"/>
              <w:szCs w:val="24"/>
              <w:rtl/>
              <w:lang w:eastAsia="he-IL"/>
            </w:rPr>
            <w:t>‏05/07/2022</w:t>
          </w:r>
        </w:sdtContent>
      </w:sdt>
      <w:r w:rsidRPr="00046412">
        <w:rPr>
          <w:rFonts w:ascii="Times New Roman" w:eastAsia="Times New Roman" w:hAnsi="Times New Roman" w:cs="David" w:hint="cs"/>
          <w:bCs/>
          <w:sz w:val="24"/>
          <w:szCs w:val="24"/>
          <w:rtl/>
          <w:lang w:eastAsia="he-IL"/>
        </w:rPr>
        <w:br/>
      </w:r>
    </w:p>
    <w:p w14:paraId="23A96A3E" w14:textId="77777777" w:rsidR="00D37420" w:rsidRPr="00046412"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לכבוד</w:t>
      </w:r>
      <w:r w:rsidRPr="00046412">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sz w:val="24"/>
          <w:szCs w:val="24"/>
          <w:rtl/>
          <w:lang w:eastAsia="he-IL"/>
        </w:rPr>
        <w:alias w:val="צד א בחוזה"/>
        <w:tag w:val="cntTzadA"/>
        <w:id w:val="-827822700"/>
        <w:placeholder>
          <w:docPart w:val="705D1BD1F35C472FAF38181E83BF071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355D8D56" w14:textId="77777777" w:rsidR="00D37420" w:rsidRPr="00046412" w:rsidRDefault="00925FEB" w:rsidP="00046412">
          <w:pPr>
            <w:widowControl w:val="0"/>
            <w:spacing w:before="0" w:beforeAutospacing="0" w:after="0" w:afterAutospacing="0" w:line="240" w:lineRule="auto"/>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br/>
            <w:t>אפריקה ישראל מגורים בע"מ</w:t>
          </w:r>
          <w:r w:rsidRPr="00046412">
            <w:rPr>
              <w:rFonts w:ascii="Times New Roman" w:eastAsia="Times New Roman" w:hAnsi="Times New Roman" w:cs="David"/>
              <w:sz w:val="24"/>
              <w:szCs w:val="24"/>
              <w:rtl/>
              <w:lang w:eastAsia="he-IL"/>
            </w:rPr>
            <w:br/>
            <w:t>יוני נתניהו 1 ג' אור יהודה</w:t>
          </w:r>
          <w:r w:rsidRPr="00046412">
            <w:rPr>
              <w:rFonts w:ascii="Times New Roman" w:eastAsia="Times New Roman" w:hAnsi="Times New Roman" w:cs="David"/>
              <w:sz w:val="24"/>
              <w:szCs w:val="24"/>
              <w:rtl/>
              <w:lang w:eastAsia="he-IL"/>
            </w:rPr>
            <w:br/>
            <w:t>מ.ז 52-003476-0</w:t>
          </w:r>
          <w:r w:rsidRPr="00046412">
            <w:rPr>
              <w:rFonts w:ascii="Times New Roman" w:eastAsia="Times New Roman" w:hAnsi="Times New Roman" w:cs="David"/>
              <w:sz w:val="24"/>
              <w:szCs w:val="24"/>
              <w:rtl/>
              <w:lang w:eastAsia="he-IL"/>
            </w:rPr>
            <w:br/>
          </w:r>
          <w:r w:rsidRPr="00046412">
            <w:rPr>
              <w:rFonts w:ascii="Times New Roman" w:eastAsia="Times New Roman" w:hAnsi="Times New Roman" w:cs="David"/>
              <w:sz w:val="24"/>
              <w:szCs w:val="24"/>
              <w:rtl/>
              <w:lang w:eastAsia="he-IL"/>
            </w:rPr>
            <w:br/>
            <w:t>שיכון ובינוי נדל"ן בע"מ</w:t>
          </w:r>
          <w:r w:rsidRPr="00046412">
            <w:rPr>
              <w:rFonts w:ascii="Times New Roman" w:eastAsia="Times New Roman" w:hAnsi="Times New Roman" w:cs="David"/>
              <w:sz w:val="24"/>
              <w:szCs w:val="24"/>
              <w:rtl/>
              <w:lang w:eastAsia="he-IL"/>
            </w:rPr>
            <w:br/>
            <w:t>שלם 3 רמת גן 52215</w:t>
          </w:r>
          <w:r w:rsidRPr="00046412">
            <w:rPr>
              <w:rFonts w:ascii="Times New Roman" w:eastAsia="Times New Roman" w:hAnsi="Times New Roman" w:cs="David"/>
              <w:sz w:val="24"/>
              <w:szCs w:val="24"/>
              <w:rtl/>
              <w:lang w:eastAsia="he-IL"/>
            </w:rPr>
            <w:br/>
            <w:t>מ.ז 52-002117-1</w:t>
          </w:r>
          <w:r w:rsidRPr="00046412">
            <w:rPr>
              <w:rFonts w:ascii="Times New Roman" w:eastAsia="Times New Roman" w:hAnsi="Times New Roman" w:cs="David"/>
              <w:sz w:val="24"/>
              <w:szCs w:val="24"/>
              <w:rtl/>
              <w:lang w:eastAsia="he-IL"/>
            </w:rPr>
            <w:br/>
          </w:r>
          <w:r w:rsidRPr="00046412">
            <w:rPr>
              <w:rFonts w:ascii="Times New Roman" w:eastAsia="Times New Roman" w:hAnsi="Times New Roman" w:cs="David"/>
              <w:sz w:val="24"/>
              <w:szCs w:val="24"/>
              <w:rtl/>
              <w:lang w:eastAsia="he-IL"/>
            </w:rPr>
            <w:br/>
            <w:t>כלל נכסי נדלן נשר מרכז (נ.נ.נ.מ) שותפות מוגבלת</w:t>
          </w:r>
          <w:r w:rsidRPr="00046412">
            <w:rPr>
              <w:rFonts w:ascii="Times New Roman" w:eastAsia="Times New Roman" w:hAnsi="Times New Roman" w:cs="David"/>
              <w:sz w:val="24"/>
              <w:szCs w:val="24"/>
              <w:rtl/>
              <w:lang w:eastAsia="he-IL"/>
            </w:rPr>
            <w:br/>
            <w:t>מרכז עזריאלי בניין משולש 3, תל אביב</w:t>
          </w:r>
          <w:r w:rsidRPr="00046412">
            <w:rPr>
              <w:rFonts w:ascii="Times New Roman" w:eastAsia="Times New Roman" w:hAnsi="Times New Roman" w:cs="David"/>
              <w:sz w:val="24"/>
              <w:szCs w:val="24"/>
              <w:rtl/>
              <w:lang w:eastAsia="he-IL"/>
            </w:rPr>
            <w:br/>
            <w:t>540283033</w:t>
          </w:r>
          <w:r w:rsidRPr="00046412">
            <w:rPr>
              <w:rFonts w:ascii="Times New Roman" w:eastAsia="Times New Roman" w:hAnsi="Times New Roman" w:cs="David"/>
              <w:sz w:val="24"/>
              <w:szCs w:val="24"/>
              <w:rtl/>
              <w:lang w:eastAsia="he-IL"/>
            </w:rPr>
            <w:br/>
          </w:r>
        </w:p>
      </w:sdtContent>
    </w:sdt>
    <w:p w14:paraId="6103FAA6" w14:textId="77777777" w:rsidR="00D37420" w:rsidRPr="00046412"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0B3AD69" w14:textId="77777777" w:rsidR="00D37420" w:rsidRPr="00046412"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א.נ.,</w:t>
      </w:r>
    </w:p>
    <w:p w14:paraId="38107FB2" w14:textId="77777777" w:rsidR="00D37420" w:rsidRPr="00046412" w:rsidRDefault="00D37420" w:rsidP="00D37420">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6BFF8E87" w14:textId="77777777" w:rsidR="00D37420" w:rsidRPr="00046412" w:rsidRDefault="00D37420" w:rsidP="00D37420">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046412">
        <w:rPr>
          <w:rFonts w:ascii="Times New Roman" w:eastAsia="Times New Roman" w:hAnsi="Times New Roman" w:cs="David" w:hint="cs"/>
          <w:bCs/>
          <w:sz w:val="24"/>
          <w:szCs w:val="24"/>
          <w:u w:val="single"/>
          <w:rtl/>
          <w:lang w:eastAsia="he-IL"/>
        </w:rPr>
        <w:t>הצהרה והתחייבות לשמירת סודיות</w:t>
      </w:r>
    </w:p>
    <w:p w14:paraId="460BBA18" w14:textId="77777777" w:rsidR="00D37420" w:rsidRPr="00046412" w:rsidRDefault="00D37420" w:rsidP="00D3742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AEEF7AB" w14:textId="4ECD0CA0" w:rsidR="00D37420" w:rsidRPr="00046412" w:rsidRDefault="00D37420" w:rsidP="00D374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sz w:val="24"/>
            <w:szCs w:val="24"/>
            <w:rtl/>
            <w:lang w:eastAsia="he-IL"/>
          </w:rPr>
          <w:alias w:val="שם ספק"/>
          <w:tag w:val="cntSupllierName"/>
          <w:id w:val="-1468043177"/>
          <w:placeholder>
            <w:docPart w:val="D7F28C914BFF43F792CA9A4211801DD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9E1014" w:rsidRPr="00046412">
            <w:rPr>
              <w:rFonts w:ascii="Times New Roman" w:eastAsia="Times New Roman" w:hAnsi="Times New Roman" w:cs="David"/>
              <w:sz w:val="24"/>
              <w:szCs w:val="24"/>
              <w:rtl/>
              <w:lang w:eastAsia="he-IL"/>
            </w:rPr>
            <w:t>דגש מדידות,הנדסה ויעוץ בע"מ</w:t>
          </w:r>
        </w:sdtContent>
      </w:sdt>
      <w:r w:rsidRPr="00046412">
        <w:rPr>
          <w:rFonts w:ascii="Times New Roman" w:eastAsia="Times New Roman" w:hAnsi="Times New Roman" w:cs="David" w:hint="cs"/>
          <w:sz w:val="24"/>
          <w:szCs w:val="24"/>
          <w:rtl/>
          <w:lang w:eastAsia="he-IL"/>
        </w:rPr>
        <w:t xml:space="preserve"> / הפועל בשם חברת </w:t>
      </w:r>
      <w:r w:rsidRPr="00046412">
        <w:rPr>
          <w:rFonts w:ascii="Times New Roman" w:eastAsia="Times New Roman" w:hAnsi="Times New Roman" w:cs="David" w:hint="cs"/>
          <w:sz w:val="24"/>
          <w:szCs w:val="24"/>
          <w:lang w:eastAsia="he-IL"/>
        </w:rPr>
        <w:t xml:space="preserve"> </w:t>
      </w:r>
      <w:sdt>
        <w:sdtPr>
          <w:rPr>
            <w:rFonts w:ascii="Times New Roman" w:eastAsia="Times New Roman" w:hAnsi="Times New Roman" w:cs="David"/>
            <w:sz w:val="24"/>
            <w:szCs w:val="24"/>
            <w:rtl/>
            <w:lang w:eastAsia="he-IL"/>
          </w:rPr>
          <w:alias w:val="שם ספק"/>
          <w:tag w:val="cntSupllierName"/>
          <w:id w:val="-582374609"/>
          <w:placeholder>
            <w:docPart w:val="5F484627D21F49C29FFD517CF45594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9E1014" w:rsidRPr="00046412">
            <w:rPr>
              <w:rFonts w:ascii="Times New Roman" w:eastAsia="Times New Roman" w:hAnsi="Times New Roman" w:cs="David"/>
              <w:sz w:val="24"/>
              <w:szCs w:val="24"/>
              <w:rtl/>
              <w:lang w:eastAsia="he-IL"/>
            </w:rPr>
            <w:t>דגש מדידות,הנדסה ויעוץ בע"מ</w:t>
          </w:r>
        </w:sdtContent>
      </w:sdt>
      <w:r w:rsidRPr="00046412">
        <w:rPr>
          <w:rFonts w:ascii="Times New Roman" w:eastAsia="Times New Roman" w:hAnsi="Times New Roman" w:cs="David" w:hint="cs"/>
          <w:bCs/>
          <w:sz w:val="24"/>
          <w:szCs w:val="24"/>
          <w:rtl/>
          <w:lang w:eastAsia="he-IL"/>
        </w:rPr>
        <w:t xml:space="preserve"> /</w:t>
      </w:r>
      <w:r w:rsidRPr="00046412">
        <w:rPr>
          <w:rFonts w:ascii="Times New Roman" w:eastAsia="Times New Roman" w:hAnsi="Times New Roman" w:cs="David" w:hint="cs"/>
          <w:sz w:val="24"/>
          <w:szCs w:val="24"/>
          <w:rtl/>
          <w:lang w:eastAsia="he-IL"/>
        </w:rPr>
        <w:t xml:space="preserve"> המספק שירותים לחברת </w:t>
      </w:r>
      <w:r w:rsidRPr="00046412">
        <w:rPr>
          <w:rFonts w:ascii="Times New Roman" w:eastAsia="Times New Roman" w:hAnsi="Times New Roman" w:cs="David"/>
          <w:sz w:val="24"/>
          <w:szCs w:val="24"/>
          <w:lang w:eastAsia="he-IL"/>
        </w:rPr>
        <w:t xml:space="preserve"> </w:t>
      </w:r>
      <w:sdt>
        <w:sdtPr>
          <w:rPr>
            <w:rFonts w:ascii="Times New Roman" w:eastAsia="Times New Roman" w:hAnsi="Times New Roman" w:cs="David"/>
            <w:sz w:val="24"/>
            <w:szCs w:val="24"/>
            <w:rtl/>
            <w:lang w:eastAsia="he-IL"/>
          </w:rPr>
          <w:alias w:val="שם ספק"/>
          <w:tag w:val="cntSupllierName"/>
          <w:id w:val="637914054"/>
          <w:placeholder>
            <w:docPart w:val="0189B26F5D48479CB2EEBFDC1EF4138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9E1014" w:rsidRPr="00046412">
            <w:rPr>
              <w:rFonts w:ascii="Times New Roman" w:eastAsia="Times New Roman" w:hAnsi="Times New Roman" w:cs="David"/>
              <w:sz w:val="24"/>
              <w:szCs w:val="24"/>
              <w:rtl/>
              <w:lang w:eastAsia="he-IL"/>
            </w:rPr>
            <w:t>דגש מדידות,הנדסה ויעוץ בע"מ</w:t>
          </w:r>
        </w:sdtContent>
      </w:sdt>
      <w:r w:rsidRPr="00046412">
        <w:rPr>
          <w:rFonts w:ascii="Times New Roman" w:eastAsia="Times New Roman" w:hAnsi="Times New Roman" w:cs="David" w:hint="cs"/>
          <w:sz w:val="24"/>
          <w:szCs w:val="24"/>
          <w:rtl/>
          <w:lang w:eastAsia="he-IL"/>
        </w:rPr>
        <w:t xml:space="preserve"> *,מצהיר בזאת ומתחייב כלפיכם כדלקמן:</w:t>
      </w:r>
    </w:p>
    <w:p w14:paraId="4CA049DD" w14:textId="77777777" w:rsidR="00D37420" w:rsidRPr="00046412" w:rsidRDefault="00D37420" w:rsidP="00D374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C3E8EF5" w14:textId="0811D483" w:rsidR="00D37420" w:rsidRPr="00046412" w:rsidRDefault="00D37420" w:rsidP="00D37420">
      <w:pPr>
        <w:widowControl w:val="0"/>
        <w:numPr>
          <w:ilvl w:val="0"/>
          <w:numId w:val="18"/>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sz w:val="24"/>
            <w:szCs w:val="24"/>
            <w:rtl/>
            <w:lang w:eastAsia="he-IL"/>
          </w:rPr>
          <w:alias w:val="שם ספק"/>
          <w:tag w:val="cntSupllierName"/>
          <w:id w:val="1282378856"/>
          <w:placeholder>
            <w:docPart w:val="3269E78491B64B8F82C2671A1CD2E8B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9E1014" w:rsidRPr="00046412">
            <w:rPr>
              <w:rFonts w:ascii="Times New Roman" w:eastAsia="Times New Roman" w:hAnsi="Times New Roman" w:cs="David"/>
              <w:sz w:val="24"/>
              <w:szCs w:val="24"/>
              <w:rtl/>
              <w:lang w:eastAsia="he-IL"/>
            </w:rPr>
            <w:t>דגש מדידות,הנדסה ויעוץ בע"מ</w:t>
          </w:r>
        </w:sdtContent>
      </w:sdt>
      <w:r w:rsidRPr="00046412">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sz w:val="24"/>
            <w:szCs w:val="24"/>
            <w:rtl/>
            <w:lang w:eastAsia="he-IL"/>
          </w:rPr>
          <w:alias w:val="תבנית חוזה"/>
          <w:tag w:val="cntContractType"/>
          <w:id w:val="235442509"/>
          <w:placeholder>
            <w:docPart w:val="DE1F797918854A2F80E2B9F535B2D2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sidR="00B06D6A" w:rsidRPr="00046412">
            <w:rPr>
              <w:rFonts w:ascii="Times New Roman" w:eastAsia="Times New Roman" w:hAnsi="Times New Roman" w:cs="David" w:hint="cs"/>
              <w:bCs/>
              <w:sz w:val="24"/>
              <w:szCs w:val="24"/>
              <w:rtl/>
              <w:lang w:eastAsia="he-IL"/>
            </w:rPr>
            <w:t>יועץ</w:t>
          </w:r>
          <w:r w:rsidRPr="00046412">
            <w:rPr>
              <w:rFonts w:ascii="Times New Roman" w:eastAsia="Times New Roman" w:hAnsi="Times New Roman" w:cs="David" w:hint="cs"/>
              <w:bCs/>
              <w:sz w:val="24"/>
              <w:szCs w:val="24"/>
              <w:rtl/>
              <w:lang w:eastAsia="he-IL"/>
            </w:rPr>
            <w:t xml:space="preserve"> קרינה אלקטרו-מגנטית</w:t>
          </w:r>
        </w:sdtContent>
      </w:sdt>
      <w:r w:rsidRPr="00046412">
        <w:rPr>
          <w:rFonts w:ascii="Times New Roman" w:eastAsia="Times New Roman" w:hAnsi="Times New Roman" w:cs="David" w:hint="cs"/>
          <w:bCs/>
          <w:sz w:val="24"/>
          <w:szCs w:val="24"/>
          <w:rtl/>
          <w:lang w:eastAsia="he-IL"/>
        </w:rPr>
        <w:t xml:space="preserve"> </w:t>
      </w:r>
      <w:r w:rsidRPr="00046412">
        <w:rPr>
          <w:rFonts w:ascii="Times New Roman" w:eastAsia="Times New Roman" w:hAnsi="Times New Roman" w:cs="David" w:hint="cs"/>
          <w:sz w:val="24"/>
          <w:szCs w:val="24"/>
          <w:rtl/>
          <w:lang w:eastAsia="he-IL"/>
        </w:rPr>
        <w:t xml:space="preserve">בפרויקט  </w:t>
      </w:r>
      <w:sdt>
        <w:sdtPr>
          <w:rPr>
            <w:rFonts w:ascii="Times New Roman" w:eastAsia="Times New Roman" w:hAnsi="Times New Roman" w:cs="David" w:hint="cs"/>
            <w:bCs/>
            <w:sz w:val="24"/>
            <w:szCs w:val="24"/>
            <w:rtl/>
            <w:lang w:eastAsia="he-IL"/>
          </w:rPr>
          <w:alias w:val="שם הפרויקט"/>
          <w:tag w:val="cntProjectName"/>
          <w:id w:val="2072999419"/>
          <w:placeholder>
            <w:docPart w:val="B0235CAFCDAA44D39550F828CEBE2C9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925FEB" w:rsidRPr="00046412">
            <w:rPr>
              <w:rFonts w:ascii="Times New Roman" w:eastAsia="Times New Roman" w:hAnsi="Times New Roman" w:cs="David" w:hint="cs"/>
              <w:bCs/>
              <w:sz w:val="24"/>
              <w:szCs w:val="24"/>
              <w:rtl/>
              <w:lang w:eastAsia="he-IL"/>
            </w:rPr>
            <w:t xml:space="preserve">אגמי הכרמל </w:t>
          </w:r>
        </w:sdtContent>
      </w:sdt>
      <w:r w:rsidRPr="00046412">
        <w:rPr>
          <w:rFonts w:ascii="Times New Roman" w:eastAsia="Times New Roman" w:hAnsi="Times New Roman" w:cs="David" w:hint="cs"/>
          <w:sz w:val="24"/>
          <w:szCs w:val="24"/>
          <w:rtl/>
          <w:lang w:eastAsia="he-IL"/>
        </w:rPr>
        <w:t>.</w:t>
      </w:r>
    </w:p>
    <w:p w14:paraId="46FF2784" w14:textId="77777777" w:rsidR="00D37420" w:rsidRPr="00046412" w:rsidRDefault="00D37420" w:rsidP="00D374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59BDCFA" w14:textId="48A041FB" w:rsidR="00D37420" w:rsidRPr="00046412" w:rsidRDefault="00D37420" w:rsidP="00D37420">
      <w:pPr>
        <w:widowControl w:val="0"/>
        <w:numPr>
          <w:ilvl w:val="0"/>
          <w:numId w:val="18"/>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sz w:val="24"/>
            <w:szCs w:val="24"/>
            <w:rtl/>
            <w:lang w:eastAsia="he-IL"/>
          </w:rPr>
          <w:alias w:val="שם ספק"/>
          <w:tag w:val="cntSupllierName"/>
          <w:id w:val="40961436"/>
          <w:placeholder>
            <w:docPart w:val="B4788D815F734013AC4A64252B0A5BD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9E1014" w:rsidRPr="00046412">
            <w:rPr>
              <w:rFonts w:ascii="Times New Roman" w:eastAsia="Times New Roman" w:hAnsi="Times New Roman" w:cs="David"/>
              <w:sz w:val="24"/>
              <w:szCs w:val="24"/>
              <w:rtl/>
              <w:lang w:eastAsia="he-IL"/>
            </w:rPr>
            <w:t>דגש מדידות,הנדסה ויעוץ בע"מ</w:t>
          </w:r>
        </w:sdtContent>
      </w:sdt>
      <w:r w:rsidRPr="00046412">
        <w:rPr>
          <w:rFonts w:ascii="Times New Roman" w:eastAsia="Times New Roman" w:hAnsi="Times New Roman" w:cs="David" w:hint="cs"/>
          <w:bCs/>
          <w:sz w:val="24"/>
          <w:szCs w:val="24"/>
          <w:rtl/>
          <w:lang w:eastAsia="he-IL"/>
        </w:rPr>
        <w:t xml:space="preserve"> </w:t>
      </w:r>
      <w:r w:rsidRPr="00046412">
        <w:rPr>
          <w:rFonts w:ascii="Times New Roman" w:eastAsia="Times New Roman" w:hAnsi="Times New Roman" w:cs="David" w:hint="cs"/>
          <w:sz w:val="24"/>
          <w:szCs w:val="24"/>
          <w:rtl/>
          <w:lang w:eastAsia="he-IL"/>
        </w:rPr>
        <w:t>עשוי להגיע לרשותי מידע חסוי כמוגדר להלן:</w:t>
      </w:r>
    </w:p>
    <w:p w14:paraId="07793D7D" w14:textId="77777777" w:rsidR="00D37420" w:rsidRPr="00046412" w:rsidRDefault="00D37420" w:rsidP="00D37420">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51388FA5" w14:textId="248D7E93" w:rsidR="00D37420" w:rsidRPr="00046412" w:rsidRDefault="00D37420" w:rsidP="00D37420">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ab/>
        <w:t>"</w:t>
      </w:r>
      <w:r w:rsidRPr="00046412">
        <w:rPr>
          <w:rFonts w:ascii="Times New Roman" w:eastAsia="Times New Roman" w:hAnsi="Times New Roman" w:cs="David" w:hint="cs"/>
          <w:b/>
          <w:bCs/>
          <w:sz w:val="24"/>
          <w:szCs w:val="24"/>
          <w:rtl/>
          <w:lang w:eastAsia="he-IL"/>
        </w:rPr>
        <w:t>מידע חסוי</w:t>
      </w:r>
      <w:r w:rsidRPr="00046412">
        <w:rPr>
          <w:rFonts w:ascii="Times New Roman" w:eastAsia="Times New Roman" w:hAnsi="Times New Roman" w:cs="David" w:hint="cs"/>
          <w:sz w:val="24"/>
          <w:szCs w:val="24"/>
          <w:rtl/>
          <w:lang w:eastAsia="he-IL"/>
        </w:rPr>
        <w:t>"-</w:t>
      </w:r>
      <w:r w:rsidRPr="00046412">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sz w:val="24"/>
            <w:szCs w:val="24"/>
            <w:rtl/>
            <w:lang w:eastAsia="he-IL"/>
          </w:rPr>
          <w:alias w:val="שם ספק"/>
          <w:tag w:val="cntSupllierName"/>
          <w:id w:val="845366929"/>
          <w:placeholder>
            <w:docPart w:val="B97E7F6621A94D80BE43AE2FFBC102C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9E1014" w:rsidRPr="00046412">
            <w:rPr>
              <w:rFonts w:ascii="Times New Roman" w:eastAsia="Times New Roman" w:hAnsi="Times New Roman" w:cs="David"/>
              <w:sz w:val="24"/>
              <w:szCs w:val="24"/>
              <w:rtl/>
              <w:lang w:eastAsia="he-IL"/>
            </w:rPr>
            <w:t>דגש מדידות,הנדסה ויעוץ בע"מ</w:t>
          </w:r>
        </w:sdtContent>
      </w:sdt>
      <w:r w:rsidRPr="00046412">
        <w:rPr>
          <w:rFonts w:ascii="Times New Roman" w:eastAsia="Times New Roman" w:hAnsi="Times New Roman" w:cs="David"/>
          <w:bCs/>
          <w:sz w:val="24"/>
          <w:szCs w:val="24"/>
          <w:lang w:eastAsia="he-IL"/>
        </w:rPr>
        <w:t xml:space="preserve"> </w:t>
      </w:r>
      <w:r w:rsidRPr="00046412">
        <w:rPr>
          <w:rFonts w:ascii="Times New Roman" w:eastAsia="Times New Roman" w:hAnsi="Times New Roman" w:cs="David" w:hint="cs"/>
          <w:bCs/>
          <w:sz w:val="24"/>
          <w:szCs w:val="24"/>
          <w:rtl/>
          <w:lang w:eastAsia="he-IL"/>
        </w:rPr>
        <w:t xml:space="preserve"> </w:t>
      </w:r>
      <w:r w:rsidRPr="00046412">
        <w:rPr>
          <w:rFonts w:ascii="Times New Roman" w:eastAsia="Times New Roman" w:hAnsi="Times New Roman" w:cs="David" w:hint="cs"/>
          <w:sz w:val="24"/>
          <w:szCs w:val="24"/>
          <w:rtl/>
          <w:lang w:eastAsia="he-IL"/>
        </w:rPr>
        <w:t>.</w:t>
      </w:r>
    </w:p>
    <w:p w14:paraId="01EB7F5E" w14:textId="77777777" w:rsidR="00D37420" w:rsidRPr="00046412" w:rsidRDefault="00D37420" w:rsidP="00D37420">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281E522" w14:textId="77777777" w:rsidR="00D37420" w:rsidRPr="00046412" w:rsidRDefault="00D37420" w:rsidP="00D37420">
      <w:pPr>
        <w:widowControl w:val="0"/>
        <w:numPr>
          <w:ilvl w:val="0"/>
          <w:numId w:val="18"/>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0C4014BC" w14:textId="77777777" w:rsidR="00D37420" w:rsidRPr="00046412" w:rsidRDefault="00D37420" w:rsidP="00D374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1683070" w14:textId="77777777" w:rsidR="00D37420" w:rsidRPr="00046412" w:rsidRDefault="00D37420" w:rsidP="00D37420">
      <w:pPr>
        <w:widowControl w:val="0"/>
        <w:numPr>
          <w:ilvl w:val="0"/>
          <w:numId w:val="18"/>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6516FEBE" w14:textId="77777777" w:rsidR="00D37420" w:rsidRPr="00046412" w:rsidRDefault="00D37420" w:rsidP="00D37420">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E37B8DB" w14:textId="77777777" w:rsidR="00D37420" w:rsidRPr="00046412" w:rsidRDefault="00D37420" w:rsidP="00D37420">
      <w:pPr>
        <w:widowControl w:val="0"/>
        <w:numPr>
          <w:ilvl w:val="0"/>
          <w:numId w:val="18"/>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הנני מאשר כי התחייבויותיי הנ"ל תחולנה הן במהלך ביצוע הפרויקט והן לאחריו.</w:t>
      </w:r>
    </w:p>
    <w:p w14:paraId="7ABB90BB" w14:textId="77777777" w:rsidR="00D37420" w:rsidRPr="00046412" w:rsidRDefault="00D37420" w:rsidP="00D3742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בכבוד רב,</w:t>
      </w:r>
    </w:p>
    <w:p w14:paraId="08AC5AB6" w14:textId="77777777" w:rsidR="00D37420" w:rsidRPr="00046412" w:rsidRDefault="00D37420" w:rsidP="00D3742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5720A67F" w14:textId="01D8CAFC" w:rsidR="00D37420" w:rsidRPr="00046412" w:rsidRDefault="00FE46EB" w:rsidP="00D3742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 xml:space="preserve">                  </w:t>
      </w:r>
      <w:r w:rsidR="00D37420" w:rsidRPr="00046412">
        <w:rPr>
          <w:rFonts w:ascii="Times New Roman" w:eastAsia="Times New Roman" w:hAnsi="Times New Roman" w:cs="David" w:hint="cs"/>
          <w:sz w:val="24"/>
          <w:szCs w:val="24"/>
          <w:rtl/>
          <w:lang w:eastAsia="he-IL"/>
        </w:rPr>
        <w:t xml:space="preserve">_______________________ </w:t>
      </w:r>
    </w:p>
    <w:p w14:paraId="1AA040B0" w14:textId="2CE0B73D" w:rsidR="00D37420" w:rsidRPr="00046412" w:rsidRDefault="00D37420" w:rsidP="00D3742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sz w:val="24"/>
            <w:szCs w:val="24"/>
            <w:rtl/>
            <w:lang w:eastAsia="he-IL"/>
          </w:rPr>
          <w:alias w:val="שם ספק"/>
          <w:tag w:val="cntSupllierName"/>
          <w:id w:val="-1941524365"/>
          <w:placeholder>
            <w:docPart w:val="874EC2A980404D8E96EBE3D2B551292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9E1014" w:rsidRPr="00046412">
            <w:rPr>
              <w:rFonts w:ascii="Times New Roman" w:eastAsia="Times New Roman" w:hAnsi="Times New Roman" w:cs="David"/>
              <w:sz w:val="24"/>
              <w:szCs w:val="24"/>
              <w:rtl/>
              <w:lang w:eastAsia="he-IL"/>
            </w:rPr>
            <w:t>דגש מדידות,הנדסה ויעוץ בע"מ</w:t>
          </w:r>
        </w:sdtContent>
      </w:sdt>
    </w:p>
    <w:p w14:paraId="10DE5EA8" w14:textId="77777777" w:rsidR="00D37420" w:rsidRPr="00046412" w:rsidRDefault="00D37420" w:rsidP="00D3742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3DE207C8" w14:textId="77777777" w:rsidR="00D37420" w:rsidRPr="00046412" w:rsidRDefault="00D37420" w:rsidP="00D3742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שם:____________</w:t>
      </w:r>
    </w:p>
    <w:p w14:paraId="235158B4" w14:textId="77777777" w:rsidR="00D37420" w:rsidRPr="00046412" w:rsidRDefault="00D37420" w:rsidP="00D3742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ת.ז:____________</w:t>
      </w:r>
    </w:p>
    <w:p w14:paraId="02C4AB17" w14:textId="77777777" w:rsidR="00D37420" w:rsidRPr="00046412" w:rsidRDefault="00D37420" w:rsidP="00D3742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כתובת:__________</w:t>
      </w:r>
    </w:p>
    <w:p w14:paraId="4DE43F96" w14:textId="77777777" w:rsidR="00D37420" w:rsidRPr="00046412" w:rsidRDefault="00D37420" w:rsidP="00D37420">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046412">
        <w:rPr>
          <w:rFonts w:ascii="Times New Roman" w:eastAsia="Times New Roman" w:hAnsi="Times New Roman" w:cs="David" w:hint="cs"/>
          <w:sz w:val="24"/>
          <w:szCs w:val="24"/>
          <w:highlight w:val="yellow"/>
          <w:rtl/>
          <w:lang w:eastAsia="he-IL"/>
        </w:rPr>
        <w:t>*מחק את המיותר</w:t>
      </w:r>
    </w:p>
    <w:p w14:paraId="48683A1B" w14:textId="77777777" w:rsidR="00D37420" w:rsidRPr="00046412" w:rsidRDefault="00D37420" w:rsidP="00D3742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46412">
        <w:rPr>
          <w:rFonts w:ascii="Times New Roman" w:eastAsia="Times New Roman" w:hAnsi="Times New Roman" w:cs="David" w:hint="cs"/>
          <w:bCs/>
          <w:sz w:val="24"/>
          <w:szCs w:val="24"/>
          <w:u w:val="single"/>
          <w:rtl/>
          <w:lang w:eastAsia="he-IL"/>
        </w:rPr>
        <w:br w:type="page"/>
      </w:r>
    </w:p>
    <w:p w14:paraId="6189FBC4" w14:textId="77777777" w:rsidR="00D37420" w:rsidRPr="00046412" w:rsidRDefault="00D37420" w:rsidP="00D3742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046412">
        <w:rPr>
          <w:rFonts w:ascii="Times New Roman" w:eastAsia="Times New Roman" w:hAnsi="Times New Roman" w:cs="David" w:hint="cs"/>
          <w:bCs/>
          <w:sz w:val="20"/>
          <w:szCs w:val="24"/>
          <w:u w:val="single"/>
          <w:rtl/>
          <w:lang w:eastAsia="he-IL"/>
        </w:rPr>
        <w:t>נספח "ז"</w:t>
      </w:r>
    </w:p>
    <w:p w14:paraId="058C85DE" w14:textId="77777777" w:rsidR="002136E2" w:rsidRPr="00046412" w:rsidRDefault="002136E2" w:rsidP="002136E2">
      <w:pPr>
        <w:widowControl w:val="0"/>
        <w:spacing w:before="0" w:beforeAutospacing="0" w:after="0" w:afterAutospacing="0" w:line="240" w:lineRule="auto"/>
        <w:jc w:val="center"/>
        <w:rPr>
          <w:rFonts w:ascii="David" w:eastAsia="Times New Roman" w:hAnsi="David" w:cs="David"/>
          <w:sz w:val="24"/>
          <w:szCs w:val="24"/>
          <w:rtl/>
          <w:lang w:eastAsia="he-IL"/>
        </w:rPr>
      </w:pPr>
    </w:p>
    <w:p w14:paraId="7AF84C31" w14:textId="77777777" w:rsidR="002136E2" w:rsidRPr="00046412" w:rsidRDefault="002136E2" w:rsidP="002136E2">
      <w:pPr>
        <w:widowControl w:val="0"/>
        <w:bidi w:val="0"/>
        <w:spacing w:before="0" w:beforeAutospacing="0" w:after="0" w:afterAutospacing="0" w:line="240" w:lineRule="auto"/>
        <w:jc w:val="center"/>
        <w:rPr>
          <w:rFonts w:ascii="David" w:eastAsia="Times New Roman" w:hAnsi="David" w:cs="David"/>
          <w:bCs/>
          <w:sz w:val="24"/>
          <w:szCs w:val="24"/>
          <w:u w:val="single"/>
          <w:rtl/>
          <w:lang w:eastAsia="he-IL"/>
        </w:rPr>
      </w:pPr>
      <w:r w:rsidRPr="00046412">
        <w:rPr>
          <w:rFonts w:ascii="David" w:eastAsia="Times New Roman" w:hAnsi="David" w:cs="David" w:hint="cs"/>
          <w:bCs/>
          <w:sz w:val="24"/>
          <w:szCs w:val="24"/>
          <w:u w:val="single"/>
          <w:rtl/>
          <w:lang w:eastAsia="he-IL"/>
        </w:rPr>
        <w:t>מפרט</w:t>
      </w:r>
      <w:r w:rsidRPr="00046412">
        <w:rPr>
          <w:rFonts w:ascii="David" w:eastAsia="Times New Roman" w:hAnsi="David" w:cs="David"/>
          <w:bCs/>
          <w:sz w:val="24"/>
          <w:szCs w:val="24"/>
          <w:u w:val="single"/>
          <w:rtl/>
          <w:lang w:eastAsia="he-IL"/>
        </w:rPr>
        <w:t xml:space="preserve"> </w:t>
      </w:r>
      <w:r w:rsidRPr="00046412">
        <w:rPr>
          <w:rFonts w:ascii="David" w:eastAsia="Times New Roman" w:hAnsi="David" w:cs="David" w:hint="cs"/>
          <w:bCs/>
          <w:sz w:val="24"/>
          <w:szCs w:val="24"/>
          <w:u w:val="single"/>
          <w:rtl/>
          <w:lang w:eastAsia="he-IL"/>
        </w:rPr>
        <w:t>ביטוחי</w:t>
      </w:r>
      <w:r w:rsidRPr="00046412">
        <w:rPr>
          <w:rFonts w:ascii="David" w:eastAsia="Times New Roman" w:hAnsi="David" w:cs="David"/>
          <w:bCs/>
          <w:sz w:val="24"/>
          <w:szCs w:val="24"/>
          <w:u w:val="single"/>
          <w:rtl/>
          <w:lang w:eastAsia="he-IL"/>
        </w:rPr>
        <w:t xml:space="preserve"> </w:t>
      </w:r>
      <w:r w:rsidRPr="00046412">
        <w:rPr>
          <w:rFonts w:ascii="David" w:eastAsia="Times New Roman" w:hAnsi="David" w:cs="David" w:hint="cs"/>
          <w:bCs/>
          <w:sz w:val="24"/>
          <w:szCs w:val="24"/>
          <w:u w:val="single"/>
          <w:rtl/>
          <w:lang w:eastAsia="he-IL"/>
        </w:rPr>
        <w:t>היועץ</w:t>
      </w:r>
    </w:p>
    <w:p w14:paraId="228FFCFF" w14:textId="77777777" w:rsidR="002136E2" w:rsidRPr="00046412" w:rsidRDefault="002136E2" w:rsidP="002136E2">
      <w:pPr>
        <w:tabs>
          <w:tab w:val="left" w:pos="283"/>
        </w:tabs>
        <w:spacing w:after="0" w:line="240" w:lineRule="auto"/>
        <w:jc w:val="both"/>
        <w:rPr>
          <w:rFonts w:ascii="David" w:hAnsi="David" w:cs="David"/>
          <w:sz w:val="24"/>
          <w:szCs w:val="24"/>
          <w:rtl/>
        </w:rPr>
      </w:pPr>
      <w:r w:rsidRPr="00046412">
        <w:rPr>
          <w:rFonts w:ascii="David" w:hAnsi="David" w:cs="David" w:hint="cs"/>
          <w:sz w:val="24"/>
          <w:szCs w:val="24"/>
          <w:rtl/>
        </w:rPr>
        <w:t>היועץ</w:t>
      </w:r>
      <w:r w:rsidRPr="00046412">
        <w:rPr>
          <w:rFonts w:ascii="David" w:hAnsi="David" w:cs="David"/>
          <w:sz w:val="24"/>
          <w:szCs w:val="24"/>
          <w:rtl/>
        </w:rPr>
        <w:t xml:space="preserve"> </w:t>
      </w:r>
      <w:r w:rsidRPr="00046412">
        <w:rPr>
          <w:rFonts w:ascii="David" w:hAnsi="David" w:cs="David" w:hint="cs"/>
          <w:sz w:val="24"/>
          <w:szCs w:val="24"/>
          <w:rtl/>
        </w:rPr>
        <w:t>מאשר</w:t>
      </w:r>
      <w:r w:rsidRPr="00046412">
        <w:rPr>
          <w:rFonts w:ascii="David" w:hAnsi="David" w:cs="David"/>
          <w:sz w:val="24"/>
          <w:szCs w:val="24"/>
          <w:rtl/>
        </w:rPr>
        <w:t xml:space="preserve"> שהיקף הכיסוי הניתן על פי הפוליסות בכפוף לאמור להלן אינו נופל מהכיסוי הניתן על פי נוסח הפוליסות הידוע כ"ביט" </w:t>
      </w:r>
      <w:r w:rsidRPr="00046412">
        <w:rPr>
          <w:rFonts w:ascii="David" w:hAnsi="David" w:cs="David" w:hint="cs"/>
          <w:sz w:val="24"/>
          <w:szCs w:val="24"/>
          <w:rtl/>
        </w:rPr>
        <w:t>מהדורת</w:t>
      </w:r>
      <w:r w:rsidRPr="00046412">
        <w:rPr>
          <w:rFonts w:ascii="David" w:hAnsi="David" w:cs="David"/>
          <w:sz w:val="24"/>
          <w:szCs w:val="24"/>
          <w:rtl/>
        </w:rPr>
        <w:t xml:space="preserve"> 2013 או נוסח מאוחר יותר המחליף את תנאי "ביט" </w:t>
      </w:r>
      <w:r w:rsidRPr="00046412">
        <w:rPr>
          <w:rFonts w:ascii="David" w:hAnsi="David" w:cs="David" w:hint="cs"/>
          <w:sz w:val="24"/>
          <w:szCs w:val="24"/>
          <w:rtl/>
        </w:rPr>
        <w:t>מהדורת</w:t>
      </w:r>
      <w:r w:rsidRPr="00046412">
        <w:rPr>
          <w:rFonts w:ascii="David" w:hAnsi="David" w:cs="David"/>
          <w:sz w:val="24"/>
          <w:szCs w:val="24"/>
          <w:rtl/>
        </w:rPr>
        <w:t xml:space="preserve"> 2013. </w:t>
      </w:r>
      <w:r w:rsidRPr="00046412">
        <w:rPr>
          <w:rFonts w:ascii="David" w:hAnsi="David" w:cs="David" w:hint="cs"/>
          <w:sz w:val="24"/>
          <w:szCs w:val="24"/>
          <w:rtl/>
        </w:rPr>
        <w:t>ביחס</w:t>
      </w:r>
      <w:r w:rsidRPr="00046412">
        <w:rPr>
          <w:rFonts w:ascii="David" w:hAnsi="David" w:cs="David"/>
          <w:sz w:val="24"/>
          <w:szCs w:val="24"/>
          <w:rtl/>
        </w:rPr>
        <w:t xml:space="preserve"> </w:t>
      </w:r>
      <w:r w:rsidRPr="00046412">
        <w:rPr>
          <w:rFonts w:ascii="David" w:hAnsi="David" w:cs="David" w:hint="cs"/>
          <w:sz w:val="24"/>
          <w:szCs w:val="24"/>
          <w:rtl/>
        </w:rPr>
        <w:t>ל</w:t>
      </w:r>
      <w:r w:rsidRPr="00046412">
        <w:rPr>
          <w:rFonts w:ascii="David" w:hAnsi="David" w:cs="David"/>
          <w:sz w:val="24"/>
          <w:szCs w:val="24"/>
          <w:rtl/>
        </w:rPr>
        <w:t xml:space="preserve">"אחריות </w:t>
      </w:r>
      <w:r w:rsidRPr="00046412">
        <w:rPr>
          <w:rFonts w:ascii="David" w:hAnsi="David" w:cs="David" w:hint="cs"/>
          <w:sz w:val="24"/>
          <w:szCs w:val="24"/>
          <w:rtl/>
        </w:rPr>
        <w:t>מקצועית</w:t>
      </w:r>
      <w:r w:rsidRPr="00046412">
        <w:rPr>
          <w:rFonts w:ascii="David" w:hAnsi="David" w:cs="David"/>
          <w:sz w:val="24"/>
          <w:szCs w:val="24"/>
          <w:rtl/>
        </w:rPr>
        <w:t xml:space="preserve">" </w:t>
      </w:r>
      <w:r w:rsidRPr="00046412">
        <w:rPr>
          <w:rFonts w:ascii="David" w:hAnsi="David" w:cs="David" w:hint="cs"/>
          <w:sz w:val="24"/>
          <w:szCs w:val="24"/>
          <w:rtl/>
        </w:rPr>
        <w:t>היקף</w:t>
      </w:r>
      <w:r w:rsidRPr="00046412">
        <w:rPr>
          <w:rFonts w:ascii="David" w:hAnsi="David" w:cs="David"/>
          <w:sz w:val="24"/>
          <w:szCs w:val="24"/>
          <w:rtl/>
        </w:rPr>
        <w:t xml:space="preserve"> </w:t>
      </w:r>
      <w:r w:rsidRPr="00046412">
        <w:rPr>
          <w:rFonts w:ascii="David" w:hAnsi="David" w:cs="David" w:hint="cs"/>
          <w:sz w:val="24"/>
          <w:szCs w:val="24"/>
          <w:rtl/>
        </w:rPr>
        <w:t>הכיסוי</w:t>
      </w:r>
      <w:r w:rsidRPr="00046412">
        <w:rPr>
          <w:rFonts w:ascii="David" w:hAnsi="David" w:cs="David"/>
          <w:sz w:val="24"/>
          <w:szCs w:val="24"/>
          <w:rtl/>
        </w:rPr>
        <w:t xml:space="preserve"> </w:t>
      </w:r>
      <w:r w:rsidRPr="00046412">
        <w:rPr>
          <w:rFonts w:ascii="David" w:hAnsi="David" w:cs="David" w:hint="cs"/>
          <w:sz w:val="24"/>
          <w:szCs w:val="24"/>
          <w:rtl/>
        </w:rPr>
        <w:t>אינו</w:t>
      </w:r>
      <w:r w:rsidRPr="00046412">
        <w:rPr>
          <w:rFonts w:ascii="David" w:hAnsi="David" w:cs="David"/>
          <w:sz w:val="24"/>
          <w:szCs w:val="24"/>
          <w:rtl/>
        </w:rPr>
        <w:t xml:space="preserve"> </w:t>
      </w:r>
      <w:r w:rsidRPr="00046412">
        <w:rPr>
          <w:rFonts w:ascii="David" w:hAnsi="David" w:cs="David" w:hint="cs"/>
          <w:sz w:val="24"/>
          <w:szCs w:val="24"/>
          <w:rtl/>
        </w:rPr>
        <w:t>נופל</w:t>
      </w:r>
      <w:r w:rsidRPr="00046412">
        <w:rPr>
          <w:rFonts w:ascii="David" w:hAnsi="David" w:cs="David"/>
          <w:sz w:val="24"/>
          <w:szCs w:val="24"/>
          <w:rtl/>
        </w:rPr>
        <w:t xml:space="preserve"> </w:t>
      </w:r>
      <w:r w:rsidRPr="00046412">
        <w:rPr>
          <w:rFonts w:ascii="David" w:hAnsi="David" w:cs="David" w:hint="cs"/>
          <w:sz w:val="24"/>
          <w:szCs w:val="24"/>
          <w:rtl/>
        </w:rPr>
        <w:t>מהאמור</w:t>
      </w:r>
      <w:r w:rsidRPr="00046412">
        <w:rPr>
          <w:rFonts w:ascii="David" w:hAnsi="David" w:cs="David"/>
          <w:sz w:val="24"/>
          <w:szCs w:val="24"/>
          <w:rtl/>
        </w:rPr>
        <w:t xml:space="preserve"> </w:t>
      </w:r>
      <w:r w:rsidRPr="00046412">
        <w:rPr>
          <w:rFonts w:ascii="David" w:hAnsi="David" w:cs="David" w:hint="cs"/>
          <w:sz w:val="24"/>
          <w:szCs w:val="24"/>
          <w:rtl/>
        </w:rPr>
        <w:t>בסעיף</w:t>
      </w:r>
      <w:r w:rsidRPr="00046412">
        <w:rPr>
          <w:rFonts w:ascii="David" w:hAnsi="David" w:cs="David"/>
          <w:sz w:val="24"/>
          <w:szCs w:val="24"/>
          <w:rtl/>
        </w:rPr>
        <w:t xml:space="preserve"> 1 </w:t>
      </w:r>
      <w:r w:rsidRPr="00046412">
        <w:rPr>
          <w:rFonts w:ascii="David" w:hAnsi="David" w:cs="David" w:hint="cs"/>
          <w:sz w:val="24"/>
          <w:szCs w:val="24"/>
          <w:rtl/>
        </w:rPr>
        <w:t>להלן</w:t>
      </w:r>
      <w:r w:rsidRPr="00046412">
        <w:rPr>
          <w:rFonts w:ascii="David" w:hAnsi="David" w:cs="David"/>
          <w:sz w:val="24"/>
          <w:szCs w:val="24"/>
          <w:rtl/>
        </w:rPr>
        <w:t>.</w:t>
      </w:r>
    </w:p>
    <w:p w14:paraId="08E98C98" w14:textId="77777777" w:rsidR="002136E2" w:rsidRPr="00046412" w:rsidRDefault="002136E2" w:rsidP="002136E2">
      <w:pPr>
        <w:tabs>
          <w:tab w:val="left" w:pos="283"/>
          <w:tab w:val="left" w:pos="708"/>
        </w:tabs>
        <w:spacing w:after="0" w:line="240" w:lineRule="auto"/>
        <w:ind w:left="283" w:hanging="283"/>
        <w:jc w:val="both"/>
        <w:rPr>
          <w:rFonts w:ascii="David" w:hAnsi="David" w:cs="David"/>
          <w:sz w:val="24"/>
          <w:szCs w:val="24"/>
          <w:rtl/>
        </w:rPr>
      </w:pPr>
      <w:r w:rsidRPr="00046412">
        <w:rPr>
          <w:rFonts w:ascii="David" w:hAnsi="David" w:cs="David"/>
          <w:sz w:val="24"/>
          <w:szCs w:val="24"/>
          <w:rtl/>
        </w:rPr>
        <w:t>1.</w:t>
      </w:r>
      <w:r w:rsidRPr="00046412">
        <w:rPr>
          <w:rFonts w:ascii="David" w:hAnsi="David" w:cs="David"/>
          <w:sz w:val="24"/>
          <w:szCs w:val="24"/>
          <w:rtl/>
        </w:rPr>
        <w:tab/>
      </w:r>
      <w:r w:rsidRPr="00046412">
        <w:rPr>
          <w:rFonts w:ascii="David" w:hAnsi="David" w:cs="David"/>
          <w:b/>
          <w:bCs/>
          <w:sz w:val="24"/>
          <w:szCs w:val="24"/>
          <w:rtl/>
        </w:rPr>
        <w:t>ביטוח אחריות מקצועית</w:t>
      </w:r>
      <w:r w:rsidRPr="00046412">
        <w:rPr>
          <w:rFonts w:ascii="David" w:hAnsi="David" w:cs="David"/>
          <w:sz w:val="24"/>
          <w:szCs w:val="24"/>
          <w:rtl/>
        </w:rPr>
        <w:t>, לכיסוי חבותו המקצועית של היועץ ביחס להתחייבויותיו על פי ה</w:t>
      </w:r>
      <w:r w:rsidRPr="00046412">
        <w:rPr>
          <w:rFonts w:ascii="David" w:hAnsi="David" w:cs="David" w:hint="cs"/>
          <w:sz w:val="24"/>
          <w:szCs w:val="24"/>
          <w:rtl/>
        </w:rPr>
        <w:t>הסכם</w:t>
      </w:r>
      <w:r w:rsidRPr="00046412">
        <w:rPr>
          <w:rFonts w:ascii="David" w:hAnsi="David" w:cs="David"/>
          <w:sz w:val="24"/>
          <w:szCs w:val="24"/>
          <w:rtl/>
        </w:rPr>
        <w:t xml:space="preserve"> הנדון.</w:t>
      </w:r>
    </w:p>
    <w:p w14:paraId="02C3616A" w14:textId="77777777" w:rsidR="002136E2" w:rsidRPr="00046412" w:rsidRDefault="002136E2" w:rsidP="002136E2">
      <w:pPr>
        <w:tabs>
          <w:tab w:val="left" w:pos="283"/>
          <w:tab w:val="left" w:pos="708"/>
        </w:tabs>
        <w:spacing w:after="0" w:line="240" w:lineRule="auto"/>
        <w:ind w:left="283" w:hanging="283"/>
        <w:jc w:val="both"/>
        <w:rPr>
          <w:rFonts w:ascii="David" w:hAnsi="David" w:cs="David"/>
          <w:sz w:val="24"/>
          <w:szCs w:val="24"/>
          <w:rtl/>
        </w:rPr>
      </w:pPr>
      <w:r w:rsidRPr="00046412">
        <w:rPr>
          <w:rFonts w:ascii="David" w:hAnsi="David" w:cs="David"/>
          <w:sz w:val="24"/>
          <w:szCs w:val="24"/>
          <w:rtl/>
        </w:rPr>
        <w:tab/>
        <w:t>גבול האחריות על פי הפוליסה לא יפחת מ- 4,000,000 ₪  (</w:t>
      </w:r>
      <w:r w:rsidRPr="00046412">
        <w:rPr>
          <w:rFonts w:ascii="David" w:hAnsi="David" w:cs="David" w:hint="cs"/>
          <w:sz w:val="24"/>
          <w:szCs w:val="24"/>
          <w:rtl/>
        </w:rPr>
        <w:t>ארבעה</w:t>
      </w:r>
      <w:r w:rsidRPr="00046412">
        <w:rPr>
          <w:rFonts w:ascii="David" w:hAnsi="David" w:cs="David"/>
          <w:sz w:val="24"/>
          <w:szCs w:val="24"/>
          <w:rtl/>
        </w:rPr>
        <w:t xml:space="preserve"> </w:t>
      </w:r>
      <w:r w:rsidRPr="00046412">
        <w:rPr>
          <w:rFonts w:ascii="David" w:hAnsi="David" w:cs="David" w:hint="cs"/>
          <w:sz w:val="24"/>
          <w:szCs w:val="24"/>
          <w:rtl/>
        </w:rPr>
        <w:t>מליון</w:t>
      </w:r>
      <w:r w:rsidRPr="00046412">
        <w:rPr>
          <w:rFonts w:ascii="David" w:hAnsi="David" w:cs="David"/>
          <w:sz w:val="24"/>
          <w:szCs w:val="24"/>
          <w:rtl/>
        </w:rPr>
        <w:t xml:space="preserve"> </w:t>
      </w:r>
      <w:r w:rsidRPr="00046412">
        <w:rPr>
          <w:rFonts w:ascii="David" w:hAnsi="David" w:cs="David" w:hint="cs"/>
          <w:sz w:val="24"/>
          <w:szCs w:val="24"/>
          <w:rtl/>
        </w:rPr>
        <w:t>₪</w:t>
      </w:r>
      <w:r w:rsidRPr="00046412">
        <w:rPr>
          <w:rFonts w:ascii="David" w:hAnsi="David" w:cs="David"/>
          <w:sz w:val="24"/>
          <w:szCs w:val="24"/>
          <w:rtl/>
        </w:rPr>
        <w:t>) לא</w:t>
      </w:r>
      <w:r w:rsidRPr="00046412">
        <w:rPr>
          <w:rFonts w:ascii="David" w:hAnsi="David" w:cs="David" w:hint="cs"/>
          <w:sz w:val="24"/>
          <w:szCs w:val="24"/>
          <w:rtl/>
        </w:rPr>
        <w:t>י</w:t>
      </w:r>
      <w:r w:rsidRPr="00046412">
        <w:rPr>
          <w:rFonts w:ascii="David" w:hAnsi="David" w:cs="David"/>
          <w:sz w:val="24"/>
          <w:szCs w:val="24"/>
          <w:rtl/>
        </w:rPr>
        <w:t>רוע ובסה"כ לתקופת הביטוח.</w:t>
      </w:r>
    </w:p>
    <w:p w14:paraId="1C7CC9D8" w14:textId="77777777" w:rsidR="002136E2" w:rsidRPr="00046412" w:rsidRDefault="002136E2" w:rsidP="002136E2">
      <w:pPr>
        <w:tabs>
          <w:tab w:val="left" w:pos="283"/>
          <w:tab w:val="left" w:pos="708"/>
        </w:tabs>
        <w:spacing w:after="0" w:line="240" w:lineRule="auto"/>
        <w:ind w:left="283" w:hanging="283"/>
        <w:jc w:val="both"/>
        <w:rPr>
          <w:rFonts w:ascii="David" w:hAnsi="David" w:cs="David"/>
          <w:sz w:val="24"/>
          <w:szCs w:val="24"/>
          <w:rtl/>
        </w:rPr>
      </w:pPr>
      <w:r w:rsidRPr="00046412">
        <w:rPr>
          <w:rFonts w:ascii="David" w:hAnsi="David" w:cs="David"/>
          <w:sz w:val="24"/>
          <w:szCs w:val="24"/>
          <w:rtl/>
        </w:rPr>
        <w:tab/>
        <w:t xml:space="preserve">הביטוח על פי הפוליסה אינו כולל כל הגבלה ביחס לאובדן מסמכים, חריגה מסמכות שנעשתה בתום לב, </w:t>
      </w:r>
      <w:r w:rsidRPr="00046412">
        <w:rPr>
          <w:rFonts w:ascii="David" w:hAnsi="David" w:cs="David" w:hint="cs"/>
          <w:sz w:val="24"/>
          <w:szCs w:val="24"/>
          <w:rtl/>
        </w:rPr>
        <w:t>הפרת</w:t>
      </w:r>
      <w:r w:rsidRPr="00046412">
        <w:rPr>
          <w:rFonts w:ascii="David" w:hAnsi="David" w:cs="David"/>
          <w:sz w:val="24"/>
          <w:szCs w:val="24"/>
          <w:rtl/>
        </w:rPr>
        <w:t xml:space="preserve"> סודיות , מעשה במתכוון, </w:t>
      </w:r>
      <w:r w:rsidRPr="00046412">
        <w:rPr>
          <w:rFonts w:ascii="David" w:hAnsi="David" w:cs="David" w:hint="cs"/>
          <w:sz w:val="24"/>
          <w:szCs w:val="24"/>
          <w:rtl/>
        </w:rPr>
        <w:t>דיבה</w:t>
      </w:r>
      <w:r w:rsidRPr="00046412">
        <w:rPr>
          <w:rFonts w:ascii="David" w:hAnsi="David" w:cs="David"/>
          <w:sz w:val="24"/>
          <w:szCs w:val="24"/>
          <w:rtl/>
        </w:rPr>
        <w:t xml:space="preserve"> </w:t>
      </w:r>
      <w:r w:rsidRPr="00046412">
        <w:rPr>
          <w:rFonts w:ascii="David" w:hAnsi="David" w:cs="David" w:hint="cs"/>
          <w:sz w:val="24"/>
          <w:szCs w:val="24"/>
          <w:rtl/>
        </w:rPr>
        <w:t>השמצה</w:t>
      </w:r>
      <w:r w:rsidRPr="00046412">
        <w:rPr>
          <w:rFonts w:ascii="David" w:hAnsi="David" w:cs="David"/>
          <w:sz w:val="24"/>
          <w:szCs w:val="24"/>
          <w:rtl/>
        </w:rPr>
        <w:t xml:space="preserve">, מעשה מרמה ו/או אי יושר של מי מעובדי </w:t>
      </w:r>
      <w:r w:rsidRPr="00046412">
        <w:rPr>
          <w:rFonts w:ascii="David" w:hAnsi="David" w:cs="David" w:hint="cs"/>
          <w:sz w:val="24"/>
          <w:szCs w:val="24"/>
          <w:rtl/>
        </w:rPr>
        <w:t>היועץ</w:t>
      </w:r>
      <w:r w:rsidRPr="00046412">
        <w:rPr>
          <w:rFonts w:ascii="David" w:hAnsi="David" w:cs="David"/>
          <w:sz w:val="24"/>
          <w:szCs w:val="24"/>
          <w:rtl/>
        </w:rPr>
        <w:t xml:space="preserve">, אובדן השימוש ו/או עיכוב ו/או נזק תוצאתי כלשהו. </w:t>
      </w:r>
      <w:r w:rsidRPr="00046412">
        <w:rPr>
          <w:rFonts w:ascii="David" w:hAnsi="David" w:cs="David" w:hint="cs"/>
          <w:sz w:val="24"/>
          <w:szCs w:val="24"/>
          <w:rtl/>
        </w:rPr>
        <w:t>ו</w:t>
      </w:r>
      <w:r w:rsidRPr="00046412">
        <w:rPr>
          <w:rFonts w:ascii="David" w:hAnsi="David" w:cs="David"/>
          <w:sz w:val="24"/>
          <w:szCs w:val="24"/>
          <w:rtl/>
        </w:rPr>
        <w:t xml:space="preserve">/או </w:t>
      </w:r>
      <w:r w:rsidRPr="00046412">
        <w:rPr>
          <w:rFonts w:ascii="David" w:hAnsi="David" w:cs="David" w:hint="cs"/>
          <w:sz w:val="24"/>
          <w:szCs w:val="24"/>
          <w:rtl/>
        </w:rPr>
        <w:t>חבות</w:t>
      </w:r>
      <w:r w:rsidRPr="00046412">
        <w:rPr>
          <w:rFonts w:ascii="David" w:hAnsi="David" w:cs="David"/>
          <w:sz w:val="24"/>
          <w:szCs w:val="24"/>
          <w:rtl/>
        </w:rPr>
        <w:t xml:space="preserve"> </w:t>
      </w:r>
      <w:r w:rsidRPr="00046412">
        <w:rPr>
          <w:rFonts w:ascii="David" w:hAnsi="David" w:cs="David" w:hint="cs"/>
          <w:sz w:val="24"/>
          <w:szCs w:val="24"/>
          <w:rtl/>
        </w:rPr>
        <w:t>נושא</w:t>
      </w:r>
      <w:r w:rsidRPr="00046412">
        <w:rPr>
          <w:rFonts w:ascii="David" w:hAnsi="David" w:cs="David"/>
          <w:sz w:val="24"/>
          <w:szCs w:val="24"/>
          <w:rtl/>
        </w:rPr>
        <w:t xml:space="preserve"> </w:t>
      </w:r>
      <w:r w:rsidRPr="00046412">
        <w:rPr>
          <w:rFonts w:ascii="David" w:hAnsi="David" w:cs="David" w:hint="cs"/>
          <w:sz w:val="24"/>
          <w:szCs w:val="24"/>
          <w:rtl/>
        </w:rPr>
        <w:t>משרה</w:t>
      </w:r>
      <w:r w:rsidRPr="00046412">
        <w:rPr>
          <w:rFonts w:ascii="David" w:hAnsi="David" w:cs="David"/>
          <w:sz w:val="24"/>
          <w:szCs w:val="24"/>
          <w:rtl/>
        </w:rPr>
        <w:t xml:space="preserve"> </w:t>
      </w:r>
      <w:r w:rsidRPr="00046412">
        <w:rPr>
          <w:rFonts w:ascii="David" w:hAnsi="David" w:cs="David" w:hint="cs"/>
          <w:sz w:val="24"/>
          <w:szCs w:val="24"/>
          <w:rtl/>
        </w:rPr>
        <w:t>למעט</w:t>
      </w:r>
      <w:r w:rsidRPr="00046412">
        <w:rPr>
          <w:rFonts w:ascii="David" w:hAnsi="David" w:cs="David"/>
          <w:sz w:val="24"/>
          <w:szCs w:val="24"/>
          <w:rtl/>
        </w:rPr>
        <w:t xml:space="preserve"> </w:t>
      </w:r>
      <w:r w:rsidRPr="00046412">
        <w:rPr>
          <w:rFonts w:ascii="David" w:hAnsi="David" w:cs="David" w:hint="cs"/>
          <w:sz w:val="24"/>
          <w:szCs w:val="24"/>
          <w:rtl/>
        </w:rPr>
        <w:t>במקרה</w:t>
      </w:r>
      <w:r w:rsidRPr="00046412">
        <w:rPr>
          <w:rFonts w:ascii="David" w:hAnsi="David" w:cs="David"/>
          <w:sz w:val="24"/>
          <w:szCs w:val="24"/>
          <w:rtl/>
        </w:rPr>
        <w:t xml:space="preserve"> </w:t>
      </w:r>
      <w:r w:rsidRPr="00046412">
        <w:rPr>
          <w:rFonts w:ascii="David" w:hAnsi="David" w:cs="David" w:hint="cs"/>
          <w:sz w:val="24"/>
          <w:szCs w:val="24"/>
          <w:rtl/>
        </w:rPr>
        <w:t>שהיא</w:t>
      </w:r>
      <w:r w:rsidRPr="00046412">
        <w:rPr>
          <w:rFonts w:ascii="David" w:hAnsi="David" w:cs="David"/>
          <w:sz w:val="24"/>
          <w:szCs w:val="24"/>
          <w:rtl/>
        </w:rPr>
        <w:t xml:space="preserve"> </w:t>
      </w:r>
      <w:r w:rsidRPr="00046412">
        <w:rPr>
          <w:rFonts w:ascii="David" w:hAnsi="David" w:cs="David" w:hint="cs"/>
          <w:sz w:val="24"/>
          <w:szCs w:val="24"/>
          <w:rtl/>
        </w:rPr>
        <w:t>ניתנת</w:t>
      </w:r>
      <w:r w:rsidRPr="00046412">
        <w:rPr>
          <w:rFonts w:ascii="David" w:hAnsi="David" w:cs="David"/>
          <w:sz w:val="24"/>
          <w:szCs w:val="24"/>
          <w:rtl/>
        </w:rPr>
        <w:t xml:space="preserve"> </w:t>
      </w:r>
      <w:r w:rsidRPr="00046412">
        <w:rPr>
          <w:rFonts w:ascii="David" w:hAnsi="David" w:cs="David" w:hint="cs"/>
          <w:sz w:val="24"/>
          <w:szCs w:val="24"/>
          <w:rtl/>
        </w:rPr>
        <w:t>לכיסוי</w:t>
      </w:r>
      <w:r w:rsidRPr="00046412">
        <w:rPr>
          <w:rFonts w:ascii="David" w:hAnsi="David" w:cs="David"/>
          <w:sz w:val="24"/>
          <w:szCs w:val="24"/>
          <w:rtl/>
        </w:rPr>
        <w:t xml:space="preserve"> </w:t>
      </w:r>
      <w:r w:rsidRPr="00046412">
        <w:rPr>
          <w:rFonts w:ascii="David" w:hAnsi="David" w:cs="David" w:hint="cs"/>
          <w:sz w:val="24"/>
          <w:szCs w:val="24"/>
          <w:rtl/>
        </w:rPr>
        <w:t>בפוליסת</w:t>
      </w:r>
      <w:r w:rsidRPr="00046412">
        <w:rPr>
          <w:rFonts w:ascii="David" w:hAnsi="David" w:cs="David"/>
          <w:sz w:val="24"/>
          <w:szCs w:val="24"/>
          <w:rtl/>
        </w:rPr>
        <w:t xml:space="preserve"> </w:t>
      </w:r>
      <w:r w:rsidRPr="00046412">
        <w:rPr>
          <w:rFonts w:ascii="David" w:hAnsi="David" w:cs="David" w:hint="cs"/>
          <w:sz w:val="24"/>
          <w:szCs w:val="24"/>
          <w:rtl/>
        </w:rPr>
        <w:t>נושאי</w:t>
      </w:r>
      <w:r w:rsidRPr="00046412">
        <w:rPr>
          <w:rFonts w:ascii="David" w:hAnsi="David" w:cs="David"/>
          <w:sz w:val="24"/>
          <w:szCs w:val="24"/>
          <w:rtl/>
        </w:rPr>
        <w:t xml:space="preserve"> </w:t>
      </w:r>
      <w:r w:rsidRPr="00046412">
        <w:rPr>
          <w:rFonts w:ascii="David" w:hAnsi="David" w:cs="David" w:hint="cs"/>
          <w:sz w:val="24"/>
          <w:szCs w:val="24"/>
          <w:rtl/>
        </w:rPr>
        <w:t>משרה</w:t>
      </w:r>
      <w:r w:rsidRPr="00046412">
        <w:rPr>
          <w:rFonts w:ascii="David" w:hAnsi="David" w:cs="David"/>
          <w:sz w:val="24"/>
          <w:szCs w:val="24"/>
          <w:rtl/>
        </w:rPr>
        <w:t xml:space="preserve"> . הכיסוי על פי הפוליסה </w:t>
      </w:r>
      <w:r w:rsidRPr="00046412">
        <w:rPr>
          <w:rFonts w:ascii="David" w:hAnsi="David" w:cs="David" w:hint="cs"/>
          <w:sz w:val="24"/>
          <w:szCs w:val="24"/>
          <w:rtl/>
        </w:rPr>
        <w:t>מ</w:t>
      </w:r>
      <w:r w:rsidRPr="00046412">
        <w:rPr>
          <w:rFonts w:ascii="David" w:hAnsi="David" w:cs="David"/>
          <w:sz w:val="24"/>
          <w:szCs w:val="24"/>
          <w:rtl/>
        </w:rPr>
        <w:t>ורחב לכלול את המזמין כמבוטח נוסף בגין חבות</w:t>
      </w:r>
      <w:r w:rsidRPr="00046412">
        <w:rPr>
          <w:rFonts w:ascii="David" w:hAnsi="David" w:cs="David" w:hint="cs"/>
          <w:sz w:val="24"/>
          <w:szCs w:val="24"/>
          <w:rtl/>
        </w:rPr>
        <w:t>ו</w:t>
      </w:r>
      <w:r w:rsidRPr="00046412">
        <w:rPr>
          <w:rFonts w:ascii="David" w:hAnsi="David" w:cs="David"/>
          <w:sz w:val="24"/>
          <w:szCs w:val="24"/>
          <w:rtl/>
        </w:rPr>
        <w:t xml:space="preserve"> כמזמין העבודה בכל הנובע מפעולותיו של </w:t>
      </w:r>
      <w:r w:rsidRPr="00046412">
        <w:rPr>
          <w:rFonts w:ascii="David" w:hAnsi="David" w:cs="David" w:hint="cs"/>
          <w:sz w:val="24"/>
          <w:szCs w:val="24"/>
          <w:rtl/>
        </w:rPr>
        <w:t>היועץ</w:t>
      </w:r>
      <w:r w:rsidRPr="00046412">
        <w:rPr>
          <w:rFonts w:ascii="David" w:hAnsi="David" w:cs="David"/>
          <w:sz w:val="24"/>
          <w:szCs w:val="24"/>
          <w:rtl/>
        </w:rPr>
        <w:t xml:space="preserve"> </w:t>
      </w:r>
      <w:r w:rsidRPr="00046412">
        <w:rPr>
          <w:rFonts w:ascii="David" w:hAnsi="David" w:cs="David" w:hint="cs"/>
          <w:sz w:val="24"/>
          <w:szCs w:val="24"/>
          <w:rtl/>
        </w:rPr>
        <w:t>והבאים</w:t>
      </w:r>
      <w:r w:rsidRPr="00046412">
        <w:rPr>
          <w:rFonts w:ascii="David" w:hAnsi="David" w:cs="David"/>
          <w:sz w:val="24"/>
          <w:szCs w:val="24"/>
          <w:rtl/>
        </w:rPr>
        <w:t xml:space="preserve">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7A582EFF" w14:textId="77777777" w:rsidR="002136E2" w:rsidRPr="00046412" w:rsidRDefault="002136E2" w:rsidP="002136E2">
      <w:pPr>
        <w:tabs>
          <w:tab w:val="left" w:pos="283"/>
          <w:tab w:val="left" w:pos="708"/>
        </w:tabs>
        <w:spacing w:after="0" w:line="240" w:lineRule="auto"/>
        <w:ind w:left="283" w:hanging="283"/>
        <w:jc w:val="both"/>
        <w:rPr>
          <w:rFonts w:ascii="David" w:hAnsi="David" w:cs="David"/>
          <w:sz w:val="24"/>
          <w:szCs w:val="24"/>
          <w:rtl/>
        </w:rPr>
      </w:pPr>
      <w:r w:rsidRPr="00046412">
        <w:rPr>
          <w:rFonts w:ascii="David" w:hAnsi="David" w:cs="David"/>
          <w:sz w:val="24"/>
          <w:szCs w:val="24"/>
          <w:rtl/>
        </w:rPr>
        <w:t>2.</w:t>
      </w:r>
      <w:r w:rsidRPr="00046412">
        <w:rPr>
          <w:rFonts w:ascii="David" w:hAnsi="David" w:cs="David"/>
          <w:sz w:val="24"/>
          <w:szCs w:val="24"/>
          <w:rtl/>
        </w:rPr>
        <w:tab/>
      </w:r>
      <w:r w:rsidRPr="00046412">
        <w:rPr>
          <w:rFonts w:ascii="David" w:hAnsi="David" w:cs="David"/>
          <w:b/>
          <w:bCs/>
          <w:sz w:val="24"/>
          <w:szCs w:val="24"/>
          <w:rtl/>
        </w:rPr>
        <w:t>ביטוח אחריות מעבידים</w:t>
      </w:r>
      <w:r w:rsidRPr="00046412">
        <w:rPr>
          <w:rFonts w:ascii="David" w:hAnsi="David" w:cs="David"/>
          <w:sz w:val="24"/>
          <w:szCs w:val="24"/>
          <w:rtl/>
        </w:rPr>
        <w:t xml:space="preserve">, </w:t>
      </w:r>
      <w:r w:rsidRPr="00046412">
        <w:rPr>
          <w:rFonts w:ascii="David" w:hAnsi="David" w:cs="David" w:hint="cs"/>
          <w:sz w:val="24"/>
          <w:szCs w:val="24"/>
          <w:rtl/>
        </w:rPr>
        <w:t>המבטח</w:t>
      </w:r>
      <w:r w:rsidRPr="00046412">
        <w:rPr>
          <w:rFonts w:ascii="David" w:hAnsi="David" w:cs="David"/>
          <w:sz w:val="24"/>
          <w:szCs w:val="24"/>
          <w:rtl/>
        </w:rPr>
        <w:t xml:space="preserve"> חבות </w:t>
      </w:r>
      <w:r w:rsidRPr="00046412">
        <w:rPr>
          <w:rFonts w:ascii="David" w:hAnsi="David" w:cs="David" w:hint="cs"/>
          <w:sz w:val="24"/>
          <w:szCs w:val="24"/>
          <w:rtl/>
        </w:rPr>
        <w:t>עפ</w:t>
      </w:r>
      <w:r w:rsidRPr="00046412">
        <w:rPr>
          <w:rFonts w:ascii="David" w:hAnsi="David" w:cs="David"/>
          <w:sz w:val="24"/>
          <w:szCs w:val="24"/>
          <w:rtl/>
        </w:rPr>
        <w:t xml:space="preserve">"י </w:t>
      </w:r>
      <w:r w:rsidRPr="00046412">
        <w:rPr>
          <w:rFonts w:ascii="David" w:hAnsi="David" w:cs="David" w:hint="cs"/>
          <w:sz w:val="24"/>
          <w:szCs w:val="24"/>
          <w:rtl/>
        </w:rPr>
        <w:t>פקודת</w:t>
      </w:r>
      <w:r w:rsidRPr="00046412">
        <w:rPr>
          <w:rFonts w:ascii="David" w:hAnsi="David" w:cs="David"/>
          <w:sz w:val="24"/>
          <w:szCs w:val="24"/>
          <w:rtl/>
        </w:rPr>
        <w:t xml:space="preserve"> </w:t>
      </w:r>
      <w:r w:rsidRPr="00046412">
        <w:rPr>
          <w:rFonts w:ascii="David" w:hAnsi="David" w:cs="David" w:hint="cs"/>
          <w:sz w:val="24"/>
          <w:szCs w:val="24"/>
          <w:rtl/>
        </w:rPr>
        <w:t>הנזיקין</w:t>
      </w:r>
      <w:r w:rsidRPr="00046412">
        <w:rPr>
          <w:rFonts w:ascii="David" w:hAnsi="David" w:cs="David"/>
          <w:sz w:val="24"/>
          <w:szCs w:val="24"/>
          <w:rtl/>
        </w:rPr>
        <w:t xml:space="preserve"> (נוסח </w:t>
      </w:r>
      <w:r w:rsidRPr="00046412">
        <w:rPr>
          <w:rFonts w:ascii="David" w:hAnsi="David" w:cs="David" w:hint="cs"/>
          <w:sz w:val="24"/>
          <w:szCs w:val="24"/>
          <w:rtl/>
        </w:rPr>
        <w:t>חדש</w:t>
      </w:r>
      <w:r w:rsidRPr="00046412">
        <w:rPr>
          <w:rFonts w:ascii="David" w:hAnsi="David" w:cs="David"/>
          <w:sz w:val="24"/>
          <w:szCs w:val="24"/>
          <w:rtl/>
        </w:rPr>
        <w:t xml:space="preserve">) </w:t>
      </w:r>
      <w:r w:rsidRPr="00046412">
        <w:rPr>
          <w:rFonts w:ascii="David" w:hAnsi="David" w:cs="David" w:hint="cs"/>
          <w:sz w:val="24"/>
          <w:szCs w:val="24"/>
          <w:rtl/>
        </w:rPr>
        <w:t>וחוק</w:t>
      </w:r>
      <w:r w:rsidRPr="00046412">
        <w:rPr>
          <w:rFonts w:ascii="David" w:hAnsi="David" w:cs="David"/>
          <w:sz w:val="24"/>
          <w:szCs w:val="24"/>
          <w:rtl/>
        </w:rPr>
        <w:t xml:space="preserve"> </w:t>
      </w:r>
      <w:r w:rsidRPr="00046412">
        <w:rPr>
          <w:rFonts w:ascii="David" w:hAnsi="David" w:cs="David" w:hint="cs"/>
          <w:sz w:val="24"/>
          <w:szCs w:val="24"/>
          <w:rtl/>
        </w:rPr>
        <w:t>האחריות</w:t>
      </w:r>
      <w:r w:rsidRPr="00046412">
        <w:rPr>
          <w:rFonts w:ascii="David" w:hAnsi="David" w:cs="David"/>
          <w:sz w:val="24"/>
          <w:szCs w:val="24"/>
          <w:rtl/>
        </w:rPr>
        <w:t xml:space="preserve"> </w:t>
      </w:r>
      <w:r w:rsidRPr="00046412">
        <w:rPr>
          <w:rFonts w:ascii="David" w:hAnsi="David" w:cs="David" w:hint="cs"/>
          <w:sz w:val="24"/>
          <w:szCs w:val="24"/>
          <w:rtl/>
        </w:rPr>
        <w:t>למוצרים</w:t>
      </w:r>
      <w:r w:rsidRPr="00046412">
        <w:rPr>
          <w:rFonts w:ascii="David" w:hAnsi="David" w:cs="David"/>
          <w:sz w:val="24"/>
          <w:szCs w:val="24"/>
          <w:rtl/>
        </w:rPr>
        <w:t xml:space="preserve"> </w:t>
      </w:r>
      <w:r w:rsidRPr="00046412">
        <w:rPr>
          <w:rFonts w:ascii="David" w:hAnsi="David" w:cs="David" w:hint="cs"/>
          <w:sz w:val="24"/>
          <w:szCs w:val="24"/>
          <w:rtl/>
        </w:rPr>
        <w:t>פגומים</w:t>
      </w:r>
      <w:r w:rsidRPr="00046412">
        <w:rPr>
          <w:rFonts w:ascii="David" w:hAnsi="David" w:cs="David"/>
          <w:sz w:val="24"/>
          <w:szCs w:val="24"/>
          <w:rtl/>
        </w:rPr>
        <w:t xml:space="preserve"> </w:t>
      </w:r>
      <w:r w:rsidRPr="00046412">
        <w:rPr>
          <w:rFonts w:ascii="David" w:hAnsi="David" w:cs="David" w:hint="cs"/>
          <w:sz w:val="24"/>
          <w:szCs w:val="24"/>
          <w:rtl/>
        </w:rPr>
        <w:t>תש</w:t>
      </w:r>
      <w:r w:rsidRPr="00046412">
        <w:rPr>
          <w:rFonts w:ascii="David" w:hAnsi="David" w:cs="David"/>
          <w:sz w:val="24"/>
          <w:szCs w:val="24"/>
          <w:rtl/>
        </w:rPr>
        <w:t xml:space="preserve">"ם-1980,  </w:t>
      </w:r>
      <w:r w:rsidRPr="00046412">
        <w:rPr>
          <w:rFonts w:ascii="David" w:hAnsi="David" w:cs="David" w:hint="cs"/>
          <w:sz w:val="24"/>
          <w:szCs w:val="24"/>
          <w:rtl/>
        </w:rPr>
        <w:t>כלפי</w:t>
      </w:r>
      <w:r w:rsidRPr="00046412">
        <w:rPr>
          <w:rFonts w:ascii="David" w:hAnsi="David" w:cs="David"/>
          <w:sz w:val="24"/>
          <w:szCs w:val="24"/>
          <w:rtl/>
        </w:rPr>
        <w:t xml:space="preserve"> </w:t>
      </w:r>
      <w:r w:rsidRPr="00046412">
        <w:rPr>
          <w:rFonts w:ascii="David" w:hAnsi="David" w:cs="David" w:hint="cs"/>
          <w:sz w:val="24"/>
          <w:szCs w:val="24"/>
          <w:rtl/>
        </w:rPr>
        <w:t>כל</w:t>
      </w:r>
      <w:r w:rsidRPr="00046412">
        <w:rPr>
          <w:rFonts w:ascii="David" w:hAnsi="David" w:cs="David"/>
          <w:sz w:val="24"/>
          <w:szCs w:val="24"/>
          <w:rtl/>
        </w:rPr>
        <w:t xml:space="preserve"> </w:t>
      </w:r>
      <w:r w:rsidRPr="00046412">
        <w:rPr>
          <w:rFonts w:ascii="David" w:hAnsi="David" w:cs="David" w:hint="cs"/>
          <w:sz w:val="24"/>
          <w:szCs w:val="24"/>
          <w:rtl/>
        </w:rPr>
        <w:t>העובדים</w:t>
      </w:r>
      <w:r w:rsidRPr="00046412">
        <w:rPr>
          <w:rFonts w:ascii="David" w:hAnsi="David" w:cs="David"/>
          <w:sz w:val="24"/>
          <w:szCs w:val="24"/>
          <w:rtl/>
        </w:rPr>
        <w:t xml:space="preserve">, </w:t>
      </w:r>
      <w:r w:rsidRPr="00046412">
        <w:rPr>
          <w:rFonts w:ascii="David" w:hAnsi="David" w:cs="David" w:hint="cs"/>
          <w:sz w:val="24"/>
          <w:szCs w:val="24"/>
          <w:rtl/>
        </w:rPr>
        <w:t>המועסקים</w:t>
      </w:r>
      <w:r w:rsidRPr="00046412">
        <w:rPr>
          <w:rFonts w:ascii="David" w:hAnsi="David" w:cs="David"/>
          <w:sz w:val="24"/>
          <w:szCs w:val="24"/>
          <w:rtl/>
        </w:rPr>
        <w:t xml:space="preserve"> </w:t>
      </w:r>
      <w:r w:rsidRPr="00046412">
        <w:rPr>
          <w:rFonts w:ascii="David" w:hAnsi="David" w:cs="David" w:hint="cs"/>
          <w:sz w:val="24"/>
          <w:szCs w:val="24"/>
          <w:rtl/>
        </w:rPr>
        <w:t>על</w:t>
      </w:r>
      <w:r w:rsidRPr="00046412">
        <w:rPr>
          <w:rFonts w:ascii="David" w:hAnsi="David" w:cs="David"/>
          <w:sz w:val="24"/>
          <w:szCs w:val="24"/>
          <w:rtl/>
        </w:rPr>
        <w:t xml:space="preserve"> </w:t>
      </w:r>
      <w:r w:rsidRPr="00046412">
        <w:rPr>
          <w:rFonts w:ascii="David" w:hAnsi="David" w:cs="David" w:hint="cs"/>
          <w:sz w:val="24"/>
          <w:szCs w:val="24"/>
          <w:rtl/>
        </w:rPr>
        <w:t>ידי</w:t>
      </w:r>
      <w:r w:rsidRPr="00046412">
        <w:rPr>
          <w:rFonts w:ascii="David" w:hAnsi="David" w:cs="David"/>
          <w:sz w:val="24"/>
          <w:szCs w:val="24"/>
          <w:rtl/>
        </w:rPr>
        <w:t xml:space="preserve"> </w:t>
      </w:r>
      <w:r w:rsidRPr="00046412">
        <w:rPr>
          <w:rFonts w:ascii="David" w:hAnsi="David" w:cs="David" w:hint="cs"/>
          <w:sz w:val="24"/>
          <w:szCs w:val="24"/>
          <w:rtl/>
        </w:rPr>
        <w:t>היועץ</w:t>
      </w:r>
      <w:r w:rsidRPr="00046412">
        <w:rPr>
          <w:rFonts w:ascii="David" w:hAnsi="David" w:cs="David"/>
          <w:sz w:val="24"/>
          <w:szCs w:val="24"/>
          <w:rtl/>
        </w:rPr>
        <w:t xml:space="preserve">, </w:t>
      </w:r>
      <w:r w:rsidRPr="00046412">
        <w:rPr>
          <w:rFonts w:ascii="David" w:hAnsi="David" w:cs="David" w:hint="cs"/>
          <w:sz w:val="24"/>
          <w:szCs w:val="24"/>
          <w:rtl/>
        </w:rPr>
        <w:t>בגין</w:t>
      </w:r>
      <w:r w:rsidRPr="00046412">
        <w:rPr>
          <w:rFonts w:ascii="David" w:hAnsi="David" w:cs="David"/>
          <w:sz w:val="24"/>
          <w:szCs w:val="24"/>
          <w:rtl/>
        </w:rPr>
        <w:t xml:space="preserve"> </w:t>
      </w:r>
      <w:r w:rsidRPr="00046412">
        <w:rPr>
          <w:rFonts w:ascii="David" w:hAnsi="David" w:cs="David" w:hint="cs"/>
          <w:sz w:val="24"/>
          <w:szCs w:val="24"/>
          <w:rtl/>
        </w:rPr>
        <w:t>פגיעה</w:t>
      </w:r>
      <w:r w:rsidRPr="00046412">
        <w:rPr>
          <w:rFonts w:ascii="David" w:hAnsi="David" w:cs="David"/>
          <w:sz w:val="24"/>
          <w:szCs w:val="24"/>
          <w:rtl/>
        </w:rPr>
        <w:t xml:space="preserve"> </w:t>
      </w:r>
      <w:r w:rsidRPr="00046412">
        <w:rPr>
          <w:rFonts w:ascii="David" w:hAnsi="David" w:cs="David" w:hint="cs"/>
          <w:sz w:val="24"/>
          <w:szCs w:val="24"/>
          <w:rtl/>
        </w:rPr>
        <w:t>גופנית</w:t>
      </w:r>
      <w:r w:rsidRPr="00046412">
        <w:rPr>
          <w:rFonts w:ascii="David" w:hAnsi="David" w:cs="David"/>
          <w:sz w:val="24"/>
          <w:szCs w:val="24"/>
          <w:rtl/>
        </w:rPr>
        <w:t xml:space="preserve"> </w:t>
      </w:r>
      <w:r w:rsidRPr="00046412">
        <w:rPr>
          <w:rFonts w:ascii="David" w:hAnsi="David" w:cs="David" w:hint="cs"/>
          <w:sz w:val="24"/>
          <w:szCs w:val="24"/>
          <w:rtl/>
        </w:rPr>
        <w:t>או</w:t>
      </w:r>
      <w:r w:rsidRPr="00046412">
        <w:rPr>
          <w:rFonts w:ascii="David" w:hAnsi="David" w:cs="David"/>
          <w:sz w:val="24"/>
          <w:szCs w:val="24"/>
          <w:rtl/>
        </w:rPr>
        <w:t xml:space="preserve"> </w:t>
      </w:r>
      <w:r w:rsidRPr="00046412">
        <w:rPr>
          <w:rFonts w:ascii="David" w:hAnsi="David" w:cs="David" w:hint="cs"/>
          <w:sz w:val="24"/>
          <w:szCs w:val="24"/>
          <w:rtl/>
        </w:rPr>
        <w:t>מחלה</w:t>
      </w:r>
      <w:r w:rsidRPr="00046412">
        <w:rPr>
          <w:rFonts w:ascii="David" w:hAnsi="David" w:cs="David"/>
          <w:sz w:val="24"/>
          <w:szCs w:val="24"/>
          <w:rtl/>
        </w:rPr>
        <w:t xml:space="preserve"> </w:t>
      </w:r>
      <w:r w:rsidRPr="00046412">
        <w:rPr>
          <w:rFonts w:ascii="David" w:hAnsi="David" w:cs="David" w:hint="cs"/>
          <w:sz w:val="24"/>
          <w:szCs w:val="24"/>
          <w:rtl/>
        </w:rPr>
        <w:t>העלולים</w:t>
      </w:r>
      <w:r w:rsidRPr="00046412">
        <w:rPr>
          <w:rFonts w:ascii="David" w:hAnsi="David" w:cs="David"/>
          <w:sz w:val="24"/>
          <w:szCs w:val="24"/>
          <w:rtl/>
        </w:rPr>
        <w:t xml:space="preserve"> </w:t>
      </w:r>
      <w:r w:rsidRPr="00046412">
        <w:rPr>
          <w:rFonts w:ascii="David" w:hAnsi="David" w:cs="David" w:hint="cs"/>
          <w:sz w:val="24"/>
          <w:szCs w:val="24"/>
          <w:rtl/>
        </w:rPr>
        <w:t>להגרם</w:t>
      </w:r>
      <w:r w:rsidRPr="00046412">
        <w:rPr>
          <w:rFonts w:ascii="David" w:hAnsi="David" w:cs="David"/>
          <w:sz w:val="24"/>
          <w:szCs w:val="24"/>
          <w:rtl/>
        </w:rPr>
        <w:t xml:space="preserve"> </w:t>
      </w:r>
      <w:r w:rsidRPr="00046412">
        <w:rPr>
          <w:rFonts w:ascii="David" w:hAnsi="David" w:cs="David" w:hint="cs"/>
          <w:sz w:val="24"/>
          <w:szCs w:val="24"/>
          <w:rtl/>
        </w:rPr>
        <w:t>למי</w:t>
      </w:r>
      <w:r w:rsidRPr="00046412">
        <w:rPr>
          <w:rFonts w:ascii="David" w:hAnsi="David" w:cs="David"/>
          <w:sz w:val="24"/>
          <w:szCs w:val="24"/>
          <w:rtl/>
        </w:rPr>
        <w:t xml:space="preserve"> </w:t>
      </w:r>
      <w:r w:rsidRPr="00046412">
        <w:rPr>
          <w:rFonts w:ascii="David" w:hAnsi="David" w:cs="David" w:hint="cs"/>
          <w:sz w:val="24"/>
          <w:szCs w:val="24"/>
          <w:rtl/>
        </w:rPr>
        <w:t>מהם</w:t>
      </w:r>
      <w:r w:rsidRPr="00046412">
        <w:rPr>
          <w:rFonts w:ascii="David" w:hAnsi="David" w:cs="David"/>
          <w:sz w:val="24"/>
          <w:szCs w:val="24"/>
          <w:rtl/>
        </w:rPr>
        <w:t xml:space="preserve"> </w:t>
      </w:r>
      <w:r w:rsidRPr="00046412">
        <w:rPr>
          <w:rFonts w:ascii="David" w:hAnsi="David" w:cs="David" w:hint="cs"/>
          <w:sz w:val="24"/>
          <w:szCs w:val="24"/>
          <w:rtl/>
        </w:rPr>
        <w:t>תוך</w:t>
      </w:r>
      <w:r w:rsidRPr="00046412">
        <w:rPr>
          <w:rFonts w:ascii="David" w:hAnsi="David" w:cs="David"/>
          <w:sz w:val="24"/>
          <w:szCs w:val="24"/>
          <w:rtl/>
        </w:rPr>
        <w:t xml:space="preserve"> </w:t>
      </w:r>
      <w:r w:rsidRPr="00046412">
        <w:rPr>
          <w:rFonts w:ascii="David" w:hAnsi="David" w:cs="David" w:hint="cs"/>
          <w:sz w:val="24"/>
          <w:szCs w:val="24"/>
          <w:rtl/>
        </w:rPr>
        <w:t>כדי</w:t>
      </w:r>
      <w:r w:rsidRPr="00046412">
        <w:rPr>
          <w:rFonts w:ascii="David" w:hAnsi="David" w:cs="David"/>
          <w:sz w:val="24"/>
          <w:szCs w:val="24"/>
          <w:rtl/>
        </w:rPr>
        <w:t xml:space="preserve"> </w:t>
      </w:r>
      <w:r w:rsidRPr="00046412">
        <w:rPr>
          <w:rFonts w:ascii="David" w:hAnsi="David" w:cs="David" w:hint="cs"/>
          <w:sz w:val="24"/>
          <w:szCs w:val="24"/>
          <w:rtl/>
        </w:rPr>
        <w:t>ועקב</w:t>
      </w:r>
      <w:r w:rsidRPr="00046412">
        <w:rPr>
          <w:rFonts w:ascii="David" w:hAnsi="David" w:cs="David"/>
          <w:sz w:val="24"/>
          <w:szCs w:val="24"/>
          <w:rtl/>
        </w:rPr>
        <w:t xml:space="preserve"> </w:t>
      </w:r>
      <w:r w:rsidRPr="00046412">
        <w:rPr>
          <w:rFonts w:ascii="David" w:hAnsi="David" w:cs="David" w:hint="cs"/>
          <w:sz w:val="24"/>
          <w:szCs w:val="24"/>
          <w:rtl/>
        </w:rPr>
        <w:t>העסקתם</w:t>
      </w:r>
      <w:r w:rsidRPr="00046412">
        <w:rPr>
          <w:rFonts w:ascii="David" w:hAnsi="David" w:cs="David"/>
          <w:sz w:val="24"/>
          <w:szCs w:val="24"/>
          <w:rtl/>
        </w:rPr>
        <w:t xml:space="preserve"> </w:t>
      </w:r>
      <w:r w:rsidRPr="00046412">
        <w:rPr>
          <w:rFonts w:ascii="David" w:hAnsi="David" w:cs="David" w:hint="cs"/>
          <w:sz w:val="24"/>
          <w:szCs w:val="24"/>
          <w:rtl/>
        </w:rPr>
        <w:t>על</w:t>
      </w:r>
      <w:r w:rsidRPr="00046412">
        <w:rPr>
          <w:rFonts w:ascii="David" w:hAnsi="David" w:cs="David"/>
          <w:sz w:val="24"/>
          <w:szCs w:val="24"/>
          <w:rtl/>
        </w:rPr>
        <w:t xml:space="preserve"> </w:t>
      </w:r>
      <w:r w:rsidRPr="00046412">
        <w:rPr>
          <w:rFonts w:ascii="David" w:hAnsi="David" w:cs="David" w:hint="cs"/>
          <w:sz w:val="24"/>
          <w:szCs w:val="24"/>
          <w:rtl/>
        </w:rPr>
        <w:t>פי</w:t>
      </w:r>
      <w:r w:rsidRPr="00046412">
        <w:rPr>
          <w:rFonts w:ascii="David" w:hAnsi="David" w:cs="David"/>
          <w:sz w:val="24"/>
          <w:szCs w:val="24"/>
          <w:rtl/>
        </w:rPr>
        <w:t xml:space="preserve"> </w:t>
      </w:r>
      <w:r w:rsidRPr="00046412">
        <w:rPr>
          <w:rFonts w:ascii="David" w:hAnsi="David" w:cs="David" w:hint="cs"/>
          <w:sz w:val="24"/>
          <w:szCs w:val="24"/>
          <w:rtl/>
        </w:rPr>
        <w:t>ההסכם</w:t>
      </w:r>
      <w:r w:rsidRPr="00046412">
        <w:rPr>
          <w:rFonts w:ascii="David" w:hAnsi="David" w:cs="David"/>
          <w:sz w:val="24"/>
          <w:szCs w:val="24"/>
          <w:rtl/>
        </w:rPr>
        <w:t xml:space="preserve"> </w:t>
      </w:r>
      <w:r w:rsidRPr="00046412">
        <w:rPr>
          <w:rFonts w:ascii="David" w:hAnsi="David" w:cs="David" w:hint="cs"/>
          <w:sz w:val="24"/>
          <w:szCs w:val="24"/>
          <w:rtl/>
        </w:rPr>
        <w:t>ב</w:t>
      </w:r>
      <w:r w:rsidRPr="00046412">
        <w:rPr>
          <w:rFonts w:ascii="David" w:hAnsi="David" w:cs="David"/>
          <w:sz w:val="24"/>
          <w:szCs w:val="24"/>
          <w:rtl/>
        </w:rPr>
        <w:t xml:space="preserve">גבול האחריות </w:t>
      </w:r>
      <w:r w:rsidRPr="00046412">
        <w:rPr>
          <w:rFonts w:ascii="David" w:hAnsi="David" w:cs="David" w:hint="cs"/>
          <w:sz w:val="24"/>
          <w:szCs w:val="24"/>
          <w:rtl/>
        </w:rPr>
        <w:t>ש</w:t>
      </w:r>
      <w:r w:rsidRPr="00046412">
        <w:rPr>
          <w:rFonts w:ascii="David" w:hAnsi="David" w:cs="David"/>
          <w:sz w:val="24"/>
          <w:szCs w:val="24"/>
          <w:rtl/>
        </w:rPr>
        <w:t xml:space="preserve">אינו </w:t>
      </w:r>
      <w:r w:rsidRPr="00046412">
        <w:rPr>
          <w:rFonts w:ascii="David" w:hAnsi="David" w:cs="David" w:hint="cs"/>
          <w:sz w:val="24"/>
          <w:szCs w:val="24"/>
          <w:rtl/>
        </w:rPr>
        <w:t>נופל</w:t>
      </w:r>
      <w:r w:rsidRPr="00046412">
        <w:rPr>
          <w:rFonts w:ascii="David" w:hAnsi="David" w:cs="David"/>
          <w:sz w:val="24"/>
          <w:szCs w:val="24"/>
          <w:rtl/>
        </w:rPr>
        <w:t xml:space="preserve"> מ-20,000,000 </w:t>
      </w:r>
      <w:r w:rsidRPr="00046412">
        <w:rPr>
          <w:rFonts w:ascii="David" w:hAnsi="David" w:cs="David" w:hint="cs"/>
          <w:sz w:val="24"/>
          <w:szCs w:val="24"/>
          <w:rtl/>
        </w:rPr>
        <w:t>₪</w:t>
      </w:r>
      <w:r w:rsidRPr="00046412">
        <w:rPr>
          <w:rFonts w:ascii="David" w:hAnsi="David" w:cs="David"/>
          <w:sz w:val="24"/>
          <w:szCs w:val="24"/>
          <w:rtl/>
        </w:rPr>
        <w:t xml:space="preserve">  (</w:t>
      </w:r>
      <w:r w:rsidRPr="00046412">
        <w:rPr>
          <w:rFonts w:ascii="David" w:hAnsi="David" w:cs="David" w:hint="cs"/>
          <w:sz w:val="24"/>
          <w:szCs w:val="24"/>
          <w:rtl/>
        </w:rPr>
        <w:t>עשרים</w:t>
      </w:r>
      <w:r w:rsidRPr="00046412">
        <w:rPr>
          <w:rFonts w:ascii="David" w:hAnsi="David" w:cs="David"/>
          <w:sz w:val="24"/>
          <w:szCs w:val="24"/>
          <w:rtl/>
        </w:rPr>
        <w:t xml:space="preserve"> מ</w:t>
      </w:r>
      <w:r w:rsidRPr="00046412">
        <w:rPr>
          <w:rFonts w:ascii="David" w:hAnsi="David" w:cs="David" w:hint="cs"/>
          <w:sz w:val="24"/>
          <w:szCs w:val="24"/>
          <w:rtl/>
        </w:rPr>
        <w:t>י</w:t>
      </w:r>
      <w:r w:rsidRPr="00046412">
        <w:rPr>
          <w:rFonts w:ascii="David" w:hAnsi="David" w:cs="David"/>
          <w:sz w:val="24"/>
          <w:szCs w:val="24"/>
          <w:rtl/>
        </w:rPr>
        <w:t xml:space="preserve">ליון </w:t>
      </w:r>
      <w:r w:rsidRPr="00046412">
        <w:rPr>
          <w:rFonts w:ascii="David" w:hAnsi="David" w:cs="David" w:hint="cs"/>
          <w:sz w:val="24"/>
          <w:szCs w:val="24"/>
          <w:rtl/>
        </w:rPr>
        <w:t>₪</w:t>
      </w:r>
      <w:r w:rsidRPr="00046412">
        <w:rPr>
          <w:rFonts w:ascii="David" w:hAnsi="David" w:cs="David"/>
          <w:sz w:val="24"/>
          <w:szCs w:val="24"/>
          <w:rtl/>
        </w:rPr>
        <w:t xml:space="preserve"> ) לעובד אחד, לא</w:t>
      </w:r>
      <w:r w:rsidRPr="00046412">
        <w:rPr>
          <w:rFonts w:ascii="David" w:hAnsi="David" w:cs="David" w:hint="cs"/>
          <w:sz w:val="24"/>
          <w:szCs w:val="24"/>
          <w:rtl/>
        </w:rPr>
        <w:t>י</w:t>
      </w:r>
      <w:r w:rsidRPr="00046412">
        <w:rPr>
          <w:rFonts w:ascii="David" w:hAnsi="David" w:cs="David"/>
          <w:sz w:val="24"/>
          <w:szCs w:val="24"/>
          <w:rtl/>
        </w:rPr>
        <w:t>רוע ובסה"כ לתקופת ביטוח שנתית.</w:t>
      </w:r>
    </w:p>
    <w:p w14:paraId="240FE114" w14:textId="77777777" w:rsidR="002136E2" w:rsidRPr="00046412" w:rsidRDefault="002136E2" w:rsidP="002136E2">
      <w:pPr>
        <w:tabs>
          <w:tab w:val="left" w:pos="283"/>
          <w:tab w:val="left" w:pos="708"/>
        </w:tabs>
        <w:spacing w:after="0" w:line="240" w:lineRule="auto"/>
        <w:ind w:left="283" w:hanging="283"/>
        <w:jc w:val="both"/>
        <w:rPr>
          <w:rFonts w:ascii="David" w:hAnsi="David" w:cs="David"/>
          <w:sz w:val="24"/>
          <w:szCs w:val="24"/>
          <w:rtl/>
        </w:rPr>
      </w:pPr>
      <w:r w:rsidRPr="00046412">
        <w:rPr>
          <w:rFonts w:ascii="David" w:hAnsi="David" w:cs="David"/>
          <w:sz w:val="24"/>
          <w:szCs w:val="24"/>
          <w:rtl/>
        </w:rPr>
        <w:tab/>
        <w:t xml:space="preserve">ביטוח זה לא יכלול כל הגבלה בדבר עבודות בגובה ובעומק, שעות עבודה, קבלנים, קבלני משנה ועובדיהם, </w:t>
      </w:r>
      <w:r w:rsidRPr="00046412">
        <w:rPr>
          <w:rFonts w:ascii="David" w:hAnsi="David" w:cs="David" w:hint="cs"/>
          <w:sz w:val="24"/>
          <w:szCs w:val="24"/>
          <w:rtl/>
        </w:rPr>
        <w:t>שימוש</w:t>
      </w:r>
      <w:r w:rsidRPr="00046412">
        <w:rPr>
          <w:rFonts w:ascii="David" w:hAnsi="David" w:cs="David"/>
          <w:sz w:val="24"/>
          <w:szCs w:val="24"/>
          <w:rtl/>
        </w:rPr>
        <w:t xml:space="preserve"> </w:t>
      </w:r>
      <w:r w:rsidRPr="00046412">
        <w:rPr>
          <w:rFonts w:ascii="David" w:hAnsi="David" w:cs="David" w:hint="cs"/>
          <w:sz w:val="24"/>
          <w:szCs w:val="24"/>
          <w:rtl/>
        </w:rPr>
        <w:t>במנופים</w:t>
      </w:r>
      <w:r w:rsidRPr="00046412">
        <w:rPr>
          <w:rFonts w:ascii="David" w:hAnsi="David" w:cs="David"/>
          <w:sz w:val="24"/>
          <w:szCs w:val="24"/>
          <w:rtl/>
        </w:rPr>
        <w:t xml:space="preserve"> </w:t>
      </w:r>
      <w:r w:rsidRPr="00046412">
        <w:rPr>
          <w:rFonts w:ascii="David" w:hAnsi="David" w:cs="David" w:hint="cs"/>
          <w:sz w:val="24"/>
          <w:szCs w:val="24"/>
          <w:rtl/>
        </w:rPr>
        <w:t>ו</w:t>
      </w:r>
      <w:r w:rsidRPr="00046412">
        <w:rPr>
          <w:rFonts w:ascii="David" w:hAnsi="David" w:cs="David"/>
          <w:sz w:val="24"/>
          <w:szCs w:val="24"/>
          <w:rtl/>
        </w:rPr>
        <w:t xml:space="preserve">/או </w:t>
      </w:r>
      <w:r w:rsidRPr="00046412">
        <w:rPr>
          <w:rFonts w:ascii="David" w:hAnsi="David" w:cs="David" w:hint="cs"/>
          <w:sz w:val="24"/>
          <w:szCs w:val="24"/>
          <w:rtl/>
        </w:rPr>
        <w:t>במכונות</w:t>
      </w:r>
      <w:r w:rsidRPr="00046412">
        <w:rPr>
          <w:rFonts w:ascii="David" w:hAnsi="David" w:cs="David"/>
          <w:sz w:val="24"/>
          <w:szCs w:val="24"/>
          <w:rtl/>
        </w:rPr>
        <w:t xml:space="preserve"> </w:t>
      </w:r>
      <w:r w:rsidRPr="00046412">
        <w:rPr>
          <w:rFonts w:ascii="David" w:hAnsi="David" w:cs="David" w:hint="cs"/>
          <w:sz w:val="24"/>
          <w:szCs w:val="24"/>
          <w:rtl/>
        </w:rPr>
        <w:t>הרמה</w:t>
      </w:r>
      <w:r w:rsidRPr="00046412">
        <w:rPr>
          <w:rFonts w:ascii="David" w:hAnsi="David" w:cs="David"/>
          <w:sz w:val="24"/>
          <w:szCs w:val="24"/>
          <w:rtl/>
        </w:rPr>
        <w:t xml:space="preserve">, </w:t>
      </w:r>
      <w:r w:rsidRPr="00046412">
        <w:rPr>
          <w:rFonts w:ascii="David" w:hAnsi="David" w:cs="David" w:hint="cs"/>
          <w:sz w:val="24"/>
          <w:szCs w:val="24"/>
          <w:rtl/>
        </w:rPr>
        <w:t>עבודות</w:t>
      </w:r>
      <w:r w:rsidRPr="00046412">
        <w:rPr>
          <w:rFonts w:ascii="David" w:hAnsi="David" w:cs="David"/>
          <w:sz w:val="24"/>
          <w:szCs w:val="24"/>
          <w:rtl/>
        </w:rPr>
        <w:t xml:space="preserve"> </w:t>
      </w:r>
      <w:r w:rsidRPr="00046412">
        <w:rPr>
          <w:rFonts w:ascii="David" w:hAnsi="David" w:cs="David" w:hint="cs"/>
          <w:sz w:val="24"/>
          <w:szCs w:val="24"/>
          <w:rtl/>
        </w:rPr>
        <w:t>בגובה</w:t>
      </w:r>
      <w:r w:rsidRPr="00046412">
        <w:rPr>
          <w:rFonts w:ascii="David" w:hAnsi="David" w:cs="David"/>
          <w:sz w:val="24"/>
          <w:szCs w:val="24"/>
          <w:rtl/>
        </w:rPr>
        <w:t>, פ</w:t>
      </w:r>
      <w:r w:rsidRPr="00046412">
        <w:rPr>
          <w:rFonts w:ascii="David" w:hAnsi="David" w:cs="David" w:hint="cs"/>
          <w:sz w:val="24"/>
          <w:szCs w:val="24"/>
          <w:rtl/>
        </w:rPr>
        <w:t>י</w:t>
      </w:r>
      <w:r w:rsidRPr="00046412">
        <w:rPr>
          <w:rFonts w:ascii="David" w:hAnsi="David" w:cs="David"/>
          <w:sz w:val="24"/>
          <w:szCs w:val="24"/>
          <w:rtl/>
        </w:rPr>
        <w:t>תיונות ורעלים וכן בדבר העסקת נוער ,</w:t>
      </w:r>
      <w:r w:rsidRPr="00046412">
        <w:rPr>
          <w:rFonts w:ascii="David" w:hAnsi="David" w:cs="David" w:hint="cs"/>
          <w:sz w:val="24"/>
          <w:szCs w:val="24"/>
          <w:rtl/>
        </w:rPr>
        <w:t>עבודות</w:t>
      </w:r>
      <w:r w:rsidRPr="00046412">
        <w:rPr>
          <w:rFonts w:ascii="David" w:hAnsi="David" w:cs="David"/>
          <w:sz w:val="24"/>
          <w:szCs w:val="24"/>
          <w:rtl/>
        </w:rPr>
        <w:t xml:space="preserve"> </w:t>
      </w:r>
      <w:r w:rsidRPr="00046412">
        <w:rPr>
          <w:rFonts w:ascii="David" w:hAnsi="David" w:cs="David" w:hint="cs"/>
          <w:sz w:val="24"/>
          <w:szCs w:val="24"/>
          <w:rtl/>
        </w:rPr>
        <w:t>חוץ</w:t>
      </w:r>
      <w:r w:rsidRPr="00046412">
        <w:rPr>
          <w:rFonts w:ascii="David" w:hAnsi="David" w:cs="David"/>
          <w:sz w:val="24"/>
          <w:szCs w:val="24"/>
          <w:rtl/>
        </w:rPr>
        <w:t xml:space="preserve">. הביטוח </w:t>
      </w:r>
      <w:r w:rsidRPr="00046412">
        <w:rPr>
          <w:rFonts w:ascii="David" w:hAnsi="David" w:cs="David" w:hint="cs"/>
          <w:sz w:val="24"/>
          <w:szCs w:val="24"/>
          <w:rtl/>
        </w:rPr>
        <w:t>מ</w:t>
      </w:r>
      <w:r w:rsidRPr="00046412">
        <w:rPr>
          <w:rFonts w:ascii="David" w:hAnsi="David" w:cs="David"/>
          <w:sz w:val="24"/>
          <w:szCs w:val="24"/>
          <w:rtl/>
        </w:rPr>
        <w:t xml:space="preserve">ורחב לשפות את </w:t>
      </w:r>
      <w:r w:rsidRPr="00046412">
        <w:rPr>
          <w:rFonts w:ascii="David" w:hAnsi="David" w:cs="David" w:hint="cs"/>
          <w:sz w:val="24"/>
          <w:szCs w:val="24"/>
          <w:rtl/>
        </w:rPr>
        <w:t>המזמין</w:t>
      </w:r>
      <w:r w:rsidRPr="00046412">
        <w:rPr>
          <w:rFonts w:ascii="David" w:hAnsi="David" w:cs="David"/>
          <w:sz w:val="24"/>
          <w:szCs w:val="24"/>
          <w:rtl/>
        </w:rPr>
        <w:t xml:space="preserve"> היה </w:t>
      </w:r>
      <w:r w:rsidRPr="00046412">
        <w:rPr>
          <w:rFonts w:ascii="David" w:hAnsi="David" w:cs="David" w:hint="cs"/>
          <w:sz w:val="24"/>
          <w:szCs w:val="24"/>
          <w:rtl/>
        </w:rPr>
        <w:t>ונטען</w:t>
      </w:r>
      <w:r w:rsidRPr="00046412">
        <w:rPr>
          <w:rFonts w:ascii="David" w:hAnsi="David" w:cs="David"/>
          <w:sz w:val="24"/>
          <w:szCs w:val="24"/>
        </w:rPr>
        <w:t xml:space="preserve"> </w:t>
      </w:r>
      <w:r w:rsidRPr="00046412">
        <w:rPr>
          <w:rFonts w:ascii="David" w:hAnsi="David" w:cs="David"/>
          <w:sz w:val="24"/>
          <w:szCs w:val="24"/>
          <w:rtl/>
        </w:rPr>
        <w:t xml:space="preserve">לעניין קרות תאונת עבודה </w:t>
      </w:r>
      <w:r w:rsidRPr="00046412">
        <w:rPr>
          <w:rFonts w:ascii="David" w:hAnsi="David" w:cs="David" w:hint="cs"/>
          <w:sz w:val="24"/>
          <w:szCs w:val="24"/>
          <w:rtl/>
        </w:rPr>
        <w:t>ו</w:t>
      </w:r>
      <w:r w:rsidRPr="00046412">
        <w:rPr>
          <w:rFonts w:ascii="David" w:hAnsi="David" w:cs="David"/>
          <w:sz w:val="24"/>
          <w:szCs w:val="24"/>
          <w:rtl/>
        </w:rPr>
        <w:t xml:space="preserve">/או מחלה </w:t>
      </w:r>
      <w:r w:rsidRPr="00046412">
        <w:rPr>
          <w:rFonts w:ascii="David" w:hAnsi="David" w:cs="David" w:hint="cs"/>
          <w:sz w:val="24"/>
          <w:szCs w:val="24"/>
          <w:rtl/>
        </w:rPr>
        <w:t>כלשהי</w:t>
      </w:r>
      <w:r w:rsidRPr="00046412">
        <w:rPr>
          <w:rFonts w:ascii="David" w:hAnsi="David" w:cs="David"/>
          <w:sz w:val="24"/>
          <w:szCs w:val="24"/>
        </w:rPr>
        <w:t xml:space="preserve"> </w:t>
      </w:r>
      <w:r w:rsidRPr="00046412">
        <w:rPr>
          <w:rFonts w:ascii="David" w:hAnsi="David" w:cs="David"/>
          <w:sz w:val="24"/>
          <w:szCs w:val="24"/>
          <w:rtl/>
        </w:rPr>
        <w:t>כי ה</w:t>
      </w:r>
      <w:r w:rsidRPr="00046412">
        <w:rPr>
          <w:rFonts w:ascii="David" w:hAnsi="David" w:cs="David" w:hint="cs"/>
          <w:sz w:val="24"/>
          <w:szCs w:val="24"/>
          <w:rtl/>
        </w:rPr>
        <w:t>וא</w:t>
      </w:r>
      <w:r w:rsidRPr="00046412">
        <w:rPr>
          <w:rFonts w:ascii="David" w:hAnsi="David" w:cs="David"/>
          <w:sz w:val="24"/>
          <w:szCs w:val="24"/>
          <w:rtl/>
        </w:rPr>
        <w:t xml:space="preserve"> נושא בחובות מעביד כלשהם כלפי מי </w:t>
      </w:r>
      <w:r w:rsidRPr="00046412">
        <w:rPr>
          <w:rFonts w:ascii="David" w:hAnsi="David" w:cs="David" w:hint="cs"/>
          <w:sz w:val="24"/>
          <w:szCs w:val="24"/>
          <w:rtl/>
        </w:rPr>
        <w:t>מעובדי</w:t>
      </w:r>
      <w:r w:rsidRPr="00046412">
        <w:rPr>
          <w:rFonts w:ascii="David" w:hAnsi="David" w:cs="David"/>
          <w:sz w:val="24"/>
          <w:szCs w:val="24"/>
          <w:rtl/>
        </w:rPr>
        <w:t xml:space="preserve"> </w:t>
      </w:r>
      <w:r w:rsidRPr="00046412">
        <w:rPr>
          <w:rFonts w:ascii="David" w:hAnsi="David" w:cs="David" w:hint="cs"/>
          <w:sz w:val="24"/>
          <w:szCs w:val="24"/>
          <w:rtl/>
        </w:rPr>
        <w:t>היועץ</w:t>
      </w:r>
      <w:r w:rsidRPr="00046412">
        <w:rPr>
          <w:rFonts w:ascii="David" w:hAnsi="David" w:cs="David"/>
          <w:sz w:val="24"/>
          <w:szCs w:val="24"/>
          <w:rtl/>
        </w:rPr>
        <w:t>.</w:t>
      </w:r>
      <w:r w:rsidRPr="00046412">
        <w:rPr>
          <w:rFonts w:ascii="David" w:hAnsi="David" w:cs="David"/>
          <w:sz w:val="24"/>
          <w:szCs w:val="24"/>
          <w:rtl/>
        </w:rPr>
        <w:tab/>
      </w:r>
      <w:r w:rsidRPr="00046412">
        <w:rPr>
          <w:rFonts w:ascii="David" w:hAnsi="David" w:cs="David"/>
          <w:sz w:val="24"/>
          <w:szCs w:val="24"/>
          <w:rtl/>
        </w:rPr>
        <w:br/>
      </w:r>
    </w:p>
    <w:p w14:paraId="103A7A3C" w14:textId="77777777" w:rsidR="002136E2" w:rsidRPr="00046412" w:rsidRDefault="002136E2" w:rsidP="002136E2">
      <w:pPr>
        <w:tabs>
          <w:tab w:val="left" w:pos="283"/>
          <w:tab w:val="left" w:pos="708"/>
        </w:tabs>
        <w:spacing w:after="0" w:line="240" w:lineRule="auto"/>
        <w:ind w:left="283" w:hanging="283"/>
        <w:jc w:val="both"/>
        <w:rPr>
          <w:rFonts w:ascii="David" w:hAnsi="David" w:cs="David"/>
          <w:sz w:val="24"/>
          <w:szCs w:val="24"/>
          <w:rtl/>
        </w:rPr>
      </w:pPr>
      <w:r w:rsidRPr="00046412">
        <w:rPr>
          <w:rFonts w:ascii="David" w:hAnsi="David" w:cs="David"/>
          <w:sz w:val="24"/>
          <w:szCs w:val="24"/>
          <w:rtl/>
        </w:rPr>
        <w:t>3</w:t>
      </w:r>
      <w:r w:rsidRPr="00046412">
        <w:rPr>
          <w:rFonts w:ascii="David" w:hAnsi="David" w:cs="David"/>
          <w:sz w:val="24"/>
          <w:szCs w:val="24"/>
          <w:rtl/>
        </w:rPr>
        <w:tab/>
      </w:r>
      <w:r w:rsidRPr="00046412">
        <w:rPr>
          <w:rFonts w:ascii="David" w:hAnsi="David" w:cs="David"/>
          <w:b/>
          <w:bCs/>
          <w:sz w:val="24"/>
          <w:szCs w:val="24"/>
          <w:rtl/>
        </w:rPr>
        <w:t>ביטוח אחריות כלפי צד שלישי</w:t>
      </w:r>
      <w:r w:rsidRPr="00046412">
        <w:rPr>
          <w:rFonts w:ascii="David" w:hAnsi="David" w:cs="David"/>
          <w:sz w:val="24"/>
          <w:szCs w:val="24"/>
          <w:rtl/>
        </w:rPr>
        <w:t xml:space="preserve"> </w:t>
      </w:r>
      <w:r w:rsidRPr="00046412">
        <w:rPr>
          <w:rFonts w:ascii="David" w:hAnsi="David" w:cs="David" w:hint="cs"/>
          <w:sz w:val="24"/>
          <w:szCs w:val="24"/>
          <w:rtl/>
        </w:rPr>
        <w:t>המבטח</w:t>
      </w:r>
      <w:r w:rsidRPr="00046412">
        <w:rPr>
          <w:rFonts w:ascii="David" w:hAnsi="David" w:cs="David"/>
          <w:sz w:val="24"/>
          <w:szCs w:val="24"/>
          <w:rtl/>
        </w:rPr>
        <w:t xml:space="preserve"> </w:t>
      </w:r>
      <w:r w:rsidRPr="00046412">
        <w:rPr>
          <w:rFonts w:ascii="David" w:hAnsi="David" w:cs="David" w:hint="cs"/>
          <w:sz w:val="24"/>
          <w:szCs w:val="24"/>
          <w:rtl/>
        </w:rPr>
        <w:t>את</w:t>
      </w:r>
      <w:r w:rsidRPr="00046412">
        <w:rPr>
          <w:rFonts w:ascii="David" w:hAnsi="David" w:cs="David"/>
          <w:sz w:val="24"/>
          <w:szCs w:val="24"/>
          <w:rtl/>
        </w:rPr>
        <w:t xml:space="preserve"> חבות </w:t>
      </w:r>
      <w:r w:rsidRPr="00046412">
        <w:rPr>
          <w:rFonts w:ascii="David" w:hAnsi="David" w:cs="David" w:hint="cs"/>
          <w:sz w:val="24"/>
          <w:szCs w:val="24"/>
          <w:rtl/>
        </w:rPr>
        <w:t>היועץ</w:t>
      </w:r>
      <w:r w:rsidRPr="00046412">
        <w:rPr>
          <w:rFonts w:ascii="David" w:hAnsi="David" w:cs="David"/>
          <w:sz w:val="24"/>
          <w:szCs w:val="24"/>
          <w:rtl/>
        </w:rPr>
        <w:t xml:space="preserve"> על פי דין בגבול אחריות שלא יפחת מ- 4,000,000 </w:t>
      </w:r>
      <w:r w:rsidRPr="00046412">
        <w:rPr>
          <w:rFonts w:ascii="David" w:hAnsi="David" w:cs="David" w:hint="cs"/>
          <w:sz w:val="24"/>
          <w:szCs w:val="24"/>
          <w:rtl/>
        </w:rPr>
        <w:t>₪</w:t>
      </w:r>
      <w:r w:rsidRPr="00046412">
        <w:rPr>
          <w:rFonts w:ascii="David" w:hAnsi="David" w:cs="David"/>
          <w:sz w:val="24"/>
          <w:szCs w:val="24"/>
          <w:rtl/>
        </w:rPr>
        <w:t xml:space="preserve"> (ארבעה </w:t>
      </w:r>
      <w:r w:rsidRPr="00046412">
        <w:rPr>
          <w:rFonts w:ascii="David" w:hAnsi="David" w:cs="David" w:hint="cs"/>
          <w:sz w:val="24"/>
          <w:szCs w:val="24"/>
          <w:rtl/>
        </w:rPr>
        <w:t>מיליון</w:t>
      </w:r>
      <w:r w:rsidRPr="00046412">
        <w:rPr>
          <w:rFonts w:ascii="David" w:hAnsi="David" w:cs="David"/>
          <w:sz w:val="24"/>
          <w:szCs w:val="24"/>
          <w:rtl/>
        </w:rPr>
        <w:t xml:space="preserve"> </w:t>
      </w:r>
      <w:r w:rsidRPr="00046412">
        <w:rPr>
          <w:rFonts w:ascii="David" w:hAnsi="David" w:cs="David" w:hint="cs"/>
          <w:sz w:val="24"/>
          <w:szCs w:val="24"/>
          <w:rtl/>
        </w:rPr>
        <w:t>₪</w:t>
      </w:r>
      <w:r w:rsidRPr="00046412">
        <w:rPr>
          <w:rFonts w:ascii="David" w:hAnsi="David" w:cs="David"/>
          <w:sz w:val="24"/>
          <w:szCs w:val="24"/>
          <w:rtl/>
        </w:rPr>
        <w:t>) למקרה ולתקופת ביטוח שנתית, בגין א</w:t>
      </w:r>
      <w:r w:rsidRPr="00046412">
        <w:rPr>
          <w:rFonts w:ascii="David" w:hAnsi="David" w:cs="David" w:hint="cs"/>
          <w:sz w:val="24"/>
          <w:szCs w:val="24"/>
          <w:rtl/>
        </w:rPr>
        <w:t>י</w:t>
      </w:r>
      <w:r w:rsidRPr="00046412">
        <w:rPr>
          <w:rFonts w:ascii="David" w:hAnsi="David" w:cs="David"/>
          <w:sz w:val="24"/>
          <w:szCs w:val="24"/>
          <w:rtl/>
        </w:rPr>
        <w:t>רועים הנובעים במישרין ו/או בעקיפין מפעולותיו של היועץ ו/או כל מי שפועל מטעמו וכל הבאים מכוחו ויחול על כל אובדן ו/או נזק לגוף ו/או לרכוש.</w:t>
      </w:r>
    </w:p>
    <w:p w14:paraId="2E700B97" w14:textId="77777777" w:rsidR="002136E2" w:rsidRPr="00046412" w:rsidRDefault="002136E2" w:rsidP="002136E2">
      <w:pPr>
        <w:tabs>
          <w:tab w:val="left" w:pos="283"/>
          <w:tab w:val="left" w:pos="708"/>
        </w:tabs>
        <w:spacing w:after="0" w:line="240" w:lineRule="auto"/>
        <w:ind w:left="283" w:hanging="283"/>
        <w:jc w:val="both"/>
        <w:rPr>
          <w:rFonts w:ascii="David" w:hAnsi="David" w:cs="David"/>
          <w:sz w:val="24"/>
          <w:szCs w:val="24"/>
          <w:rtl/>
        </w:rPr>
      </w:pPr>
      <w:r w:rsidRPr="00046412">
        <w:rPr>
          <w:rFonts w:ascii="David" w:hAnsi="David" w:cs="David"/>
          <w:sz w:val="24"/>
          <w:szCs w:val="24"/>
          <w:rtl/>
        </w:rPr>
        <w:tab/>
      </w:r>
      <w:r w:rsidRPr="00046412">
        <w:rPr>
          <w:rFonts w:ascii="David" w:hAnsi="David" w:cs="David" w:hint="cs"/>
          <w:sz w:val="24"/>
          <w:szCs w:val="24"/>
          <w:rtl/>
        </w:rPr>
        <w:t>ביטוח</w:t>
      </w:r>
      <w:r w:rsidRPr="00046412">
        <w:rPr>
          <w:rFonts w:ascii="David" w:hAnsi="David" w:cs="David"/>
          <w:sz w:val="24"/>
          <w:szCs w:val="24"/>
          <w:rtl/>
        </w:rPr>
        <w:t xml:space="preserve"> זה לא  כפוף לכל הגבלה בדבר חבות הנובעת מאש, התפוצצות, בהלה, מכשירי הרמה, </w:t>
      </w:r>
      <w:r w:rsidRPr="00046412">
        <w:rPr>
          <w:rFonts w:ascii="David" w:hAnsi="David" w:cs="David" w:hint="cs"/>
          <w:sz w:val="24"/>
          <w:szCs w:val="24"/>
          <w:rtl/>
        </w:rPr>
        <w:t>חבות</w:t>
      </w:r>
      <w:r w:rsidRPr="00046412">
        <w:rPr>
          <w:rFonts w:ascii="David" w:hAnsi="David" w:cs="David"/>
          <w:sz w:val="24"/>
          <w:szCs w:val="24"/>
        </w:rPr>
        <w:t xml:space="preserve"> </w:t>
      </w:r>
      <w:r w:rsidRPr="00046412">
        <w:rPr>
          <w:rFonts w:ascii="David" w:hAnsi="David" w:cs="David"/>
          <w:sz w:val="24"/>
          <w:szCs w:val="24"/>
          <w:rtl/>
        </w:rPr>
        <w:t xml:space="preserve">בגין וכלפי קבלנים, קבלני </w:t>
      </w:r>
      <w:r w:rsidRPr="00046412">
        <w:rPr>
          <w:rFonts w:ascii="David" w:hAnsi="David" w:cs="David" w:hint="cs"/>
          <w:sz w:val="24"/>
          <w:szCs w:val="24"/>
          <w:rtl/>
        </w:rPr>
        <w:t>משנה</w:t>
      </w:r>
      <w:r w:rsidRPr="00046412">
        <w:rPr>
          <w:rFonts w:ascii="David" w:hAnsi="David" w:cs="David"/>
          <w:sz w:val="24"/>
          <w:szCs w:val="24"/>
        </w:rPr>
        <w:t xml:space="preserve"> </w:t>
      </w:r>
      <w:r w:rsidRPr="00046412">
        <w:rPr>
          <w:rFonts w:ascii="David" w:hAnsi="David" w:cs="David"/>
          <w:sz w:val="24"/>
          <w:szCs w:val="24"/>
          <w:rtl/>
        </w:rPr>
        <w:t xml:space="preserve">ועובדיהם, פריקה וטעינה, מתקנים סניטריים פגומים, הרעלה, כל דבר מזיק במאכל או משקה, שביתה והשבתה, </w:t>
      </w:r>
      <w:r w:rsidRPr="00046412">
        <w:rPr>
          <w:rFonts w:ascii="David" w:hAnsi="David" w:cs="David" w:hint="cs"/>
          <w:sz w:val="24"/>
          <w:szCs w:val="24"/>
          <w:rtl/>
        </w:rPr>
        <w:t>עבודות</w:t>
      </w:r>
      <w:r w:rsidRPr="00046412">
        <w:rPr>
          <w:rFonts w:ascii="David" w:hAnsi="David" w:cs="David"/>
          <w:sz w:val="24"/>
          <w:szCs w:val="24"/>
          <w:rtl/>
        </w:rPr>
        <w:t xml:space="preserve"> </w:t>
      </w:r>
      <w:r w:rsidRPr="00046412">
        <w:rPr>
          <w:rFonts w:ascii="David" w:hAnsi="David" w:cs="David" w:hint="cs"/>
          <w:sz w:val="24"/>
          <w:szCs w:val="24"/>
          <w:rtl/>
        </w:rPr>
        <w:t>חוץ</w:t>
      </w:r>
      <w:r w:rsidRPr="00046412">
        <w:rPr>
          <w:rFonts w:ascii="David" w:hAnsi="David" w:cs="David"/>
          <w:sz w:val="24"/>
          <w:szCs w:val="24"/>
          <w:rtl/>
        </w:rPr>
        <w:t xml:space="preserve">, וכן תביעות שיבוב מצד המוסד לביטוח לאומי. </w:t>
      </w:r>
      <w:r w:rsidRPr="00046412">
        <w:rPr>
          <w:rFonts w:ascii="David" w:hAnsi="David" w:cs="David"/>
          <w:sz w:val="24"/>
          <w:szCs w:val="24"/>
          <w:rtl/>
        </w:rPr>
        <w:br/>
      </w:r>
      <w:r w:rsidRPr="00046412">
        <w:rPr>
          <w:rFonts w:ascii="David" w:hAnsi="David" w:cs="David" w:hint="cs"/>
          <w:sz w:val="24"/>
          <w:szCs w:val="24"/>
          <w:rtl/>
        </w:rPr>
        <w:t>הביטוח</w:t>
      </w:r>
      <w:r w:rsidRPr="00046412">
        <w:rPr>
          <w:rFonts w:ascii="David" w:hAnsi="David" w:cs="David"/>
          <w:sz w:val="24"/>
          <w:szCs w:val="24"/>
          <w:rtl/>
        </w:rPr>
        <w:t xml:space="preserve"> </w:t>
      </w:r>
      <w:r w:rsidRPr="00046412">
        <w:rPr>
          <w:rFonts w:ascii="David" w:hAnsi="David" w:cs="David" w:hint="cs"/>
          <w:sz w:val="24"/>
          <w:szCs w:val="24"/>
          <w:rtl/>
        </w:rPr>
        <w:t>מ</w:t>
      </w:r>
      <w:r w:rsidRPr="00046412">
        <w:rPr>
          <w:rFonts w:ascii="David" w:hAnsi="David" w:cs="David"/>
          <w:sz w:val="24"/>
          <w:szCs w:val="24"/>
          <w:rtl/>
        </w:rPr>
        <w:t>ורחב ל</w:t>
      </w:r>
      <w:r w:rsidRPr="00046412">
        <w:rPr>
          <w:rFonts w:ascii="David" w:hAnsi="David" w:cs="David" w:hint="cs"/>
          <w:sz w:val="24"/>
          <w:szCs w:val="24"/>
          <w:rtl/>
        </w:rPr>
        <w:t>שפות</w:t>
      </w:r>
      <w:r w:rsidRPr="00046412">
        <w:rPr>
          <w:rFonts w:ascii="David" w:hAnsi="David" w:cs="David"/>
          <w:sz w:val="24"/>
          <w:szCs w:val="24"/>
          <w:rtl/>
        </w:rPr>
        <w:t xml:space="preserve"> את </w:t>
      </w:r>
      <w:r w:rsidRPr="00046412">
        <w:rPr>
          <w:rFonts w:ascii="David" w:hAnsi="David" w:cs="David" w:hint="cs"/>
          <w:sz w:val="24"/>
          <w:szCs w:val="24"/>
          <w:rtl/>
        </w:rPr>
        <w:t>המזמין</w:t>
      </w:r>
      <w:r w:rsidRPr="00046412">
        <w:rPr>
          <w:rFonts w:ascii="David" w:hAnsi="David" w:cs="David"/>
          <w:sz w:val="24"/>
          <w:szCs w:val="24"/>
          <w:rtl/>
        </w:rPr>
        <w:t xml:space="preserve"> בגין אחריות</w:t>
      </w:r>
      <w:r w:rsidRPr="00046412">
        <w:rPr>
          <w:rFonts w:ascii="David" w:hAnsi="David" w:cs="David" w:hint="cs"/>
          <w:sz w:val="24"/>
          <w:szCs w:val="24"/>
          <w:rtl/>
        </w:rPr>
        <w:t>ו</w:t>
      </w:r>
      <w:r w:rsidRPr="00046412">
        <w:rPr>
          <w:rFonts w:ascii="David" w:hAnsi="David" w:cs="David"/>
          <w:sz w:val="24"/>
          <w:szCs w:val="24"/>
          <w:rtl/>
        </w:rPr>
        <w:t xml:space="preserve"> למעשי ו/או מחדלי </w:t>
      </w:r>
      <w:r w:rsidRPr="00046412">
        <w:rPr>
          <w:rFonts w:ascii="David" w:hAnsi="David" w:cs="David" w:hint="cs"/>
          <w:sz w:val="24"/>
          <w:szCs w:val="24"/>
          <w:rtl/>
        </w:rPr>
        <w:t>היועץ</w:t>
      </w:r>
      <w:r w:rsidRPr="00046412">
        <w:rPr>
          <w:rFonts w:ascii="David" w:hAnsi="David" w:cs="David"/>
          <w:sz w:val="24"/>
          <w:szCs w:val="24"/>
          <w:rtl/>
        </w:rPr>
        <w:t xml:space="preserve"> </w:t>
      </w:r>
      <w:r w:rsidRPr="00046412">
        <w:rPr>
          <w:rFonts w:ascii="David" w:hAnsi="David" w:cs="David" w:hint="cs"/>
          <w:sz w:val="24"/>
          <w:szCs w:val="24"/>
          <w:rtl/>
        </w:rPr>
        <w:t>והבאים</w:t>
      </w:r>
      <w:r w:rsidRPr="00046412">
        <w:rPr>
          <w:rFonts w:ascii="David" w:hAnsi="David" w:cs="David"/>
          <w:sz w:val="24"/>
          <w:szCs w:val="24"/>
          <w:rtl/>
        </w:rPr>
        <w:t xml:space="preserve"> </w:t>
      </w:r>
      <w:r w:rsidRPr="00046412">
        <w:rPr>
          <w:rFonts w:ascii="David" w:hAnsi="David" w:cs="David" w:hint="cs"/>
          <w:sz w:val="24"/>
          <w:szCs w:val="24"/>
          <w:rtl/>
        </w:rPr>
        <w:t>מטעמו</w:t>
      </w:r>
      <w:r w:rsidRPr="00046412">
        <w:rPr>
          <w:rFonts w:ascii="David" w:hAnsi="David" w:cs="David"/>
          <w:sz w:val="24"/>
          <w:szCs w:val="24"/>
          <w:rtl/>
        </w:rPr>
        <w:t>, וזאת בכפוף לסעיף אחריות צולבת לפי נחשב הביטוח כאילו נערך בנפרד עבור כל אחד מיחידי המבוטח.  רכוש המזמין ייחשב כרכוש צד שלישי.</w:t>
      </w:r>
    </w:p>
    <w:p w14:paraId="1B7977C0" w14:textId="77777777" w:rsidR="002136E2" w:rsidRPr="00046412" w:rsidRDefault="002136E2" w:rsidP="002136E2">
      <w:pPr>
        <w:numPr>
          <w:ilvl w:val="0"/>
          <w:numId w:val="19"/>
        </w:numPr>
        <w:tabs>
          <w:tab w:val="left" w:pos="283"/>
        </w:tabs>
        <w:spacing w:before="0" w:beforeAutospacing="0" w:after="0" w:afterAutospacing="0" w:line="240" w:lineRule="auto"/>
        <w:jc w:val="both"/>
        <w:rPr>
          <w:rFonts w:ascii="David" w:hAnsi="David" w:cs="David"/>
          <w:sz w:val="24"/>
          <w:szCs w:val="24"/>
        </w:rPr>
      </w:pPr>
      <w:r w:rsidRPr="00046412">
        <w:rPr>
          <w:rFonts w:ascii="David" w:hAnsi="David" w:cs="David"/>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1DF3B6B3" w14:textId="77777777" w:rsidR="002136E2" w:rsidRPr="00046412" w:rsidRDefault="002136E2" w:rsidP="002136E2">
      <w:pPr>
        <w:numPr>
          <w:ilvl w:val="0"/>
          <w:numId w:val="19"/>
        </w:numPr>
        <w:tabs>
          <w:tab w:val="left" w:pos="283"/>
        </w:tabs>
        <w:spacing w:before="0" w:beforeAutospacing="0" w:after="0" w:afterAutospacing="0" w:line="240" w:lineRule="auto"/>
        <w:jc w:val="both"/>
        <w:rPr>
          <w:rFonts w:ascii="David" w:hAnsi="David" w:cs="David"/>
          <w:sz w:val="24"/>
          <w:szCs w:val="24"/>
          <w:rtl/>
        </w:rPr>
      </w:pPr>
      <w:r w:rsidRPr="00046412">
        <w:rPr>
          <w:rFonts w:ascii="David" w:hAnsi="David" w:cs="David" w:hint="cs"/>
          <w:sz w:val="24"/>
          <w:szCs w:val="24"/>
          <w:rtl/>
        </w:rPr>
        <w:t>הפוליסה</w:t>
      </w:r>
      <w:r w:rsidRPr="00046412">
        <w:rPr>
          <w:rFonts w:ascii="David" w:hAnsi="David" w:cs="David"/>
          <w:sz w:val="24"/>
          <w:szCs w:val="24"/>
          <w:rtl/>
        </w:rPr>
        <w:t xml:space="preserve"> </w:t>
      </w:r>
      <w:r w:rsidRPr="00046412">
        <w:rPr>
          <w:rFonts w:ascii="David" w:hAnsi="David" w:cs="David" w:hint="cs"/>
          <w:sz w:val="24"/>
          <w:szCs w:val="24"/>
          <w:rtl/>
        </w:rPr>
        <w:t>תכלולנה</w:t>
      </w:r>
      <w:r w:rsidRPr="00046412">
        <w:rPr>
          <w:rFonts w:ascii="David" w:hAnsi="David" w:cs="David"/>
          <w:sz w:val="24"/>
          <w:szCs w:val="24"/>
          <w:rtl/>
        </w:rPr>
        <w:t xml:space="preserve"> </w:t>
      </w:r>
      <w:r w:rsidRPr="00046412">
        <w:rPr>
          <w:rFonts w:ascii="David" w:hAnsi="David" w:cs="David" w:hint="cs"/>
          <w:sz w:val="24"/>
          <w:szCs w:val="24"/>
          <w:rtl/>
        </w:rPr>
        <w:t>התחייבות</w:t>
      </w:r>
      <w:r w:rsidRPr="00046412">
        <w:rPr>
          <w:rFonts w:ascii="David" w:hAnsi="David" w:cs="David"/>
          <w:sz w:val="24"/>
          <w:szCs w:val="24"/>
          <w:rtl/>
        </w:rPr>
        <w:t xml:space="preserve"> </w:t>
      </w:r>
      <w:r w:rsidRPr="00046412">
        <w:rPr>
          <w:rFonts w:ascii="David" w:hAnsi="David" w:cs="David" w:hint="cs"/>
          <w:sz w:val="24"/>
          <w:szCs w:val="24"/>
          <w:rtl/>
        </w:rPr>
        <w:t>לוויתור</w:t>
      </w:r>
      <w:r w:rsidRPr="00046412">
        <w:rPr>
          <w:rFonts w:ascii="David" w:hAnsi="David" w:cs="David"/>
          <w:sz w:val="24"/>
          <w:szCs w:val="24"/>
          <w:rtl/>
        </w:rPr>
        <w:t xml:space="preserve"> </w:t>
      </w:r>
      <w:r w:rsidRPr="00046412">
        <w:rPr>
          <w:rFonts w:ascii="David" w:hAnsi="David" w:cs="David" w:hint="cs"/>
          <w:sz w:val="24"/>
          <w:szCs w:val="24"/>
          <w:rtl/>
        </w:rPr>
        <w:t>על</w:t>
      </w:r>
      <w:r w:rsidRPr="00046412">
        <w:rPr>
          <w:rFonts w:ascii="David" w:hAnsi="David" w:cs="David"/>
          <w:sz w:val="24"/>
          <w:szCs w:val="24"/>
          <w:rtl/>
        </w:rPr>
        <w:t xml:space="preserve"> </w:t>
      </w:r>
      <w:r w:rsidRPr="00046412">
        <w:rPr>
          <w:rFonts w:ascii="David" w:hAnsi="David" w:cs="David" w:hint="cs"/>
          <w:sz w:val="24"/>
          <w:szCs w:val="24"/>
          <w:rtl/>
        </w:rPr>
        <w:t>זכות</w:t>
      </w:r>
      <w:r w:rsidRPr="00046412">
        <w:rPr>
          <w:rFonts w:ascii="David" w:hAnsi="David" w:cs="David"/>
          <w:sz w:val="24"/>
          <w:szCs w:val="24"/>
          <w:rtl/>
        </w:rPr>
        <w:t xml:space="preserve"> </w:t>
      </w:r>
      <w:r w:rsidRPr="00046412">
        <w:rPr>
          <w:rFonts w:ascii="David" w:hAnsi="David" w:cs="David" w:hint="cs"/>
          <w:sz w:val="24"/>
          <w:szCs w:val="24"/>
          <w:rtl/>
        </w:rPr>
        <w:t>שיבוב</w:t>
      </w:r>
      <w:r w:rsidRPr="00046412">
        <w:rPr>
          <w:rFonts w:ascii="David" w:hAnsi="David" w:cs="David"/>
          <w:sz w:val="24"/>
          <w:szCs w:val="24"/>
          <w:rtl/>
        </w:rPr>
        <w:t xml:space="preserve"> </w:t>
      </w:r>
      <w:r w:rsidRPr="00046412">
        <w:rPr>
          <w:rFonts w:ascii="David" w:hAnsi="David" w:cs="David" w:hint="cs"/>
          <w:sz w:val="24"/>
          <w:szCs w:val="24"/>
          <w:rtl/>
        </w:rPr>
        <w:t>כלפי</w:t>
      </w:r>
      <w:r w:rsidRPr="00046412">
        <w:rPr>
          <w:rFonts w:ascii="David" w:hAnsi="David" w:cs="David"/>
          <w:sz w:val="24"/>
          <w:szCs w:val="24"/>
          <w:rtl/>
        </w:rPr>
        <w:t xml:space="preserve"> </w:t>
      </w:r>
      <w:r w:rsidRPr="00046412">
        <w:rPr>
          <w:rFonts w:ascii="David" w:hAnsi="David" w:cs="David" w:hint="cs"/>
          <w:sz w:val="24"/>
          <w:szCs w:val="24"/>
          <w:rtl/>
        </w:rPr>
        <w:t>המזמין</w:t>
      </w:r>
      <w:r w:rsidRPr="00046412">
        <w:rPr>
          <w:rFonts w:ascii="David" w:hAnsi="David" w:cs="David"/>
          <w:sz w:val="24"/>
          <w:szCs w:val="24"/>
          <w:rtl/>
        </w:rPr>
        <w:t xml:space="preserve">, </w:t>
      </w:r>
      <w:r w:rsidRPr="00046412">
        <w:rPr>
          <w:rFonts w:ascii="David" w:hAnsi="David" w:cs="David" w:hint="cs"/>
          <w:sz w:val="24"/>
          <w:szCs w:val="24"/>
          <w:rtl/>
        </w:rPr>
        <w:t>עובדיו</w:t>
      </w:r>
      <w:r w:rsidRPr="00046412">
        <w:rPr>
          <w:rFonts w:ascii="David" w:hAnsi="David" w:cs="David"/>
          <w:sz w:val="24"/>
          <w:szCs w:val="24"/>
          <w:rtl/>
        </w:rPr>
        <w:t xml:space="preserve"> </w:t>
      </w:r>
      <w:r w:rsidRPr="00046412">
        <w:rPr>
          <w:rFonts w:ascii="David" w:hAnsi="David" w:cs="David" w:hint="cs"/>
          <w:sz w:val="24"/>
          <w:szCs w:val="24"/>
          <w:rtl/>
        </w:rPr>
        <w:t>והבאים</w:t>
      </w:r>
      <w:r w:rsidRPr="00046412">
        <w:rPr>
          <w:rFonts w:ascii="David" w:hAnsi="David" w:cs="David"/>
          <w:sz w:val="24"/>
          <w:szCs w:val="24"/>
          <w:rtl/>
        </w:rPr>
        <w:t xml:space="preserve"> </w:t>
      </w:r>
      <w:r w:rsidRPr="00046412">
        <w:rPr>
          <w:rFonts w:ascii="David" w:hAnsi="David" w:cs="David" w:hint="cs"/>
          <w:sz w:val="24"/>
          <w:szCs w:val="24"/>
          <w:rtl/>
        </w:rPr>
        <w:t>מטעמו</w:t>
      </w:r>
      <w:r w:rsidRPr="00046412">
        <w:rPr>
          <w:rFonts w:ascii="David" w:hAnsi="David" w:cs="David"/>
          <w:sz w:val="24"/>
          <w:szCs w:val="24"/>
          <w:rtl/>
        </w:rPr>
        <w:t xml:space="preserve"> </w:t>
      </w:r>
      <w:r w:rsidRPr="00046412">
        <w:rPr>
          <w:rFonts w:ascii="David" w:hAnsi="David" w:cs="David" w:hint="cs"/>
          <w:sz w:val="24"/>
          <w:szCs w:val="24"/>
          <w:rtl/>
        </w:rPr>
        <w:t>אולם</w:t>
      </w:r>
      <w:r w:rsidRPr="00046412">
        <w:rPr>
          <w:rFonts w:ascii="David" w:hAnsi="David" w:cs="David"/>
          <w:sz w:val="24"/>
          <w:szCs w:val="24"/>
          <w:rtl/>
        </w:rPr>
        <w:t xml:space="preserve"> </w:t>
      </w:r>
      <w:r w:rsidRPr="00046412">
        <w:rPr>
          <w:rFonts w:ascii="David" w:hAnsi="David" w:cs="David" w:hint="cs"/>
          <w:sz w:val="24"/>
          <w:szCs w:val="24"/>
          <w:rtl/>
        </w:rPr>
        <w:t>האמור</w:t>
      </w:r>
      <w:r w:rsidRPr="00046412">
        <w:rPr>
          <w:rFonts w:ascii="David" w:hAnsi="David" w:cs="David"/>
          <w:sz w:val="24"/>
          <w:szCs w:val="24"/>
          <w:rtl/>
        </w:rPr>
        <w:t xml:space="preserve"> </w:t>
      </w:r>
      <w:r w:rsidRPr="00046412">
        <w:rPr>
          <w:rFonts w:ascii="David" w:hAnsi="David" w:cs="David" w:hint="cs"/>
          <w:sz w:val="24"/>
          <w:szCs w:val="24"/>
          <w:rtl/>
        </w:rPr>
        <w:t>בדבר</w:t>
      </w:r>
      <w:r w:rsidRPr="00046412">
        <w:rPr>
          <w:rFonts w:ascii="David" w:hAnsi="David" w:cs="David"/>
          <w:sz w:val="24"/>
          <w:szCs w:val="24"/>
          <w:rtl/>
        </w:rPr>
        <w:t xml:space="preserve"> </w:t>
      </w:r>
      <w:r w:rsidRPr="00046412">
        <w:rPr>
          <w:rFonts w:ascii="David" w:hAnsi="David" w:cs="David" w:hint="cs"/>
          <w:sz w:val="24"/>
          <w:szCs w:val="24"/>
          <w:rtl/>
        </w:rPr>
        <w:t>ויתור</w:t>
      </w:r>
      <w:r w:rsidRPr="00046412">
        <w:rPr>
          <w:rFonts w:ascii="David" w:hAnsi="David" w:cs="David"/>
          <w:sz w:val="24"/>
          <w:szCs w:val="24"/>
          <w:rtl/>
        </w:rPr>
        <w:t xml:space="preserve"> </w:t>
      </w:r>
      <w:r w:rsidRPr="00046412">
        <w:rPr>
          <w:rFonts w:ascii="David" w:hAnsi="David" w:cs="David" w:hint="cs"/>
          <w:sz w:val="24"/>
          <w:szCs w:val="24"/>
          <w:rtl/>
        </w:rPr>
        <w:t>על</w:t>
      </w:r>
      <w:r w:rsidRPr="00046412">
        <w:rPr>
          <w:rFonts w:ascii="David" w:hAnsi="David" w:cs="David"/>
          <w:sz w:val="24"/>
          <w:szCs w:val="24"/>
          <w:rtl/>
        </w:rPr>
        <w:t xml:space="preserve"> </w:t>
      </w:r>
      <w:r w:rsidRPr="00046412">
        <w:rPr>
          <w:rFonts w:ascii="David" w:hAnsi="David" w:cs="David" w:hint="cs"/>
          <w:sz w:val="24"/>
          <w:szCs w:val="24"/>
          <w:rtl/>
        </w:rPr>
        <w:t>זכות</w:t>
      </w:r>
      <w:r w:rsidRPr="00046412">
        <w:rPr>
          <w:rFonts w:ascii="David" w:hAnsi="David" w:cs="David"/>
          <w:sz w:val="24"/>
          <w:szCs w:val="24"/>
          <w:rtl/>
        </w:rPr>
        <w:t xml:space="preserve"> </w:t>
      </w:r>
      <w:r w:rsidRPr="00046412">
        <w:rPr>
          <w:rFonts w:ascii="David" w:hAnsi="David" w:cs="David" w:hint="cs"/>
          <w:sz w:val="24"/>
          <w:szCs w:val="24"/>
          <w:rtl/>
        </w:rPr>
        <w:t>השיבוב</w:t>
      </w:r>
      <w:r w:rsidRPr="00046412">
        <w:rPr>
          <w:rFonts w:ascii="David" w:hAnsi="David" w:cs="David"/>
          <w:sz w:val="24"/>
          <w:szCs w:val="24"/>
          <w:rtl/>
        </w:rPr>
        <w:t xml:space="preserve"> </w:t>
      </w:r>
      <w:r w:rsidRPr="00046412">
        <w:rPr>
          <w:rFonts w:ascii="David" w:hAnsi="David" w:cs="David" w:hint="cs"/>
          <w:sz w:val="24"/>
          <w:szCs w:val="24"/>
          <w:rtl/>
        </w:rPr>
        <w:t>לא</w:t>
      </w:r>
      <w:r w:rsidRPr="00046412">
        <w:rPr>
          <w:rFonts w:ascii="David" w:hAnsi="David" w:cs="David"/>
          <w:sz w:val="24"/>
          <w:szCs w:val="24"/>
          <w:rtl/>
        </w:rPr>
        <w:t xml:space="preserve"> </w:t>
      </w:r>
      <w:r w:rsidRPr="00046412">
        <w:rPr>
          <w:rFonts w:ascii="David" w:hAnsi="David" w:cs="David" w:hint="cs"/>
          <w:sz w:val="24"/>
          <w:szCs w:val="24"/>
          <w:rtl/>
        </w:rPr>
        <w:t>יחול</w:t>
      </w:r>
      <w:r w:rsidRPr="00046412">
        <w:rPr>
          <w:rFonts w:ascii="David" w:hAnsi="David" w:cs="David"/>
          <w:sz w:val="24"/>
          <w:szCs w:val="24"/>
          <w:rtl/>
        </w:rPr>
        <w:t xml:space="preserve"> </w:t>
      </w:r>
      <w:r w:rsidRPr="00046412">
        <w:rPr>
          <w:rFonts w:ascii="David" w:hAnsi="David" w:cs="David" w:hint="cs"/>
          <w:sz w:val="24"/>
          <w:szCs w:val="24"/>
          <w:rtl/>
        </w:rPr>
        <w:t>לטובת</w:t>
      </w:r>
      <w:r w:rsidRPr="00046412">
        <w:rPr>
          <w:rFonts w:ascii="David" w:hAnsi="David" w:cs="David"/>
          <w:sz w:val="24"/>
          <w:szCs w:val="24"/>
          <w:rtl/>
        </w:rPr>
        <w:t xml:space="preserve"> </w:t>
      </w:r>
      <w:r w:rsidRPr="00046412">
        <w:rPr>
          <w:rFonts w:ascii="David" w:hAnsi="David" w:cs="David" w:hint="cs"/>
          <w:sz w:val="24"/>
          <w:szCs w:val="24"/>
          <w:rtl/>
        </w:rPr>
        <w:t>אדם</w:t>
      </w:r>
      <w:r w:rsidRPr="00046412">
        <w:rPr>
          <w:rFonts w:ascii="David" w:hAnsi="David" w:cs="David"/>
          <w:sz w:val="24"/>
          <w:szCs w:val="24"/>
          <w:rtl/>
        </w:rPr>
        <w:t xml:space="preserve"> </w:t>
      </w:r>
      <w:r w:rsidRPr="00046412">
        <w:rPr>
          <w:rFonts w:ascii="David" w:hAnsi="David" w:cs="David" w:hint="cs"/>
          <w:sz w:val="24"/>
          <w:szCs w:val="24"/>
          <w:rtl/>
        </w:rPr>
        <w:t>שגרם</w:t>
      </w:r>
      <w:r w:rsidRPr="00046412">
        <w:rPr>
          <w:rFonts w:ascii="David" w:hAnsi="David" w:cs="David"/>
          <w:sz w:val="24"/>
          <w:szCs w:val="24"/>
          <w:rtl/>
        </w:rPr>
        <w:t xml:space="preserve"> </w:t>
      </w:r>
      <w:r w:rsidRPr="00046412">
        <w:rPr>
          <w:rFonts w:ascii="David" w:hAnsi="David" w:cs="David" w:hint="cs"/>
          <w:sz w:val="24"/>
          <w:szCs w:val="24"/>
          <w:rtl/>
        </w:rPr>
        <w:t>לנזק</w:t>
      </w:r>
      <w:r w:rsidRPr="00046412">
        <w:rPr>
          <w:rFonts w:ascii="David" w:hAnsi="David" w:cs="David"/>
          <w:sz w:val="24"/>
          <w:szCs w:val="24"/>
          <w:rtl/>
        </w:rPr>
        <w:t xml:space="preserve"> </w:t>
      </w:r>
      <w:r w:rsidRPr="00046412">
        <w:rPr>
          <w:rFonts w:ascii="David" w:hAnsi="David" w:cs="David" w:hint="cs"/>
          <w:sz w:val="24"/>
          <w:szCs w:val="24"/>
          <w:rtl/>
        </w:rPr>
        <w:t>בזדון</w:t>
      </w:r>
      <w:r w:rsidRPr="00046412">
        <w:rPr>
          <w:rFonts w:ascii="David" w:hAnsi="David" w:cs="David"/>
          <w:sz w:val="24"/>
          <w:szCs w:val="24"/>
          <w:rtl/>
        </w:rPr>
        <w:t>.</w:t>
      </w:r>
    </w:p>
    <w:p w14:paraId="29B4C27A" w14:textId="77777777" w:rsidR="002136E2" w:rsidRPr="00046412" w:rsidRDefault="002136E2" w:rsidP="002136E2">
      <w:pPr>
        <w:numPr>
          <w:ilvl w:val="0"/>
          <w:numId w:val="19"/>
        </w:numPr>
        <w:tabs>
          <w:tab w:val="left" w:pos="283"/>
        </w:tabs>
        <w:spacing w:before="0" w:beforeAutospacing="0" w:after="0" w:afterAutospacing="0" w:line="240" w:lineRule="auto"/>
        <w:jc w:val="both"/>
        <w:rPr>
          <w:rFonts w:ascii="David" w:hAnsi="David" w:cs="David"/>
          <w:sz w:val="24"/>
          <w:szCs w:val="24"/>
        </w:rPr>
      </w:pPr>
      <w:r w:rsidRPr="00046412">
        <w:rPr>
          <w:rFonts w:ascii="David" w:hAnsi="David" w:cs="David"/>
          <w:sz w:val="24"/>
          <w:szCs w:val="24"/>
          <w:rtl/>
        </w:rPr>
        <w:t xml:space="preserve">כמו כן </w:t>
      </w:r>
      <w:r w:rsidRPr="00046412">
        <w:rPr>
          <w:rFonts w:ascii="David" w:hAnsi="David" w:cs="David" w:hint="cs"/>
          <w:sz w:val="24"/>
          <w:szCs w:val="24"/>
          <w:rtl/>
        </w:rPr>
        <w:t>היועץ</w:t>
      </w:r>
      <w:r w:rsidRPr="00046412">
        <w:rPr>
          <w:rFonts w:ascii="David" w:hAnsi="David" w:cs="David"/>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169586CF" w14:textId="77777777" w:rsidR="002136E2" w:rsidRPr="00046412" w:rsidRDefault="002136E2" w:rsidP="002136E2">
      <w:pPr>
        <w:numPr>
          <w:ilvl w:val="0"/>
          <w:numId w:val="19"/>
        </w:numPr>
        <w:tabs>
          <w:tab w:val="left" w:pos="283"/>
        </w:tabs>
        <w:spacing w:before="0" w:beforeAutospacing="0" w:after="0" w:afterAutospacing="0" w:line="240" w:lineRule="auto"/>
        <w:jc w:val="both"/>
        <w:rPr>
          <w:rFonts w:ascii="David" w:hAnsi="David" w:cs="David"/>
          <w:sz w:val="24"/>
          <w:szCs w:val="24"/>
          <w:rtl/>
        </w:rPr>
      </w:pPr>
      <w:r w:rsidRPr="00046412">
        <w:rPr>
          <w:rFonts w:ascii="David" w:hAnsi="David" w:cs="David"/>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0161676E" w14:textId="77777777" w:rsidR="002136E2" w:rsidRPr="00046412" w:rsidRDefault="002136E2" w:rsidP="002136E2">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046412">
        <w:rPr>
          <w:rFonts w:ascii="David" w:hAnsi="David" w:cs="David"/>
          <w:sz w:val="24"/>
          <w:szCs w:val="24"/>
          <w:rtl/>
        </w:rPr>
        <w:t xml:space="preserve"> </w:t>
      </w:r>
      <w:r w:rsidRPr="00046412">
        <w:rPr>
          <w:rFonts w:ascii="Times New Roman" w:eastAsia="Times New Roman" w:hAnsi="Times New Roman" w:cs="David" w:hint="cs"/>
          <w:bCs/>
          <w:sz w:val="20"/>
          <w:szCs w:val="24"/>
          <w:u w:val="single"/>
          <w:rtl/>
          <w:lang w:eastAsia="he-IL"/>
        </w:rPr>
        <w:t>נספח "ז1'"</w:t>
      </w:r>
    </w:p>
    <w:p w14:paraId="10C98B3B" w14:textId="77777777" w:rsidR="002136E2" w:rsidRPr="00046412" w:rsidRDefault="002136E2" w:rsidP="0041461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046412">
        <w:rPr>
          <w:rFonts w:ascii="Times New Roman" w:eastAsia="Times New Roman" w:hAnsi="Times New Roman" w:cs="David" w:hint="cs"/>
          <w:b/>
          <w:bCs/>
          <w:sz w:val="20"/>
          <w:szCs w:val="24"/>
          <w:u w:val="single"/>
          <w:rtl/>
          <w:lang w:eastAsia="he-IL"/>
        </w:rPr>
        <w:t>אישור</w:t>
      </w:r>
      <w:r w:rsidRPr="00046412">
        <w:rPr>
          <w:rFonts w:ascii="Times New Roman" w:eastAsia="Times New Roman" w:hAnsi="Times New Roman" w:cs="David"/>
          <w:b/>
          <w:bCs/>
          <w:sz w:val="20"/>
          <w:szCs w:val="24"/>
          <w:u w:val="single"/>
          <w:rtl/>
          <w:lang w:eastAsia="he-IL"/>
        </w:rPr>
        <w:t xml:space="preserve"> </w:t>
      </w:r>
      <w:r w:rsidRPr="00046412">
        <w:rPr>
          <w:rFonts w:ascii="Times New Roman" w:eastAsia="Times New Roman" w:hAnsi="Times New Roman" w:cs="David" w:hint="cs"/>
          <w:b/>
          <w:bCs/>
          <w:sz w:val="20"/>
          <w:szCs w:val="24"/>
          <w:u w:val="single"/>
          <w:rtl/>
          <w:lang w:eastAsia="he-IL"/>
        </w:rPr>
        <w:t>על</w:t>
      </w:r>
      <w:r w:rsidRPr="00046412">
        <w:rPr>
          <w:rFonts w:ascii="Times New Roman" w:eastAsia="Times New Roman" w:hAnsi="Times New Roman" w:cs="David"/>
          <w:b/>
          <w:bCs/>
          <w:sz w:val="20"/>
          <w:szCs w:val="24"/>
          <w:u w:val="single"/>
          <w:rtl/>
          <w:lang w:eastAsia="he-IL"/>
        </w:rPr>
        <w:t xml:space="preserve"> </w:t>
      </w:r>
      <w:r w:rsidRPr="00046412">
        <w:rPr>
          <w:rFonts w:ascii="Times New Roman" w:eastAsia="Times New Roman" w:hAnsi="Times New Roman" w:cs="David" w:hint="cs"/>
          <w:b/>
          <w:bCs/>
          <w:sz w:val="20"/>
          <w:szCs w:val="24"/>
          <w:u w:val="single"/>
          <w:rtl/>
          <w:lang w:eastAsia="he-IL"/>
        </w:rPr>
        <w:t>קיום</w:t>
      </w:r>
      <w:r w:rsidRPr="00046412">
        <w:rPr>
          <w:rFonts w:ascii="Times New Roman" w:eastAsia="Times New Roman" w:hAnsi="Times New Roman" w:cs="David"/>
          <w:b/>
          <w:bCs/>
          <w:sz w:val="20"/>
          <w:szCs w:val="24"/>
          <w:u w:val="single"/>
          <w:rtl/>
          <w:lang w:eastAsia="he-IL"/>
        </w:rPr>
        <w:t xml:space="preserve"> </w:t>
      </w:r>
      <w:r w:rsidRPr="00046412">
        <w:rPr>
          <w:rFonts w:ascii="Times New Roman" w:eastAsia="Times New Roman" w:hAnsi="Times New Roman" w:cs="David" w:hint="cs"/>
          <w:b/>
          <w:bCs/>
          <w:sz w:val="20"/>
          <w:szCs w:val="24"/>
          <w:u w:val="single"/>
          <w:rtl/>
          <w:lang w:eastAsia="he-IL"/>
        </w:rPr>
        <w:t>ביטוחי</w:t>
      </w:r>
      <w:r w:rsidRPr="00046412">
        <w:rPr>
          <w:rFonts w:ascii="Times New Roman" w:eastAsia="Times New Roman" w:hAnsi="Times New Roman" w:cs="David"/>
          <w:b/>
          <w:bCs/>
          <w:sz w:val="20"/>
          <w:szCs w:val="24"/>
          <w:u w:val="single"/>
          <w:rtl/>
          <w:lang w:eastAsia="he-IL"/>
        </w:rPr>
        <w:t xml:space="preserve"> </w:t>
      </w:r>
      <w:r w:rsidR="0062536D" w:rsidRPr="00046412">
        <w:rPr>
          <w:rFonts w:ascii="Times New Roman" w:eastAsia="Times New Roman" w:hAnsi="Times New Roman" w:cs="David" w:hint="cs"/>
          <w:b/>
          <w:bCs/>
          <w:sz w:val="20"/>
          <w:szCs w:val="24"/>
          <w:u w:val="single"/>
          <w:rtl/>
          <w:lang w:eastAsia="he-IL"/>
        </w:rPr>
        <w:t>היועץ</w:t>
      </w:r>
    </w:p>
    <w:p w14:paraId="1EEF069E" w14:textId="77777777" w:rsidR="002136E2" w:rsidRPr="00046412" w:rsidRDefault="002136E2" w:rsidP="002136E2">
      <w:pPr>
        <w:widowControl w:val="0"/>
        <w:tabs>
          <w:tab w:val="left" w:pos="3350"/>
        </w:tabs>
        <w:spacing w:before="0" w:beforeAutospacing="0" w:after="0" w:afterAutospacing="0" w:line="240" w:lineRule="auto"/>
        <w:rPr>
          <w:rFonts w:ascii="Times New Roman" w:eastAsia="Times New Roman" w:hAnsi="Times New Roman" w:cs="David"/>
          <w:sz w:val="20"/>
          <w:szCs w:val="24"/>
          <w:rtl/>
          <w:lang w:eastAsia="he-IL"/>
        </w:rPr>
      </w:pPr>
    </w:p>
    <w:p w14:paraId="52DD9282" w14:textId="77777777" w:rsidR="002136E2" w:rsidRPr="00046412" w:rsidRDefault="002136E2" w:rsidP="002136E2">
      <w:pPr>
        <w:tabs>
          <w:tab w:val="left" w:pos="567"/>
          <w:tab w:val="left" w:pos="595"/>
          <w:tab w:val="left" w:pos="1134"/>
          <w:tab w:val="left" w:pos="1418"/>
          <w:tab w:val="left" w:pos="1985"/>
          <w:tab w:val="left" w:pos="2438"/>
          <w:tab w:val="left" w:pos="2552"/>
          <w:tab w:val="left" w:pos="3119"/>
        </w:tabs>
        <w:spacing w:before="0" w:beforeAutospacing="0" w:after="0" w:afterAutospacing="0" w:line="240" w:lineRule="auto"/>
        <w:ind w:left="170"/>
        <w:rPr>
          <w:rFonts w:ascii="David" w:eastAsia="Times New Roman" w:hAnsi="David" w:cs="David"/>
          <w:sz w:val="24"/>
          <w:szCs w:val="24"/>
          <w:rtl/>
        </w:rPr>
      </w:pPr>
    </w:p>
    <w:tbl>
      <w:tblPr>
        <w:tblpPr w:leftFromText="180" w:rightFromText="18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046412" w:rsidRPr="00046412" w14:paraId="2EB6A7BF" w14:textId="77777777" w:rsidTr="00EC7560">
        <w:trPr>
          <w:trHeight w:val="463"/>
          <w:tblHeader/>
        </w:trPr>
        <w:tc>
          <w:tcPr>
            <w:tcW w:w="8218" w:type="dxa"/>
            <w:gridSpan w:val="3"/>
            <w:shd w:val="clear" w:color="auto" w:fill="F2F2F2"/>
          </w:tcPr>
          <w:p w14:paraId="194A62C7"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אישור קיום ביטוחים</w:t>
            </w:r>
          </w:p>
        </w:tc>
        <w:tc>
          <w:tcPr>
            <w:tcW w:w="3317" w:type="dxa"/>
            <w:shd w:val="clear" w:color="auto" w:fill="auto"/>
          </w:tcPr>
          <w:p w14:paraId="55BC2A7C"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תאריך הנפקת האישור(</w:t>
            </w:r>
            <w:r w:rsidRPr="00046412">
              <w:rPr>
                <w:rFonts w:ascii="David" w:eastAsia="Calibri" w:hAnsi="David" w:cs="David"/>
                <w:sz w:val="24"/>
                <w:szCs w:val="24"/>
                <w:lang w:eastAsia="he-IL"/>
              </w:rPr>
              <w:t>DD/MM/YYYY</w:t>
            </w:r>
            <w:r w:rsidRPr="00046412">
              <w:rPr>
                <w:rFonts w:ascii="David" w:eastAsia="Calibri" w:hAnsi="David" w:cs="David"/>
                <w:sz w:val="24"/>
                <w:szCs w:val="24"/>
                <w:rtl/>
                <w:lang w:eastAsia="he-IL"/>
              </w:rPr>
              <w:t>)</w:t>
            </w:r>
          </w:p>
        </w:tc>
      </w:tr>
      <w:tr w:rsidR="00046412" w:rsidRPr="00046412" w14:paraId="3EAB8F72" w14:textId="77777777" w:rsidTr="00EC7560">
        <w:trPr>
          <w:trHeight w:val="315"/>
        </w:trPr>
        <w:tc>
          <w:tcPr>
            <w:tcW w:w="11535" w:type="dxa"/>
            <w:gridSpan w:val="4"/>
            <w:shd w:val="clear" w:color="auto" w:fill="auto"/>
          </w:tcPr>
          <w:p w14:paraId="304E15EA"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046412" w:rsidRPr="00046412" w14:paraId="168A5469" w14:textId="77777777" w:rsidTr="00EC7560">
        <w:trPr>
          <w:trHeight w:val="278"/>
        </w:trPr>
        <w:tc>
          <w:tcPr>
            <w:tcW w:w="4068" w:type="dxa"/>
            <w:shd w:val="clear" w:color="auto" w:fill="F2F2F2"/>
          </w:tcPr>
          <w:p w14:paraId="56AACF4C"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מבקש האישור*</w:t>
            </w:r>
          </w:p>
        </w:tc>
        <w:tc>
          <w:tcPr>
            <w:tcW w:w="1974" w:type="dxa"/>
            <w:shd w:val="clear" w:color="auto" w:fill="F2F2F2"/>
          </w:tcPr>
          <w:p w14:paraId="71DF6A00"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sidDel="009955DA">
              <w:rPr>
                <w:rFonts w:ascii="David" w:eastAsia="Calibri" w:hAnsi="David" w:cs="David"/>
                <w:sz w:val="24"/>
                <w:szCs w:val="24"/>
                <w:rtl/>
                <w:lang w:eastAsia="he-IL"/>
              </w:rPr>
              <w:t>ה</w:t>
            </w:r>
            <w:r w:rsidRPr="00046412">
              <w:rPr>
                <w:rFonts w:ascii="David" w:eastAsia="Calibri" w:hAnsi="David" w:cs="David"/>
                <w:sz w:val="24"/>
                <w:szCs w:val="24"/>
                <w:rtl/>
                <w:lang w:eastAsia="he-IL"/>
              </w:rPr>
              <w:t>מבוטח</w:t>
            </w:r>
          </w:p>
        </w:tc>
        <w:tc>
          <w:tcPr>
            <w:tcW w:w="2176" w:type="dxa"/>
            <w:shd w:val="clear" w:color="auto" w:fill="F2F2F2"/>
          </w:tcPr>
          <w:p w14:paraId="22F28893"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אופי העסקה*</w:t>
            </w:r>
          </w:p>
        </w:tc>
        <w:tc>
          <w:tcPr>
            <w:tcW w:w="3317" w:type="dxa"/>
            <w:shd w:val="clear" w:color="auto" w:fill="F2F2F2"/>
          </w:tcPr>
          <w:p w14:paraId="4D6E2B92"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מעמד מבקש האישור*</w:t>
            </w:r>
          </w:p>
        </w:tc>
      </w:tr>
      <w:tr w:rsidR="00046412" w:rsidRPr="00046412" w14:paraId="75AC1969" w14:textId="77777777" w:rsidTr="00EC7560">
        <w:trPr>
          <w:trHeight w:val="551"/>
        </w:trPr>
        <w:tc>
          <w:tcPr>
            <w:tcW w:w="4068" w:type="dxa"/>
            <w:shd w:val="clear" w:color="auto" w:fill="auto"/>
          </w:tcPr>
          <w:p w14:paraId="53D507DA"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שם</w:t>
            </w:r>
          </w:p>
          <w:p w14:paraId="2E9B0984" w14:textId="6C2CE98A" w:rsidR="002136E2" w:rsidRPr="00046412" w:rsidRDefault="002136E2" w:rsidP="00225A53">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hint="cs"/>
                <w:sz w:val="24"/>
                <w:szCs w:val="24"/>
                <w:rtl/>
                <w:lang w:eastAsia="he-IL"/>
              </w:rPr>
              <w:t>אפי</w:t>
            </w:r>
            <w:r w:rsidRPr="00046412">
              <w:rPr>
                <w:rFonts w:ascii="David" w:eastAsia="Calibri" w:hAnsi="David" w:cs="David"/>
                <w:sz w:val="24"/>
                <w:szCs w:val="24"/>
                <w:rtl/>
                <w:lang w:eastAsia="he-IL"/>
              </w:rPr>
              <w:t xml:space="preserve"> מגורים בע"מ ו/</w:t>
            </w:r>
            <w:r w:rsidR="00225A53" w:rsidRPr="00046412">
              <w:rPr>
                <w:rFonts w:ascii="David" w:eastAsia="Calibri" w:hAnsi="David" w:cs="David"/>
                <w:sz w:val="24"/>
                <w:szCs w:val="24"/>
                <w:rtl/>
                <w:lang w:eastAsia="he-IL"/>
              </w:rPr>
              <w:t>או</w:t>
            </w:r>
            <w:r w:rsidR="00225A53" w:rsidRPr="00046412">
              <w:rPr>
                <w:rFonts w:ascii="David" w:eastAsia="Calibri" w:hAnsi="David" w:cs="David" w:hint="cs"/>
                <w:sz w:val="24"/>
                <w:szCs w:val="24"/>
                <w:rtl/>
                <w:lang w:eastAsia="he-IL"/>
              </w:rPr>
              <w:t xml:space="preserve">שיכון ובינוי נדל"ן בע"מ ו/או </w:t>
            </w:r>
            <w:r w:rsidR="00225A53" w:rsidRPr="00046412">
              <w:rPr>
                <w:rFonts w:ascii="Times New Roman" w:eastAsia="Times New Roman" w:hAnsi="Times New Roman" w:cs="David"/>
                <w:sz w:val="24"/>
                <w:szCs w:val="24"/>
                <w:rtl/>
              </w:rPr>
              <w:t xml:space="preserve"> כלל נכסי נדלן נשר מרכז (נ.נ.נ.מ) שותפות מוגבלת</w:t>
            </w:r>
            <w:r w:rsidR="00225A53" w:rsidRPr="00046412">
              <w:rPr>
                <w:rFonts w:ascii="David" w:eastAsia="Calibri" w:hAnsi="David" w:cs="David"/>
                <w:sz w:val="24"/>
                <w:szCs w:val="24"/>
                <w:rtl/>
                <w:lang w:eastAsia="he-IL"/>
              </w:rPr>
              <w:t xml:space="preserve"> </w:t>
            </w:r>
            <w:r w:rsidR="00225A53" w:rsidRPr="00046412">
              <w:rPr>
                <w:rFonts w:ascii="David" w:eastAsia="Calibri" w:hAnsi="David" w:cs="David" w:hint="cs"/>
                <w:sz w:val="24"/>
                <w:szCs w:val="24"/>
                <w:rtl/>
                <w:lang w:eastAsia="he-IL"/>
              </w:rPr>
              <w:t xml:space="preserve"> ו/או </w:t>
            </w:r>
            <w:r w:rsidRPr="00046412">
              <w:rPr>
                <w:rFonts w:ascii="David" w:eastAsia="Calibri" w:hAnsi="David" w:cs="David"/>
                <w:sz w:val="24"/>
                <w:szCs w:val="24"/>
                <w:rtl/>
                <w:lang w:eastAsia="he-IL"/>
              </w:rPr>
              <w:t>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shd w:val="clear" w:color="auto" w:fill="auto"/>
          </w:tcPr>
          <w:p w14:paraId="0CC8E632"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hint="cs"/>
                <w:sz w:val="24"/>
                <w:szCs w:val="24"/>
                <w:rtl/>
                <w:lang w:eastAsia="he-IL"/>
              </w:rPr>
              <w:t>ש</w:t>
            </w:r>
            <w:r w:rsidRPr="00046412">
              <w:rPr>
                <w:rFonts w:ascii="David" w:eastAsia="Calibri" w:hAnsi="David" w:cs="David"/>
                <w:sz w:val="24"/>
                <w:szCs w:val="24"/>
                <w:rtl/>
                <w:lang w:eastAsia="he-IL"/>
              </w:rPr>
              <w:t>ם</w:t>
            </w:r>
          </w:p>
        </w:tc>
        <w:tc>
          <w:tcPr>
            <w:tcW w:w="2176" w:type="dxa"/>
            <w:vMerge w:val="restart"/>
            <w:shd w:val="clear" w:color="auto" w:fill="auto"/>
          </w:tcPr>
          <w:p w14:paraId="1233CC75" w14:textId="77777777" w:rsidR="002136E2" w:rsidRPr="00046412" w:rsidRDefault="002136E2" w:rsidP="00EC7560">
            <w:pPr>
              <w:spacing w:before="0" w:beforeAutospacing="0" w:after="0" w:afterAutospacing="0" w:line="240" w:lineRule="auto"/>
              <w:ind w:left="50" w:right="78"/>
              <w:rPr>
                <w:rFonts w:ascii="David" w:eastAsia="Calibri" w:hAnsi="David" w:cs="David"/>
                <w:b/>
                <w:sz w:val="24"/>
                <w:szCs w:val="24"/>
                <w:rtl/>
                <w:lang w:eastAsia="he-IL"/>
              </w:rPr>
            </w:pPr>
          </w:p>
          <w:p w14:paraId="68375222" w14:textId="77777777" w:rsidR="002136E2" w:rsidRPr="00046412" w:rsidRDefault="002136E2" w:rsidP="00EC7560">
            <w:pPr>
              <w:spacing w:before="0" w:beforeAutospacing="0" w:after="0" w:afterAutospacing="0" w:line="240" w:lineRule="auto"/>
              <w:ind w:left="50" w:right="78"/>
              <w:rPr>
                <w:rFonts w:ascii="David" w:eastAsia="Calibri" w:hAnsi="David" w:cs="David"/>
                <w:b/>
                <w:sz w:val="24"/>
                <w:szCs w:val="24"/>
                <w:rtl/>
                <w:lang w:eastAsia="he-IL"/>
              </w:rPr>
            </w:pPr>
            <w:r w:rsidRPr="00046412">
              <w:rPr>
                <w:rFonts w:ascii="Segoe UI Symbol" w:eastAsia="MS Gothic" w:hAnsi="Segoe UI Symbol" w:cs="Times New Roman"/>
                <w:b/>
                <w:sz w:val="24"/>
                <w:szCs w:val="24"/>
                <w:rtl/>
                <w:lang w:eastAsia="he-IL"/>
              </w:rPr>
              <w:t>☒</w:t>
            </w:r>
            <w:r w:rsidRPr="00046412">
              <w:rPr>
                <w:rFonts w:ascii="David" w:eastAsia="Calibri" w:hAnsi="David" w:cs="David"/>
                <w:b/>
                <w:sz w:val="24"/>
                <w:szCs w:val="24"/>
                <w:rtl/>
                <w:lang w:eastAsia="he-IL"/>
              </w:rPr>
              <w:t>שירותים - 085</w:t>
            </w:r>
          </w:p>
          <w:p w14:paraId="2D56D3F2" w14:textId="77777777" w:rsidR="002136E2" w:rsidRPr="00046412" w:rsidRDefault="002136E2" w:rsidP="00EC7560">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shd w:val="clear" w:color="auto" w:fill="auto"/>
          </w:tcPr>
          <w:p w14:paraId="770DAC79" w14:textId="77777777" w:rsidR="002136E2" w:rsidRPr="00046412" w:rsidRDefault="002136E2" w:rsidP="00EC7560">
            <w:pPr>
              <w:spacing w:before="0" w:beforeAutospacing="0" w:after="0" w:afterAutospacing="0" w:line="240" w:lineRule="auto"/>
              <w:ind w:left="50" w:right="78"/>
              <w:rPr>
                <w:rFonts w:ascii="David" w:eastAsia="Calibri" w:hAnsi="David" w:cs="David"/>
                <w:b/>
                <w:sz w:val="24"/>
                <w:szCs w:val="24"/>
                <w:rtl/>
                <w:lang w:eastAsia="he-IL"/>
              </w:rPr>
            </w:pPr>
          </w:p>
          <w:p w14:paraId="629E9BAF" w14:textId="77777777" w:rsidR="002136E2" w:rsidRPr="00046412" w:rsidRDefault="002136E2" w:rsidP="00EC7560">
            <w:pPr>
              <w:spacing w:before="0" w:beforeAutospacing="0" w:after="0" w:afterAutospacing="0" w:line="240" w:lineRule="auto"/>
              <w:ind w:left="50" w:right="78"/>
              <w:rPr>
                <w:rFonts w:ascii="David" w:eastAsia="Calibri" w:hAnsi="David" w:cs="David"/>
                <w:b/>
                <w:sz w:val="24"/>
                <w:szCs w:val="24"/>
                <w:rtl/>
                <w:lang w:eastAsia="he-IL"/>
              </w:rPr>
            </w:pPr>
            <w:r w:rsidRPr="00046412">
              <w:rPr>
                <w:rFonts w:ascii="Segoe UI Symbol" w:eastAsia="MS Gothic" w:hAnsi="Segoe UI Symbol" w:cs="Times New Roman"/>
                <w:b/>
                <w:sz w:val="24"/>
                <w:szCs w:val="24"/>
                <w:rtl/>
                <w:lang w:eastAsia="he-IL"/>
              </w:rPr>
              <w:t>☒</w:t>
            </w:r>
            <w:r w:rsidRPr="00046412">
              <w:rPr>
                <w:rFonts w:ascii="David" w:eastAsia="Calibri" w:hAnsi="David" w:cs="David"/>
                <w:b/>
                <w:sz w:val="24"/>
                <w:szCs w:val="24"/>
                <w:rtl/>
                <w:lang w:eastAsia="he-IL"/>
              </w:rPr>
              <w:t>מזמין שירותים</w:t>
            </w:r>
          </w:p>
          <w:p w14:paraId="79C780FB" w14:textId="77777777" w:rsidR="002136E2" w:rsidRPr="00046412" w:rsidRDefault="002136E2" w:rsidP="00EC7560">
            <w:pPr>
              <w:spacing w:before="0" w:beforeAutospacing="0" w:after="0" w:afterAutospacing="0" w:line="240" w:lineRule="auto"/>
              <w:ind w:left="50" w:right="78"/>
              <w:rPr>
                <w:rFonts w:ascii="David" w:eastAsia="Calibri" w:hAnsi="David" w:cs="David"/>
                <w:b/>
                <w:sz w:val="24"/>
                <w:szCs w:val="24"/>
                <w:rtl/>
                <w:lang w:eastAsia="he-IL"/>
              </w:rPr>
            </w:pPr>
          </w:p>
        </w:tc>
      </w:tr>
      <w:tr w:rsidR="00046412" w:rsidRPr="00046412" w14:paraId="4612EBE9" w14:textId="77777777" w:rsidTr="00EC7560">
        <w:trPr>
          <w:trHeight w:val="571"/>
        </w:trPr>
        <w:tc>
          <w:tcPr>
            <w:tcW w:w="4068" w:type="dxa"/>
            <w:shd w:val="clear" w:color="auto" w:fill="auto"/>
          </w:tcPr>
          <w:p w14:paraId="6657D7A4"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ת.ז./ח.פ./ח.צ.</w:t>
            </w:r>
          </w:p>
          <w:p w14:paraId="52F88A37"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5200034760</w:t>
            </w:r>
          </w:p>
        </w:tc>
        <w:tc>
          <w:tcPr>
            <w:tcW w:w="1974" w:type="dxa"/>
            <w:shd w:val="clear" w:color="auto" w:fill="auto"/>
          </w:tcPr>
          <w:p w14:paraId="23DB3F71"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ת.ז./ח.פ.</w:t>
            </w:r>
          </w:p>
        </w:tc>
        <w:tc>
          <w:tcPr>
            <w:tcW w:w="2176" w:type="dxa"/>
            <w:vMerge/>
            <w:shd w:val="clear" w:color="auto" w:fill="auto"/>
          </w:tcPr>
          <w:p w14:paraId="2D1D9543" w14:textId="77777777" w:rsidR="002136E2" w:rsidRPr="00046412" w:rsidRDefault="002136E2" w:rsidP="00EC7560">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shd w:val="clear" w:color="auto" w:fill="auto"/>
          </w:tcPr>
          <w:p w14:paraId="62F4028E" w14:textId="77777777" w:rsidR="002136E2" w:rsidRPr="00046412" w:rsidRDefault="002136E2" w:rsidP="00EC7560">
            <w:pPr>
              <w:spacing w:before="0" w:beforeAutospacing="0" w:after="0" w:afterAutospacing="0" w:line="240" w:lineRule="auto"/>
              <w:ind w:left="50" w:right="78"/>
              <w:rPr>
                <w:rFonts w:ascii="David" w:eastAsia="Calibri" w:hAnsi="David" w:cs="David"/>
                <w:b/>
                <w:sz w:val="24"/>
                <w:szCs w:val="24"/>
                <w:rtl/>
                <w:lang w:eastAsia="he-IL"/>
              </w:rPr>
            </w:pPr>
          </w:p>
        </w:tc>
      </w:tr>
      <w:tr w:rsidR="00046412" w:rsidRPr="00046412" w14:paraId="77692804" w14:textId="77777777" w:rsidTr="00EC7560">
        <w:trPr>
          <w:trHeight w:val="391"/>
        </w:trPr>
        <w:tc>
          <w:tcPr>
            <w:tcW w:w="4068" w:type="dxa"/>
            <w:shd w:val="clear" w:color="auto" w:fill="auto"/>
          </w:tcPr>
          <w:p w14:paraId="5EF119D1"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 xml:space="preserve">מען </w:t>
            </w:r>
          </w:p>
          <w:p w14:paraId="62784E66" w14:textId="77777777" w:rsidR="002136E2" w:rsidRPr="00046412" w:rsidRDefault="002136E2" w:rsidP="00EC7560">
            <w:pPr>
              <w:spacing w:before="0" w:beforeAutospacing="0" w:after="0" w:afterAutospacing="0" w:line="240" w:lineRule="auto"/>
              <w:rPr>
                <w:rFonts w:ascii="David" w:eastAsia="Calibri" w:hAnsi="David" w:cs="David"/>
                <w:sz w:val="24"/>
                <w:szCs w:val="24"/>
                <w:lang w:eastAsia="he-IL"/>
              </w:rPr>
            </w:pPr>
            <w:r w:rsidRPr="00046412">
              <w:rPr>
                <w:rFonts w:ascii="David" w:eastAsia="Calibri" w:hAnsi="David" w:cs="David" w:hint="cs"/>
                <w:sz w:val="24"/>
                <w:szCs w:val="24"/>
                <w:rtl/>
                <w:lang w:eastAsia="he-IL"/>
              </w:rPr>
              <w:t>יוני</w:t>
            </w:r>
            <w:r w:rsidRPr="00046412">
              <w:rPr>
                <w:rFonts w:ascii="David" w:eastAsia="Calibri" w:hAnsi="David" w:cs="David"/>
                <w:sz w:val="24"/>
                <w:szCs w:val="24"/>
                <w:rtl/>
                <w:lang w:eastAsia="he-IL"/>
              </w:rPr>
              <w:t xml:space="preserve"> </w:t>
            </w:r>
            <w:r w:rsidRPr="00046412">
              <w:rPr>
                <w:rFonts w:ascii="David" w:eastAsia="Calibri" w:hAnsi="David" w:cs="David" w:hint="cs"/>
                <w:sz w:val="24"/>
                <w:szCs w:val="24"/>
                <w:rtl/>
                <w:lang w:eastAsia="he-IL"/>
              </w:rPr>
              <w:t>נתניהו</w:t>
            </w:r>
            <w:r w:rsidRPr="00046412">
              <w:rPr>
                <w:rFonts w:ascii="David" w:eastAsia="Calibri" w:hAnsi="David" w:cs="David"/>
                <w:sz w:val="24"/>
                <w:szCs w:val="24"/>
                <w:rtl/>
                <w:lang w:eastAsia="he-IL"/>
              </w:rPr>
              <w:t xml:space="preserve"> 1ג', </w:t>
            </w:r>
            <w:r w:rsidRPr="00046412">
              <w:rPr>
                <w:rFonts w:ascii="David" w:eastAsia="Calibri" w:hAnsi="David" w:cs="David" w:hint="cs"/>
                <w:sz w:val="24"/>
                <w:szCs w:val="24"/>
                <w:rtl/>
                <w:lang w:eastAsia="he-IL"/>
              </w:rPr>
              <w:t>אור</w:t>
            </w:r>
            <w:r w:rsidRPr="00046412">
              <w:rPr>
                <w:rFonts w:ascii="David" w:eastAsia="Calibri" w:hAnsi="David" w:cs="David"/>
                <w:sz w:val="24"/>
                <w:szCs w:val="24"/>
                <w:rtl/>
                <w:lang w:eastAsia="he-IL"/>
              </w:rPr>
              <w:t>-יהודה</w:t>
            </w:r>
          </w:p>
        </w:tc>
        <w:tc>
          <w:tcPr>
            <w:tcW w:w="1974" w:type="dxa"/>
            <w:shd w:val="clear" w:color="auto" w:fill="auto"/>
          </w:tcPr>
          <w:p w14:paraId="3C649957"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מען</w:t>
            </w:r>
          </w:p>
        </w:tc>
        <w:tc>
          <w:tcPr>
            <w:tcW w:w="2176" w:type="dxa"/>
            <w:vMerge/>
            <w:shd w:val="clear" w:color="auto" w:fill="auto"/>
          </w:tcPr>
          <w:p w14:paraId="7A5B62DD" w14:textId="77777777" w:rsidR="002136E2" w:rsidRPr="00046412" w:rsidRDefault="002136E2" w:rsidP="00EC7560">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shd w:val="clear" w:color="auto" w:fill="auto"/>
          </w:tcPr>
          <w:p w14:paraId="1EECA456" w14:textId="77777777" w:rsidR="002136E2" w:rsidRPr="00046412" w:rsidRDefault="002136E2" w:rsidP="00EC7560">
            <w:pPr>
              <w:spacing w:before="0" w:beforeAutospacing="0" w:after="0" w:afterAutospacing="0" w:line="240" w:lineRule="auto"/>
              <w:ind w:left="50" w:right="78"/>
              <w:rPr>
                <w:rFonts w:ascii="David" w:eastAsia="Calibri" w:hAnsi="David" w:cs="David"/>
                <w:b/>
                <w:sz w:val="24"/>
                <w:szCs w:val="24"/>
                <w:rtl/>
                <w:lang w:eastAsia="he-IL"/>
              </w:rPr>
            </w:pPr>
          </w:p>
        </w:tc>
      </w:tr>
    </w:tbl>
    <w:p w14:paraId="18312B2D" w14:textId="77777777" w:rsidR="002136E2" w:rsidRPr="00046412" w:rsidRDefault="002136E2" w:rsidP="002136E2">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046412" w:rsidRPr="00046412" w14:paraId="338D49A3" w14:textId="77777777" w:rsidTr="00EC7560">
        <w:trPr>
          <w:trHeight w:val="303"/>
          <w:tblHeader/>
        </w:trPr>
        <w:tc>
          <w:tcPr>
            <w:tcW w:w="11535" w:type="dxa"/>
            <w:gridSpan w:val="8"/>
            <w:shd w:val="clear" w:color="auto" w:fill="auto"/>
          </w:tcPr>
          <w:p w14:paraId="31520B6E"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כיסויים</w:t>
            </w:r>
          </w:p>
        </w:tc>
      </w:tr>
      <w:tr w:rsidR="00046412" w:rsidRPr="00046412" w14:paraId="018201FC" w14:textId="77777777" w:rsidTr="00EC7560">
        <w:trPr>
          <w:trHeight w:val="173"/>
        </w:trPr>
        <w:tc>
          <w:tcPr>
            <w:tcW w:w="1893" w:type="dxa"/>
            <w:vMerge w:val="restart"/>
            <w:shd w:val="clear" w:color="auto" w:fill="F2F2F2"/>
          </w:tcPr>
          <w:p w14:paraId="4E4EC16A"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סוג הביטוח</w:t>
            </w:r>
          </w:p>
          <w:p w14:paraId="3E5ED91F"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p>
          <w:p w14:paraId="57BC5D64"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חלוקה לפי גבולות אחריות או סכומי ביטוח</w:t>
            </w:r>
          </w:p>
        </w:tc>
        <w:tc>
          <w:tcPr>
            <w:tcW w:w="956" w:type="dxa"/>
            <w:vMerge w:val="restart"/>
            <w:shd w:val="clear" w:color="auto" w:fill="F2F2F2"/>
          </w:tcPr>
          <w:p w14:paraId="7057AB14"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מספר הפוליסה</w:t>
            </w:r>
          </w:p>
        </w:tc>
        <w:tc>
          <w:tcPr>
            <w:tcW w:w="957" w:type="dxa"/>
            <w:vMerge w:val="restart"/>
            <w:shd w:val="clear" w:color="auto" w:fill="F2F2F2"/>
          </w:tcPr>
          <w:p w14:paraId="6E4B11BA"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נוסח ומהדורת הפוליסה</w:t>
            </w:r>
          </w:p>
        </w:tc>
        <w:tc>
          <w:tcPr>
            <w:tcW w:w="1349" w:type="dxa"/>
            <w:vMerge w:val="restart"/>
            <w:shd w:val="clear" w:color="auto" w:fill="F2F2F2"/>
          </w:tcPr>
          <w:p w14:paraId="50F40953"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תאריך תחילה</w:t>
            </w:r>
          </w:p>
        </w:tc>
        <w:tc>
          <w:tcPr>
            <w:tcW w:w="1417" w:type="dxa"/>
            <w:vMerge w:val="restart"/>
            <w:shd w:val="clear" w:color="auto" w:fill="F2F2F2"/>
          </w:tcPr>
          <w:p w14:paraId="3D169FA0"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תאריך סיום</w:t>
            </w:r>
          </w:p>
        </w:tc>
        <w:tc>
          <w:tcPr>
            <w:tcW w:w="2563" w:type="dxa"/>
            <w:gridSpan w:val="2"/>
            <w:shd w:val="clear" w:color="auto" w:fill="F2F2F2"/>
          </w:tcPr>
          <w:p w14:paraId="27F69B3D"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גבול האחריות/ סכום ביטוח</w:t>
            </w:r>
          </w:p>
        </w:tc>
        <w:tc>
          <w:tcPr>
            <w:tcW w:w="2400" w:type="dxa"/>
            <w:vMerge w:val="restart"/>
            <w:shd w:val="clear" w:color="auto" w:fill="F2F2F2"/>
          </w:tcPr>
          <w:p w14:paraId="3AAE2C08"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 xml:space="preserve">כיסויים נוספים בתוקף וביטול חריגים </w:t>
            </w:r>
          </w:p>
          <w:p w14:paraId="46DC0393"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יש לציין קוד כיסוי בהתאם לנספח ד'</w:t>
            </w:r>
          </w:p>
        </w:tc>
      </w:tr>
      <w:tr w:rsidR="00046412" w:rsidRPr="00046412" w14:paraId="7B9DD8E5" w14:textId="77777777" w:rsidTr="00EC7560">
        <w:trPr>
          <w:trHeight w:val="43"/>
        </w:trPr>
        <w:tc>
          <w:tcPr>
            <w:tcW w:w="1893" w:type="dxa"/>
            <w:vMerge/>
            <w:shd w:val="clear" w:color="auto" w:fill="F2F2F2"/>
          </w:tcPr>
          <w:p w14:paraId="7392E361"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p>
        </w:tc>
        <w:tc>
          <w:tcPr>
            <w:tcW w:w="956" w:type="dxa"/>
            <w:vMerge/>
            <w:shd w:val="clear" w:color="auto" w:fill="F2F2F2"/>
          </w:tcPr>
          <w:p w14:paraId="652A0157"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p>
        </w:tc>
        <w:tc>
          <w:tcPr>
            <w:tcW w:w="957" w:type="dxa"/>
            <w:vMerge/>
            <w:shd w:val="clear" w:color="auto" w:fill="F2F2F2"/>
          </w:tcPr>
          <w:p w14:paraId="17824ACA"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p>
        </w:tc>
        <w:tc>
          <w:tcPr>
            <w:tcW w:w="1349" w:type="dxa"/>
            <w:vMerge/>
            <w:shd w:val="clear" w:color="auto" w:fill="F2F2F2"/>
          </w:tcPr>
          <w:p w14:paraId="7C7BD53C"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p>
        </w:tc>
        <w:tc>
          <w:tcPr>
            <w:tcW w:w="1417" w:type="dxa"/>
            <w:vMerge/>
            <w:shd w:val="clear" w:color="auto" w:fill="F2F2F2"/>
          </w:tcPr>
          <w:p w14:paraId="35B0654B"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2F2F2"/>
          </w:tcPr>
          <w:p w14:paraId="4B2AC9E2"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סכום</w:t>
            </w:r>
          </w:p>
        </w:tc>
        <w:tc>
          <w:tcPr>
            <w:tcW w:w="1286" w:type="dxa"/>
            <w:shd w:val="clear" w:color="auto" w:fill="F2F2F2"/>
          </w:tcPr>
          <w:p w14:paraId="438FC28F"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מטבע</w:t>
            </w:r>
          </w:p>
        </w:tc>
        <w:tc>
          <w:tcPr>
            <w:tcW w:w="2400" w:type="dxa"/>
            <w:vMerge/>
            <w:shd w:val="clear" w:color="auto" w:fill="F2F2F2"/>
          </w:tcPr>
          <w:p w14:paraId="7D27D185"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p>
        </w:tc>
      </w:tr>
      <w:tr w:rsidR="00046412" w:rsidRPr="00046412" w14:paraId="5317F50E" w14:textId="77777777" w:rsidTr="00EC7560">
        <w:trPr>
          <w:trHeight w:val="850"/>
        </w:trPr>
        <w:tc>
          <w:tcPr>
            <w:tcW w:w="1893" w:type="dxa"/>
            <w:shd w:val="clear" w:color="auto" w:fill="F2F2F2"/>
          </w:tcPr>
          <w:p w14:paraId="7196B383"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צד ג'</w:t>
            </w:r>
          </w:p>
        </w:tc>
        <w:tc>
          <w:tcPr>
            <w:tcW w:w="956" w:type="dxa"/>
            <w:shd w:val="clear" w:color="auto" w:fill="F2F2F2"/>
          </w:tcPr>
          <w:p w14:paraId="3D719F34"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p>
        </w:tc>
        <w:tc>
          <w:tcPr>
            <w:tcW w:w="957" w:type="dxa"/>
            <w:shd w:val="clear" w:color="auto" w:fill="F2F2F2"/>
          </w:tcPr>
          <w:p w14:paraId="4AF5560C"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p>
        </w:tc>
        <w:tc>
          <w:tcPr>
            <w:tcW w:w="1349" w:type="dxa"/>
            <w:shd w:val="clear" w:color="auto" w:fill="F2F2F2"/>
          </w:tcPr>
          <w:p w14:paraId="40F2E120"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p>
        </w:tc>
        <w:tc>
          <w:tcPr>
            <w:tcW w:w="1417" w:type="dxa"/>
            <w:shd w:val="clear" w:color="auto" w:fill="F2F2F2"/>
          </w:tcPr>
          <w:p w14:paraId="40B36F80"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2F2F2"/>
          </w:tcPr>
          <w:p w14:paraId="3EC96A66"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________לאירוע ובמצטבר על פי הפוליסה.</w:t>
            </w:r>
          </w:p>
        </w:tc>
        <w:tc>
          <w:tcPr>
            <w:tcW w:w="1286" w:type="dxa"/>
            <w:shd w:val="clear" w:color="auto" w:fill="F2F2F2"/>
          </w:tcPr>
          <w:p w14:paraId="5003B048"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שקל</w:t>
            </w:r>
          </w:p>
        </w:tc>
        <w:tc>
          <w:tcPr>
            <w:tcW w:w="2400" w:type="dxa"/>
            <w:shd w:val="clear" w:color="auto" w:fill="F2F2F2"/>
          </w:tcPr>
          <w:p w14:paraId="388EA335" w14:textId="77777777" w:rsidR="002136E2" w:rsidRPr="00046412" w:rsidRDefault="002136E2" w:rsidP="00EC7560">
            <w:pPr>
              <w:spacing w:before="0" w:beforeAutospacing="0" w:after="0" w:afterAutospacing="0" w:line="240" w:lineRule="auto"/>
              <w:ind w:left="50" w:right="78"/>
              <w:rPr>
                <w:rFonts w:ascii="David" w:eastAsia="Calibri" w:hAnsi="David" w:cs="David"/>
                <w:bCs/>
                <w:sz w:val="24"/>
                <w:szCs w:val="24"/>
                <w:rtl/>
                <w:lang w:eastAsia="he-IL"/>
              </w:rPr>
            </w:pPr>
            <w:r w:rsidRPr="00046412">
              <w:rPr>
                <w:rFonts w:ascii="David" w:eastAsia="Calibri" w:hAnsi="David" w:cs="David"/>
                <w:bCs/>
                <w:sz w:val="24"/>
                <w:szCs w:val="24"/>
                <w:rtl/>
                <w:lang w:eastAsia="he-IL"/>
              </w:rPr>
              <w:t>304/302/307/315/328/329/321/309</w:t>
            </w:r>
          </w:p>
        </w:tc>
      </w:tr>
      <w:tr w:rsidR="00046412" w:rsidRPr="00046412" w14:paraId="23B89FC0" w14:textId="77777777" w:rsidTr="00EC7560">
        <w:trPr>
          <w:trHeight w:val="850"/>
        </w:trPr>
        <w:tc>
          <w:tcPr>
            <w:tcW w:w="1893" w:type="dxa"/>
            <w:shd w:val="clear" w:color="auto" w:fill="FFFFFF"/>
          </w:tcPr>
          <w:p w14:paraId="5920FAE4"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אחריות מעבידים</w:t>
            </w:r>
          </w:p>
        </w:tc>
        <w:tc>
          <w:tcPr>
            <w:tcW w:w="956" w:type="dxa"/>
            <w:shd w:val="clear" w:color="auto" w:fill="FFFFFF"/>
          </w:tcPr>
          <w:p w14:paraId="6145F0BE"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p>
        </w:tc>
        <w:tc>
          <w:tcPr>
            <w:tcW w:w="957" w:type="dxa"/>
            <w:shd w:val="clear" w:color="auto" w:fill="FFFFFF"/>
          </w:tcPr>
          <w:p w14:paraId="533182C9"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p>
        </w:tc>
        <w:tc>
          <w:tcPr>
            <w:tcW w:w="1349" w:type="dxa"/>
            <w:shd w:val="clear" w:color="auto" w:fill="FFFFFF"/>
          </w:tcPr>
          <w:p w14:paraId="2D734A16"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p>
        </w:tc>
        <w:tc>
          <w:tcPr>
            <w:tcW w:w="1417" w:type="dxa"/>
            <w:shd w:val="clear" w:color="auto" w:fill="FFFFFF"/>
          </w:tcPr>
          <w:p w14:paraId="3AEE0B81"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FFFFF"/>
          </w:tcPr>
          <w:p w14:paraId="593C21B6"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________ לתובע, לאירוע ובמצטבר על פי הפוליסה.</w:t>
            </w:r>
          </w:p>
        </w:tc>
        <w:tc>
          <w:tcPr>
            <w:tcW w:w="1286" w:type="dxa"/>
            <w:shd w:val="clear" w:color="auto" w:fill="FFFFFF"/>
          </w:tcPr>
          <w:p w14:paraId="72E638C0"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שקל</w:t>
            </w:r>
          </w:p>
        </w:tc>
        <w:tc>
          <w:tcPr>
            <w:tcW w:w="2400" w:type="dxa"/>
            <w:shd w:val="clear" w:color="auto" w:fill="FFFFFF"/>
          </w:tcPr>
          <w:p w14:paraId="051C24B3" w14:textId="77777777" w:rsidR="002136E2" w:rsidRPr="00046412" w:rsidRDefault="002136E2" w:rsidP="00EC7560">
            <w:pPr>
              <w:spacing w:before="0" w:beforeAutospacing="0" w:after="0" w:afterAutospacing="0" w:line="240" w:lineRule="auto"/>
              <w:ind w:left="50" w:right="78"/>
              <w:rPr>
                <w:rFonts w:ascii="David" w:eastAsia="Calibri" w:hAnsi="David" w:cs="David"/>
                <w:bCs/>
                <w:sz w:val="24"/>
                <w:szCs w:val="24"/>
                <w:rtl/>
                <w:lang w:eastAsia="he-IL"/>
              </w:rPr>
            </w:pPr>
            <w:r w:rsidRPr="00046412">
              <w:rPr>
                <w:rFonts w:ascii="David" w:eastAsia="Calibri" w:hAnsi="David" w:cs="David"/>
                <w:bCs/>
                <w:sz w:val="24"/>
                <w:szCs w:val="24"/>
                <w:rtl/>
                <w:lang w:eastAsia="he-IL"/>
              </w:rPr>
              <w:t>304/302/309/308/328/321</w:t>
            </w:r>
          </w:p>
        </w:tc>
      </w:tr>
      <w:tr w:rsidR="00046412" w:rsidRPr="00046412" w14:paraId="41780719" w14:textId="77777777" w:rsidTr="00EC7560">
        <w:trPr>
          <w:trHeight w:val="850"/>
        </w:trPr>
        <w:tc>
          <w:tcPr>
            <w:tcW w:w="1893" w:type="dxa"/>
            <w:shd w:val="clear" w:color="auto" w:fill="F2F2F2"/>
          </w:tcPr>
          <w:p w14:paraId="7CD54F7B"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 xml:space="preserve">אחריות </w:t>
            </w:r>
            <w:r w:rsidRPr="00046412">
              <w:rPr>
                <w:rFonts w:ascii="David" w:eastAsia="Calibri" w:hAnsi="David" w:cs="David" w:hint="cs"/>
                <w:sz w:val="24"/>
                <w:szCs w:val="24"/>
                <w:rtl/>
                <w:lang w:eastAsia="he-IL"/>
              </w:rPr>
              <w:t>מקצועית</w:t>
            </w:r>
          </w:p>
        </w:tc>
        <w:tc>
          <w:tcPr>
            <w:tcW w:w="956" w:type="dxa"/>
            <w:shd w:val="clear" w:color="auto" w:fill="F2F2F2"/>
          </w:tcPr>
          <w:p w14:paraId="1E570D82" w14:textId="77777777" w:rsidR="002136E2" w:rsidRPr="00046412" w:rsidRDefault="002136E2" w:rsidP="00EC7560">
            <w:pPr>
              <w:spacing w:before="0" w:beforeAutospacing="0" w:after="0" w:afterAutospacing="0" w:line="240" w:lineRule="auto"/>
              <w:rPr>
                <w:rFonts w:ascii="David" w:eastAsia="Calibri" w:hAnsi="David" w:cs="David"/>
                <w:strike/>
                <w:sz w:val="24"/>
                <w:szCs w:val="24"/>
                <w:rtl/>
                <w:lang w:eastAsia="he-IL"/>
              </w:rPr>
            </w:pPr>
          </w:p>
        </w:tc>
        <w:tc>
          <w:tcPr>
            <w:tcW w:w="957" w:type="dxa"/>
            <w:shd w:val="clear" w:color="auto" w:fill="F2F2F2"/>
          </w:tcPr>
          <w:p w14:paraId="0CADF664" w14:textId="77777777" w:rsidR="002136E2" w:rsidRPr="00046412" w:rsidRDefault="002136E2" w:rsidP="00EC7560">
            <w:pPr>
              <w:spacing w:before="0" w:beforeAutospacing="0" w:after="0" w:afterAutospacing="0" w:line="240" w:lineRule="auto"/>
              <w:rPr>
                <w:rFonts w:ascii="David" w:eastAsia="Calibri" w:hAnsi="David" w:cs="David"/>
                <w:strike/>
                <w:sz w:val="24"/>
                <w:szCs w:val="24"/>
                <w:rtl/>
                <w:lang w:eastAsia="he-IL"/>
              </w:rPr>
            </w:pPr>
          </w:p>
        </w:tc>
        <w:tc>
          <w:tcPr>
            <w:tcW w:w="1349" w:type="dxa"/>
            <w:shd w:val="clear" w:color="auto" w:fill="F2F2F2"/>
          </w:tcPr>
          <w:p w14:paraId="08D21CB8" w14:textId="77777777" w:rsidR="002136E2" w:rsidRPr="00046412" w:rsidRDefault="002136E2" w:rsidP="00EC7560">
            <w:pPr>
              <w:spacing w:before="0" w:beforeAutospacing="0" w:after="0" w:afterAutospacing="0" w:line="240" w:lineRule="auto"/>
              <w:rPr>
                <w:rFonts w:ascii="David" w:eastAsia="Calibri" w:hAnsi="David" w:cs="David"/>
                <w:strike/>
                <w:sz w:val="24"/>
                <w:szCs w:val="24"/>
                <w:rtl/>
                <w:lang w:eastAsia="he-IL"/>
              </w:rPr>
            </w:pPr>
          </w:p>
        </w:tc>
        <w:tc>
          <w:tcPr>
            <w:tcW w:w="1417" w:type="dxa"/>
            <w:shd w:val="clear" w:color="auto" w:fill="F2F2F2"/>
          </w:tcPr>
          <w:p w14:paraId="7FA46FC5" w14:textId="77777777" w:rsidR="002136E2" w:rsidRPr="00046412" w:rsidRDefault="002136E2" w:rsidP="00EC7560">
            <w:pPr>
              <w:spacing w:before="0" w:beforeAutospacing="0" w:after="0" w:afterAutospacing="0" w:line="240" w:lineRule="auto"/>
              <w:rPr>
                <w:rFonts w:ascii="David" w:eastAsia="Calibri" w:hAnsi="David" w:cs="David"/>
                <w:strike/>
                <w:sz w:val="24"/>
                <w:szCs w:val="24"/>
                <w:rtl/>
                <w:lang w:eastAsia="he-IL"/>
              </w:rPr>
            </w:pPr>
          </w:p>
        </w:tc>
        <w:tc>
          <w:tcPr>
            <w:tcW w:w="1277" w:type="dxa"/>
            <w:shd w:val="clear" w:color="auto" w:fill="F2F2F2"/>
          </w:tcPr>
          <w:p w14:paraId="6260C9DB" w14:textId="77777777" w:rsidR="002136E2" w:rsidRPr="00046412" w:rsidRDefault="002136E2" w:rsidP="00EC7560">
            <w:pPr>
              <w:spacing w:before="0" w:beforeAutospacing="0" w:after="0" w:afterAutospacing="0" w:line="240" w:lineRule="auto"/>
              <w:rPr>
                <w:rFonts w:ascii="David" w:eastAsia="Calibri" w:hAnsi="David" w:cs="David"/>
                <w:strike/>
                <w:sz w:val="24"/>
                <w:szCs w:val="24"/>
                <w:rtl/>
                <w:lang w:eastAsia="he-IL"/>
              </w:rPr>
            </w:pPr>
            <w:r w:rsidRPr="00046412">
              <w:rPr>
                <w:rFonts w:ascii="David" w:eastAsia="Calibri" w:hAnsi="David" w:cs="David"/>
                <w:sz w:val="24"/>
                <w:szCs w:val="24"/>
                <w:rtl/>
                <w:lang w:eastAsia="he-IL"/>
              </w:rPr>
              <w:t>________ לאירוע ובמצטבר על פי הפוליסה.</w:t>
            </w:r>
          </w:p>
        </w:tc>
        <w:tc>
          <w:tcPr>
            <w:tcW w:w="1286" w:type="dxa"/>
            <w:shd w:val="clear" w:color="auto" w:fill="F2F2F2"/>
          </w:tcPr>
          <w:p w14:paraId="362CC8FA" w14:textId="77777777" w:rsidR="002136E2" w:rsidRPr="00046412" w:rsidRDefault="002136E2" w:rsidP="00EC7560">
            <w:pPr>
              <w:spacing w:before="0" w:beforeAutospacing="0" w:after="0" w:afterAutospacing="0" w:line="240" w:lineRule="auto"/>
              <w:rPr>
                <w:rFonts w:ascii="David" w:eastAsia="Calibri" w:hAnsi="David" w:cs="David"/>
                <w:sz w:val="24"/>
                <w:szCs w:val="24"/>
                <w:rtl/>
                <w:lang w:eastAsia="he-IL"/>
              </w:rPr>
            </w:pPr>
            <w:r w:rsidRPr="00046412">
              <w:rPr>
                <w:rFonts w:ascii="David" w:eastAsia="Calibri" w:hAnsi="David" w:cs="David"/>
                <w:sz w:val="24"/>
                <w:szCs w:val="24"/>
                <w:rtl/>
                <w:lang w:eastAsia="he-IL"/>
              </w:rPr>
              <w:t>שקל</w:t>
            </w:r>
          </w:p>
        </w:tc>
        <w:tc>
          <w:tcPr>
            <w:tcW w:w="2400" w:type="dxa"/>
            <w:shd w:val="clear" w:color="auto" w:fill="F2F2F2"/>
          </w:tcPr>
          <w:p w14:paraId="6F26E04E" w14:textId="77777777" w:rsidR="002136E2" w:rsidRPr="00046412" w:rsidRDefault="002136E2" w:rsidP="00EC7560">
            <w:pPr>
              <w:spacing w:before="0" w:beforeAutospacing="0" w:after="0" w:afterAutospacing="0" w:line="240" w:lineRule="auto"/>
              <w:ind w:left="50" w:right="78"/>
              <w:rPr>
                <w:rFonts w:ascii="David" w:eastAsia="Calibri" w:hAnsi="David" w:cs="David"/>
                <w:bCs/>
                <w:strike/>
                <w:sz w:val="24"/>
                <w:szCs w:val="24"/>
                <w:rtl/>
                <w:lang w:eastAsia="he-IL"/>
              </w:rPr>
            </w:pPr>
            <w:r w:rsidRPr="00046412">
              <w:rPr>
                <w:rFonts w:ascii="David" w:eastAsia="Calibri" w:hAnsi="David" w:cs="David"/>
                <w:bCs/>
                <w:sz w:val="24"/>
                <w:szCs w:val="24"/>
                <w:rtl/>
                <w:lang w:eastAsia="he-IL"/>
              </w:rPr>
              <w:t>302/318/328/332/301/303/325/326/327/321</w:t>
            </w:r>
          </w:p>
        </w:tc>
      </w:tr>
    </w:tbl>
    <w:p w14:paraId="34B5202D" w14:textId="77777777" w:rsidR="002136E2" w:rsidRPr="00046412" w:rsidRDefault="002136E2" w:rsidP="002136E2">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vertAnchor="text" w:horzAnchor="margin" w:tblpXSpec="center" w:tblpY="-661"/>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046412" w:rsidRPr="00046412" w14:paraId="52E64EA3" w14:textId="77777777" w:rsidTr="00EC7560">
        <w:trPr>
          <w:trHeight w:val="57"/>
          <w:tblHeader/>
        </w:trPr>
        <w:tc>
          <w:tcPr>
            <w:tcW w:w="11530" w:type="dxa"/>
            <w:shd w:val="clear" w:color="auto" w:fill="F2F2F2"/>
          </w:tcPr>
          <w:p w14:paraId="23A02CE0" w14:textId="77777777" w:rsidR="002136E2" w:rsidRPr="00046412" w:rsidRDefault="002136E2" w:rsidP="00EC7560">
            <w:pPr>
              <w:spacing w:before="0" w:beforeAutospacing="0" w:after="0" w:afterAutospacing="0" w:line="240" w:lineRule="auto"/>
              <w:ind w:left="50" w:right="78"/>
              <w:rPr>
                <w:rFonts w:ascii="David" w:eastAsia="Calibri" w:hAnsi="David" w:cs="David"/>
                <w:b/>
                <w:sz w:val="24"/>
                <w:szCs w:val="24"/>
                <w:rtl/>
                <w:lang w:eastAsia="he-IL"/>
              </w:rPr>
            </w:pPr>
            <w:r w:rsidRPr="00046412">
              <w:rPr>
                <w:rFonts w:ascii="David" w:eastAsia="Calibri" w:hAnsi="David" w:cs="David"/>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46412">
              <w:rPr>
                <w:rFonts w:ascii="David" w:eastAsia="Calibri" w:hAnsi="David" w:cs="David"/>
                <w:bCs/>
                <w:sz w:val="24"/>
                <w:szCs w:val="24"/>
                <w:rtl/>
                <w:lang w:eastAsia="he-IL"/>
              </w:rPr>
              <w:t>ג'</w:t>
            </w:r>
            <w:r w:rsidRPr="00046412">
              <w:rPr>
                <w:rFonts w:ascii="David" w:eastAsia="Calibri" w:hAnsi="David" w:cs="David"/>
                <w:b/>
                <w:sz w:val="24"/>
                <w:szCs w:val="24"/>
                <w:rtl/>
                <w:lang w:eastAsia="he-IL"/>
              </w:rPr>
              <w:t>)*:</w:t>
            </w:r>
          </w:p>
        </w:tc>
      </w:tr>
      <w:tr w:rsidR="00046412" w:rsidRPr="00046412" w14:paraId="51C085EB" w14:textId="77777777" w:rsidTr="00EC7560">
        <w:trPr>
          <w:trHeight w:val="798"/>
        </w:trPr>
        <w:tc>
          <w:tcPr>
            <w:tcW w:w="11530" w:type="dxa"/>
            <w:shd w:val="clear" w:color="auto" w:fill="auto"/>
          </w:tcPr>
          <w:p w14:paraId="6863A512" w14:textId="77777777" w:rsidR="002136E2" w:rsidRPr="00046412" w:rsidRDefault="002136E2" w:rsidP="00EC7560">
            <w:pPr>
              <w:spacing w:before="0" w:beforeAutospacing="0" w:after="0" w:afterAutospacing="0" w:line="240" w:lineRule="auto"/>
              <w:ind w:left="50" w:right="78"/>
              <w:rPr>
                <w:rFonts w:ascii="David" w:eastAsia="Calibri" w:hAnsi="David" w:cs="David"/>
                <w:b/>
                <w:sz w:val="24"/>
                <w:szCs w:val="24"/>
                <w:lang w:eastAsia="he-IL"/>
              </w:rPr>
            </w:pPr>
            <w:r w:rsidRPr="00046412">
              <w:rPr>
                <w:rFonts w:ascii="David" w:eastAsia="Calibri" w:hAnsi="David" w:cs="David"/>
                <w:b/>
                <w:sz w:val="24"/>
                <w:szCs w:val="24"/>
                <w:rtl/>
                <w:lang w:eastAsia="he-IL"/>
              </w:rPr>
              <w:t>038</w:t>
            </w:r>
          </w:p>
        </w:tc>
      </w:tr>
    </w:tbl>
    <w:p w14:paraId="61DE752A" w14:textId="77777777" w:rsidR="002136E2" w:rsidRPr="00046412" w:rsidRDefault="002136E2" w:rsidP="002136E2">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vertAnchor="text" w:horzAnchor="margin" w:tblpXSpec="center" w:tblpY="-166"/>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046412" w:rsidRPr="00046412" w14:paraId="2BD22D9D" w14:textId="77777777" w:rsidTr="00EC7560">
        <w:trPr>
          <w:trHeight w:val="227"/>
          <w:tblHeader/>
        </w:trPr>
        <w:tc>
          <w:tcPr>
            <w:tcW w:w="11530" w:type="dxa"/>
            <w:shd w:val="clear" w:color="auto" w:fill="F2F2F2"/>
          </w:tcPr>
          <w:p w14:paraId="2E41C292" w14:textId="77777777" w:rsidR="002136E2" w:rsidRPr="00046412" w:rsidRDefault="002136E2" w:rsidP="00EC7560">
            <w:pPr>
              <w:spacing w:before="0" w:beforeAutospacing="0" w:after="0" w:afterAutospacing="0" w:line="240" w:lineRule="auto"/>
              <w:ind w:left="50" w:right="78"/>
              <w:rPr>
                <w:rFonts w:ascii="David" w:eastAsia="Calibri" w:hAnsi="David" w:cs="David"/>
                <w:b/>
                <w:sz w:val="24"/>
                <w:szCs w:val="24"/>
                <w:rtl/>
                <w:lang w:eastAsia="he-IL"/>
              </w:rPr>
            </w:pPr>
            <w:r w:rsidRPr="00046412">
              <w:rPr>
                <w:rFonts w:ascii="David" w:eastAsia="Calibri" w:hAnsi="David" w:cs="David"/>
                <w:b/>
                <w:sz w:val="24"/>
                <w:szCs w:val="24"/>
                <w:rtl/>
                <w:lang w:eastAsia="he-IL"/>
              </w:rPr>
              <w:t>חתימת האישור</w:t>
            </w:r>
          </w:p>
        </w:tc>
      </w:tr>
      <w:tr w:rsidR="00046412" w:rsidRPr="00046412" w14:paraId="7F1B0F23" w14:textId="77777777" w:rsidTr="00EC7560">
        <w:trPr>
          <w:trHeight w:val="598"/>
        </w:trPr>
        <w:tc>
          <w:tcPr>
            <w:tcW w:w="11530" w:type="dxa"/>
            <w:shd w:val="clear" w:color="auto" w:fill="auto"/>
          </w:tcPr>
          <w:p w14:paraId="392C99F5" w14:textId="77777777" w:rsidR="002136E2" w:rsidRPr="00046412" w:rsidRDefault="002136E2" w:rsidP="00EC7560">
            <w:pPr>
              <w:spacing w:before="0" w:beforeAutospacing="0" w:after="0" w:afterAutospacing="0" w:line="240" w:lineRule="auto"/>
              <w:ind w:left="50" w:right="78"/>
              <w:rPr>
                <w:rFonts w:ascii="David" w:eastAsia="Calibri" w:hAnsi="David" w:cs="David"/>
                <w:b/>
                <w:sz w:val="24"/>
                <w:szCs w:val="24"/>
                <w:rtl/>
                <w:lang w:eastAsia="he-IL"/>
              </w:rPr>
            </w:pPr>
            <w:r w:rsidRPr="00046412">
              <w:rPr>
                <w:rFonts w:ascii="David" w:eastAsia="Calibri" w:hAnsi="David" w:cs="David"/>
                <w:b/>
                <w:sz w:val="24"/>
                <w:szCs w:val="24"/>
                <w:rtl/>
                <w:lang w:eastAsia="he-IL"/>
              </w:rPr>
              <w:t>המבטח:</w:t>
            </w:r>
          </w:p>
        </w:tc>
      </w:tr>
    </w:tbl>
    <w:p w14:paraId="4C20A853" w14:textId="77777777" w:rsidR="0057799B" w:rsidRPr="00046412" w:rsidRDefault="0057799B" w:rsidP="002136E2">
      <w:pPr>
        <w:spacing w:before="0" w:beforeAutospacing="0" w:after="200" w:afterAutospacing="0" w:line="276" w:lineRule="auto"/>
        <w:rPr>
          <w:rFonts w:ascii="David" w:eastAsia="Calibri" w:hAnsi="David" w:cs="David"/>
          <w:b/>
          <w:bCs/>
          <w:sz w:val="24"/>
          <w:szCs w:val="24"/>
          <w:u w:val="single"/>
          <w:rtl/>
          <w:lang w:eastAsia="he-IL"/>
        </w:rPr>
      </w:pPr>
    </w:p>
    <w:p w14:paraId="1BE666AD" w14:textId="77777777" w:rsidR="0057799B" w:rsidRPr="00046412" w:rsidRDefault="0057799B" w:rsidP="002136E2">
      <w:pPr>
        <w:spacing w:before="0" w:beforeAutospacing="0" w:after="200" w:afterAutospacing="0" w:line="276" w:lineRule="auto"/>
        <w:rPr>
          <w:rFonts w:ascii="David" w:eastAsia="Calibri" w:hAnsi="David" w:cs="David"/>
          <w:b/>
          <w:bCs/>
          <w:sz w:val="24"/>
          <w:szCs w:val="24"/>
          <w:u w:val="single"/>
          <w:rtl/>
          <w:lang w:eastAsia="he-IL"/>
        </w:rPr>
      </w:pPr>
    </w:p>
    <w:p w14:paraId="70FDAB40" w14:textId="77777777" w:rsidR="0057799B" w:rsidRPr="00046412" w:rsidRDefault="0057799B" w:rsidP="002136E2">
      <w:pPr>
        <w:spacing w:before="0" w:beforeAutospacing="0" w:after="200" w:afterAutospacing="0" w:line="276" w:lineRule="auto"/>
        <w:rPr>
          <w:rFonts w:ascii="David" w:eastAsia="Calibri" w:hAnsi="David" w:cs="David"/>
          <w:b/>
          <w:bCs/>
          <w:sz w:val="24"/>
          <w:szCs w:val="24"/>
          <w:u w:val="single"/>
          <w:rtl/>
          <w:lang w:eastAsia="he-IL"/>
        </w:rPr>
      </w:pPr>
    </w:p>
    <w:p w14:paraId="4E9F9D20" w14:textId="77777777" w:rsidR="002136E2" w:rsidRPr="00046412" w:rsidRDefault="002136E2" w:rsidP="002136E2">
      <w:pPr>
        <w:spacing w:before="0" w:beforeAutospacing="0" w:after="200" w:afterAutospacing="0" w:line="276" w:lineRule="auto"/>
        <w:rPr>
          <w:rFonts w:ascii="David" w:eastAsia="Calibri" w:hAnsi="David" w:cs="David"/>
          <w:b/>
          <w:bCs/>
          <w:sz w:val="24"/>
          <w:szCs w:val="24"/>
          <w:u w:val="single"/>
          <w:rtl/>
          <w:lang w:eastAsia="he-IL"/>
        </w:rPr>
      </w:pPr>
      <w:r w:rsidRPr="00046412">
        <w:rPr>
          <w:rFonts w:ascii="David" w:eastAsia="Calibri" w:hAnsi="David" w:cs="David"/>
          <w:b/>
          <w:bCs/>
          <w:sz w:val="24"/>
          <w:szCs w:val="24"/>
          <w:u w:val="single"/>
          <w:rtl/>
          <w:lang w:eastAsia="he-IL"/>
        </w:rPr>
        <w:t xml:space="preserve">* באישור ביטוח כללי </w:t>
      </w:r>
      <w:r w:rsidRPr="00046412">
        <w:rPr>
          <w:rFonts w:ascii="David" w:eastAsia="Calibri" w:hAnsi="David" w:cs="David"/>
          <w:sz w:val="24"/>
          <w:szCs w:val="24"/>
          <w:rtl/>
          <w:lang w:eastAsia="he-IL"/>
        </w:rPr>
        <w:t xml:space="preserve">ניתן לסמן שדות אלה כשדות שאינם בתוקף. </w:t>
      </w:r>
    </w:p>
    <w:tbl>
      <w:tblPr>
        <w:tblpPr w:leftFromText="180" w:rightFromText="180" w:vertAnchor="text" w:horzAnchor="margin" w:tblpXSpec="center" w:tblpY="-585"/>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046412" w:rsidRPr="00046412" w14:paraId="468582C7" w14:textId="77777777" w:rsidTr="00EC7560">
        <w:trPr>
          <w:trHeight w:val="227"/>
          <w:tblHeader/>
        </w:trPr>
        <w:tc>
          <w:tcPr>
            <w:tcW w:w="11530" w:type="dxa"/>
            <w:shd w:val="clear" w:color="auto" w:fill="F2F2F2"/>
          </w:tcPr>
          <w:p w14:paraId="5C5BBD99" w14:textId="77777777" w:rsidR="002136E2" w:rsidRPr="00046412" w:rsidRDefault="002136E2" w:rsidP="00EC7560">
            <w:pPr>
              <w:spacing w:before="0" w:beforeAutospacing="0" w:after="0" w:afterAutospacing="0" w:line="240" w:lineRule="auto"/>
              <w:ind w:left="50" w:right="78"/>
              <w:rPr>
                <w:rFonts w:ascii="David" w:eastAsia="Calibri" w:hAnsi="David" w:cs="David"/>
                <w:b/>
                <w:sz w:val="24"/>
                <w:szCs w:val="24"/>
                <w:rtl/>
                <w:lang w:eastAsia="he-IL"/>
              </w:rPr>
            </w:pPr>
            <w:r w:rsidRPr="00046412">
              <w:rPr>
                <w:rFonts w:ascii="David" w:eastAsia="Calibri" w:hAnsi="David" w:cs="David"/>
                <w:b/>
                <w:sz w:val="24"/>
                <w:szCs w:val="24"/>
                <w:rtl/>
                <w:lang w:eastAsia="he-IL"/>
              </w:rPr>
              <w:t>ביטול/שינוי הפוליסה *</w:t>
            </w:r>
          </w:p>
        </w:tc>
      </w:tr>
      <w:tr w:rsidR="00046412" w:rsidRPr="00046412" w14:paraId="3E90E4E2" w14:textId="77777777" w:rsidTr="00EC7560">
        <w:trPr>
          <w:trHeight w:val="334"/>
        </w:trPr>
        <w:tc>
          <w:tcPr>
            <w:tcW w:w="11530" w:type="dxa"/>
            <w:shd w:val="clear" w:color="auto" w:fill="auto"/>
            <w:vAlign w:val="center"/>
          </w:tcPr>
          <w:p w14:paraId="0AF6F13A" w14:textId="77777777" w:rsidR="002136E2" w:rsidRPr="00046412" w:rsidRDefault="002136E2" w:rsidP="00EC7560">
            <w:pPr>
              <w:spacing w:before="0" w:beforeAutospacing="0" w:after="0" w:afterAutospacing="0" w:line="240" w:lineRule="auto"/>
              <w:rPr>
                <w:rFonts w:ascii="David" w:eastAsia="Calibri" w:hAnsi="David" w:cs="David"/>
                <w:bCs/>
                <w:sz w:val="24"/>
                <w:szCs w:val="24"/>
                <w:rtl/>
                <w:lang w:eastAsia="he-IL"/>
              </w:rPr>
            </w:pPr>
            <w:r w:rsidRPr="00046412">
              <w:rPr>
                <w:rFonts w:ascii="David" w:eastAsia="Calibri" w:hAnsi="David" w:cs="David"/>
                <w:b/>
                <w:sz w:val="24"/>
                <w:szCs w:val="24"/>
                <w:rtl/>
                <w:lang w:eastAsia="he-IL"/>
              </w:rPr>
              <w:t xml:space="preserve">שינוי לרעת מבקש האישור או ביטול של פוליסת ביטוח,  לא ייכנס לתוקף אלא </w:t>
            </w:r>
            <w:r w:rsidRPr="00046412">
              <w:rPr>
                <w:rFonts w:ascii="David" w:eastAsia="Calibri" w:hAnsi="David" w:cs="David"/>
                <w:bCs/>
                <w:sz w:val="24"/>
                <w:szCs w:val="24"/>
                <w:rtl/>
                <w:lang w:eastAsia="he-IL"/>
              </w:rPr>
              <w:t>30 יום</w:t>
            </w:r>
            <w:r w:rsidRPr="00046412">
              <w:rPr>
                <w:rFonts w:ascii="David" w:eastAsia="Calibri" w:hAnsi="David" w:cs="David"/>
                <w:b/>
                <w:sz w:val="24"/>
                <w:szCs w:val="24"/>
                <w:rtl/>
                <w:lang w:eastAsia="he-IL"/>
              </w:rPr>
              <w:t xml:space="preserve"> לאחר משלוח הודעה למבקש האישור בדבר השינוי או הביטול.</w:t>
            </w:r>
          </w:p>
        </w:tc>
      </w:tr>
    </w:tbl>
    <w:p w14:paraId="57A98F63" w14:textId="77777777" w:rsidR="002136E2" w:rsidRPr="00046412" w:rsidRDefault="002136E2" w:rsidP="002136E2">
      <w:pPr>
        <w:spacing w:before="0" w:beforeAutospacing="0" w:after="200" w:afterAutospacing="0" w:line="276" w:lineRule="auto"/>
        <w:rPr>
          <w:rFonts w:ascii="David" w:eastAsia="Calibri" w:hAnsi="David" w:cs="David"/>
          <w:sz w:val="24"/>
          <w:szCs w:val="24"/>
          <w:lang w:eastAsia="he-IL"/>
        </w:rPr>
      </w:pPr>
    </w:p>
    <w:p w14:paraId="1EEEA847" w14:textId="77777777" w:rsidR="002136E2" w:rsidRPr="00046412" w:rsidRDefault="002136E2" w:rsidP="002136E2">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44BA6111" w14:textId="77777777" w:rsidR="002136E2" w:rsidRPr="00046412" w:rsidRDefault="002136E2" w:rsidP="002136E2">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D2AA8A3" w14:textId="77777777" w:rsidR="00F600CB" w:rsidRPr="00046412" w:rsidRDefault="00F600CB" w:rsidP="00F600C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894386D"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94584D0" w14:textId="77777777" w:rsidR="00771142" w:rsidRPr="00046412" w:rsidRDefault="00771142" w:rsidP="00F600C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sidRPr="00046412">
        <w:rPr>
          <w:rFonts w:ascii="Times New Roman" w:eastAsia="Times New Roman" w:hAnsi="Times New Roman" w:cs="David"/>
          <w:sz w:val="24"/>
          <w:szCs w:val="24"/>
          <w:rtl/>
          <w:lang w:eastAsia="he-IL"/>
        </w:rPr>
        <w:br w:type="page"/>
      </w:r>
    </w:p>
    <w:p w14:paraId="5B0509E2"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B5919A3"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43969B1" w14:textId="77777777" w:rsidR="00F600CB" w:rsidRPr="00046412" w:rsidRDefault="00F600CB" w:rsidP="00F600C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9987F4C" w14:textId="77777777" w:rsidR="00F600CB" w:rsidRPr="00046412" w:rsidRDefault="00F600CB" w:rsidP="00D37420">
      <w:pPr>
        <w:spacing w:before="0" w:beforeAutospacing="0" w:after="0" w:afterAutospacing="0" w:line="240" w:lineRule="auto"/>
        <w:jc w:val="center"/>
        <w:rPr>
          <w:rFonts w:ascii="Times New Roman" w:eastAsia="Times New Roman" w:hAnsi="Times New Roman" w:cs="David"/>
          <w:b/>
          <w:bCs/>
          <w:sz w:val="24"/>
          <w:szCs w:val="24"/>
          <w:u w:val="single"/>
          <w:rtl/>
        </w:rPr>
      </w:pPr>
      <w:r w:rsidRPr="00046412">
        <w:rPr>
          <w:rFonts w:ascii="Times New Roman" w:eastAsia="Times New Roman" w:hAnsi="Times New Roman" w:cs="David"/>
          <w:b/>
          <w:bCs/>
          <w:sz w:val="24"/>
          <w:szCs w:val="24"/>
          <w:u w:val="single"/>
          <w:rtl/>
        </w:rPr>
        <w:t>נספח "ח"</w:t>
      </w:r>
    </w:p>
    <w:p w14:paraId="2A5851D7" w14:textId="77777777" w:rsidR="00F600CB" w:rsidRPr="00046412" w:rsidRDefault="00F600CB" w:rsidP="00F600CB">
      <w:pPr>
        <w:spacing w:before="0" w:beforeAutospacing="0" w:after="0" w:afterAutospacing="0" w:line="240" w:lineRule="auto"/>
        <w:jc w:val="center"/>
        <w:rPr>
          <w:rFonts w:ascii="Times New Roman" w:eastAsia="Times New Roman" w:hAnsi="Times New Roman" w:cs="David"/>
          <w:b/>
          <w:bCs/>
          <w:sz w:val="24"/>
          <w:szCs w:val="24"/>
          <w:u w:val="single"/>
          <w:rtl/>
        </w:rPr>
      </w:pPr>
    </w:p>
    <w:p w14:paraId="194866AC" w14:textId="77777777" w:rsidR="00F600CB" w:rsidRPr="00046412" w:rsidRDefault="00F600CB" w:rsidP="00F600CB">
      <w:pPr>
        <w:spacing w:before="0" w:beforeAutospacing="0" w:after="0" w:afterAutospacing="0" w:line="240" w:lineRule="auto"/>
        <w:jc w:val="center"/>
        <w:rPr>
          <w:rFonts w:ascii="Times New Roman" w:eastAsia="Times New Roman" w:hAnsi="Times New Roman" w:cs="David"/>
          <w:b/>
          <w:bCs/>
          <w:sz w:val="24"/>
          <w:szCs w:val="24"/>
          <w:u w:val="single"/>
          <w:rtl/>
        </w:rPr>
      </w:pPr>
      <w:r w:rsidRPr="00046412">
        <w:rPr>
          <w:rFonts w:ascii="Times New Roman" w:eastAsia="Times New Roman" w:hAnsi="Times New Roman" w:cs="David"/>
          <w:b/>
          <w:bCs/>
          <w:sz w:val="24"/>
          <w:szCs w:val="24"/>
          <w:u w:val="single"/>
          <w:rtl/>
        </w:rPr>
        <w:t xml:space="preserve">רשימת התכניות והמסמכים שעל </w:t>
      </w:r>
      <w:r w:rsidRPr="00046412">
        <w:rPr>
          <w:rFonts w:ascii="Times New Roman" w:eastAsia="Times New Roman" w:hAnsi="Times New Roman" w:cs="David" w:hint="cs"/>
          <w:b/>
          <w:bCs/>
          <w:sz w:val="24"/>
          <w:szCs w:val="24"/>
          <w:u w:val="single"/>
          <w:rtl/>
        </w:rPr>
        <w:t>ה</w:t>
      </w:r>
      <w:r w:rsidR="00B06D6A" w:rsidRPr="00046412">
        <w:rPr>
          <w:rFonts w:ascii="Times New Roman" w:eastAsia="Times New Roman" w:hAnsi="Times New Roman" w:cs="David" w:hint="cs"/>
          <w:b/>
          <w:bCs/>
          <w:sz w:val="24"/>
          <w:szCs w:val="24"/>
          <w:u w:val="single"/>
          <w:rtl/>
        </w:rPr>
        <w:t>יועץ</w:t>
      </w:r>
      <w:r w:rsidRPr="00046412">
        <w:rPr>
          <w:rFonts w:ascii="Times New Roman" w:eastAsia="Times New Roman" w:hAnsi="Times New Roman" w:cs="David"/>
          <w:b/>
          <w:bCs/>
          <w:sz w:val="24"/>
          <w:szCs w:val="24"/>
          <w:u w:val="single"/>
          <w:rtl/>
        </w:rPr>
        <w:t xml:space="preserve"> להנפיק</w:t>
      </w:r>
    </w:p>
    <w:p w14:paraId="0997857E" w14:textId="77777777" w:rsidR="00F600CB" w:rsidRPr="00046412" w:rsidRDefault="00F600CB" w:rsidP="00F600CB">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14E8DE4F" w14:textId="77777777" w:rsidR="00F600CB" w:rsidRPr="00046412" w:rsidRDefault="00F600CB" w:rsidP="00F600CB">
      <w:pPr>
        <w:spacing w:before="0" w:beforeAutospacing="0" w:after="0" w:afterAutospacing="0" w:line="240" w:lineRule="auto"/>
        <w:jc w:val="center"/>
        <w:rPr>
          <w:rFonts w:ascii="Times New Roman" w:eastAsia="Times New Roman" w:hAnsi="Times New Roman" w:cs="David"/>
          <w:sz w:val="24"/>
          <w:szCs w:val="24"/>
        </w:rPr>
      </w:pPr>
      <w:r w:rsidRPr="00046412">
        <w:rPr>
          <w:rFonts w:ascii="Times New Roman" w:eastAsia="Times New Roman" w:hAnsi="Times New Roman" w:cs="David"/>
          <w:sz w:val="24"/>
          <w:szCs w:val="24"/>
          <w:rtl/>
        </w:rPr>
        <w:t>מסמך זה מהווה השלמה לנספח ב' ואינו גורע ממנו</w:t>
      </w:r>
    </w:p>
    <w:p w14:paraId="44A544A1" w14:textId="77777777" w:rsidR="00F600CB" w:rsidRPr="00046412" w:rsidRDefault="00F600CB" w:rsidP="00F600CB">
      <w:pPr>
        <w:spacing w:before="0" w:beforeAutospacing="0" w:after="0" w:afterAutospacing="0" w:line="240" w:lineRule="auto"/>
        <w:ind w:right="360"/>
        <w:jc w:val="both"/>
        <w:rPr>
          <w:rFonts w:ascii="Times New Roman" w:eastAsia="Times New Roman" w:hAnsi="Times New Roman" w:cs="David"/>
          <w:sz w:val="24"/>
          <w:szCs w:val="24"/>
        </w:rPr>
      </w:pPr>
    </w:p>
    <w:p w14:paraId="1346BCB7" w14:textId="77777777" w:rsidR="00F600CB" w:rsidRPr="00046412" w:rsidRDefault="00F600CB" w:rsidP="00F600CB">
      <w:pPr>
        <w:spacing w:before="0" w:beforeAutospacing="0" w:after="0" w:afterAutospacing="0" w:line="240" w:lineRule="auto"/>
        <w:ind w:right="360"/>
        <w:jc w:val="both"/>
        <w:rPr>
          <w:rFonts w:ascii="Times New Roman" w:eastAsia="Times New Roman" w:hAnsi="Times New Roman" w:cs="David"/>
          <w:sz w:val="24"/>
          <w:szCs w:val="24"/>
        </w:rPr>
      </w:pPr>
    </w:p>
    <w:p w14:paraId="1BC2855C" w14:textId="77777777" w:rsidR="00F600CB" w:rsidRPr="00046412" w:rsidRDefault="00F600CB" w:rsidP="00F600CB">
      <w:pPr>
        <w:widowControl w:val="0"/>
        <w:numPr>
          <w:ilvl w:val="0"/>
          <w:numId w:val="8"/>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hint="cs"/>
          <w:sz w:val="24"/>
          <w:szCs w:val="24"/>
          <w:rtl/>
        </w:rPr>
        <w:t>מודל של מתקני החשמל וסביבתם, המייצגים את המצב העתידי בשטח והזנתו לתוכנות האנליזה (</w:t>
      </w:r>
      <w:r w:rsidRPr="00046412">
        <w:rPr>
          <w:rFonts w:ascii="Times New Roman" w:eastAsia="Times New Roman" w:hAnsi="Times New Roman" w:cs="David"/>
          <w:sz w:val="24"/>
          <w:szCs w:val="24"/>
        </w:rPr>
        <w:t>EFC-400 v2008</w:t>
      </w:r>
      <w:r w:rsidRPr="00046412">
        <w:rPr>
          <w:rFonts w:ascii="Times New Roman" w:eastAsia="Times New Roman" w:hAnsi="Times New Roman" w:cs="David" w:hint="cs"/>
          <w:sz w:val="24"/>
          <w:szCs w:val="24"/>
          <w:rtl/>
        </w:rPr>
        <w:t>) תוך ביצוע חישובים לפי זרמים "אופייניים" ומרביים.</w:t>
      </w:r>
    </w:p>
    <w:p w14:paraId="1082DBD6" w14:textId="77777777" w:rsidR="00F600CB" w:rsidRPr="00046412" w:rsidRDefault="00F600CB" w:rsidP="00F600CB">
      <w:pPr>
        <w:widowControl w:val="0"/>
        <w:numPr>
          <w:ilvl w:val="0"/>
          <w:numId w:val="8"/>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sz w:val="24"/>
          <w:szCs w:val="24"/>
          <w:rtl/>
        </w:rPr>
        <w:t>חוות-דעת מוקדמת בנושא תאימות אלקטרומגנטית</w:t>
      </w:r>
      <w:r w:rsidRPr="00046412">
        <w:rPr>
          <w:rFonts w:ascii="Times New Roman" w:eastAsia="Times New Roman" w:hAnsi="Times New Roman" w:cs="David" w:hint="cs"/>
          <w:sz w:val="24"/>
          <w:szCs w:val="24"/>
          <w:rtl/>
        </w:rPr>
        <w:t>, הכולל</w:t>
      </w:r>
      <w:r w:rsidRPr="00046412">
        <w:rPr>
          <w:rFonts w:ascii="Times New Roman" w:eastAsia="Times New Roman" w:hAnsi="Times New Roman" w:cs="David"/>
          <w:sz w:val="24"/>
          <w:szCs w:val="24"/>
          <w:rtl/>
        </w:rPr>
        <w:t xml:space="preserve"> אומדן </w:t>
      </w:r>
      <w:r w:rsidRPr="00046412">
        <w:rPr>
          <w:rFonts w:ascii="Times New Roman" w:eastAsia="Times New Roman" w:hAnsi="Times New Roman" w:cs="David" w:hint="cs"/>
          <w:sz w:val="24"/>
          <w:szCs w:val="24"/>
          <w:rtl/>
        </w:rPr>
        <w:t xml:space="preserve">שטף </w:t>
      </w:r>
      <w:r w:rsidRPr="00046412">
        <w:rPr>
          <w:rFonts w:ascii="Times New Roman" w:eastAsia="Times New Roman" w:hAnsi="Times New Roman" w:cs="David"/>
          <w:sz w:val="24"/>
          <w:szCs w:val="24"/>
          <w:rtl/>
        </w:rPr>
        <w:t>השדה המגנטי מקווי המתח במגרש</w:t>
      </w:r>
      <w:r w:rsidRPr="00046412">
        <w:rPr>
          <w:rFonts w:ascii="Times New Roman" w:eastAsia="Times New Roman" w:hAnsi="Times New Roman" w:cs="David" w:hint="cs"/>
          <w:sz w:val="24"/>
          <w:szCs w:val="24"/>
          <w:rtl/>
        </w:rPr>
        <w:t xml:space="preserve"> (אם קיימים)</w:t>
      </w:r>
      <w:r w:rsidRPr="00046412">
        <w:rPr>
          <w:rFonts w:ascii="Times New Roman" w:eastAsia="Times New Roman" w:hAnsi="Times New Roman" w:cs="David"/>
          <w:sz w:val="24"/>
          <w:szCs w:val="24"/>
          <w:rtl/>
        </w:rPr>
        <w:t>, ממערך חדרי שנאים, לוחות מתח נמוך וכבלי הולכה, ב- 10 אבי טיפוס, כולל תכנון מיגון עבורם אם יידרש להגבלת חשיפת אדם לקרינה מגנטית</w:t>
      </w:r>
      <w:r w:rsidRPr="00046412">
        <w:rPr>
          <w:rFonts w:ascii="Times New Roman" w:eastAsia="Times New Roman" w:hAnsi="Times New Roman" w:cs="David" w:hint="cs"/>
          <w:sz w:val="24"/>
          <w:szCs w:val="24"/>
          <w:rtl/>
        </w:rPr>
        <w:t>.</w:t>
      </w:r>
    </w:p>
    <w:p w14:paraId="07386A2D" w14:textId="77777777" w:rsidR="00F600CB" w:rsidRPr="00046412" w:rsidRDefault="00F600CB" w:rsidP="00F600CB">
      <w:pPr>
        <w:widowControl w:val="0"/>
        <w:numPr>
          <w:ilvl w:val="0"/>
          <w:numId w:val="8"/>
        </w:numPr>
        <w:spacing w:before="0" w:beforeAutospacing="0" w:after="0" w:afterAutospacing="0" w:line="360" w:lineRule="auto"/>
        <w:jc w:val="both"/>
        <w:rPr>
          <w:rFonts w:ascii="Times New Roman" w:eastAsia="Times New Roman" w:hAnsi="Times New Roman" w:cs="David"/>
          <w:sz w:val="24"/>
          <w:szCs w:val="24"/>
        </w:rPr>
      </w:pPr>
      <w:r w:rsidRPr="00046412">
        <w:rPr>
          <w:rFonts w:ascii="Times New Roman" w:eastAsia="Times New Roman" w:hAnsi="Times New Roman" w:cs="David"/>
          <w:sz w:val="24"/>
          <w:szCs w:val="24"/>
          <w:rtl/>
        </w:rPr>
        <w:t>הגשה של המסמכים הדרושים לקבלת היתר הקמה</w:t>
      </w:r>
      <w:r w:rsidRPr="00046412">
        <w:rPr>
          <w:rFonts w:ascii="Times New Roman" w:eastAsia="Times New Roman" w:hAnsi="Times New Roman" w:cs="David" w:hint="cs"/>
          <w:sz w:val="24"/>
          <w:szCs w:val="24"/>
          <w:rtl/>
        </w:rPr>
        <w:t xml:space="preserve"> והפעלה</w:t>
      </w:r>
      <w:r w:rsidRPr="00046412">
        <w:rPr>
          <w:rFonts w:ascii="Times New Roman" w:eastAsia="Times New Roman" w:hAnsi="Times New Roman" w:cs="David"/>
          <w:sz w:val="24"/>
          <w:szCs w:val="24"/>
          <w:rtl/>
        </w:rPr>
        <w:t xml:space="preserve"> מהמשרד להגנת הסביבה של כלל חדרי השנאים במתחם</w:t>
      </w:r>
      <w:r w:rsidRPr="00046412">
        <w:rPr>
          <w:rFonts w:ascii="Times New Roman" w:eastAsia="Times New Roman" w:hAnsi="Times New Roman" w:cs="David" w:hint="cs"/>
          <w:sz w:val="24"/>
          <w:szCs w:val="24"/>
          <w:rtl/>
        </w:rPr>
        <w:t xml:space="preserve"> ובמבנים השונים.</w:t>
      </w:r>
    </w:p>
    <w:p w14:paraId="1A4DF420" w14:textId="77777777" w:rsidR="00F600CB" w:rsidRPr="00046412" w:rsidRDefault="00F600CB" w:rsidP="00F600CB">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Pr>
      </w:pPr>
      <w:r w:rsidRPr="00046412">
        <w:rPr>
          <w:rFonts w:ascii="Times New Roman" w:eastAsia="Times New Roman" w:hAnsi="Times New Roman" w:cs="David"/>
          <w:sz w:val="24"/>
          <w:szCs w:val="24"/>
          <w:rtl/>
        </w:rPr>
        <w:t>כל תכנית אחרת או מסמך או חוות דעת שידרשו במהלך התכנון והביצוע על מנת לקבל עבודה מושלמת בהתאם לשיקול המנהל.</w:t>
      </w:r>
    </w:p>
    <w:p w14:paraId="3B9B36CF" w14:textId="77777777" w:rsidR="00F600CB" w:rsidRPr="00046412" w:rsidRDefault="00F600CB" w:rsidP="00F600CB">
      <w:pPr>
        <w:spacing w:before="0" w:beforeAutospacing="0" w:after="0" w:afterAutospacing="0" w:line="240" w:lineRule="auto"/>
        <w:jc w:val="both"/>
        <w:rPr>
          <w:rFonts w:ascii="Times New Roman" w:eastAsia="Times New Roman" w:hAnsi="Times New Roman" w:cs="David"/>
          <w:sz w:val="24"/>
          <w:szCs w:val="24"/>
          <w:rtl/>
        </w:rPr>
      </w:pPr>
    </w:p>
    <w:p w14:paraId="4C926C1B" w14:textId="77777777" w:rsidR="00F600CB" w:rsidRPr="00046412" w:rsidRDefault="00F600CB" w:rsidP="00F600CB">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tl/>
        </w:rPr>
      </w:pPr>
      <w:r w:rsidRPr="00046412">
        <w:rPr>
          <w:rFonts w:ascii="Times New Roman" w:eastAsia="Times New Roman" w:hAnsi="Times New Roman" w:cs="David"/>
          <w:sz w:val="24"/>
          <w:szCs w:val="24"/>
          <w:rtl/>
        </w:rPr>
        <w:t>מובהר בזאת שהתכניות יוכנו לפי ביצוע בקטעים של הפרויקט ויכללו פתרונות לקטעי הביניים.</w:t>
      </w:r>
    </w:p>
    <w:p w14:paraId="284A1789" w14:textId="77777777" w:rsidR="00F600CB" w:rsidRPr="00046412" w:rsidRDefault="00F600CB" w:rsidP="00F600CB">
      <w:pPr>
        <w:spacing w:before="0" w:beforeAutospacing="0" w:after="0" w:afterAutospacing="0" w:line="240" w:lineRule="auto"/>
        <w:jc w:val="both"/>
        <w:rPr>
          <w:rFonts w:ascii="Times New Roman" w:eastAsia="Times New Roman" w:hAnsi="Times New Roman" w:cs="David"/>
          <w:sz w:val="24"/>
          <w:szCs w:val="24"/>
          <w:rtl/>
        </w:rPr>
      </w:pPr>
    </w:p>
    <w:p w14:paraId="3D75A070" w14:textId="77777777" w:rsidR="00F600CB" w:rsidRPr="00046412" w:rsidRDefault="00D37420" w:rsidP="00F600CB">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Pr>
      </w:pPr>
      <w:r w:rsidRPr="00046412">
        <w:rPr>
          <w:rFonts w:ascii="Times New Roman" w:eastAsia="Times New Roman" w:hAnsi="Times New Roman" w:cs="David"/>
          <w:sz w:val="24"/>
          <w:szCs w:val="24"/>
          <w:rtl/>
        </w:rPr>
        <w:t>כל ת</w:t>
      </w:r>
      <w:r w:rsidR="00F600CB" w:rsidRPr="00046412">
        <w:rPr>
          <w:rFonts w:ascii="Times New Roman" w:eastAsia="Times New Roman" w:hAnsi="Times New Roman" w:cs="David"/>
          <w:sz w:val="24"/>
          <w:szCs w:val="24"/>
          <w:rtl/>
        </w:rPr>
        <w:t>כניות הביצוע המתחייבות מכל תקן ודין לרבות אך לא רק מחלקיו השונים של ת"י 1547 – "תכניות ביצוע לבניינים ולעבודות פיתוח סביבתי".</w:t>
      </w:r>
    </w:p>
    <w:p w14:paraId="6498AEF8" w14:textId="77777777" w:rsidR="00F600CB" w:rsidRPr="00046412" w:rsidRDefault="00F600CB" w:rsidP="00F600CB">
      <w:pPr>
        <w:spacing w:before="0" w:beforeAutospacing="0" w:after="0" w:afterAutospacing="0" w:line="240" w:lineRule="auto"/>
        <w:jc w:val="both"/>
        <w:rPr>
          <w:rFonts w:ascii="Times New Roman" w:eastAsia="Times New Roman" w:hAnsi="Times New Roman" w:cs="David"/>
          <w:b/>
          <w:bCs/>
          <w:sz w:val="24"/>
          <w:szCs w:val="24"/>
          <w:u w:val="single"/>
          <w:rtl/>
        </w:rPr>
      </w:pPr>
    </w:p>
    <w:p w14:paraId="507D4878" w14:textId="77777777" w:rsidR="00F600CB" w:rsidRPr="00046412" w:rsidRDefault="00F600CB" w:rsidP="00D37420">
      <w:pPr>
        <w:spacing w:before="0" w:beforeAutospacing="0" w:after="0" w:afterAutospacing="0" w:line="240" w:lineRule="auto"/>
        <w:ind w:left="720"/>
        <w:jc w:val="both"/>
        <w:rPr>
          <w:rFonts w:ascii="Times New Roman" w:eastAsia="Times New Roman" w:hAnsi="Times New Roman" w:cs="David"/>
          <w:sz w:val="24"/>
          <w:szCs w:val="24"/>
          <w:rtl/>
        </w:rPr>
      </w:pPr>
      <w:r w:rsidRPr="00046412">
        <w:rPr>
          <w:rFonts w:ascii="Times New Roman" w:eastAsia="Times New Roman" w:hAnsi="Times New Roman" w:cs="David"/>
          <w:sz w:val="24"/>
          <w:szCs w:val="24"/>
          <w:rtl/>
        </w:rPr>
        <w:t>כל המסמכים והתכניות יערכו בשפה העברית.</w:t>
      </w:r>
    </w:p>
    <w:p w14:paraId="7151FE67" w14:textId="77777777" w:rsidR="00F600CB" w:rsidRPr="00046412" w:rsidRDefault="00F600CB" w:rsidP="00F600CB">
      <w:pPr>
        <w:widowControl w:val="0"/>
        <w:spacing w:before="0" w:beforeAutospacing="0" w:after="0" w:afterAutospacing="0" w:line="240" w:lineRule="auto"/>
        <w:ind w:hanging="720"/>
        <w:jc w:val="center"/>
        <w:rPr>
          <w:rFonts w:ascii="Times New Roman" w:eastAsia="Times New Roman" w:hAnsi="Times New Roman" w:cs="David"/>
          <w:sz w:val="20"/>
          <w:szCs w:val="24"/>
          <w:rtl/>
        </w:rPr>
      </w:pPr>
      <w:r w:rsidRPr="00046412">
        <w:rPr>
          <w:rFonts w:ascii="Times New Roman" w:eastAsia="Times New Roman" w:hAnsi="Times New Roman" w:cs="David"/>
          <w:sz w:val="20"/>
          <w:szCs w:val="24"/>
          <w:rtl/>
        </w:rPr>
        <w:br w:type="page"/>
      </w:r>
    </w:p>
    <w:p w14:paraId="7199BB50" w14:textId="77777777" w:rsidR="007012C8" w:rsidRPr="00046412" w:rsidRDefault="007012C8" w:rsidP="007012C8">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046412">
        <w:rPr>
          <w:rFonts w:ascii="Times New Roman" w:eastAsia="Times New Roman" w:hAnsi="Times New Roman" w:cs="David" w:hint="cs"/>
          <w:b/>
          <w:bCs/>
          <w:sz w:val="20"/>
          <w:szCs w:val="24"/>
          <w:u w:val="single"/>
          <w:rtl/>
          <w:lang w:eastAsia="he-IL"/>
        </w:rPr>
        <w:t>נספח "ט"</w:t>
      </w:r>
    </w:p>
    <w:p w14:paraId="31B3DCAE" w14:textId="77777777" w:rsidR="007012C8" w:rsidRPr="00046412" w:rsidRDefault="007012C8" w:rsidP="007012C8">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5C25D959" w14:textId="77777777" w:rsidR="007012C8" w:rsidRPr="00046412" w:rsidRDefault="007012C8" w:rsidP="007012C8">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46412">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331018E1" w14:textId="77777777" w:rsidR="007012C8" w:rsidRPr="00046412" w:rsidRDefault="007012C8" w:rsidP="007012C8">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B9738A6" w14:textId="77777777" w:rsidR="007012C8" w:rsidRPr="00046412" w:rsidRDefault="007012C8" w:rsidP="007012C8">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364E1AA" w14:textId="77777777" w:rsidR="007012C8" w:rsidRPr="00046412" w:rsidRDefault="007012C8" w:rsidP="007012C8">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0321ACA" w14:textId="77777777" w:rsidR="007012C8" w:rsidRPr="00046412" w:rsidRDefault="007012C8" w:rsidP="007012C8">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046412">
        <w:rPr>
          <w:rFonts w:ascii="Times New Roman" w:eastAsia="Times New Roman" w:hAnsi="Times New Roman" w:cs="David" w:hint="cs"/>
          <w:sz w:val="20"/>
          <w:szCs w:val="24"/>
          <w:rtl/>
          <w:lang w:eastAsia="he-IL"/>
        </w:rPr>
        <w:t>לכבוד :</w:t>
      </w:r>
    </w:p>
    <w:p w14:paraId="6D3A7DAA" w14:textId="77777777" w:rsidR="007012C8" w:rsidRPr="00046412" w:rsidRDefault="00EC7560" w:rsidP="007012C8">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sz w:val="24"/>
            <w:szCs w:val="24"/>
            <w:rtl/>
            <w:lang w:eastAsia="he-IL"/>
          </w:rPr>
          <w:alias w:val="צד א בחוזה"/>
          <w:tag w:val="cntTzadA"/>
          <w:id w:val="-1560314012"/>
          <w:placeholder>
            <w:docPart w:val="073C7ACBC427428987960C2963F6F4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925FEB" w:rsidRPr="00046412">
            <w:rPr>
              <w:rFonts w:ascii="Times New Roman" w:eastAsia="Times New Roman" w:hAnsi="Times New Roman" w:cs="David" w:hint="cs"/>
              <w:sz w:val="24"/>
              <w:szCs w:val="24"/>
              <w:rtl/>
              <w:lang w:eastAsia="he-IL"/>
            </w:rPr>
            <w:br/>
            <w:t>אפריקה ישראל מגורים בע"מ</w:t>
          </w:r>
          <w:r w:rsidR="00925FEB" w:rsidRPr="00046412">
            <w:rPr>
              <w:rFonts w:ascii="Times New Roman" w:eastAsia="Times New Roman" w:hAnsi="Times New Roman" w:cs="David" w:hint="cs"/>
              <w:sz w:val="24"/>
              <w:szCs w:val="24"/>
              <w:rtl/>
              <w:lang w:eastAsia="he-IL"/>
            </w:rPr>
            <w:br/>
            <w:t>יוני נתניהו 1 ג' אור יהודה</w:t>
          </w:r>
          <w:r w:rsidR="00925FEB" w:rsidRPr="00046412">
            <w:rPr>
              <w:rFonts w:ascii="Times New Roman" w:eastAsia="Times New Roman" w:hAnsi="Times New Roman" w:cs="David" w:hint="cs"/>
              <w:sz w:val="24"/>
              <w:szCs w:val="24"/>
              <w:rtl/>
              <w:lang w:eastAsia="he-IL"/>
            </w:rPr>
            <w:br/>
            <w:t>מ.ז 52-003476-0</w:t>
          </w:r>
          <w:r w:rsidR="00925FEB" w:rsidRPr="00046412">
            <w:rPr>
              <w:rFonts w:ascii="Times New Roman" w:eastAsia="Times New Roman" w:hAnsi="Times New Roman" w:cs="David" w:hint="cs"/>
              <w:sz w:val="24"/>
              <w:szCs w:val="24"/>
              <w:rtl/>
              <w:lang w:eastAsia="he-IL"/>
            </w:rPr>
            <w:br/>
          </w:r>
          <w:r w:rsidR="00925FEB" w:rsidRPr="00046412">
            <w:rPr>
              <w:rFonts w:ascii="Times New Roman" w:eastAsia="Times New Roman" w:hAnsi="Times New Roman" w:cs="David" w:hint="cs"/>
              <w:sz w:val="24"/>
              <w:szCs w:val="24"/>
              <w:rtl/>
              <w:lang w:eastAsia="he-IL"/>
            </w:rPr>
            <w:br/>
            <w:t>שיכון ובינוי נדל"ן בע"מ</w:t>
          </w:r>
          <w:r w:rsidR="00925FEB" w:rsidRPr="00046412">
            <w:rPr>
              <w:rFonts w:ascii="Times New Roman" w:eastAsia="Times New Roman" w:hAnsi="Times New Roman" w:cs="David" w:hint="cs"/>
              <w:sz w:val="24"/>
              <w:szCs w:val="24"/>
              <w:rtl/>
              <w:lang w:eastAsia="he-IL"/>
            </w:rPr>
            <w:br/>
            <w:t>שלם 3 רמת גן 52215</w:t>
          </w:r>
          <w:r w:rsidR="00925FEB" w:rsidRPr="00046412">
            <w:rPr>
              <w:rFonts w:ascii="Times New Roman" w:eastAsia="Times New Roman" w:hAnsi="Times New Roman" w:cs="David" w:hint="cs"/>
              <w:sz w:val="24"/>
              <w:szCs w:val="24"/>
              <w:rtl/>
              <w:lang w:eastAsia="he-IL"/>
            </w:rPr>
            <w:br/>
            <w:t>מ.ז 52-002117-1</w:t>
          </w:r>
          <w:r w:rsidR="00925FEB" w:rsidRPr="00046412">
            <w:rPr>
              <w:rFonts w:ascii="Times New Roman" w:eastAsia="Times New Roman" w:hAnsi="Times New Roman" w:cs="David" w:hint="cs"/>
              <w:sz w:val="24"/>
              <w:szCs w:val="24"/>
              <w:rtl/>
              <w:lang w:eastAsia="he-IL"/>
            </w:rPr>
            <w:br/>
          </w:r>
          <w:r w:rsidR="00925FEB" w:rsidRPr="00046412">
            <w:rPr>
              <w:rFonts w:ascii="Times New Roman" w:eastAsia="Times New Roman" w:hAnsi="Times New Roman" w:cs="David" w:hint="cs"/>
              <w:sz w:val="24"/>
              <w:szCs w:val="24"/>
              <w:rtl/>
              <w:lang w:eastAsia="he-IL"/>
            </w:rPr>
            <w:br/>
            <w:t>כלל נכסי נדלן נשר מרכז (נ.נ.נ.מ) שותפות מוגבלת</w:t>
          </w:r>
          <w:r w:rsidR="00925FEB" w:rsidRPr="00046412">
            <w:rPr>
              <w:rFonts w:ascii="Times New Roman" w:eastAsia="Times New Roman" w:hAnsi="Times New Roman" w:cs="David" w:hint="cs"/>
              <w:sz w:val="24"/>
              <w:szCs w:val="24"/>
              <w:rtl/>
              <w:lang w:eastAsia="he-IL"/>
            </w:rPr>
            <w:br/>
            <w:t>מרכז עזריאלי בניין משולש 3, תל אביב</w:t>
          </w:r>
          <w:r w:rsidR="00925FEB" w:rsidRPr="00046412">
            <w:rPr>
              <w:rFonts w:ascii="Times New Roman" w:eastAsia="Times New Roman" w:hAnsi="Times New Roman" w:cs="David" w:hint="cs"/>
              <w:sz w:val="24"/>
              <w:szCs w:val="24"/>
              <w:rtl/>
              <w:lang w:eastAsia="he-IL"/>
            </w:rPr>
            <w:br/>
            <w:t>540283033</w:t>
          </w:r>
          <w:r w:rsidR="00925FEB" w:rsidRPr="00046412">
            <w:rPr>
              <w:rFonts w:ascii="Times New Roman" w:eastAsia="Times New Roman" w:hAnsi="Times New Roman" w:cs="David" w:hint="cs"/>
              <w:sz w:val="24"/>
              <w:szCs w:val="24"/>
              <w:rtl/>
              <w:lang w:eastAsia="he-IL"/>
            </w:rPr>
            <w:br/>
          </w:r>
        </w:sdtContent>
      </w:sdt>
      <w:r w:rsidR="007012C8" w:rsidRPr="00046412">
        <w:rPr>
          <w:rFonts w:ascii="Times New Roman" w:eastAsia="Times New Roman" w:hAnsi="Times New Roman" w:cs="David" w:hint="cs"/>
          <w:sz w:val="24"/>
          <w:szCs w:val="24"/>
          <w:rtl/>
          <w:lang w:eastAsia="he-IL"/>
        </w:rPr>
        <w:br/>
      </w:r>
    </w:p>
    <w:p w14:paraId="77F3CB21" w14:textId="77777777" w:rsidR="007012C8" w:rsidRPr="00046412" w:rsidRDefault="007012C8" w:rsidP="007012C8">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(המזמין)</w:t>
      </w:r>
    </w:p>
    <w:p w14:paraId="5EC4B23D" w14:textId="77777777" w:rsidR="007012C8" w:rsidRPr="00046412" w:rsidRDefault="007012C8" w:rsidP="007012C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AF6B4BD" w14:textId="77777777" w:rsidR="007012C8" w:rsidRPr="00046412" w:rsidRDefault="007012C8" w:rsidP="007012C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58083B0" w14:textId="77777777" w:rsidR="007012C8" w:rsidRPr="00046412" w:rsidRDefault="007012C8" w:rsidP="007012C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E48C649" w14:textId="77777777" w:rsidR="007012C8" w:rsidRPr="00046412" w:rsidRDefault="007012C8" w:rsidP="007012C8">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8EBC612" w14:textId="60491DB1" w:rsidR="007012C8" w:rsidRPr="00046412" w:rsidRDefault="007012C8" w:rsidP="007012C8">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046412">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sz w:val="24"/>
            <w:szCs w:val="24"/>
            <w:rtl/>
            <w:lang w:eastAsia="he-IL"/>
          </w:rPr>
          <w:alias w:val="שם ספק"/>
          <w:tag w:val="cntSupllierName"/>
          <w:id w:val="-2065089673"/>
          <w:placeholder>
            <w:docPart w:val="B754E9F44DF74270AFDB91059984A7C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9E1014" w:rsidRPr="00046412">
            <w:rPr>
              <w:rFonts w:ascii="Times New Roman" w:eastAsia="Times New Roman" w:hAnsi="Times New Roman" w:cs="David"/>
              <w:sz w:val="24"/>
              <w:szCs w:val="24"/>
              <w:rtl/>
              <w:lang w:eastAsia="he-IL"/>
            </w:rPr>
            <w:t>דגש מדידות,הנדסה ויעוץ בע"מ</w:t>
          </w:r>
        </w:sdtContent>
      </w:sdt>
      <w:r w:rsidRPr="00046412">
        <w:rPr>
          <w:rFonts w:ascii="Times New Roman" w:eastAsia="Times New Roman" w:hAnsi="Times New Roman" w:cs="David" w:hint="cs"/>
          <w:bCs/>
          <w:sz w:val="24"/>
          <w:szCs w:val="24"/>
          <w:rtl/>
          <w:lang w:eastAsia="he-IL"/>
        </w:rPr>
        <w:t xml:space="preserve"> </w:t>
      </w:r>
      <w:r w:rsidRPr="00046412">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sz w:val="24"/>
            <w:szCs w:val="24"/>
            <w:rtl/>
            <w:lang w:eastAsia="he-IL"/>
          </w:rPr>
          <w:alias w:val="שם אתר"/>
          <w:tag w:val="cntSite"/>
          <w:id w:val="-2078888936"/>
          <w:placeholder>
            <w:docPart w:val="02A56EDF02374FC393341B3B3DDAF37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925FEB" w:rsidRPr="00046412">
            <w:rPr>
              <w:rFonts w:ascii="Times New Roman" w:eastAsia="Times New Roman" w:hAnsi="Times New Roman" w:cs="David"/>
              <w:sz w:val="24"/>
              <w:szCs w:val="24"/>
              <w:rtl/>
              <w:lang w:eastAsia="he-IL"/>
            </w:rPr>
            <w:t>נשר</w:t>
          </w:r>
        </w:sdtContent>
      </w:sdt>
      <w:r w:rsidRPr="00046412">
        <w:rPr>
          <w:rFonts w:ascii="Times New Roman" w:eastAsia="Times New Roman" w:hAnsi="Times New Roman" w:cs="David" w:hint="cs"/>
          <w:sz w:val="24"/>
          <w:szCs w:val="24"/>
          <w:rtl/>
          <w:lang w:eastAsia="he-IL"/>
        </w:rPr>
        <w:t xml:space="preserve"> בקשר עם </w:t>
      </w:r>
      <w:sdt>
        <w:sdtPr>
          <w:rPr>
            <w:rFonts w:ascii="Times New Roman" w:eastAsia="Times New Roman" w:hAnsi="Times New Roman" w:cs="David" w:hint="cs"/>
            <w:sz w:val="24"/>
            <w:szCs w:val="24"/>
            <w:rtl/>
          </w:rPr>
          <w:alias w:val="תיאור עבודה"/>
          <w:tag w:val="cntJobDesc"/>
          <w:id w:val="-1278952023"/>
          <w:placeholder>
            <w:docPart w:val="1712330CCC0A4EE3AFDA507270E4B10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Pr="00046412">
            <w:rPr>
              <w:rtl/>
            </w:rPr>
            <w:t>[תיאור עבודה]</w:t>
          </w:r>
        </w:sdtContent>
      </w:sdt>
      <w:r w:rsidRPr="00046412">
        <w:rPr>
          <w:rFonts w:ascii="Times New Roman" w:eastAsia="Times New Roman" w:hAnsi="Times New Roman" w:cs="David" w:hint="cs"/>
          <w:sz w:val="24"/>
          <w:szCs w:val="24"/>
          <w:rtl/>
          <w:lang w:eastAsia="he-IL"/>
        </w:rPr>
        <w:t>, מאשר בזאת שהעבודות הנ"ל בוצעו והושלמו בהתאם להנחיותי</w:t>
      </w:r>
      <w:r w:rsidRPr="00046412">
        <w:rPr>
          <w:rFonts w:ascii="Times New Roman" w:eastAsia="Times New Roman" w:hAnsi="Times New Roman" w:cs="David" w:hint="eastAsia"/>
          <w:sz w:val="24"/>
          <w:szCs w:val="24"/>
          <w:rtl/>
          <w:lang w:eastAsia="he-IL"/>
        </w:rPr>
        <w:t>י</w:t>
      </w:r>
      <w:r w:rsidRPr="00046412">
        <w:rPr>
          <w:rFonts w:ascii="Times New Roman" w:eastAsia="Times New Roman" w:hAnsi="Times New Roman" w:cs="David" w:hint="cs"/>
          <w:sz w:val="24"/>
          <w:szCs w:val="24"/>
          <w:rtl/>
          <w:lang w:eastAsia="he-IL"/>
        </w:rPr>
        <w:t>, לתכניותי</w:t>
      </w:r>
      <w:r w:rsidRPr="00046412">
        <w:rPr>
          <w:rFonts w:ascii="Times New Roman" w:eastAsia="Times New Roman" w:hAnsi="Times New Roman" w:cs="David" w:hint="eastAsia"/>
          <w:sz w:val="24"/>
          <w:szCs w:val="24"/>
          <w:rtl/>
          <w:lang w:eastAsia="he-IL"/>
        </w:rPr>
        <w:t>י</w:t>
      </w:r>
      <w:r w:rsidRPr="00046412">
        <w:rPr>
          <w:rFonts w:ascii="Times New Roman" w:eastAsia="Times New Roman" w:hAnsi="Times New Roman" w:cs="David" w:hint="cs"/>
          <w:sz w:val="24"/>
          <w:szCs w:val="24"/>
          <w:rtl/>
          <w:lang w:eastAsia="he-IL"/>
        </w:rPr>
        <w:t>, בהתאם</w:t>
      </w:r>
      <w:r w:rsidRPr="00046412">
        <w:rPr>
          <w:rFonts w:ascii="Times New Roman" w:eastAsia="Times New Roman" w:hAnsi="Times New Roman" w:cs="David" w:hint="cs"/>
          <w:sz w:val="20"/>
          <w:szCs w:val="24"/>
          <w:rtl/>
          <w:lang w:eastAsia="he-IL"/>
        </w:rPr>
        <w:t xml:space="preserve"> לתקנים מחייבים ולשביעות רצוני.</w:t>
      </w:r>
    </w:p>
    <w:p w14:paraId="681A7B6D" w14:textId="77777777" w:rsidR="007012C8" w:rsidRPr="00046412" w:rsidRDefault="007012C8" w:rsidP="007012C8">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AFDEB19" w14:textId="77777777" w:rsidR="007012C8" w:rsidRPr="00046412" w:rsidRDefault="007012C8" w:rsidP="007012C8">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A310A81" w14:textId="77777777" w:rsidR="007012C8" w:rsidRPr="00046412" w:rsidRDefault="007012C8" w:rsidP="007012C8">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66CCA56" w14:textId="77777777" w:rsidR="007012C8" w:rsidRPr="00046412" w:rsidRDefault="007012C8" w:rsidP="007012C8">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69B060E" w14:textId="77777777" w:rsidR="007012C8" w:rsidRPr="00046412" w:rsidRDefault="007012C8" w:rsidP="007012C8">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444257E" w14:textId="77777777" w:rsidR="007012C8" w:rsidRPr="00046412" w:rsidRDefault="007012C8" w:rsidP="007012C8">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046412">
        <w:rPr>
          <w:rFonts w:ascii="Times New Roman" w:eastAsia="Times New Roman" w:hAnsi="Times New Roman" w:cs="David" w:hint="cs"/>
          <w:sz w:val="20"/>
          <w:szCs w:val="24"/>
          <w:rtl/>
          <w:lang w:eastAsia="he-IL"/>
        </w:rPr>
        <w:t xml:space="preserve">                                                                                      בכבוד רב,</w:t>
      </w:r>
    </w:p>
    <w:p w14:paraId="755F4DE1" w14:textId="77777777" w:rsidR="007012C8" w:rsidRPr="00046412" w:rsidRDefault="007012C8" w:rsidP="007012C8">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43B9B5C" w14:textId="77777777" w:rsidR="007012C8" w:rsidRPr="00046412" w:rsidRDefault="007012C8" w:rsidP="007012C8">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DC4048B" w14:textId="77777777" w:rsidR="007012C8" w:rsidRPr="00046412" w:rsidRDefault="007012C8" w:rsidP="007012C8">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046412">
        <w:rPr>
          <w:rFonts w:ascii="Times New Roman" w:eastAsia="Times New Roman" w:hAnsi="Times New Roman" w:cs="David" w:hint="cs"/>
          <w:sz w:val="20"/>
          <w:szCs w:val="24"/>
          <w:rtl/>
          <w:lang w:eastAsia="he-IL"/>
        </w:rPr>
        <w:t xml:space="preserve">                                                                                                             ___________________</w:t>
      </w:r>
    </w:p>
    <w:p w14:paraId="43EF2675" w14:textId="5E4E1D19" w:rsidR="007012C8" w:rsidRPr="00046412" w:rsidRDefault="00EC7560" w:rsidP="007012C8">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sz w:val="24"/>
            <w:szCs w:val="24"/>
            <w:rtl/>
            <w:lang w:eastAsia="he-IL"/>
          </w:rPr>
          <w:alias w:val="שם ספק"/>
          <w:tag w:val="cntSupllierName"/>
          <w:id w:val="-587307617"/>
          <w:placeholder>
            <w:docPart w:val="D3C8A8A42270476C8AE06464B8F5722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9E1014" w:rsidRPr="00046412">
            <w:rPr>
              <w:rFonts w:ascii="Times New Roman" w:eastAsia="Times New Roman" w:hAnsi="Times New Roman" w:cs="David"/>
              <w:sz w:val="24"/>
              <w:szCs w:val="24"/>
              <w:rtl/>
              <w:lang w:eastAsia="he-IL"/>
            </w:rPr>
            <w:t>דגש מדידות,הנדסה ויעוץ בע"מ</w:t>
          </w:r>
        </w:sdtContent>
      </w:sdt>
    </w:p>
    <w:p w14:paraId="48A327CD" w14:textId="77777777" w:rsidR="007012C8" w:rsidRPr="00046412" w:rsidRDefault="007012C8" w:rsidP="007012C8">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046412">
        <w:rPr>
          <w:rFonts w:ascii="Times New Roman" w:eastAsia="Times New Roman" w:hAnsi="Times New Roman" w:cs="David" w:hint="cs"/>
          <w:sz w:val="20"/>
          <w:szCs w:val="20"/>
          <w:rtl/>
          <w:lang w:eastAsia="he-IL"/>
        </w:rPr>
        <w:t xml:space="preserve">                </w:t>
      </w:r>
      <w:r w:rsidRPr="00046412">
        <w:rPr>
          <w:rFonts w:ascii="Times New Roman" w:eastAsia="Times New Roman" w:hAnsi="Times New Roman" w:cs="David" w:hint="cs"/>
          <w:sz w:val="20"/>
          <w:szCs w:val="20"/>
          <w:rtl/>
          <w:lang w:eastAsia="he-IL"/>
        </w:rPr>
        <w:tab/>
      </w:r>
      <w:r w:rsidRPr="00046412">
        <w:rPr>
          <w:rFonts w:ascii="Times New Roman" w:eastAsia="Times New Roman" w:hAnsi="Times New Roman" w:cs="David" w:hint="cs"/>
          <w:sz w:val="20"/>
          <w:szCs w:val="20"/>
          <w:rtl/>
          <w:lang w:eastAsia="he-IL"/>
        </w:rPr>
        <w:tab/>
      </w:r>
      <w:r w:rsidRPr="00046412">
        <w:rPr>
          <w:rFonts w:ascii="Times New Roman" w:eastAsia="Times New Roman" w:hAnsi="Times New Roman" w:cs="David" w:hint="cs"/>
          <w:sz w:val="20"/>
          <w:szCs w:val="20"/>
          <w:rtl/>
          <w:lang w:eastAsia="he-IL"/>
        </w:rPr>
        <w:tab/>
      </w:r>
      <w:r w:rsidRPr="00046412">
        <w:rPr>
          <w:rFonts w:ascii="Times New Roman" w:eastAsia="Times New Roman" w:hAnsi="Times New Roman" w:cs="David" w:hint="cs"/>
          <w:sz w:val="20"/>
          <w:szCs w:val="20"/>
          <w:rtl/>
          <w:lang w:eastAsia="he-IL"/>
        </w:rPr>
        <w:tab/>
      </w:r>
      <w:r w:rsidRPr="00046412">
        <w:rPr>
          <w:rFonts w:ascii="Times New Roman" w:eastAsia="Times New Roman" w:hAnsi="Times New Roman" w:cs="David" w:hint="cs"/>
          <w:sz w:val="20"/>
          <w:szCs w:val="20"/>
          <w:rtl/>
          <w:lang w:eastAsia="he-IL"/>
        </w:rPr>
        <w:tab/>
        <w:t xml:space="preserve">   </w:t>
      </w:r>
    </w:p>
    <w:p w14:paraId="363AC062" w14:textId="77777777" w:rsidR="007012C8" w:rsidRPr="00046412" w:rsidRDefault="007012C8" w:rsidP="007012C8">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06F35270" w14:textId="77777777" w:rsidR="007012C8" w:rsidRPr="00046412" w:rsidRDefault="007012C8" w:rsidP="007012C8">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046412">
        <w:rPr>
          <w:rFonts w:ascii="Times New Roman" w:eastAsia="Times New Roman" w:hAnsi="Times New Roman" w:cs="David" w:hint="cs"/>
          <w:sz w:val="20"/>
          <w:szCs w:val="20"/>
          <w:rtl/>
          <w:lang w:eastAsia="he-IL"/>
        </w:rPr>
        <w:br w:type="page"/>
      </w:r>
      <w:r w:rsidRPr="00046412">
        <w:rPr>
          <w:rFonts w:ascii="Times New Roman" w:eastAsia="Times New Roman" w:hAnsi="Times New Roman" w:cs="David" w:hint="cs"/>
          <w:b/>
          <w:bCs/>
          <w:sz w:val="24"/>
          <w:szCs w:val="24"/>
          <w:u w:val="single"/>
          <w:rtl/>
          <w:lang w:eastAsia="he-IL"/>
        </w:rPr>
        <w:t xml:space="preserve">נספח "י" </w:t>
      </w:r>
    </w:p>
    <w:p w14:paraId="3FAE3634" w14:textId="77777777" w:rsidR="007012C8" w:rsidRPr="00046412" w:rsidRDefault="007012C8" w:rsidP="007012C8">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1962467B" w14:textId="77777777" w:rsidR="007012C8" w:rsidRPr="00046412" w:rsidRDefault="007012C8" w:rsidP="007012C8">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046412">
        <w:rPr>
          <w:rFonts w:ascii="Times New Roman" w:eastAsia="Times New Roman" w:hAnsi="Times New Roman" w:cs="David" w:hint="cs"/>
          <w:b/>
          <w:bCs/>
          <w:sz w:val="24"/>
          <w:szCs w:val="24"/>
          <w:u w:val="single"/>
          <w:rtl/>
          <w:lang w:eastAsia="he-IL"/>
        </w:rPr>
        <w:t>דוגמא לנוסח הצהרת ה</w:t>
      </w:r>
      <w:r w:rsidR="00B06D6A" w:rsidRPr="00046412">
        <w:rPr>
          <w:rFonts w:ascii="Times New Roman" w:eastAsia="Times New Roman" w:hAnsi="Times New Roman" w:cs="David" w:hint="cs"/>
          <w:b/>
          <w:bCs/>
          <w:sz w:val="24"/>
          <w:szCs w:val="24"/>
          <w:u w:val="single"/>
          <w:rtl/>
          <w:lang w:eastAsia="he-IL"/>
        </w:rPr>
        <w:t>יועץ</w:t>
      </w:r>
      <w:r w:rsidRPr="00046412">
        <w:rPr>
          <w:rFonts w:ascii="Times New Roman" w:eastAsia="Times New Roman" w:hAnsi="Times New Roman" w:cs="David" w:hint="cs"/>
          <w:b/>
          <w:bCs/>
          <w:sz w:val="24"/>
          <w:szCs w:val="24"/>
          <w:u w:val="single"/>
          <w:rtl/>
          <w:lang w:eastAsia="he-IL"/>
        </w:rPr>
        <w:t xml:space="preserve"> בדבר היעדר תביעות</w:t>
      </w:r>
    </w:p>
    <w:p w14:paraId="6A368B23" w14:textId="77777777" w:rsidR="007012C8" w:rsidRPr="00046412" w:rsidRDefault="007012C8" w:rsidP="007012C8">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4984AF3B" w14:textId="77777777" w:rsidR="007012C8" w:rsidRPr="00046412"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לכבוד</w:t>
      </w:r>
      <w:r w:rsidRPr="00046412">
        <w:rPr>
          <w:rFonts w:ascii="Times New Roman" w:eastAsia="Times New Roman" w:hAnsi="Times New Roman" w:cs="David" w:hint="cs"/>
          <w:sz w:val="24"/>
          <w:szCs w:val="24"/>
          <w:rtl/>
          <w:lang w:eastAsia="he-IL"/>
        </w:rPr>
        <w:tab/>
      </w:r>
      <w:r w:rsidRPr="00046412">
        <w:rPr>
          <w:rFonts w:ascii="Times New Roman" w:eastAsia="Times New Roman" w:hAnsi="Times New Roman" w:cs="David" w:hint="cs"/>
          <w:sz w:val="24"/>
          <w:szCs w:val="24"/>
          <w:rtl/>
          <w:lang w:eastAsia="he-IL"/>
        </w:rPr>
        <w:br/>
      </w:r>
      <w:sdt>
        <w:sdtPr>
          <w:rPr>
            <w:rFonts w:ascii="Times New Roman" w:eastAsia="Times New Roman" w:hAnsi="Times New Roman" w:cs="David" w:hint="cs"/>
            <w:sz w:val="24"/>
            <w:szCs w:val="24"/>
            <w:rtl/>
            <w:lang w:eastAsia="he-IL"/>
          </w:rPr>
          <w:alias w:val="צד א בחוזה"/>
          <w:tag w:val="cntTzadA"/>
          <w:id w:val="1384523153"/>
          <w:placeholder>
            <w:docPart w:val="0C617C68219B44A1A7C221441D534BF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925FEB" w:rsidRPr="00046412">
            <w:rPr>
              <w:rFonts w:ascii="Times New Roman" w:eastAsia="Times New Roman" w:hAnsi="Times New Roman" w:cs="David" w:hint="cs"/>
              <w:sz w:val="24"/>
              <w:szCs w:val="24"/>
              <w:rtl/>
              <w:lang w:eastAsia="he-IL"/>
            </w:rPr>
            <w:br/>
            <w:t>אפריקה ישראל מגורים בע"מ</w:t>
          </w:r>
          <w:r w:rsidR="00925FEB" w:rsidRPr="00046412">
            <w:rPr>
              <w:rFonts w:ascii="Times New Roman" w:eastAsia="Times New Roman" w:hAnsi="Times New Roman" w:cs="David" w:hint="cs"/>
              <w:sz w:val="24"/>
              <w:szCs w:val="24"/>
              <w:rtl/>
              <w:lang w:eastAsia="he-IL"/>
            </w:rPr>
            <w:br/>
            <w:t>יוני נתניהו 1 ג' אור יהודה</w:t>
          </w:r>
          <w:r w:rsidR="00925FEB" w:rsidRPr="00046412">
            <w:rPr>
              <w:rFonts w:ascii="Times New Roman" w:eastAsia="Times New Roman" w:hAnsi="Times New Roman" w:cs="David" w:hint="cs"/>
              <w:sz w:val="24"/>
              <w:szCs w:val="24"/>
              <w:rtl/>
              <w:lang w:eastAsia="he-IL"/>
            </w:rPr>
            <w:br/>
            <w:t>מ.ז 52-003476-0</w:t>
          </w:r>
          <w:r w:rsidR="00925FEB" w:rsidRPr="00046412">
            <w:rPr>
              <w:rFonts w:ascii="Times New Roman" w:eastAsia="Times New Roman" w:hAnsi="Times New Roman" w:cs="David" w:hint="cs"/>
              <w:sz w:val="24"/>
              <w:szCs w:val="24"/>
              <w:rtl/>
              <w:lang w:eastAsia="he-IL"/>
            </w:rPr>
            <w:br/>
          </w:r>
          <w:r w:rsidR="00925FEB" w:rsidRPr="00046412">
            <w:rPr>
              <w:rFonts w:ascii="Times New Roman" w:eastAsia="Times New Roman" w:hAnsi="Times New Roman" w:cs="David" w:hint="cs"/>
              <w:sz w:val="24"/>
              <w:szCs w:val="24"/>
              <w:rtl/>
              <w:lang w:eastAsia="he-IL"/>
            </w:rPr>
            <w:br/>
            <w:t>שיכון ובינוי נדל"ן בע"מ</w:t>
          </w:r>
          <w:r w:rsidR="00925FEB" w:rsidRPr="00046412">
            <w:rPr>
              <w:rFonts w:ascii="Times New Roman" w:eastAsia="Times New Roman" w:hAnsi="Times New Roman" w:cs="David" w:hint="cs"/>
              <w:sz w:val="24"/>
              <w:szCs w:val="24"/>
              <w:rtl/>
              <w:lang w:eastAsia="he-IL"/>
            </w:rPr>
            <w:br/>
            <w:t>שלם 3 רמת גן 52215</w:t>
          </w:r>
          <w:r w:rsidR="00925FEB" w:rsidRPr="00046412">
            <w:rPr>
              <w:rFonts w:ascii="Times New Roman" w:eastAsia="Times New Roman" w:hAnsi="Times New Roman" w:cs="David" w:hint="cs"/>
              <w:sz w:val="24"/>
              <w:szCs w:val="24"/>
              <w:rtl/>
              <w:lang w:eastAsia="he-IL"/>
            </w:rPr>
            <w:br/>
            <w:t>מ.ז 52-002117-1</w:t>
          </w:r>
          <w:r w:rsidR="00925FEB" w:rsidRPr="00046412">
            <w:rPr>
              <w:rFonts w:ascii="Times New Roman" w:eastAsia="Times New Roman" w:hAnsi="Times New Roman" w:cs="David" w:hint="cs"/>
              <w:sz w:val="24"/>
              <w:szCs w:val="24"/>
              <w:rtl/>
              <w:lang w:eastAsia="he-IL"/>
            </w:rPr>
            <w:br/>
          </w:r>
          <w:r w:rsidR="00925FEB" w:rsidRPr="00046412">
            <w:rPr>
              <w:rFonts w:ascii="Times New Roman" w:eastAsia="Times New Roman" w:hAnsi="Times New Roman" w:cs="David" w:hint="cs"/>
              <w:sz w:val="24"/>
              <w:szCs w:val="24"/>
              <w:rtl/>
              <w:lang w:eastAsia="he-IL"/>
            </w:rPr>
            <w:br/>
            <w:t>כלל נכסי נדלן נשר מרכז (נ.נ.נ.מ) שותפות מוגבלת</w:t>
          </w:r>
          <w:r w:rsidR="00925FEB" w:rsidRPr="00046412">
            <w:rPr>
              <w:rFonts w:ascii="Times New Roman" w:eastAsia="Times New Roman" w:hAnsi="Times New Roman" w:cs="David" w:hint="cs"/>
              <w:sz w:val="24"/>
              <w:szCs w:val="24"/>
              <w:rtl/>
              <w:lang w:eastAsia="he-IL"/>
            </w:rPr>
            <w:br/>
            <w:t>מרכז עזריאלי בניין משולש 3, תל אביב</w:t>
          </w:r>
          <w:r w:rsidR="00925FEB" w:rsidRPr="00046412">
            <w:rPr>
              <w:rFonts w:ascii="Times New Roman" w:eastAsia="Times New Roman" w:hAnsi="Times New Roman" w:cs="David" w:hint="cs"/>
              <w:sz w:val="24"/>
              <w:szCs w:val="24"/>
              <w:rtl/>
              <w:lang w:eastAsia="he-IL"/>
            </w:rPr>
            <w:br/>
            <w:t>540283033</w:t>
          </w:r>
          <w:r w:rsidR="00925FEB" w:rsidRPr="00046412">
            <w:rPr>
              <w:rFonts w:ascii="Times New Roman" w:eastAsia="Times New Roman" w:hAnsi="Times New Roman" w:cs="David" w:hint="cs"/>
              <w:sz w:val="24"/>
              <w:szCs w:val="24"/>
              <w:rtl/>
              <w:lang w:eastAsia="he-IL"/>
            </w:rPr>
            <w:br/>
          </w:r>
        </w:sdtContent>
      </w:sdt>
    </w:p>
    <w:p w14:paraId="02434B65" w14:textId="77777777" w:rsidR="007012C8" w:rsidRPr="00046412"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AB016D0" w14:textId="77777777" w:rsidR="007012C8" w:rsidRPr="00046412"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ג.א.נ.,</w:t>
      </w:r>
    </w:p>
    <w:p w14:paraId="00682174" w14:textId="77777777" w:rsidR="007012C8" w:rsidRPr="00046412"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5D81B3C" w14:textId="6D0DEBF3" w:rsidR="007012C8" w:rsidRPr="00046412"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 xml:space="preserve">אנו הח"מ מצהירים בזאת שעם קבלת סך של </w:t>
      </w:r>
      <w:r w:rsidRPr="00046412">
        <w:rPr>
          <w:rFonts w:ascii="Times New Roman" w:eastAsia="Times New Roman" w:hAnsi="Times New Roman" w:cs="David" w:hint="cs"/>
          <w:sz w:val="24"/>
          <w:szCs w:val="24"/>
          <w:u w:val="single"/>
          <w:rtl/>
          <w:lang w:eastAsia="he-IL"/>
        </w:rPr>
        <w:t xml:space="preserve">                </w:t>
      </w:r>
      <w:r w:rsidRPr="00046412">
        <w:rPr>
          <w:rFonts w:ascii="Times New Roman" w:eastAsia="Times New Roman" w:hAnsi="Times New Roman" w:cs="David" w:hint="cs"/>
          <w:sz w:val="24"/>
          <w:szCs w:val="24"/>
          <w:rtl/>
          <w:lang w:eastAsia="he-IL"/>
        </w:rPr>
        <w:t xml:space="preserve"> ש"ח (להלן:"</w:t>
      </w:r>
      <w:r w:rsidRPr="00046412">
        <w:rPr>
          <w:rFonts w:ascii="Times New Roman" w:eastAsia="Times New Roman" w:hAnsi="Times New Roman" w:cs="David" w:hint="cs"/>
          <w:b/>
          <w:bCs/>
          <w:sz w:val="24"/>
          <w:szCs w:val="24"/>
          <w:rtl/>
          <w:lang w:eastAsia="he-IL"/>
        </w:rPr>
        <w:t>היתרה הסופית</w:t>
      </w:r>
      <w:r w:rsidRPr="00046412">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sz w:val="24"/>
            <w:szCs w:val="24"/>
            <w:rtl/>
            <w:lang w:eastAsia="he-IL"/>
          </w:rPr>
          <w:alias w:val="שם אתר"/>
          <w:tag w:val="cntSite"/>
          <w:id w:val="-1398045152"/>
          <w:placeholder>
            <w:docPart w:val="1C15B72812694101871F388B27B136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925FEB" w:rsidRPr="00046412">
            <w:rPr>
              <w:rFonts w:ascii="Times New Roman" w:eastAsia="Times New Roman" w:hAnsi="Times New Roman" w:cs="David" w:hint="cs"/>
              <w:sz w:val="24"/>
              <w:szCs w:val="24"/>
              <w:rtl/>
              <w:lang w:eastAsia="he-IL"/>
            </w:rPr>
            <w:t>נשר</w:t>
          </w:r>
        </w:sdtContent>
      </w:sdt>
      <w:r w:rsidRPr="00046412">
        <w:rPr>
          <w:rFonts w:ascii="Times New Roman" w:eastAsia="Times New Roman" w:hAnsi="Times New Roman" w:cs="David" w:hint="cs"/>
          <w:sz w:val="24"/>
          <w:szCs w:val="24"/>
          <w:rtl/>
          <w:lang w:eastAsia="he-IL"/>
        </w:rPr>
        <w:t xml:space="preserve"> עפ"י חוזה מיום </w:t>
      </w:r>
      <w:r w:rsidRPr="00046412">
        <w:rPr>
          <w:rFonts w:ascii="Times New Roman" w:eastAsia="Times New Roman" w:hAnsi="Times New Roman" w:cs="David"/>
          <w:sz w:val="24"/>
          <w:szCs w:val="24"/>
          <w:lang w:eastAsia="he-IL"/>
        </w:rPr>
        <w:t xml:space="preserve"> </w:t>
      </w:r>
      <w:sdt>
        <w:sdtPr>
          <w:rPr>
            <w:rFonts w:ascii="Times New Roman" w:eastAsia="Times New Roman" w:hAnsi="Times New Roman" w:cs="David"/>
            <w:sz w:val="24"/>
            <w:szCs w:val="24"/>
            <w:rtl/>
            <w:lang w:eastAsia="he-IL"/>
          </w:rPr>
          <w:alias w:val="תאריך חתימת חוזה"/>
          <w:tag w:val="cntSignDate"/>
          <w:id w:val="-125693541"/>
          <w:placeholder>
            <w:docPart w:val="8596EDE2C0C546DFB64D789B8CEE22B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7-05T00:00:00Z">
            <w:dateFormat w:val="dd/MM/yyyy"/>
            <w:lid w:val="he-IL"/>
            <w:storeMappedDataAs w:val="dateTime"/>
            <w:calendar w:val="gregorian"/>
          </w:date>
        </w:sdtPr>
        <w:sdtEndPr>
          <w:rPr>
            <w:rFonts w:hint="cs"/>
          </w:rPr>
        </w:sdtEndPr>
        <w:sdtContent>
          <w:r w:rsidR="00A039BA" w:rsidRPr="00046412">
            <w:rPr>
              <w:rFonts w:ascii="Times New Roman" w:eastAsia="Times New Roman" w:hAnsi="Times New Roman" w:cs="David" w:hint="cs"/>
              <w:sz w:val="24"/>
              <w:szCs w:val="24"/>
              <w:rtl/>
              <w:lang w:eastAsia="he-IL"/>
            </w:rPr>
            <w:t>‏05/07/2022</w:t>
          </w:r>
        </w:sdtContent>
      </w:sdt>
      <w:r w:rsidRPr="00046412">
        <w:rPr>
          <w:rFonts w:ascii="Times New Roman" w:eastAsia="Times New Roman" w:hAnsi="Times New Roman" w:cs="David" w:hint="cs"/>
          <w:sz w:val="24"/>
          <w:szCs w:val="24"/>
          <w:rtl/>
          <w:lang w:eastAsia="he-IL"/>
        </w:rPr>
        <w:t xml:space="preserve"> או עבור חלקן כמפורט להלן:</w:t>
      </w:r>
    </w:p>
    <w:p w14:paraId="3E999A33" w14:textId="77777777" w:rsidR="007012C8" w:rsidRPr="00046412"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25BD70BE" w14:textId="77777777" w:rsidR="007012C8" w:rsidRPr="00046412"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F9AF72C" w14:textId="77777777" w:rsidR="007012C8" w:rsidRPr="00046412"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27093E22" w14:textId="77777777" w:rsidR="007012C8" w:rsidRPr="00046412"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28A16E9A" w14:textId="77777777" w:rsidR="007012C8" w:rsidRPr="00046412"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41CD207" w14:textId="77777777" w:rsidR="007012C8" w:rsidRPr="00046412"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70B22657" w14:textId="77777777" w:rsidR="007012C8" w:rsidRPr="00046412"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D75C29A" w14:textId="77777777" w:rsidR="007012C8" w:rsidRPr="00046412"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29B77679" w14:textId="77777777" w:rsidR="007012C8" w:rsidRPr="00046412"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E48C26A" w14:textId="77777777" w:rsidR="007012C8" w:rsidRPr="00046412" w:rsidRDefault="007012C8" w:rsidP="007012C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8576121" w14:textId="77777777" w:rsidR="007012C8" w:rsidRPr="00046412"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46412">
        <w:rPr>
          <w:rFonts w:ascii="Times New Roman" w:eastAsia="Times New Roman" w:hAnsi="Times New Roman" w:cs="David" w:hint="cs"/>
          <w:b/>
          <w:bCs/>
          <w:sz w:val="24"/>
          <w:szCs w:val="24"/>
          <w:rtl/>
          <w:lang w:eastAsia="he-IL"/>
        </w:rPr>
        <w:t>ולראיה באנו על החתום:</w:t>
      </w:r>
    </w:p>
    <w:p w14:paraId="5B361C4F" w14:textId="77777777" w:rsidR="007012C8" w:rsidRPr="00046412"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5E8DD10" w14:textId="77777777" w:rsidR="007012C8" w:rsidRPr="00046412"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 xml:space="preserve">היום </w:t>
      </w:r>
      <w:r w:rsidRPr="00046412">
        <w:rPr>
          <w:rFonts w:ascii="Times New Roman" w:eastAsia="Times New Roman" w:hAnsi="Times New Roman" w:cs="David" w:hint="cs"/>
          <w:sz w:val="24"/>
          <w:szCs w:val="24"/>
          <w:u w:val="single"/>
          <w:rtl/>
          <w:lang w:eastAsia="he-IL"/>
        </w:rPr>
        <w:t xml:space="preserve">             </w:t>
      </w:r>
      <w:r w:rsidRPr="00046412">
        <w:rPr>
          <w:rFonts w:ascii="Times New Roman" w:eastAsia="Times New Roman" w:hAnsi="Times New Roman" w:cs="David" w:hint="cs"/>
          <w:sz w:val="24"/>
          <w:szCs w:val="24"/>
          <w:rtl/>
          <w:lang w:eastAsia="he-IL"/>
        </w:rPr>
        <w:t xml:space="preserve"> לחודש </w:t>
      </w:r>
      <w:r w:rsidRPr="00046412">
        <w:rPr>
          <w:rFonts w:ascii="Times New Roman" w:eastAsia="Times New Roman" w:hAnsi="Times New Roman" w:cs="David" w:hint="cs"/>
          <w:sz w:val="24"/>
          <w:szCs w:val="24"/>
          <w:u w:val="single"/>
          <w:rtl/>
          <w:lang w:eastAsia="he-IL"/>
        </w:rPr>
        <w:t xml:space="preserve">               </w:t>
      </w:r>
      <w:r w:rsidRPr="00046412">
        <w:rPr>
          <w:rFonts w:ascii="Times New Roman" w:eastAsia="Times New Roman" w:hAnsi="Times New Roman" w:cs="David" w:hint="cs"/>
          <w:sz w:val="24"/>
          <w:szCs w:val="24"/>
          <w:rtl/>
          <w:lang w:eastAsia="he-IL"/>
        </w:rPr>
        <w:t xml:space="preserve"> לשנה _________</w:t>
      </w:r>
    </w:p>
    <w:p w14:paraId="11758AE7" w14:textId="77777777" w:rsidR="007012C8" w:rsidRPr="00046412" w:rsidRDefault="007012C8" w:rsidP="007012C8">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655E7C75" w14:textId="77777777" w:rsidR="007012C8" w:rsidRPr="00046412" w:rsidRDefault="007012C8" w:rsidP="007012C8">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חתימה וחותמת ה</w:t>
      </w:r>
      <w:r w:rsidR="00B06D6A" w:rsidRPr="00046412">
        <w:rPr>
          <w:rFonts w:ascii="Times New Roman" w:eastAsia="Times New Roman" w:hAnsi="Times New Roman" w:cs="David" w:hint="cs"/>
          <w:sz w:val="24"/>
          <w:szCs w:val="24"/>
          <w:rtl/>
          <w:lang w:eastAsia="he-IL"/>
        </w:rPr>
        <w:t>יועץ</w:t>
      </w:r>
      <w:r w:rsidRPr="00046412">
        <w:rPr>
          <w:rFonts w:ascii="Times New Roman" w:eastAsia="Times New Roman" w:hAnsi="Times New Roman" w:cs="David" w:hint="cs"/>
          <w:sz w:val="24"/>
          <w:szCs w:val="24"/>
          <w:rtl/>
          <w:lang w:eastAsia="he-IL"/>
        </w:rPr>
        <w:t>:</w:t>
      </w:r>
    </w:p>
    <w:p w14:paraId="74D98BB6" w14:textId="77777777" w:rsidR="007012C8" w:rsidRPr="00046412" w:rsidRDefault="007012C8" w:rsidP="007012C8">
      <w:pPr>
        <w:widowControl w:val="0"/>
        <w:spacing w:before="0" w:beforeAutospacing="0" w:after="0" w:afterAutospacing="0" w:line="240" w:lineRule="auto"/>
        <w:ind w:left="4435" w:hanging="71"/>
        <w:rPr>
          <w:rFonts w:ascii="Times New Roman" w:eastAsia="Times New Roman" w:hAnsi="Times New Roman" w:cs="David"/>
          <w:sz w:val="24"/>
          <w:szCs w:val="24"/>
          <w:u w:val="single"/>
          <w:rtl/>
          <w:lang w:eastAsia="he-IL"/>
        </w:rPr>
      </w:pPr>
      <w:r w:rsidRPr="00046412">
        <w:rPr>
          <w:rFonts w:ascii="Times New Roman" w:eastAsia="Times New Roman" w:hAnsi="Times New Roman" w:cs="David" w:hint="cs"/>
          <w:sz w:val="24"/>
          <w:szCs w:val="24"/>
          <w:u w:val="single"/>
          <w:rtl/>
          <w:lang w:eastAsia="he-IL"/>
        </w:rPr>
        <w:t xml:space="preserve">                  </w:t>
      </w:r>
    </w:p>
    <w:p w14:paraId="58D1C4F2" w14:textId="77777777" w:rsidR="007012C8" w:rsidRPr="00046412" w:rsidRDefault="007012C8" w:rsidP="007012C8">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 xml:space="preserve">_______________________ </w:t>
      </w:r>
    </w:p>
    <w:p w14:paraId="027D4D43" w14:textId="4108A8B9" w:rsidR="007012C8" w:rsidRPr="00046412" w:rsidRDefault="007012C8" w:rsidP="007012C8">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sz w:val="24"/>
            <w:szCs w:val="24"/>
            <w:rtl/>
            <w:lang w:eastAsia="he-IL"/>
          </w:rPr>
          <w:alias w:val="שם ספק"/>
          <w:tag w:val="cntSupllierName"/>
          <w:id w:val="545567918"/>
          <w:placeholder>
            <w:docPart w:val="80CBB01FDF2A44C3861AC7FBD8AB267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9E1014" w:rsidRPr="00046412">
            <w:rPr>
              <w:rFonts w:ascii="Times New Roman" w:eastAsia="Times New Roman" w:hAnsi="Times New Roman" w:cs="David"/>
              <w:sz w:val="24"/>
              <w:szCs w:val="24"/>
              <w:rtl/>
              <w:lang w:eastAsia="he-IL"/>
            </w:rPr>
            <w:t>דגש מדידות,הנדסה ויעוץ בע"מ</w:t>
          </w:r>
        </w:sdtContent>
      </w:sdt>
    </w:p>
    <w:p w14:paraId="1C09B28C" w14:textId="77777777" w:rsidR="007012C8" w:rsidRPr="00046412" w:rsidRDefault="007012C8" w:rsidP="007012C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B1368F9" w14:textId="77777777" w:rsidR="007012C8" w:rsidRPr="00046412" w:rsidRDefault="007012C8" w:rsidP="007012C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2AEE734" w14:textId="77777777" w:rsidR="007012C8" w:rsidRPr="00046412" w:rsidRDefault="007012C8" w:rsidP="007012C8">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AE8B26C" w14:textId="77777777" w:rsidR="007012C8" w:rsidRPr="00046412"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46412">
        <w:rPr>
          <w:rFonts w:ascii="Times New Roman" w:eastAsia="Times New Roman" w:hAnsi="Times New Roman" w:cs="David" w:hint="cs"/>
          <w:b/>
          <w:bCs/>
          <w:sz w:val="24"/>
          <w:szCs w:val="24"/>
          <w:rtl/>
          <w:lang w:eastAsia="he-IL"/>
        </w:rPr>
        <w:t>אישור</w:t>
      </w:r>
    </w:p>
    <w:p w14:paraId="0C11AEE2" w14:textId="77777777" w:rsidR="007012C8" w:rsidRPr="00046412" w:rsidRDefault="007012C8" w:rsidP="007012C8">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046412">
        <w:rPr>
          <w:rFonts w:ascii="Times New Roman" w:eastAsia="Times New Roman" w:hAnsi="Times New Roman" w:cs="David" w:hint="cs"/>
          <w:b/>
          <w:bCs/>
          <w:sz w:val="24"/>
          <w:szCs w:val="24"/>
          <w:rtl/>
          <w:lang w:eastAsia="he-IL"/>
        </w:rPr>
        <w:t>החברה</w:t>
      </w:r>
      <w:r w:rsidRPr="00046412">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1D6EB8D2" w14:textId="77777777" w:rsidR="007012C8" w:rsidRPr="00046412" w:rsidRDefault="007012C8" w:rsidP="007012C8">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3BB503EA" w14:textId="77777777" w:rsidR="007012C8" w:rsidRPr="00046412" w:rsidRDefault="007012C8" w:rsidP="007012C8">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046412">
        <w:rPr>
          <w:rFonts w:ascii="Times New Roman" w:eastAsia="Times New Roman" w:hAnsi="Times New Roman" w:cs="David" w:hint="cs"/>
          <w:sz w:val="24"/>
          <w:szCs w:val="24"/>
          <w:rtl/>
          <w:lang w:eastAsia="he-IL"/>
        </w:rPr>
        <w:t xml:space="preserve">    תאריך : _______   </w:t>
      </w:r>
      <w:r w:rsidRPr="00046412">
        <w:rPr>
          <w:rFonts w:ascii="Times New Roman" w:eastAsia="Times New Roman" w:hAnsi="Times New Roman" w:cs="David" w:hint="cs"/>
          <w:sz w:val="24"/>
          <w:szCs w:val="24"/>
          <w:rtl/>
          <w:lang w:eastAsia="he-IL"/>
        </w:rPr>
        <w:tab/>
        <w:t>חתימה וחותמת עו"ד/רו"ח : _______________________</w:t>
      </w:r>
    </w:p>
    <w:p w14:paraId="2A64079E" w14:textId="77777777" w:rsidR="007012C8" w:rsidRPr="00046412" w:rsidRDefault="007012C8" w:rsidP="007012C8">
      <w:pPr>
        <w:widowControl w:val="0"/>
        <w:spacing w:before="0" w:beforeAutospacing="0" w:after="0" w:afterAutospacing="0" w:line="240" w:lineRule="auto"/>
        <w:rPr>
          <w:rFonts w:ascii="Times New Roman" w:eastAsia="Times New Roman" w:hAnsi="Times New Roman" w:cs="David"/>
          <w:sz w:val="20"/>
          <w:szCs w:val="20"/>
          <w:rtl/>
          <w:lang w:eastAsia="he-IL"/>
        </w:rPr>
      </w:pPr>
    </w:p>
    <w:p w14:paraId="5A85098B" w14:textId="77777777" w:rsidR="007012C8" w:rsidRPr="00046412" w:rsidRDefault="007012C8" w:rsidP="007012C8">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3CCC0ED6" w14:textId="77777777" w:rsidR="007012C8" w:rsidRPr="00046412" w:rsidRDefault="007012C8" w:rsidP="007012C8">
      <w:pPr>
        <w:widowControl w:val="0"/>
        <w:spacing w:before="0" w:beforeAutospacing="0" w:after="0" w:afterAutospacing="0" w:line="240" w:lineRule="auto"/>
        <w:jc w:val="center"/>
        <w:outlineLvl w:val="7"/>
      </w:pPr>
    </w:p>
    <w:p w14:paraId="7B61EC73" w14:textId="77777777" w:rsidR="00F600CB" w:rsidRPr="00046412" w:rsidRDefault="00F600CB" w:rsidP="00F600CB">
      <w:pPr>
        <w:widowControl w:val="0"/>
        <w:bidi w:val="0"/>
        <w:spacing w:before="0" w:beforeAutospacing="0" w:after="0" w:afterAutospacing="0" w:line="240" w:lineRule="auto"/>
        <w:jc w:val="center"/>
        <w:rPr>
          <w:rFonts w:ascii="Times New Roman" w:eastAsia="Times New Roman" w:hAnsi="Times New Roman" w:cs="David"/>
          <w:sz w:val="25"/>
          <w:szCs w:val="25"/>
        </w:rPr>
      </w:pPr>
    </w:p>
    <w:p w14:paraId="76B8E745" w14:textId="77777777" w:rsidR="001A69D5" w:rsidRPr="00046412" w:rsidRDefault="001A69D5" w:rsidP="00F600CB">
      <w:pPr>
        <w:rPr>
          <w:rtl/>
        </w:rPr>
      </w:pPr>
    </w:p>
    <w:sectPr w:rsidR="001A69D5" w:rsidRPr="00046412"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BE5D93" w14:textId="77777777" w:rsidR="00EC7560" w:rsidRDefault="00EC7560" w:rsidP="00AF234B">
      <w:pPr>
        <w:spacing w:before="0" w:after="0" w:line="240" w:lineRule="auto"/>
      </w:pPr>
      <w:r>
        <w:separator/>
      </w:r>
    </w:p>
  </w:endnote>
  <w:endnote w:type="continuationSeparator" w:id="0">
    <w:p w14:paraId="683C8A38" w14:textId="77777777" w:rsidR="00EC7560" w:rsidRDefault="00EC7560" w:rsidP="00AF234B">
      <w:pPr>
        <w:spacing w:before="0" w:after="0" w:line="240" w:lineRule="auto"/>
      </w:pPr>
      <w:r>
        <w:continuationSeparator/>
      </w:r>
    </w:p>
  </w:endnote>
  <w:endnote w:type="continuationNotice" w:id="1">
    <w:p w14:paraId="1E09DBF5" w14:textId="77777777" w:rsidR="00EC7560" w:rsidRDefault="00EC7560">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85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3015"/>
      <w:gridCol w:w="233"/>
      <w:gridCol w:w="1044"/>
      <w:gridCol w:w="1763"/>
    </w:tblGrid>
    <w:tr w:rsidR="00EC7560" w:rsidRPr="00F9528C" w14:paraId="36D6F86C" w14:textId="77777777" w:rsidTr="00CE1D16">
      <w:tc>
        <w:tcPr>
          <w:tcW w:w="810" w:type="dxa"/>
        </w:tcPr>
        <w:p w14:paraId="001F8497" w14:textId="77777777" w:rsidR="00EC7560" w:rsidRPr="00F9528C" w:rsidRDefault="00EC7560" w:rsidP="00EC756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646" w:type="dxa"/>
            </w:tcPr>
            <w:p w14:paraId="542E555E" w14:textId="77777777" w:rsidR="00EC7560" w:rsidRPr="00F9528C" w:rsidRDefault="00EC7560" w:rsidP="00EC7560">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 xml:space="preserve">אגמי הכרמל </w:t>
              </w:r>
            </w:p>
          </w:tc>
        </w:sdtContent>
      </w:sdt>
      <w:tc>
        <w:tcPr>
          <w:tcW w:w="3015" w:type="dxa"/>
        </w:tcPr>
        <w:p w14:paraId="108DE00D" w14:textId="77777777" w:rsidR="00EC7560" w:rsidRPr="00F9528C" w:rsidRDefault="00EC7560" w:rsidP="00EC756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יועץ קרינה אלקטרו-מגנטית</w:t>
              </w:r>
            </w:sdtContent>
          </w:sdt>
        </w:p>
      </w:tc>
      <w:tc>
        <w:tcPr>
          <w:tcW w:w="233" w:type="dxa"/>
        </w:tcPr>
        <w:p w14:paraId="2DD91FFA" w14:textId="77777777" w:rsidR="00EC7560" w:rsidRPr="00F9528C" w:rsidRDefault="00EC7560" w:rsidP="00EC7560">
          <w:pPr>
            <w:tabs>
              <w:tab w:val="center" w:pos="4153"/>
              <w:tab w:val="right" w:pos="8306"/>
            </w:tabs>
            <w:spacing w:before="0" w:after="0" w:line="240" w:lineRule="auto"/>
            <w:rPr>
              <w:rFonts w:ascii="David" w:hAnsi="David"/>
              <w:sz w:val="16"/>
              <w:szCs w:val="16"/>
              <w:rtl/>
            </w:rPr>
          </w:pPr>
        </w:p>
      </w:tc>
      <w:tc>
        <w:tcPr>
          <w:tcW w:w="1044" w:type="dxa"/>
        </w:tcPr>
        <w:p w14:paraId="7DAC77B5" w14:textId="77777777" w:rsidR="00EC7560" w:rsidRPr="00F9528C" w:rsidRDefault="00EC7560" w:rsidP="00EC7560">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1763" w:type="dxa"/>
            </w:tcPr>
            <w:p w14:paraId="5C795C4E" w14:textId="78D393EA" w:rsidR="00EC7560" w:rsidRPr="00F9528C" w:rsidRDefault="00EC7560" w:rsidP="00EC7560">
              <w:pPr>
                <w:tabs>
                  <w:tab w:val="center" w:pos="4153"/>
                  <w:tab w:val="right" w:pos="8306"/>
                </w:tabs>
                <w:spacing w:before="0" w:after="0" w:line="240" w:lineRule="auto"/>
                <w:rPr>
                  <w:rFonts w:ascii="David" w:hAnsi="David"/>
                  <w:sz w:val="20"/>
                  <w:szCs w:val="20"/>
                  <w:rtl/>
                </w:rPr>
              </w:pPr>
              <w:del w:id="3" w:author="Avi Cohen" w:date="2022-06-20T10:16:00Z">
                <w:r w:rsidDel="001502C8">
                  <w:rPr>
                    <w:rFonts w:ascii="David" w:hAnsi="David" w:hint="cs"/>
                    <w:sz w:val="20"/>
                    <w:szCs w:val="20"/>
                  </w:rPr>
                  <w:delText>CONT-5-668</w:delText>
                </w:r>
              </w:del>
              <w:ins w:id="4" w:author="Avi Cohen" w:date="2022-06-20T10:16:00Z">
                <w:r>
                  <w:rPr>
                    <w:rFonts w:ascii="David" w:hAnsi="David" w:hint="cs"/>
                    <w:sz w:val="20"/>
                    <w:szCs w:val="20"/>
                  </w:rPr>
                  <w:t>CO</w:t>
                </w:r>
                <w:r>
                  <w:rPr>
                    <w:rFonts w:ascii="David" w:hAnsi="David" w:hint="cs"/>
                    <w:sz w:val="20"/>
                    <w:szCs w:val="20"/>
                    <w:rtl/>
                  </w:rPr>
                  <w:t>NT-10-2195</w:t>
                </w:r>
              </w:ins>
            </w:p>
          </w:tc>
        </w:sdtContent>
      </w:sdt>
    </w:tr>
    <w:tr w:rsidR="00EC7560" w:rsidRPr="00F9528C" w14:paraId="1F47157A" w14:textId="77777777" w:rsidTr="00CE1D16">
      <w:tc>
        <w:tcPr>
          <w:tcW w:w="810" w:type="dxa"/>
        </w:tcPr>
        <w:p w14:paraId="70052A23" w14:textId="77777777" w:rsidR="00EC7560" w:rsidRPr="00F9528C" w:rsidRDefault="00EC7560" w:rsidP="00EC756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646" w:type="dxa"/>
            </w:tcPr>
            <w:p w14:paraId="112E77EE" w14:textId="35DBE543" w:rsidR="00EC7560" w:rsidRPr="00F9528C" w:rsidRDefault="00EC7560" w:rsidP="00EC7560">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דגש מדידות,הנדסה ויעוץ בע"מ</w:t>
              </w:r>
            </w:p>
          </w:tc>
        </w:sdtContent>
      </w:sdt>
      <w:tc>
        <w:tcPr>
          <w:tcW w:w="3015"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EC7560" w:rsidRPr="00F9528C" w14:paraId="28FF29C0" w14:textId="77777777" w:rsidTr="00EC7560">
            <w:trPr>
              <w:trHeight w:val="201"/>
            </w:trPr>
            <w:tc>
              <w:tcPr>
                <w:tcW w:w="926" w:type="dxa"/>
              </w:tcPr>
              <w:p w14:paraId="3EBB98A3" w14:textId="77777777" w:rsidR="00EC7560" w:rsidRPr="00F9528C" w:rsidRDefault="00EC7560" w:rsidP="00EC756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3DDB8161" w14:textId="53D67854" w:rsidR="00EC7560" w:rsidRPr="00F9528C" w:rsidRDefault="00EC7560" w:rsidP="00EC7560">
                    <w:pPr>
                      <w:tabs>
                        <w:tab w:val="center" w:pos="4153"/>
                        <w:tab w:val="right" w:pos="8306"/>
                      </w:tabs>
                      <w:spacing w:before="0" w:after="0" w:line="240" w:lineRule="auto"/>
                      <w:ind w:left="1" w:hanging="1"/>
                      <w:rPr>
                        <w:rFonts w:ascii="David" w:hAnsi="David"/>
                        <w:color w:val="00B0F0"/>
                        <w:sz w:val="20"/>
                        <w:szCs w:val="20"/>
                        <w:rtl/>
                      </w:rPr>
                    </w:pPr>
                    <w:r>
                      <w:rPr>
                        <w:rFonts w:ascii="David" w:hAnsi="David"/>
                        <w:color w:val="00B0F0"/>
                        <w:sz w:val="20"/>
                        <w:szCs w:val="20"/>
                        <w:rtl/>
                      </w:rPr>
                      <w:t>0.2</w:t>
                    </w:r>
                  </w:p>
                </w:tc>
              </w:sdtContent>
            </w:sdt>
          </w:tr>
        </w:tbl>
        <w:p w14:paraId="5FF1777A" w14:textId="77777777" w:rsidR="00EC7560" w:rsidRPr="00F9528C" w:rsidRDefault="00EC7560" w:rsidP="00EC7560">
          <w:pPr>
            <w:tabs>
              <w:tab w:val="center" w:pos="4153"/>
              <w:tab w:val="right" w:pos="8306"/>
            </w:tabs>
            <w:spacing w:before="0" w:after="0" w:line="240" w:lineRule="auto"/>
            <w:rPr>
              <w:rFonts w:ascii="David" w:hAnsi="David"/>
              <w:sz w:val="20"/>
              <w:szCs w:val="20"/>
              <w:rtl/>
            </w:rPr>
          </w:pPr>
        </w:p>
      </w:tc>
      <w:tc>
        <w:tcPr>
          <w:tcW w:w="233" w:type="dxa"/>
        </w:tcPr>
        <w:p w14:paraId="4D815D29" w14:textId="77777777" w:rsidR="00EC7560" w:rsidRPr="00F9528C" w:rsidRDefault="00EC7560" w:rsidP="00EC7560">
          <w:pPr>
            <w:tabs>
              <w:tab w:val="center" w:pos="4153"/>
              <w:tab w:val="right" w:pos="8306"/>
            </w:tabs>
            <w:spacing w:before="0" w:after="0" w:line="240" w:lineRule="auto"/>
            <w:rPr>
              <w:rFonts w:ascii="David" w:hAnsi="David"/>
              <w:sz w:val="20"/>
              <w:szCs w:val="20"/>
              <w:rtl/>
            </w:rPr>
          </w:pPr>
        </w:p>
      </w:tc>
      <w:tc>
        <w:tcPr>
          <w:tcW w:w="1044" w:type="dxa"/>
        </w:tcPr>
        <w:p w14:paraId="76DFBF90" w14:textId="77777777" w:rsidR="00EC7560" w:rsidRPr="00F9528C" w:rsidRDefault="00EC7560" w:rsidP="00EC756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1763" w:type="dxa"/>
        </w:tcPr>
        <w:p w14:paraId="00C4F712" w14:textId="48BBDF8E" w:rsidR="00EC7560" w:rsidRPr="00F9528C" w:rsidRDefault="00EC7560" w:rsidP="00EC7560">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Pr>
                  <w:rFonts w:ascii="David" w:hAnsi="David"/>
                  <w:sz w:val="20"/>
                  <w:szCs w:val="20"/>
                  <w:rtl/>
                </w:rPr>
                <w:t>3;#</w:t>
              </w:r>
              <w:r>
                <w:rPr>
                  <w:rFonts w:ascii="David" w:hAnsi="David"/>
                  <w:sz w:val="20"/>
                  <w:szCs w:val="20"/>
                </w:rPr>
                <w:t>Draft</w:t>
              </w:r>
            </w:sdtContent>
          </w:sdt>
        </w:p>
      </w:tc>
    </w:tr>
    <w:tr w:rsidR="00EC7560" w:rsidRPr="00F9528C" w14:paraId="60C2C243" w14:textId="77777777" w:rsidTr="00CE1D16">
      <w:trPr>
        <w:trHeight w:val="80"/>
      </w:trPr>
      <w:tc>
        <w:tcPr>
          <w:tcW w:w="810" w:type="dxa"/>
        </w:tcPr>
        <w:p w14:paraId="050FBC0C" w14:textId="77777777" w:rsidR="00EC7560" w:rsidRPr="00F9528C" w:rsidRDefault="00EC7560" w:rsidP="00EC7560">
          <w:pPr>
            <w:tabs>
              <w:tab w:val="center" w:pos="4153"/>
              <w:tab w:val="right" w:pos="8306"/>
            </w:tabs>
            <w:spacing w:before="0" w:after="0" w:line="240" w:lineRule="auto"/>
            <w:rPr>
              <w:rFonts w:ascii="David" w:hAnsi="David"/>
              <w:sz w:val="20"/>
              <w:szCs w:val="20"/>
              <w:rtl/>
            </w:rPr>
          </w:pPr>
        </w:p>
      </w:tc>
      <w:tc>
        <w:tcPr>
          <w:tcW w:w="1646" w:type="dxa"/>
        </w:tcPr>
        <w:p w14:paraId="47ADC55B" w14:textId="77777777" w:rsidR="00EC7560" w:rsidRPr="00F9528C" w:rsidRDefault="00EC7560" w:rsidP="00EC7560">
          <w:pPr>
            <w:tabs>
              <w:tab w:val="center" w:pos="4153"/>
              <w:tab w:val="right" w:pos="8306"/>
            </w:tabs>
            <w:spacing w:before="0" w:after="0" w:line="240" w:lineRule="auto"/>
            <w:rPr>
              <w:rFonts w:ascii="David" w:hAnsi="David"/>
              <w:color w:val="00B0F0"/>
              <w:sz w:val="20"/>
              <w:szCs w:val="20"/>
              <w:rtl/>
            </w:rPr>
          </w:pPr>
        </w:p>
      </w:tc>
      <w:tc>
        <w:tcPr>
          <w:tcW w:w="3015" w:type="dxa"/>
        </w:tcPr>
        <w:p w14:paraId="7078FD99" w14:textId="77777777" w:rsidR="00EC7560" w:rsidRPr="00F9528C" w:rsidRDefault="00EC7560" w:rsidP="00EC7560">
          <w:pPr>
            <w:tabs>
              <w:tab w:val="center" w:pos="4153"/>
              <w:tab w:val="right" w:pos="8306"/>
            </w:tabs>
            <w:spacing w:before="0" w:after="0" w:line="240" w:lineRule="auto"/>
            <w:rPr>
              <w:rFonts w:ascii="David" w:hAnsi="David"/>
              <w:sz w:val="20"/>
              <w:szCs w:val="20"/>
              <w:rtl/>
            </w:rPr>
          </w:pPr>
        </w:p>
      </w:tc>
      <w:tc>
        <w:tcPr>
          <w:tcW w:w="233" w:type="dxa"/>
        </w:tcPr>
        <w:p w14:paraId="6CA5CE51" w14:textId="77777777" w:rsidR="00EC7560" w:rsidRPr="00F9528C" w:rsidRDefault="00EC7560" w:rsidP="00EC7560">
          <w:pPr>
            <w:tabs>
              <w:tab w:val="center" w:pos="4153"/>
              <w:tab w:val="right" w:pos="8306"/>
            </w:tabs>
            <w:spacing w:before="0" w:after="0" w:line="240" w:lineRule="auto"/>
            <w:rPr>
              <w:rFonts w:ascii="David" w:hAnsi="David"/>
              <w:sz w:val="20"/>
              <w:szCs w:val="20"/>
              <w:rtl/>
            </w:rPr>
          </w:pPr>
        </w:p>
      </w:tc>
      <w:tc>
        <w:tcPr>
          <w:tcW w:w="1044" w:type="dxa"/>
        </w:tcPr>
        <w:p w14:paraId="2FE8DD75" w14:textId="77777777" w:rsidR="00EC7560" w:rsidRPr="00F9528C" w:rsidRDefault="00EC7560" w:rsidP="00EC7560">
          <w:pPr>
            <w:tabs>
              <w:tab w:val="center" w:pos="4153"/>
              <w:tab w:val="right" w:pos="8306"/>
            </w:tabs>
            <w:spacing w:before="0" w:after="0" w:line="240" w:lineRule="auto"/>
            <w:rPr>
              <w:rFonts w:ascii="David" w:hAnsi="David"/>
              <w:sz w:val="20"/>
              <w:szCs w:val="20"/>
              <w:rtl/>
            </w:rPr>
          </w:pPr>
        </w:p>
      </w:tc>
      <w:tc>
        <w:tcPr>
          <w:tcW w:w="1763" w:type="dxa"/>
        </w:tcPr>
        <w:p w14:paraId="138497DD" w14:textId="77777777" w:rsidR="00EC7560" w:rsidRPr="00F9528C" w:rsidRDefault="00EC7560" w:rsidP="00EC7560">
          <w:pPr>
            <w:tabs>
              <w:tab w:val="center" w:pos="4153"/>
              <w:tab w:val="right" w:pos="8306"/>
            </w:tabs>
            <w:spacing w:before="0" w:after="0" w:line="240" w:lineRule="auto"/>
            <w:rPr>
              <w:rFonts w:ascii="David" w:hAnsi="David"/>
              <w:sz w:val="20"/>
              <w:szCs w:val="20"/>
              <w:rtl/>
            </w:rPr>
          </w:pPr>
        </w:p>
      </w:tc>
    </w:tr>
  </w:tbl>
  <w:p w14:paraId="2AA38166" w14:textId="77777777" w:rsidR="00EC7560" w:rsidRPr="00CE1D16" w:rsidRDefault="00EC7560" w:rsidP="00CE1D16">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37CF36E" w14:textId="77777777" w:rsidR="00EC7560" w:rsidRDefault="00EC7560" w:rsidP="00AF234B">
      <w:pPr>
        <w:spacing w:before="0" w:after="0" w:line="240" w:lineRule="auto"/>
      </w:pPr>
      <w:r>
        <w:separator/>
      </w:r>
    </w:p>
  </w:footnote>
  <w:footnote w:type="continuationSeparator" w:id="0">
    <w:p w14:paraId="23F40FB2" w14:textId="77777777" w:rsidR="00EC7560" w:rsidRDefault="00EC7560" w:rsidP="00AF234B">
      <w:pPr>
        <w:spacing w:before="0" w:after="0" w:line="240" w:lineRule="auto"/>
      </w:pPr>
      <w:r>
        <w:continuationSeparator/>
      </w:r>
    </w:p>
  </w:footnote>
  <w:footnote w:type="continuationNotice" w:id="1">
    <w:p w14:paraId="6FDF095F" w14:textId="77777777" w:rsidR="00EC7560" w:rsidRDefault="00EC7560">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Content>
      <w:p w14:paraId="1437A9FA" w14:textId="77777777" w:rsidR="00EC7560" w:rsidRDefault="00EC7560" w:rsidP="00CF334C">
        <w:pPr>
          <w:pStyle w:val="Header"/>
          <w:jc w:val="center"/>
        </w:pPr>
        <w:r>
          <w:fldChar w:fldCharType="begin"/>
        </w:r>
        <w:r>
          <w:instrText xml:space="preserve"> PAGE   \* MERGEFORMAT </w:instrText>
        </w:r>
        <w:r>
          <w:fldChar w:fldCharType="separate"/>
        </w:r>
        <w:r w:rsidR="008867A0">
          <w:rPr>
            <w:noProof/>
            <w:rtl/>
          </w:rPr>
          <w:t>30</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58317F"/>
    <w:multiLevelType w:val="multilevel"/>
    <w:tmpl w:val="1040DFAA"/>
    <w:lvl w:ilvl="0">
      <w:start w:val="2"/>
      <w:numFmt w:val="decimal"/>
      <w:lvlText w:val="%1."/>
      <w:lvlJc w:val="left"/>
      <w:pPr>
        <w:tabs>
          <w:tab w:val="num" w:pos="720"/>
        </w:tabs>
        <w:ind w:left="720" w:hanging="720"/>
      </w:pPr>
      <w:rPr>
        <w:rFonts w:cs="David" w:hint="default"/>
        <w:b/>
        <w:bCs/>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1" w15:restartNumberingAfterBreak="0">
    <w:nsid w:val="10BD52E0"/>
    <w:multiLevelType w:val="hybridMultilevel"/>
    <w:tmpl w:val="688ADD28"/>
    <w:lvl w:ilvl="0" w:tplc="1B5E493E">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E526AF"/>
    <w:multiLevelType w:val="hybridMultilevel"/>
    <w:tmpl w:val="9BE0810C"/>
    <w:lvl w:ilvl="0" w:tplc="FDBC9F84">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CD33BA"/>
    <w:multiLevelType w:val="hybridMultilevel"/>
    <w:tmpl w:val="68700C46"/>
    <w:lvl w:ilvl="0" w:tplc="3E92EBD2">
      <w:start w:val="2"/>
      <w:numFmt w:val="bullet"/>
      <w:lvlText w:val="-"/>
      <w:lvlJc w:val="left"/>
      <w:pPr>
        <w:ind w:left="1800" w:hanging="360"/>
      </w:pPr>
      <w:rPr>
        <w:rFonts w:ascii="Times New Roman" w:eastAsia="Times New Roman" w:hAnsi="Times New Roman" w:cs="David"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2205342"/>
    <w:multiLevelType w:val="multilevel"/>
    <w:tmpl w:val="94F4EC4A"/>
    <w:lvl w:ilvl="0">
      <w:start w:val="1"/>
      <w:numFmt w:val="decimal"/>
      <w:lvlText w:val="%1."/>
      <w:lvlJc w:val="left"/>
      <w:pPr>
        <w:tabs>
          <w:tab w:val="num" w:pos="720"/>
        </w:tabs>
        <w:ind w:left="720" w:hanging="720"/>
      </w:pPr>
      <w:rPr>
        <w:rFonts w:cs="David" w:hint="default"/>
        <w:b w:val="0"/>
        <w:bCs w:val="0"/>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5" w15:restartNumberingAfterBreak="0">
    <w:nsid w:val="2D2F1860"/>
    <w:multiLevelType w:val="multilevel"/>
    <w:tmpl w:val="1DDC0014"/>
    <w:lvl w:ilvl="0">
      <w:start w:val="1"/>
      <w:numFmt w:val="decimal"/>
      <w:lvlText w:val="%1"/>
      <w:lvlJc w:val="left"/>
      <w:pPr>
        <w:ind w:left="360" w:hanging="360"/>
      </w:pPr>
      <w:rPr>
        <w:rFonts w:hint="default"/>
        <w:u w:val="single"/>
      </w:rPr>
    </w:lvl>
    <w:lvl w:ilvl="1">
      <w:start w:val="1"/>
      <w:numFmt w:val="decimal"/>
      <w:lvlText w:val="%1.%2"/>
      <w:lvlJc w:val="left"/>
      <w:pPr>
        <w:ind w:left="1800" w:hanging="360"/>
      </w:pPr>
      <w:rPr>
        <w:rFonts w:hint="default"/>
        <w:u w:val="none"/>
      </w:rPr>
    </w:lvl>
    <w:lvl w:ilvl="2">
      <w:start w:val="1"/>
      <w:numFmt w:val="decimal"/>
      <w:lvlText w:val="%1.%2.%3"/>
      <w:lvlJc w:val="left"/>
      <w:pPr>
        <w:ind w:left="3600" w:hanging="720"/>
      </w:pPr>
      <w:rPr>
        <w:rFonts w:hint="default"/>
        <w:u w:val="single"/>
      </w:rPr>
    </w:lvl>
    <w:lvl w:ilvl="3">
      <w:start w:val="1"/>
      <w:numFmt w:val="decimal"/>
      <w:lvlText w:val="%1.%2.%3.%4"/>
      <w:lvlJc w:val="left"/>
      <w:pPr>
        <w:ind w:left="5040" w:hanging="720"/>
      </w:pPr>
      <w:rPr>
        <w:rFonts w:hint="default"/>
        <w:u w:val="single"/>
      </w:rPr>
    </w:lvl>
    <w:lvl w:ilvl="4">
      <w:start w:val="1"/>
      <w:numFmt w:val="decimal"/>
      <w:lvlText w:val="%1.%2.%3.%4.%5"/>
      <w:lvlJc w:val="left"/>
      <w:pPr>
        <w:ind w:left="6840" w:hanging="1080"/>
      </w:pPr>
      <w:rPr>
        <w:rFonts w:hint="default"/>
        <w:u w:val="single"/>
      </w:rPr>
    </w:lvl>
    <w:lvl w:ilvl="5">
      <w:start w:val="1"/>
      <w:numFmt w:val="decimal"/>
      <w:lvlText w:val="%1.%2.%3.%4.%5.%6"/>
      <w:lvlJc w:val="left"/>
      <w:pPr>
        <w:ind w:left="8280" w:hanging="1080"/>
      </w:pPr>
      <w:rPr>
        <w:rFonts w:hint="default"/>
        <w:u w:val="single"/>
      </w:rPr>
    </w:lvl>
    <w:lvl w:ilvl="6">
      <w:start w:val="1"/>
      <w:numFmt w:val="decimal"/>
      <w:lvlText w:val="%1.%2.%3.%4.%5.%6.%7"/>
      <w:lvlJc w:val="left"/>
      <w:pPr>
        <w:ind w:left="9720" w:hanging="1080"/>
      </w:pPr>
      <w:rPr>
        <w:rFonts w:hint="default"/>
        <w:u w:val="single"/>
      </w:rPr>
    </w:lvl>
    <w:lvl w:ilvl="7">
      <w:start w:val="1"/>
      <w:numFmt w:val="decimal"/>
      <w:lvlText w:val="%1.%2.%3.%4.%5.%6.%7.%8"/>
      <w:lvlJc w:val="left"/>
      <w:pPr>
        <w:ind w:left="11520" w:hanging="1440"/>
      </w:pPr>
      <w:rPr>
        <w:rFonts w:hint="default"/>
        <w:u w:val="single"/>
      </w:rPr>
    </w:lvl>
    <w:lvl w:ilvl="8">
      <w:start w:val="1"/>
      <w:numFmt w:val="decimal"/>
      <w:lvlText w:val="%1.%2.%3.%4.%5.%6.%7.%8.%9"/>
      <w:lvlJc w:val="left"/>
      <w:pPr>
        <w:ind w:left="12960" w:hanging="1440"/>
      </w:pPr>
      <w:rPr>
        <w:rFonts w:hint="default"/>
        <w:u w:val="single"/>
      </w:rPr>
    </w:lvl>
  </w:abstractNum>
  <w:abstractNum w:abstractNumId="6" w15:restartNumberingAfterBreak="0">
    <w:nsid w:val="34184CB7"/>
    <w:multiLevelType w:val="multilevel"/>
    <w:tmpl w:val="6E201DCC"/>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7"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9"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0" w15:restartNumberingAfterBreak="0">
    <w:nsid w:val="4008425A"/>
    <w:multiLevelType w:val="hybridMultilevel"/>
    <w:tmpl w:val="4CBE9A80"/>
    <w:lvl w:ilvl="0" w:tplc="1F488AFC">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044713"/>
    <w:multiLevelType w:val="hybridMultilevel"/>
    <w:tmpl w:val="B69E63C6"/>
    <w:lvl w:ilvl="0" w:tplc="0409000F">
      <w:start w:val="1"/>
      <w:numFmt w:val="decimal"/>
      <w:lvlText w:val="%1."/>
      <w:lvlJc w:val="left"/>
      <w:pPr>
        <w:ind w:left="720" w:hanging="360"/>
      </w:pPr>
    </w:lvl>
    <w:lvl w:ilvl="1" w:tplc="04090013">
      <w:start w:val="1"/>
      <w:numFmt w:val="hebrew1"/>
      <w:lvlText w:val="%2."/>
      <w:lvlJc w:val="center"/>
      <w:pPr>
        <w:ind w:left="1440" w:hanging="360"/>
      </w:pPr>
      <w:rPr>
        <w:sz w:val="24"/>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3" w15:restartNumberingAfterBreak="0">
    <w:nsid w:val="55A55C2D"/>
    <w:multiLevelType w:val="singleLevel"/>
    <w:tmpl w:val="54689E92"/>
    <w:lvl w:ilvl="0">
      <w:start w:val="1"/>
      <w:numFmt w:val="decimal"/>
      <w:lvlText w:val="%1."/>
      <w:lvlJc w:val="left"/>
      <w:pPr>
        <w:tabs>
          <w:tab w:val="num" w:pos="720"/>
        </w:tabs>
        <w:ind w:left="720" w:hanging="720"/>
      </w:pPr>
      <w:rPr>
        <w:rFonts w:cs="David" w:hint="default"/>
        <w:sz w:val="24"/>
      </w:rPr>
    </w:lvl>
  </w:abstractNum>
  <w:abstractNum w:abstractNumId="14"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60B417DB"/>
    <w:multiLevelType w:val="hybridMultilevel"/>
    <w:tmpl w:val="ADF4E68A"/>
    <w:lvl w:ilvl="0" w:tplc="488477A6">
      <w:start w:val="1"/>
      <w:numFmt w:val="hebrew1"/>
      <w:lvlText w:val="%1."/>
      <w:lvlJc w:val="left"/>
      <w:pPr>
        <w:tabs>
          <w:tab w:val="num" w:pos="1800"/>
        </w:tabs>
        <w:ind w:left="1800" w:hanging="360"/>
      </w:pPr>
      <w:rPr>
        <w:rFonts w:ascii="Arial" w:hAnsi="Arial" w:cs="David" w:hint="default"/>
        <w:sz w:val="6"/>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369658E"/>
    <w:multiLevelType w:val="hybridMultilevel"/>
    <w:tmpl w:val="66F2BD96"/>
    <w:lvl w:ilvl="0" w:tplc="970C336A">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A40EFF"/>
    <w:multiLevelType w:val="multilevel"/>
    <w:tmpl w:val="52BC47AA"/>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num w:numId="1">
    <w:abstractNumId w:val="17"/>
  </w:num>
  <w:num w:numId="2">
    <w:abstractNumId w:val="12"/>
  </w:num>
  <w:num w:numId="3">
    <w:abstractNumId w:val="8"/>
  </w:num>
  <w:num w:numId="4">
    <w:abstractNumId w:val="7"/>
  </w:num>
  <w:num w:numId="5">
    <w:abstractNumId w:val="14"/>
  </w:num>
  <w:num w:numId="6">
    <w:abstractNumId w:val="6"/>
  </w:num>
  <w:num w:numId="7">
    <w:abstractNumId w:val="0"/>
  </w:num>
  <w:num w:numId="8">
    <w:abstractNumId w:val="13"/>
  </w:num>
  <w:num w:numId="9">
    <w:abstractNumId w:val="5"/>
  </w:num>
  <w:num w:numId="10">
    <w:abstractNumId w:val="11"/>
  </w:num>
  <w:num w:numId="11">
    <w:abstractNumId w:val="15"/>
  </w:num>
  <w:num w:numId="12">
    <w:abstractNumId w:val="2"/>
  </w:num>
  <w:num w:numId="13">
    <w:abstractNumId w:val="3"/>
  </w:num>
  <w:num w:numId="14">
    <w:abstractNumId w:val="1"/>
  </w:num>
  <w:num w:numId="15">
    <w:abstractNumId w:val="16"/>
  </w:num>
  <w:num w:numId="16">
    <w:abstractNumId w:val="10"/>
  </w:num>
  <w:num w:numId="17">
    <w:abstractNumId w:val="4"/>
  </w:num>
  <w:num w:numId="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9"/>
  </w:num>
  <w:numIdMacAtCleanup w:val="17"/>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vi Cohen">
    <w15:presenceInfo w15:providerId="AD" w15:userId="S-1-5-21-1915107579-1707952165-794563710-13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1560F"/>
    <w:rsid w:val="00046412"/>
    <w:rsid w:val="000A39FE"/>
    <w:rsid w:val="00134C85"/>
    <w:rsid w:val="001502C8"/>
    <w:rsid w:val="001A0C3C"/>
    <w:rsid w:val="001A69D5"/>
    <w:rsid w:val="001D4EC2"/>
    <w:rsid w:val="002136E2"/>
    <w:rsid w:val="00214ACF"/>
    <w:rsid w:val="00220DF9"/>
    <w:rsid w:val="00225A53"/>
    <w:rsid w:val="00225FC0"/>
    <w:rsid w:val="00241863"/>
    <w:rsid w:val="002436F3"/>
    <w:rsid w:val="00264D14"/>
    <w:rsid w:val="00267C52"/>
    <w:rsid w:val="00272745"/>
    <w:rsid w:val="00273258"/>
    <w:rsid w:val="002B2234"/>
    <w:rsid w:val="00326E28"/>
    <w:rsid w:val="0041461C"/>
    <w:rsid w:val="00552E11"/>
    <w:rsid w:val="0057799B"/>
    <w:rsid w:val="005B6AFF"/>
    <w:rsid w:val="005D6E29"/>
    <w:rsid w:val="005D7684"/>
    <w:rsid w:val="0062536D"/>
    <w:rsid w:val="00650D2D"/>
    <w:rsid w:val="00666119"/>
    <w:rsid w:val="006942D4"/>
    <w:rsid w:val="007012C8"/>
    <w:rsid w:val="0072103C"/>
    <w:rsid w:val="00752C46"/>
    <w:rsid w:val="00771142"/>
    <w:rsid w:val="008867A0"/>
    <w:rsid w:val="008C64C6"/>
    <w:rsid w:val="00925FEB"/>
    <w:rsid w:val="00942177"/>
    <w:rsid w:val="009A38F6"/>
    <w:rsid w:val="009C29B7"/>
    <w:rsid w:val="009E1014"/>
    <w:rsid w:val="009E19D5"/>
    <w:rsid w:val="009F52EC"/>
    <w:rsid w:val="00A039BA"/>
    <w:rsid w:val="00A319BD"/>
    <w:rsid w:val="00A42271"/>
    <w:rsid w:val="00A92587"/>
    <w:rsid w:val="00AF234B"/>
    <w:rsid w:val="00B06D6A"/>
    <w:rsid w:val="00B273FA"/>
    <w:rsid w:val="00B404AC"/>
    <w:rsid w:val="00BC1BAE"/>
    <w:rsid w:val="00BD06BE"/>
    <w:rsid w:val="00BD72C4"/>
    <w:rsid w:val="00BE17B4"/>
    <w:rsid w:val="00BF0AA7"/>
    <w:rsid w:val="00BF2503"/>
    <w:rsid w:val="00CE1D16"/>
    <w:rsid w:val="00CF334C"/>
    <w:rsid w:val="00CF611C"/>
    <w:rsid w:val="00D0047D"/>
    <w:rsid w:val="00D37420"/>
    <w:rsid w:val="00DE0948"/>
    <w:rsid w:val="00E679C7"/>
    <w:rsid w:val="00E72218"/>
    <w:rsid w:val="00E870A8"/>
    <w:rsid w:val="00EC37B6"/>
    <w:rsid w:val="00EC7560"/>
    <w:rsid w:val="00F600CB"/>
    <w:rsid w:val="00FA699D"/>
    <w:rsid w:val="00FE46EB"/>
    <w:rsid w:val="00FE4D87"/>
    <w:rsid w:val="00FF03B7"/>
    <w:rsid w:val="00FF3FB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2A41BAF"/>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6">
    <w:name w:val="heading 6"/>
    <w:basedOn w:val="Normal"/>
    <w:next w:val="Normal"/>
    <w:link w:val="Heading6Char"/>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6Char">
    <w:name w:val="Heading 6 Char"/>
    <w:basedOn w:val="DefaultParagraphFont"/>
    <w:link w:val="Heading6"/>
    <w:rsid w:val="00650D2D"/>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650D2D"/>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650D2D"/>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650D2D"/>
    <w:rPr>
      <w:rFonts w:ascii="Times New Roman" w:eastAsia="Times New Roman" w:hAnsi="Times New Roman" w:cs="David"/>
      <w:bCs/>
      <w:sz w:val="20"/>
      <w:szCs w:val="24"/>
      <w:u w:val="single"/>
      <w:lang w:eastAsia="he-IL"/>
    </w:rPr>
  </w:style>
  <w:style w:type="numbering" w:customStyle="1" w:styleId="NoList2">
    <w:name w:val="No List2"/>
    <w:next w:val="NoList"/>
    <w:semiHidden/>
    <w:rsid w:val="00650D2D"/>
  </w:style>
  <w:style w:type="paragraph" w:styleId="NormalWeb">
    <w:name w:val="Normal (Web)"/>
    <w:basedOn w:val="Normal"/>
    <w:rsid w:val="00650D2D"/>
    <w:pPr>
      <w:bidi w:val="0"/>
      <w:spacing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NoList"/>
    <w:semiHidden/>
    <w:unhideWhenUsed/>
    <w:rsid w:val="000A39FE"/>
  </w:style>
  <w:style w:type="character" w:customStyle="1" w:styleId="a2">
    <w:name w:val="ביטול תו"/>
    <w:link w:val="a3"/>
    <w:locked/>
    <w:rsid w:val="000A39FE"/>
    <w:rPr>
      <w:rFonts w:cs="David"/>
      <w:sz w:val="26"/>
      <w:szCs w:val="24"/>
    </w:rPr>
  </w:style>
  <w:style w:type="paragraph" w:customStyle="1" w:styleId="a3">
    <w:name w:val="ביטול"/>
    <w:basedOn w:val="Normal"/>
    <w:link w:val="a2"/>
    <w:rsid w:val="000A39FE"/>
    <w:pPr>
      <w:spacing w:before="240" w:beforeAutospacing="0" w:after="0" w:afterAutospacing="0" w:line="240" w:lineRule="auto"/>
      <w:jc w:val="both"/>
    </w:pPr>
    <w:rPr>
      <w:rFonts w:cs="David"/>
      <w:sz w:val="26"/>
      <w:szCs w:val="24"/>
    </w:rPr>
  </w:style>
  <w:style w:type="numbering" w:customStyle="1" w:styleId="NoList4">
    <w:name w:val="No List4"/>
    <w:next w:val="NoList"/>
    <w:semiHidden/>
    <w:rsid w:val="00DE0948"/>
  </w:style>
  <w:style w:type="numbering" w:customStyle="1" w:styleId="NoList5">
    <w:name w:val="No List5"/>
    <w:next w:val="NoList"/>
    <w:semiHidden/>
    <w:rsid w:val="00F600CB"/>
  </w:style>
  <w:style w:type="numbering" w:customStyle="1" w:styleId="NoList11">
    <w:name w:val="No List11"/>
    <w:next w:val="NoList"/>
    <w:semiHidden/>
    <w:rsid w:val="00F600CB"/>
  </w:style>
  <w:style w:type="table" w:customStyle="1" w:styleId="11">
    <w:name w:val="רשת טבלה1"/>
    <w:basedOn w:val="TableNormal"/>
    <w:next w:val="TableGrid"/>
    <w:rsid w:val="00D374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היסט_כפול"/>
    <w:basedOn w:val="Normal"/>
    <w:rsid w:val="00CF611C"/>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1" Type="http://schemas.openxmlformats.org/officeDocument/2006/relationships/endnotes" Target="endnotes.xml"/><Relationship Id="rId6" Type="http://schemas.openxmlformats.org/officeDocument/2006/relationships/numbering" Target="numbering.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0A3612866FCC4FB2A94F3BB6973F2CCF"/>
        <w:category>
          <w:name w:val="כללי"/>
          <w:gallery w:val="placeholder"/>
        </w:category>
        <w:types>
          <w:type w:val="bbPlcHdr"/>
        </w:types>
        <w:behaviors>
          <w:behavior w:val="content"/>
        </w:behaviors>
        <w:guid w:val="{4FDC5507-6BC3-4442-8B42-D5B81C613AE5}"/>
      </w:docPartPr>
      <w:docPartBody>
        <w:p w:rsidR="001B3C46" w:rsidRDefault="001B3C46" w:rsidP="001B3C46">
          <w:pPr>
            <w:pStyle w:val="0A3612866FCC4FB2A94F3BB6973F2CCF"/>
          </w:pPr>
          <w:r w:rsidRPr="00F11BAF">
            <w:rPr>
              <w:rStyle w:val="PlaceholderText"/>
              <w:rtl/>
            </w:rPr>
            <w:t>[שם הפרויקט]</w:t>
          </w:r>
        </w:p>
      </w:docPartBody>
    </w:docPart>
    <w:docPart>
      <w:docPartPr>
        <w:name w:val="71D6728F839B46D5B4C4BE0E9BFD94DB"/>
        <w:category>
          <w:name w:val="כללי"/>
          <w:gallery w:val="placeholder"/>
        </w:category>
        <w:types>
          <w:type w:val="bbPlcHdr"/>
        </w:types>
        <w:behaviors>
          <w:behavior w:val="content"/>
        </w:behaviors>
        <w:guid w:val="{AB4B968C-3331-4163-9E9A-FD627F75FEF0}"/>
      </w:docPartPr>
      <w:docPartBody>
        <w:p w:rsidR="001B3C46" w:rsidRDefault="001B3C46" w:rsidP="001B3C46">
          <w:pPr>
            <w:pStyle w:val="71D6728F839B46D5B4C4BE0E9BFD94DB"/>
          </w:pPr>
          <w:r w:rsidRPr="00F11BAF">
            <w:rPr>
              <w:rStyle w:val="PlaceholderText"/>
              <w:rtl/>
            </w:rPr>
            <w:t>[שם אתר]</w:t>
          </w:r>
        </w:p>
      </w:docPartBody>
    </w:docPart>
    <w:docPart>
      <w:docPartPr>
        <w:name w:val="FC7D580B0E764F11B78BEAD19CF47970"/>
        <w:category>
          <w:name w:val="כללי"/>
          <w:gallery w:val="placeholder"/>
        </w:category>
        <w:types>
          <w:type w:val="bbPlcHdr"/>
        </w:types>
        <w:behaviors>
          <w:behavior w:val="content"/>
        </w:behaviors>
        <w:guid w:val="{92966752-67A6-4E77-9A4C-47AB3CC7158E}"/>
      </w:docPartPr>
      <w:docPartBody>
        <w:p w:rsidR="001B3C46" w:rsidRDefault="001B3C46" w:rsidP="001B3C46">
          <w:pPr>
            <w:pStyle w:val="FC7D580B0E764F11B78BEAD19CF47970"/>
          </w:pPr>
          <w:r w:rsidRPr="003059F5">
            <w:rPr>
              <w:rStyle w:val="PlaceholderText"/>
              <w:rtl/>
            </w:rPr>
            <w:t>[תאריך חתימת חוזה]</w:t>
          </w:r>
        </w:p>
      </w:docPartBody>
    </w:docPart>
    <w:docPart>
      <w:docPartPr>
        <w:name w:val="B42DD4ACF40048AEAEA238C5E718A465"/>
        <w:category>
          <w:name w:val="כללי"/>
          <w:gallery w:val="placeholder"/>
        </w:category>
        <w:types>
          <w:type w:val="bbPlcHdr"/>
        </w:types>
        <w:behaviors>
          <w:behavior w:val="content"/>
        </w:behaviors>
        <w:guid w:val="{A0AAC8D5-E2E5-4BFB-A5BE-C47FFC8FA2C5}"/>
      </w:docPartPr>
      <w:docPartBody>
        <w:p w:rsidR="001B3C46" w:rsidRDefault="001B3C46" w:rsidP="001B3C46">
          <w:pPr>
            <w:pStyle w:val="B42DD4ACF40048AEAEA238C5E718A465"/>
          </w:pPr>
          <w:r w:rsidRPr="002F1998">
            <w:rPr>
              <w:rStyle w:val="PlaceholderText"/>
              <w:rtl/>
            </w:rPr>
            <w:t>[צד א בחוזה]</w:t>
          </w:r>
        </w:p>
      </w:docPartBody>
    </w:docPart>
    <w:docPart>
      <w:docPartPr>
        <w:name w:val="0C6472EA799C4B65AB82EB329A207941"/>
        <w:category>
          <w:name w:val="כללי"/>
          <w:gallery w:val="placeholder"/>
        </w:category>
        <w:types>
          <w:type w:val="bbPlcHdr"/>
        </w:types>
        <w:behaviors>
          <w:behavior w:val="content"/>
        </w:behaviors>
        <w:guid w:val="{5EC1EBF7-D79E-4230-9F93-7CE304698A9A}"/>
      </w:docPartPr>
      <w:docPartBody>
        <w:p w:rsidR="001B3C46" w:rsidRDefault="001B3C46" w:rsidP="001B3C46">
          <w:pPr>
            <w:pStyle w:val="0C6472EA799C4B65AB82EB329A207941"/>
          </w:pPr>
          <w:r w:rsidRPr="00EA1993">
            <w:rPr>
              <w:rStyle w:val="PlaceholderText"/>
              <w:rtl/>
            </w:rPr>
            <w:t>[צדדים נוספים]</w:t>
          </w:r>
        </w:p>
      </w:docPartBody>
    </w:docPart>
    <w:docPart>
      <w:docPartPr>
        <w:name w:val="BD1E195FC55B4F6797889777C4529210"/>
        <w:category>
          <w:name w:val="כללי"/>
          <w:gallery w:val="placeholder"/>
        </w:category>
        <w:types>
          <w:type w:val="bbPlcHdr"/>
        </w:types>
        <w:behaviors>
          <w:behavior w:val="content"/>
        </w:behaviors>
        <w:guid w:val="{DE98E29C-F22D-48BC-8DFC-1B8016D5A37B}"/>
      </w:docPartPr>
      <w:docPartBody>
        <w:p w:rsidR="001B3C46" w:rsidRDefault="001B3C46">
          <w:r w:rsidRPr="00F3672F">
            <w:rPr>
              <w:rStyle w:val="PlaceholderText"/>
              <w:rtl/>
            </w:rPr>
            <w:t>[שם צד א]</w:t>
          </w:r>
        </w:p>
      </w:docPartBody>
    </w:docPart>
    <w:docPart>
      <w:docPartPr>
        <w:name w:val="8E2F8679482F47039341456D71AAC82B"/>
        <w:category>
          <w:name w:val="כללי"/>
          <w:gallery w:val="placeholder"/>
        </w:category>
        <w:types>
          <w:type w:val="bbPlcHdr"/>
        </w:types>
        <w:behaviors>
          <w:behavior w:val="content"/>
        </w:behaviors>
        <w:guid w:val="{F45C95CA-A8C3-4870-8160-DC7B9E430988}"/>
      </w:docPartPr>
      <w:docPartBody>
        <w:p w:rsidR="00BF4991" w:rsidRDefault="001B3C46" w:rsidP="001B3C46">
          <w:pPr>
            <w:pStyle w:val="8E2F8679482F47039341456D71AAC82B"/>
          </w:pPr>
          <w:r w:rsidRPr="003059F5">
            <w:rPr>
              <w:rStyle w:val="PlaceholderText"/>
              <w:rtl/>
            </w:rPr>
            <w:t>[רשות מקומית]</w:t>
          </w:r>
        </w:p>
      </w:docPartBody>
    </w:docPart>
    <w:docPart>
      <w:docPartPr>
        <w:name w:val="A6EABCB3884D4308B3D3558A50DCDFAF"/>
        <w:category>
          <w:name w:val="כללי"/>
          <w:gallery w:val="placeholder"/>
        </w:category>
        <w:types>
          <w:type w:val="bbPlcHdr"/>
        </w:types>
        <w:behaviors>
          <w:behavior w:val="content"/>
        </w:behaviors>
        <w:guid w:val="{A4AE2F3F-7799-4CAA-98FC-6BD5F187779F}"/>
      </w:docPartPr>
      <w:docPartBody>
        <w:p w:rsidR="00BF4991" w:rsidRDefault="001B3C46" w:rsidP="001B3C46">
          <w:pPr>
            <w:pStyle w:val="A6EABCB3884D4308B3D3558A50DCDFAF"/>
          </w:pPr>
          <w:r w:rsidRPr="003059F5">
            <w:rPr>
              <w:rStyle w:val="PlaceholderText"/>
              <w:rtl/>
            </w:rPr>
            <w:t>[שם הפרויקט]</w:t>
          </w:r>
        </w:p>
      </w:docPartBody>
    </w:docPart>
    <w:docPart>
      <w:docPartPr>
        <w:name w:val="56AC33E17EEE482BA87DA6B4698A409B"/>
        <w:category>
          <w:name w:val="כללי"/>
          <w:gallery w:val="placeholder"/>
        </w:category>
        <w:types>
          <w:type w:val="bbPlcHdr"/>
        </w:types>
        <w:behaviors>
          <w:behavior w:val="content"/>
        </w:behaviors>
        <w:guid w:val="{A4BFB0A2-7BF2-4E0D-819D-B56CE8C23C21}"/>
      </w:docPartPr>
      <w:docPartBody>
        <w:p w:rsidR="00BF4991" w:rsidRDefault="001B3C46" w:rsidP="001B3C46">
          <w:pPr>
            <w:pStyle w:val="56AC33E17EEE482BA87DA6B4698A409B"/>
          </w:pPr>
          <w:r w:rsidRPr="003059F5">
            <w:rPr>
              <w:rStyle w:val="PlaceholderText"/>
              <w:rtl/>
            </w:rPr>
            <w:t>[שדה נוסף 2]</w:t>
          </w:r>
        </w:p>
      </w:docPartBody>
    </w:docPart>
    <w:docPart>
      <w:docPartPr>
        <w:name w:val="365DAFE176AB4BD9981B7183BBD07DC1"/>
        <w:category>
          <w:name w:val="כללי"/>
          <w:gallery w:val="placeholder"/>
        </w:category>
        <w:types>
          <w:type w:val="bbPlcHdr"/>
        </w:types>
        <w:behaviors>
          <w:behavior w:val="content"/>
        </w:behaviors>
        <w:guid w:val="{4CE4FC3C-2003-4668-937C-49532299C7D7}"/>
      </w:docPartPr>
      <w:docPartBody>
        <w:p w:rsidR="00BF4991" w:rsidRDefault="001B3C46" w:rsidP="001B3C46">
          <w:pPr>
            <w:pStyle w:val="365DAFE176AB4BD9981B7183BBD07DC1"/>
          </w:pPr>
          <w:r w:rsidRPr="003059F5">
            <w:rPr>
              <w:rStyle w:val="PlaceholderText"/>
              <w:rtl/>
            </w:rPr>
            <w:t>[שדה נוסף 1]</w:t>
          </w:r>
        </w:p>
      </w:docPartBody>
    </w:docPart>
    <w:docPart>
      <w:docPartPr>
        <w:name w:val="A65A4E931B014AD798A22EEF3D3EA647"/>
        <w:category>
          <w:name w:val="כללי"/>
          <w:gallery w:val="placeholder"/>
        </w:category>
        <w:types>
          <w:type w:val="bbPlcHdr"/>
        </w:types>
        <w:behaviors>
          <w:behavior w:val="content"/>
        </w:behaviors>
        <w:guid w:val="{02F9A67F-DEB6-4124-90A9-A9046FA0E3D9}"/>
      </w:docPartPr>
      <w:docPartBody>
        <w:p w:rsidR="00BF4991" w:rsidRDefault="001B3C46" w:rsidP="001B3C46">
          <w:pPr>
            <w:pStyle w:val="A65A4E931B014AD798A22EEF3D3EA647"/>
          </w:pPr>
          <w:r w:rsidRPr="003059F5">
            <w:rPr>
              <w:rStyle w:val="PlaceholderText"/>
              <w:rtl/>
            </w:rPr>
            <w:t>[רשות מקומית]</w:t>
          </w:r>
        </w:p>
      </w:docPartBody>
    </w:docPart>
    <w:docPart>
      <w:docPartPr>
        <w:name w:val="713A808D01184B14BF3CE3665963AE9A"/>
        <w:category>
          <w:name w:val="כללי"/>
          <w:gallery w:val="placeholder"/>
        </w:category>
        <w:types>
          <w:type w:val="bbPlcHdr"/>
        </w:types>
        <w:behaviors>
          <w:behavior w:val="content"/>
        </w:behaviors>
        <w:guid w:val="{EBD6D84C-9FF9-41B7-946F-3FC02E2EAA8B}"/>
      </w:docPartPr>
      <w:docPartBody>
        <w:p w:rsidR="00BF4991" w:rsidRDefault="001B3C46" w:rsidP="001B3C46">
          <w:pPr>
            <w:pStyle w:val="713A808D01184B14BF3CE3665963AE9A"/>
          </w:pPr>
          <w:r w:rsidRPr="003059F5">
            <w:rPr>
              <w:rStyle w:val="PlaceholderText"/>
              <w:rtl/>
            </w:rPr>
            <w:t>[שדה נוסף 3]</w:t>
          </w:r>
        </w:p>
      </w:docPartBody>
    </w:docPart>
    <w:docPart>
      <w:docPartPr>
        <w:name w:val="4A640AB2D6454A38B936AAF814B8974D"/>
        <w:category>
          <w:name w:val="כללי"/>
          <w:gallery w:val="placeholder"/>
        </w:category>
        <w:types>
          <w:type w:val="bbPlcHdr"/>
        </w:types>
        <w:behaviors>
          <w:behavior w:val="content"/>
        </w:behaviors>
        <w:guid w:val="{0689B473-9E12-4A2F-A890-3B7F72113FFD}"/>
      </w:docPartPr>
      <w:docPartBody>
        <w:p w:rsidR="00BF4991" w:rsidRDefault="001B3C46" w:rsidP="001B3C46">
          <w:pPr>
            <w:pStyle w:val="4A640AB2D6454A38B936AAF814B8974D"/>
          </w:pPr>
          <w:r w:rsidRPr="003059F5">
            <w:rPr>
              <w:rStyle w:val="PlaceholderText"/>
              <w:rtl/>
            </w:rPr>
            <w:t>[שדה נוסף 4]</w:t>
          </w:r>
        </w:p>
      </w:docPartBody>
    </w:docPart>
    <w:docPart>
      <w:docPartPr>
        <w:name w:val="F20F321B4668407C925802BA462690F2"/>
        <w:category>
          <w:name w:val="כללי"/>
          <w:gallery w:val="placeholder"/>
        </w:category>
        <w:types>
          <w:type w:val="bbPlcHdr"/>
        </w:types>
        <w:behaviors>
          <w:behavior w:val="content"/>
        </w:behaviors>
        <w:guid w:val="{CD867036-0FC6-4C97-95DC-CE030DFB39B4}"/>
      </w:docPartPr>
      <w:docPartBody>
        <w:p w:rsidR="00BF4991" w:rsidRDefault="001B3C46" w:rsidP="001B3C46">
          <w:pPr>
            <w:pStyle w:val="F20F321B4668407C925802BA462690F2"/>
          </w:pPr>
          <w:r w:rsidRPr="003059F5">
            <w:rPr>
              <w:rStyle w:val="PlaceholderText"/>
              <w:rtl/>
            </w:rPr>
            <w:t>[שדה נוסף 5]</w:t>
          </w:r>
        </w:p>
      </w:docPartBody>
    </w:docPart>
    <w:docPart>
      <w:docPartPr>
        <w:name w:val="BE3DE6A7F2CA4B5DA72362E5D4204E11"/>
        <w:category>
          <w:name w:val="כללי"/>
          <w:gallery w:val="placeholder"/>
        </w:category>
        <w:types>
          <w:type w:val="bbPlcHdr"/>
        </w:types>
        <w:behaviors>
          <w:behavior w:val="content"/>
        </w:behaviors>
        <w:guid w:val="{7A21BCE9-6965-4C8D-925F-FFF29DBFEBC2}"/>
      </w:docPartPr>
      <w:docPartBody>
        <w:p w:rsidR="00BF4991" w:rsidRDefault="001B3C46" w:rsidP="001B3C46">
          <w:pPr>
            <w:pStyle w:val="BE3DE6A7F2CA4B5DA72362E5D4204E11"/>
          </w:pPr>
          <w:r w:rsidRPr="003059F5">
            <w:rPr>
              <w:rStyle w:val="PlaceholderText"/>
              <w:rtl/>
            </w:rPr>
            <w:t>[שדה נוסף 6]</w:t>
          </w:r>
        </w:p>
      </w:docPartBody>
    </w:docPart>
    <w:docPart>
      <w:docPartPr>
        <w:name w:val="3F7CBDAF3EE544DD9B66724F35D3A718"/>
        <w:category>
          <w:name w:val="כללי"/>
          <w:gallery w:val="placeholder"/>
        </w:category>
        <w:types>
          <w:type w:val="bbPlcHdr"/>
        </w:types>
        <w:behaviors>
          <w:behavior w:val="content"/>
        </w:behaviors>
        <w:guid w:val="{5CDB7F7A-A7D7-4094-BA42-43CDA10AC901}"/>
      </w:docPartPr>
      <w:docPartBody>
        <w:p w:rsidR="00BF4991" w:rsidRDefault="001B3C46" w:rsidP="001B3C46">
          <w:pPr>
            <w:pStyle w:val="3F7CBDAF3EE544DD9B66724F35D3A718"/>
          </w:pPr>
          <w:r w:rsidRPr="00064388">
            <w:rPr>
              <w:rStyle w:val="PlaceholderText"/>
              <w:rtl/>
            </w:rPr>
            <w:t>[סוג מדד כותרת]</w:t>
          </w:r>
        </w:p>
      </w:docPartBody>
    </w:docPart>
    <w:docPart>
      <w:docPartPr>
        <w:name w:val="8D5B29FB7D9E434D8AE6E933C05662E6"/>
        <w:category>
          <w:name w:val="כללי"/>
          <w:gallery w:val="placeholder"/>
        </w:category>
        <w:types>
          <w:type w:val="bbPlcHdr"/>
        </w:types>
        <w:behaviors>
          <w:behavior w:val="content"/>
        </w:behaviors>
        <w:guid w:val="{3613E7E9-04AC-4192-86D4-B77585C44DA8}"/>
      </w:docPartPr>
      <w:docPartBody>
        <w:p w:rsidR="00BF4991" w:rsidRDefault="001B3C46" w:rsidP="001B3C46">
          <w:pPr>
            <w:pStyle w:val="8D5B29FB7D9E434D8AE6E933C05662E6"/>
          </w:pPr>
          <w:r w:rsidRPr="00033B28">
            <w:rPr>
              <w:rStyle w:val="PlaceholderText"/>
              <w:rtl/>
            </w:rPr>
            <w:t>[מדד בגין/ידוע - כותרת]</w:t>
          </w:r>
        </w:p>
      </w:docPartBody>
    </w:docPart>
    <w:docPart>
      <w:docPartPr>
        <w:name w:val="969202E9E42E42F4904935E28724B564"/>
        <w:category>
          <w:name w:val="כללי"/>
          <w:gallery w:val="placeholder"/>
        </w:category>
        <w:types>
          <w:type w:val="bbPlcHdr"/>
        </w:types>
        <w:behaviors>
          <w:behavior w:val="content"/>
        </w:behaviors>
        <w:guid w:val="{96AFFBAA-3FA7-401B-84F1-315D53A9C0AC}"/>
      </w:docPartPr>
      <w:docPartBody>
        <w:p w:rsidR="00BF4991" w:rsidRDefault="001B3C46" w:rsidP="001B3C46">
          <w:pPr>
            <w:pStyle w:val="969202E9E42E42F4904935E28724B564"/>
          </w:pPr>
          <w:r w:rsidRPr="003059F5">
            <w:rPr>
              <w:rStyle w:val="PlaceholderText"/>
              <w:rtl/>
            </w:rPr>
            <w:t>[מדד בסיס]</w:t>
          </w:r>
        </w:p>
      </w:docPartBody>
    </w:docPart>
    <w:docPart>
      <w:docPartPr>
        <w:name w:val="B93B2DAAB9884DDDA65C11058A1C8CC3"/>
        <w:category>
          <w:name w:val="כללי"/>
          <w:gallery w:val="placeholder"/>
        </w:category>
        <w:types>
          <w:type w:val="bbPlcHdr"/>
        </w:types>
        <w:behaviors>
          <w:behavior w:val="content"/>
        </w:behaviors>
        <w:guid w:val="{27BA14DD-9764-48DB-B027-7AA174E149BC}"/>
      </w:docPartPr>
      <w:docPartBody>
        <w:p w:rsidR="00BF4991" w:rsidRDefault="001B3C46" w:rsidP="001B3C46">
          <w:pPr>
            <w:pStyle w:val="B93B2DAAB9884DDDA65C11058A1C8CC3"/>
          </w:pPr>
          <w:r w:rsidRPr="003059F5">
            <w:rPr>
              <w:rStyle w:val="PlaceholderText"/>
              <w:rtl/>
            </w:rPr>
            <w:t>[נקודות מדד]</w:t>
          </w:r>
        </w:p>
      </w:docPartBody>
    </w:docPart>
    <w:docPart>
      <w:docPartPr>
        <w:name w:val="1FE0D802B94145A3B6BFB107B73E0936"/>
        <w:category>
          <w:name w:val="כללי"/>
          <w:gallery w:val="placeholder"/>
        </w:category>
        <w:types>
          <w:type w:val="bbPlcHdr"/>
        </w:types>
        <w:behaviors>
          <w:behavior w:val="content"/>
        </w:behaviors>
        <w:guid w:val="{90579CF9-A9E8-4359-BAF0-7BE2A78DA9C9}"/>
      </w:docPartPr>
      <w:docPartBody>
        <w:p w:rsidR="00BF4991" w:rsidRDefault="001B3C46" w:rsidP="001B3C46">
          <w:pPr>
            <w:pStyle w:val="1FE0D802B94145A3B6BFB107B73E0936"/>
          </w:pPr>
          <w:r w:rsidRPr="003059F5">
            <w:rPr>
              <w:rStyle w:val="PlaceholderText"/>
              <w:rtl/>
            </w:rPr>
            <w:t>[תאריך חתימת חוזה]</w:t>
          </w:r>
        </w:p>
      </w:docPartBody>
    </w:docPart>
    <w:docPart>
      <w:docPartPr>
        <w:name w:val="705D1BD1F35C472FAF38181E83BF0718"/>
        <w:category>
          <w:name w:val="כללי"/>
          <w:gallery w:val="placeholder"/>
        </w:category>
        <w:types>
          <w:type w:val="bbPlcHdr"/>
        </w:types>
        <w:behaviors>
          <w:behavior w:val="content"/>
        </w:behaviors>
        <w:guid w:val="{FEE0F5F0-64B0-4D13-B45B-FC39CA8CDC4B}"/>
      </w:docPartPr>
      <w:docPartBody>
        <w:p w:rsidR="00BF4991" w:rsidRDefault="001B3C46" w:rsidP="001B3C46">
          <w:pPr>
            <w:pStyle w:val="705D1BD1F35C472FAF38181E83BF0718"/>
          </w:pPr>
          <w:r w:rsidRPr="0027244C">
            <w:rPr>
              <w:rStyle w:val="PlaceholderText"/>
              <w:rtl/>
            </w:rPr>
            <w:t>[צד א בחוזה]</w:t>
          </w:r>
        </w:p>
      </w:docPartBody>
    </w:docPart>
    <w:docPart>
      <w:docPartPr>
        <w:name w:val="D7F28C914BFF43F792CA9A4211801DDC"/>
        <w:category>
          <w:name w:val="כללי"/>
          <w:gallery w:val="placeholder"/>
        </w:category>
        <w:types>
          <w:type w:val="bbPlcHdr"/>
        </w:types>
        <w:behaviors>
          <w:behavior w:val="content"/>
        </w:behaviors>
        <w:guid w:val="{EF7BFC61-2249-4CDB-8926-EDD457595928}"/>
      </w:docPartPr>
      <w:docPartBody>
        <w:p w:rsidR="00BF4991" w:rsidRDefault="001B3C46" w:rsidP="001B3C46">
          <w:pPr>
            <w:pStyle w:val="D7F28C914BFF43F792CA9A4211801DDC"/>
          </w:pPr>
          <w:r w:rsidRPr="003059F5">
            <w:rPr>
              <w:rStyle w:val="PlaceholderText"/>
              <w:rtl/>
            </w:rPr>
            <w:t>[שם ספק]</w:t>
          </w:r>
        </w:p>
      </w:docPartBody>
    </w:docPart>
    <w:docPart>
      <w:docPartPr>
        <w:name w:val="5F484627D21F49C29FFD517CF4559410"/>
        <w:category>
          <w:name w:val="כללי"/>
          <w:gallery w:val="placeholder"/>
        </w:category>
        <w:types>
          <w:type w:val="bbPlcHdr"/>
        </w:types>
        <w:behaviors>
          <w:behavior w:val="content"/>
        </w:behaviors>
        <w:guid w:val="{8BD80928-F8E8-40C1-AC11-9CCEDA463F26}"/>
      </w:docPartPr>
      <w:docPartBody>
        <w:p w:rsidR="00BF4991" w:rsidRDefault="001B3C46" w:rsidP="001B3C46">
          <w:pPr>
            <w:pStyle w:val="5F484627D21F49C29FFD517CF4559410"/>
          </w:pPr>
          <w:r w:rsidRPr="003059F5">
            <w:rPr>
              <w:rStyle w:val="PlaceholderText"/>
              <w:rtl/>
            </w:rPr>
            <w:t>[שם ספק]</w:t>
          </w:r>
        </w:p>
      </w:docPartBody>
    </w:docPart>
    <w:docPart>
      <w:docPartPr>
        <w:name w:val="0189B26F5D48479CB2EEBFDC1EF4138F"/>
        <w:category>
          <w:name w:val="כללי"/>
          <w:gallery w:val="placeholder"/>
        </w:category>
        <w:types>
          <w:type w:val="bbPlcHdr"/>
        </w:types>
        <w:behaviors>
          <w:behavior w:val="content"/>
        </w:behaviors>
        <w:guid w:val="{58AAF8CC-5BD7-4DAE-BC34-C36D4E6E343B}"/>
      </w:docPartPr>
      <w:docPartBody>
        <w:p w:rsidR="00BF4991" w:rsidRDefault="001B3C46" w:rsidP="001B3C46">
          <w:pPr>
            <w:pStyle w:val="0189B26F5D48479CB2EEBFDC1EF4138F"/>
          </w:pPr>
          <w:r w:rsidRPr="003059F5">
            <w:rPr>
              <w:rStyle w:val="PlaceholderText"/>
              <w:rtl/>
            </w:rPr>
            <w:t>[שם ספק]</w:t>
          </w:r>
        </w:p>
      </w:docPartBody>
    </w:docPart>
    <w:docPart>
      <w:docPartPr>
        <w:name w:val="3269E78491B64B8F82C2671A1CD2E8B2"/>
        <w:category>
          <w:name w:val="כללי"/>
          <w:gallery w:val="placeholder"/>
        </w:category>
        <w:types>
          <w:type w:val="bbPlcHdr"/>
        </w:types>
        <w:behaviors>
          <w:behavior w:val="content"/>
        </w:behaviors>
        <w:guid w:val="{983F7A14-52B9-499A-9D8D-AD0E91AAE68D}"/>
      </w:docPartPr>
      <w:docPartBody>
        <w:p w:rsidR="00BF4991" w:rsidRDefault="001B3C46" w:rsidP="001B3C46">
          <w:pPr>
            <w:pStyle w:val="3269E78491B64B8F82C2671A1CD2E8B2"/>
          </w:pPr>
          <w:r w:rsidRPr="003059F5">
            <w:rPr>
              <w:rStyle w:val="PlaceholderText"/>
              <w:rtl/>
            </w:rPr>
            <w:t>[שם ספק]</w:t>
          </w:r>
        </w:p>
      </w:docPartBody>
    </w:docPart>
    <w:docPart>
      <w:docPartPr>
        <w:name w:val="DE1F797918854A2F80E2B9F535B2D2AC"/>
        <w:category>
          <w:name w:val="כללי"/>
          <w:gallery w:val="placeholder"/>
        </w:category>
        <w:types>
          <w:type w:val="bbPlcHdr"/>
        </w:types>
        <w:behaviors>
          <w:behavior w:val="content"/>
        </w:behaviors>
        <w:guid w:val="{E08250DB-4D8B-4A35-AA16-D205F23C4031}"/>
      </w:docPartPr>
      <w:docPartBody>
        <w:p w:rsidR="00BF4991" w:rsidRDefault="001B3C46" w:rsidP="001B3C46">
          <w:pPr>
            <w:pStyle w:val="DE1F797918854A2F80E2B9F535B2D2AC"/>
          </w:pPr>
          <w:r w:rsidRPr="003059F5">
            <w:rPr>
              <w:rStyle w:val="PlaceholderText"/>
              <w:rtl/>
            </w:rPr>
            <w:t>[תבנית חוזה]</w:t>
          </w:r>
        </w:p>
      </w:docPartBody>
    </w:docPart>
    <w:docPart>
      <w:docPartPr>
        <w:name w:val="B0235CAFCDAA44D39550F828CEBE2C99"/>
        <w:category>
          <w:name w:val="כללי"/>
          <w:gallery w:val="placeholder"/>
        </w:category>
        <w:types>
          <w:type w:val="bbPlcHdr"/>
        </w:types>
        <w:behaviors>
          <w:behavior w:val="content"/>
        </w:behaviors>
        <w:guid w:val="{4684D7E6-3611-492D-AE0F-E28F1F247788}"/>
      </w:docPartPr>
      <w:docPartBody>
        <w:p w:rsidR="00BF4991" w:rsidRDefault="001B3C46" w:rsidP="001B3C46">
          <w:pPr>
            <w:pStyle w:val="B0235CAFCDAA44D39550F828CEBE2C99"/>
          </w:pPr>
          <w:r w:rsidRPr="009D00D7">
            <w:rPr>
              <w:rStyle w:val="PlaceholderText"/>
              <w:rtl/>
            </w:rPr>
            <w:t>[שם הפרויקט]</w:t>
          </w:r>
        </w:p>
      </w:docPartBody>
    </w:docPart>
    <w:docPart>
      <w:docPartPr>
        <w:name w:val="B4788D815F734013AC4A64252B0A5BD4"/>
        <w:category>
          <w:name w:val="כללי"/>
          <w:gallery w:val="placeholder"/>
        </w:category>
        <w:types>
          <w:type w:val="bbPlcHdr"/>
        </w:types>
        <w:behaviors>
          <w:behavior w:val="content"/>
        </w:behaviors>
        <w:guid w:val="{36479744-D021-4D93-A68C-43596ABD4CB4}"/>
      </w:docPartPr>
      <w:docPartBody>
        <w:p w:rsidR="00BF4991" w:rsidRDefault="001B3C46" w:rsidP="001B3C46">
          <w:pPr>
            <w:pStyle w:val="B4788D815F734013AC4A64252B0A5BD4"/>
          </w:pPr>
          <w:r w:rsidRPr="003059F5">
            <w:rPr>
              <w:rStyle w:val="PlaceholderText"/>
              <w:rtl/>
            </w:rPr>
            <w:t>[שם ספק]</w:t>
          </w:r>
        </w:p>
      </w:docPartBody>
    </w:docPart>
    <w:docPart>
      <w:docPartPr>
        <w:name w:val="B97E7F6621A94D80BE43AE2FFBC102CE"/>
        <w:category>
          <w:name w:val="כללי"/>
          <w:gallery w:val="placeholder"/>
        </w:category>
        <w:types>
          <w:type w:val="bbPlcHdr"/>
        </w:types>
        <w:behaviors>
          <w:behavior w:val="content"/>
        </w:behaviors>
        <w:guid w:val="{7A465392-B7A4-49C1-B0B4-3520848409CD}"/>
      </w:docPartPr>
      <w:docPartBody>
        <w:p w:rsidR="00BF4991" w:rsidRDefault="001B3C46" w:rsidP="001B3C46">
          <w:pPr>
            <w:pStyle w:val="B97E7F6621A94D80BE43AE2FFBC102CE"/>
          </w:pPr>
          <w:r w:rsidRPr="003059F5">
            <w:rPr>
              <w:rStyle w:val="PlaceholderText"/>
              <w:rtl/>
            </w:rPr>
            <w:t>[שם ספק]</w:t>
          </w:r>
        </w:p>
      </w:docPartBody>
    </w:docPart>
    <w:docPart>
      <w:docPartPr>
        <w:name w:val="874EC2A980404D8E96EBE3D2B5512921"/>
        <w:category>
          <w:name w:val="כללי"/>
          <w:gallery w:val="placeholder"/>
        </w:category>
        <w:types>
          <w:type w:val="bbPlcHdr"/>
        </w:types>
        <w:behaviors>
          <w:behavior w:val="content"/>
        </w:behaviors>
        <w:guid w:val="{F67EB9D9-9981-4790-9DA1-0959D02AF441}"/>
      </w:docPartPr>
      <w:docPartBody>
        <w:p w:rsidR="00BF4991" w:rsidRDefault="001B3C46" w:rsidP="001B3C46">
          <w:pPr>
            <w:pStyle w:val="874EC2A980404D8E96EBE3D2B5512921"/>
          </w:pPr>
          <w:r w:rsidRPr="003059F5">
            <w:rPr>
              <w:rStyle w:val="PlaceholderText"/>
              <w:rtl/>
            </w:rPr>
            <w:t>[שם ספק]</w:t>
          </w:r>
        </w:p>
      </w:docPartBody>
    </w:docPart>
    <w:docPart>
      <w:docPartPr>
        <w:name w:val="073C7ACBC427428987960C2963F6F4B9"/>
        <w:category>
          <w:name w:val="כללי"/>
          <w:gallery w:val="placeholder"/>
        </w:category>
        <w:types>
          <w:type w:val="bbPlcHdr"/>
        </w:types>
        <w:behaviors>
          <w:behavior w:val="content"/>
        </w:behaviors>
        <w:guid w:val="{DC138F1B-200F-4011-BAC3-D1C0D8DBFF3A}"/>
      </w:docPartPr>
      <w:docPartBody>
        <w:p w:rsidR="00BF4991" w:rsidRDefault="001B3C46" w:rsidP="001B3C46">
          <w:pPr>
            <w:pStyle w:val="073C7ACBC427428987960C2963F6F4B9"/>
          </w:pPr>
          <w:r w:rsidRPr="00C5438E">
            <w:rPr>
              <w:rStyle w:val="PlaceholderText"/>
              <w:rtl/>
            </w:rPr>
            <w:t>[צד א בחוזה]</w:t>
          </w:r>
        </w:p>
      </w:docPartBody>
    </w:docPart>
    <w:docPart>
      <w:docPartPr>
        <w:name w:val="B754E9F44DF74270AFDB91059984A7C2"/>
        <w:category>
          <w:name w:val="כללי"/>
          <w:gallery w:val="placeholder"/>
        </w:category>
        <w:types>
          <w:type w:val="bbPlcHdr"/>
        </w:types>
        <w:behaviors>
          <w:behavior w:val="content"/>
        </w:behaviors>
        <w:guid w:val="{2DA85161-056C-40BC-8E03-2D39E3CB2E1C}"/>
      </w:docPartPr>
      <w:docPartBody>
        <w:p w:rsidR="00BF4991" w:rsidRDefault="001B3C46" w:rsidP="001B3C46">
          <w:pPr>
            <w:pStyle w:val="B754E9F44DF74270AFDB91059984A7C2"/>
          </w:pPr>
          <w:r w:rsidRPr="003059F5">
            <w:rPr>
              <w:rStyle w:val="PlaceholderText"/>
              <w:rtl/>
            </w:rPr>
            <w:t>[שם ספק]</w:t>
          </w:r>
        </w:p>
      </w:docPartBody>
    </w:docPart>
    <w:docPart>
      <w:docPartPr>
        <w:name w:val="02A56EDF02374FC393341B3B3DDAF376"/>
        <w:category>
          <w:name w:val="כללי"/>
          <w:gallery w:val="placeholder"/>
        </w:category>
        <w:types>
          <w:type w:val="bbPlcHdr"/>
        </w:types>
        <w:behaviors>
          <w:behavior w:val="content"/>
        </w:behaviors>
        <w:guid w:val="{1F3CA4FE-9725-4B3B-9875-BF2095AE328B}"/>
      </w:docPartPr>
      <w:docPartBody>
        <w:p w:rsidR="00BF4991" w:rsidRDefault="001B3C46" w:rsidP="001B3C46">
          <w:pPr>
            <w:pStyle w:val="02A56EDF02374FC393341B3B3DDAF376"/>
          </w:pPr>
          <w:r w:rsidRPr="003059F5">
            <w:rPr>
              <w:rStyle w:val="PlaceholderText"/>
              <w:rtl/>
            </w:rPr>
            <w:t>[שם אתר]</w:t>
          </w:r>
        </w:p>
      </w:docPartBody>
    </w:docPart>
    <w:docPart>
      <w:docPartPr>
        <w:name w:val="1712330CCC0A4EE3AFDA507270E4B109"/>
        <w:category>
          <w:name w:val="כללי"/>
          <w:gallery w:val="placeholder"/>
        </w:category>
        <w:types>
          <w:type w:val="bbPlcHdr"/>
        </w:types>
        <w:behaviors>
          <w:behavior w:val="content"/>
        </w:behaviors>
        <w:guid w:val="{586A4E5A-4D9F-40E4-B274-1AD80873F7DA}"/>
      </w:docPartPr>
      <w:docPartBody>
        <w:p w:rsidR="00BF4991" w:rsidRDefault="001B3C46" w:rsidP="001B3C46">
          <w:pPr>
            <w:pStyle w:val="1712330CCC0A4EE3AFDA507270E4B109"/>
          </w:pPr>
          <w:r w:rsidRPr="003059F5">
            <w:rPr>
              <w:rStyle w:val="PlaceholderText"/>
              <w:rtl/>
            </w:rPr>
            <w:t>[תיאור עבודה]</w:t>
          </w:r>
        </w:p>
      </w:docPartBody>
    </w:docPart>
    <w:docPart>
      <w:docPartPr>
        <w:name w:val="D3C8A8A42270476C8AE06464B8F57225"/>
        <w:category>
          <w:name w:val="כללי"/>
          <w:gallery w:val="placeholder"/>
        </w:category>
        <w:types>
          <w:type w:val="bbPlcHdr"/>
        </w:types>
        <w:behaviors>
          <w:behavior w:val="content"/>
        </w:behaviors>
        <w:guid w:val="{6804E8F4-032E-411A-AE93-3BB56A0F9CFE}"/>
      </w:docPartPr>
      <w:docPartBody>
        <w:p w:rsidR="00BF4991" w:rsidRDefault="001B3C46" w:rsidP="001B3C46">
          <w:pPr>
            <w:pStyle w:val="D3C8A8A42270476C8AE06464B8F57225"/>
          </w:pPr>
          <w:r w:rsidRPr="003059F5">
            <w:rPr>
              <w:rStyle w:val="PlaceholderText"/>
              <w:rtl/>
            </w:rPr>
            <w:t>[שם ספק]</w:t>
          </w:r>
        </w:p>
      </w:docPartBody>
    </w:docPart>
    <w:docPart>
      <w:docPartPr>
        <w:name w:val="0C617C68219B44A1A7C221441D534BF3"/>
        <w:category>
          <w:name w:val="כללי"/>
          <w:gallery w:val="placeholder"/>
        </w:category>
        <w:types>
          <w:type w:val="bbPlcHdr"/>
        </w:types>
        <w:behaviors>
          <w:behavior w:val="content"/>
        </w:behaviors>
        <w:guid w:val="{7AD9AF67-5B49-485C-820F-25D39C0CCA82}"/>
      </w:docPartPr>
      <w:docPartBody>
        <w:p w:rsidR="00BF4991" w:rsidRDefault="001B3C46" w:rsidP="001B3C46">
          <w:pPr>
            <w:pStyle w:val="0C617C68219B44A1A7C221441D534BF3"/>
          </w:pPr>
          <w:r w:rsidRPr="00C5438E">
            <w:rPr>
              <w:rStyle w:val="PlaceholderText"/>
              <w:rtl/>
            </w:rPr>
            <w:t>[צד א בחוזה]</w:t>
          </w:r>
        </w:p>
      </w:docPartBody>
    </w:docPart>
    <w:docPart>
      <w:docPartPr>
        <w:name w:val="1C15B72812694101871F388B27B1366D"/>
        <w:category>
          <w:name w:val="כללי"/>
          <w:gallery w:val="placeholder"/>
        </w:category>
        <w:types>
          <w:type w:val="bbPlcHdr"/>
        </w:types>
        <w:behaviors>
          <w:behavior w:val="content"/>
        </w:behaviors>
        <w:guid w:val="{A03D9FA9-82E7-4F94-9BF6-69D1F23CA265}"/>
      </w:docPartPr>
      <w:docPartBody>
        <w:p w:rsidR="00BF4991" w:rsidRDefault="001B3C46" w:rsidP="001B3C46">
          <w:pPr>
            <w:pStyle w:val="1C15B72812694101871F388B27B1366D"/>
          </w:pPr>
          <w:r w:rsidRPr="003059F5">
            <w:rPr>
              <w:rStyle w:val="PlaceholderText"/>
              <w:rtl/>
            </w:rPr>
            <w:t>[שם אתר]</w:t>
          </w:r>
        </w:p>
      </w:docPartBody>
    </w:docPart>
    <w:docPart>
      <w:docPartPr>
        <w:name w:val="8596EDE2C0C546DFB64D789B8CEE22B2"/>
        <w:category>
          <w:name w:val="כללי"/>
          <w:gallery w:val="placeholder"/>
        </w:category>
        <w:types>
          <w:type w:val="bbPlcHdr"/>
        </w:types>
        <w:behaviors>
          <w:behavior w:val="content"/>
        </w:behaviors>
        <w:guid w:val="{56DB1EF4-5D95-4A52-AB2D-4B28EE5CBE15}"/>
      </w:docPartPr>
      <w:docPartBody>
        <w:p w:rsidR="00BF4991" w:rsidRDefault="001B3C46" w:rsidP="001B3C46">
          <w:pPr>
            <w:pStyle w:val="8596EDE2C0C546DFB64D789B8CEE22B2"/>
          </w:pPr>
          <w:r w:rsidRPr="003059F5">
            <w:rPr>
              <w:rStyle w:val="PlaceholderText"/>
              <w:rtl/>
            </w:rPr>
            <w:t>[תאריך חתימת חוזה]</w:t>
          </w:r>
        </w:p>
      </w:docPartBody>
    </w:docPart>
    <w:docPart>
      <w:docPartPr>
        <w:name w:val="80CBB01FDF2A44C3861AC7FBD8AB2679"/>
        <w:category>
          <w:name w:val="כללי"/>
          <w:gallery w:val="placeholder"/>
        </w:category>
        <w:types>
          <w:type w:val="bbPlcHdr"/>
        </w:types>
        <w:behaviors>
          <w:behavior w:val="content"/>
        </w:behaviors>
        <w:guid w:val="{C9974333-228D-4E7B-B157-57DF52FA2064}"/>
      </w:docPartPr>
      <w:docPartBody>
        <w:p w:rsidR="00BF4991" w:rsidRDefault="001B3C46" w:rsidP="001B3C46">
          <w:pPr>
            <w:pStyle w:val="80CBB01FDF2A44C3861AC7FBD8AB2679"/>
          </w:pPr>
          <w:r w:rsidRPr="003059F5">
            <w:rPr>
              <w:rStyle w:val="PlaceholderText"/>
              <w:rtl/>
            </w:rPr>
            <w:t>[שם ספק]</w:t>
          </w:r>
        </w:p>
      </w:docPartBody>
    </w:docPart>
    <w:docPart>
      <w:docPartPr>
        <w:name w:val="86D6995346764D2AB3A7499A27A33F69"/>
        <w:category>
          <w:name w:val="General"/>
          <w:gallery w:val="placeholder"/>
        </w:category>
        <w:types>
          <w:type w:val="bbPlcHdr"/>
        </w:types>
        <w:behaviors>
          <w:behavior w:val="content"/>
        </w:behaviors>
        <w:guid w:val="{82195E07-C217-4CC1-BF8B-60872BA65C42}"/>
      </w:docPartPr>
      <w:docPartBody>
        <w:p w:rsidR="000D01A6" w:rsidRDefault="0055097F" w:rsidP="0055097F">
          <w:pPr>
            <w:pStyle w:val="86D6995346764D2AB3A7499A27A33F69"/>
          </w:pPr>
          <w:r w:rsidRPr="00F3672F">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D01A6"/>
    <w:rsid w:val="00172407"/>
    <w:rsid w:val="001B3C46"/>
    <w:rsid w:val="0032380B"/>
    <w:rsid w:val="003D3172"/>
    <w:rsid w:val="0055097F"/>
    <w:rsid w:val="006072C5"/>
    <w:rsid w:val="006865A5"/>
    <w:rsid w:val="00765A9F"/>
    <w:rsid w:val="00874A5F"/>
    <w:rsid w:val="009860E7"/>
    <w:rsid w:val="00BF4991"/>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5097F"/>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0A3612866FCC4FB2A94F3BB6973F2CCF">
    <w:name w:val="0A3612866FCC4FB2A94F3BB6973F2CCF"/>
    <w:rsid w:val="001B3C46"/>
    <w:pPr>
      <w:bidi/>
    </w:pPr>
  </w:style>
  <w:style w:type="paragraph" w:customStyle="1" w:styleId="71D6728F839B46D5B4C4BE0E9BFD94DB">
    <w:name w:val="71D6728F839B46D5B4C4BE0E9BFD94DB"/>
    <w:rsid w:val="001B3C46"/>
    <w:pPr>
      <w:bidi/>
    </w:pPr>
  </w:style>
  <w:style w:type="paragraph" w:customStyle="1" w:styleId="FC7D580B0E764F11B78BEAD19CF47970">
    <w:name w:val="FC7D580B0E764F11B78BEAD19CF47970"/>
    <w:rsid w:val="001B3C46"/>
    <w:pPr>
      <w:bidi/>
    </w:pPr>
  </w:style>
  <w:style w:type="paragraph" w:customStyle="1" w:styleId="B42DD4ACF40048AEAEA238C5E718A465">
    <w:name w:val="B42DD4ACF40048AEAEA238C5E718A465"/>
    <w:rsid w:val="001B3C46"/>
    <w:pPr>
      <w:bidi/>
    </w:pPr>
  </w:style>
  <w:style w:type="paragraph" w:customStyle="1" w:styleId="0C6472EA799C4B65AB82EB329A207941">
    <w:name w:val="0C6472EA799C4B65AB82EB329A207941"/>
    <w:rsid w:val="001B3C46"/>
    <w:pPr>
      <w:bidi/>
    </w:pPr>
  </w:style>
  <w:style w:type="paragraph" w:customStyle="1" w:styleId="8E2F8679482F47039341456D71AAC82B">
    <w:name w:val="8E2F8679482F47039341456D71AAC82B"/>
    <w:rsid w:val="001B3C46"/>
    <w:pPr>
      <w:bidi/>
    </w:pPr>
  </w:style>
  <w:style w:type="paragraph" w:customStyle="1" w:styleId="B0FCBD5D36D34EEAAEB115018215C1A5">
    <w:name w:val="B0FCBD5D36D34EEAAEB115018215C1A5"/>
    <w:rsid w:val="001B3C46"/>
    <w:pPr>
      <w:bidi/>
    </w:pPr>
  </w:style>
  <w:style w:type="paragraph" w:customStyle="1" w:styleId="A6EABCB3884D4308B3D3558A50DCDFAF">
    <w:name w:val="A6EABCB3884D4308B3D3558A50DCDFAF"/>
    <w:rsid w:val="001B3C46"/>
    <w:pPr>
      <w:bidi/>
    </w:pPr>
  </w:style>
  <w:style w:type="paragraph" w:customStyle="1" w:styleId="56AC33E17EEE482BA87DA6B4698A409B">
    <w:name w:val="56AC33E17EEE482BA87DA6B4698A409B"/>
    <w:rsid w:val="001B3C46"/>
    <w:pPr>
      <w:bidi/>
    </w:pPr>
  </w:style>
  <w:style w:type="paragraph" w:customStyle="1" w:styleId="365DAFE176AB4BD9981B7183BBD07DC1">
    <w:name w:val="365DAFE176AB4BD9981B7183BBD07DC1"/>
    <w:rsid w:val="001B3C46"/>
    <w:pPr>
      <w:bidi/>
    </w:pPr>
  </w:style>
  <w:style w:type="paragraph" w:customStyle="1" w:styleId="A65A4E931B014AD798A22EEF3D3EA647">
    <w:name w:val="A65A4E931B014AD798A22EEF3D3EA647"/>
    <w:rsid w:val="001B3C46"/>
    <w:pPr>
      <w:bidi/>
    </w:pPr>
  </w:style>
  <w:style w:type="paragraph" w:customStyle="1" w:styleId="713A808D01184B14BF3CE3665963AE9A">
    <w:name w:val="713A808D01184B14BF3CE3665963AE9A"/>
    <w:rsid w:val="001B3C46"/>
    <w:pPr>
      <w:bidi/>
    </w:pPr>
  </w:style>
  <w:style w:type="paragraph" w:customStyle="1" w:styleId="4A640AB2D6454A38B936AAF814B8974D">
    <w:name w:val="4A640AB2D6454A38B936AAF814B8974D"/>
    <w:rsid w:val="001B3C46"/>
    <w:pPr>
      <w:bidi/>
    </w:pPr>
  </w:style>
  <w:style w:type="paragraph" w:customStyle="1" w:styleId="F20F321B4668407C925802BA462690F2">
    <w:name w:val="F20F321B4668407C925802BA462690F2"/>
    <w:rsid w:val="001B3C46"/>
    <w:pPr>
      <w:bidi/>
    </w:pPr>
  </w:style>
  <w:style w:type="paragraph" w:customStyle="1" w:styleId="BE3DE6A7F2CA4B5DA72362E5D4204E11">
    <w:name w:val="BE3DE6A7F2CA4B5DA72362E5D4204E11"/>
    <w:rsid w:val="001B3C46"/>
    <w:pPr>
      <w:bidi/>
    </w:pPr>
  </w:style>
  <w:style w:type="paragraph" w:customStyle="1" w:styleId="0063BCB4BBFB4EDD9CD4984713F03EBD">
    <w:name w:val="0063BCB4BBFB4EDD9CD4984713F03EBD"/>
    <w:rsid w:val="001B3C46"/>
    <w:pPr>
      <w:bidi/>
    </w:pPr>
  </w:style>
  <w:style w:type="paragraph" w:customStyle="1" w:styleId="3F7CBDAF3EE544DD9B66724F35D3A718">
    <w:name w:val="3F7CBDAF3EE544DD9B66724F35D3A718"/>
    <w:rsid w:val="001B3C46"/>
    <w:pPr>
      <w:bidi/>
    </w:pPr>
  </w:style>
  <w:style w:type="paragraph" w:customStyle="1" w:styleId="8D5B29FB7D9E434D8AE6E933C05662E6">
    <w:name w:val="8D5B29FB7D9E434D8AE6E933C05662E6"/>
    <w:rsid w:val="001B3C46"/>
    <w:pPr>
      <w:bidi/>
    </w:pPr>
  </w:style>
  <w:style w:type="paragraph" w:customStyle="1" w:styleId="969202E9E42E42F4904935E28724B564">
    <w:name w:val="969202E9E42E42F4904935E28724B564"/>
    <w:rsid w:val="001B3C46"/>
    <w:pPr>
      <w:bidi/>
    </w:pPr>
  </w:style>
  <w:style w:type="paragraph" w:customStyle="1" w:styleId="B93B2DAAB9884DDDA65C11058A1C8CC3">
    <w:name w:val="B93B2DAAB9884DDDA65C11058A1C8CC3"/>
    <w:rsid w:val="001B3C46"/>
    <w:pPr>
      <w:bidi/>
    </w:pPr>
  </w:style>
  <w:style w:type="paragraph" w:customStyle="1" w:styleId="1FE0D802B94145A3B6BFB107B73E0936">
    <w:name w:val="1FE0D802B94145A3B6BFB107B73E0936"/>
    <w:rsid w:val="001B3C46"/>
    <w:pPr>
      <w:bidi/>
    </w:pPr>
  </w:style>
  <w:style w:type="paragraph" w:customStyle="1" w:styleId="705D1BD1F35C472FAF38181E83BF0718">
    <w:name w:val="705D1BD1F35C472FAF38181E83BF0718"/>
    <w:rsid w:val="001B3C46"/>
    <w:pPr>
      <w:bidi/>
    </w:pPr>
  </w:style>
  <w:style w:type="paragraph" w:customStyle="1" w:styleId="D7F28C914BFF43F792CA9A4211801DDC">
    <w:name w:val="D7F28C914BFF43F792CA9A4211801DDC"/>
    <w:rsid w:val="001B3C46"/>
    <w:pPr>
      <w:bidi/>
    </w:pPr>
  </w:style>
  <w:style w:type="paragraph" w:customStyle="1" w:styleId="5F484627D21F49C29FFD517CF4559410">
    <w:name w:val="5F484627D21F49C29FFD517CF4559410"/>
    <w:rsid w:val="001B3C46"/>
    <w:pPr>
      <w:bidi/>
    </w:pPr>
  </w:style>
  <w:style w:type="paragraph" w:customStyle="1" w:styleId="0189B26F5D48479CB2EEBFDC1EF4138F">
    <w:name w:val="0189B26F5D48479CB2EEBFDC1EF4138F"/>
    <w:rsid w:val="001B3C46"/>
    <w:pPr>
      <w:bidi/>
    </w:pPr>
  </w:style>
  <w:style w:type="paragraph" w:customStyle="1" w:styleId="3269E78491B64B8F82C2671A1CD2E8B2">
    <w:name w:val="3269E78491B64B8F82C2671A1CD2E8B2"/>
    <w:rsid w:val="001B3C46"/>
    <w:pPr>
      <w:bidi/>
    </w:pPr>
  </w:style>
  <w:style w:type="paragraph" w:customStyle="1" w:styleId="DE1F797918854A2F80E2B9F535B2D2AC">
    <w:name w:val="DE1F797918854A2F80E2B9F535B2D2AC"/>
    <w:rsid w:val="001B3C46"/>
    <w:pPr>
      <w:bidi/>
    </w:pPr>
  </w:style>
  <w:style w:type="paragraph" w:customStyle="1" w:styleId="B0235CAFCDAA44D39550F828CEBE2C99">
    <w:name w:val="B0235CAFCDAA44D39550F828CEBE2C99"/>
    <w:rsid w:val="001B3C46"/>
    <w:pPr>
      <w:bidi/>
    </w:pPr>
  </w:style>
  <w:style w:type="paragraph" w:customStyle="1" w:styleId="B4788D815F734013AC4A64252B0A5BD4">
    <w:name w:val="B4788D815F734013AC4A64252B0A5BD4"/>
    <w:rsid w:val="001B3C46"/>
    <w:pPr>
      <w:bidi/>
    </w:pPr>
  </w:style>
  <w:style w:type="paragraph" w:customStyle="1" w:styleId="B97E7F6621A94D80BE43AE2FFBC102CE">
    <w:name w:val="B97E7F6621A94D80BE43AE2FFBC102CE"/>
    <w:rsid w:val="001B3C46"/>
    <w:pPr>
      <w:bidi/>
    </w:pPr>
  </w:style>
  <w:style w:type="paragraph" w:customStyle="1" w:styleId="874EC2A980404D8E96EBE3D2B5512921">
    <w:name w:val="874EC2A980404D8E96EBE3D2B5512921"/>
    <w:rsid w:val="001B3C46"/>
    <w:pPr>
      <w:bidi/>
    </w:pPr>
  </w:style>
  <w:style w:type="paragraph" w:customStyle="1" w:styleId="90DBB273E59D4538936A20B46156F6CA">
    <w:name w:val="90DBB273E59D4538936A20B46156F6CA"/>
    <w:rsid w:val="001B3C46"/>
    <w:pPr>
      <w:bidi/>
    </w:pPr>
  </w:style>
  <w:style w:type="paragraph" w:customStyle="1" w:styleId="0B8C09905F99449A99C2AB0BA023985A">
    <w:name w:val="0B8C09905F99449A99C2AB0BA023985A"/>
    <w:rsid w:val="001B3C46"/>
    <w:pPr>
      <w:bidi/>
    </w:pPr>
  </w:style>
  <w:style w:type="paragraph" w:customStyle="1" w:styleId="860F817BA5A444889C277D328B35F71E">
    <w:name w:val="860F817BA5A444889C277D328B35F71E"/>
    <w:rsid w:val="001B3C46"/>
    <w:pPr>
      <w:bidi/>
    </w:pPr>
  </w:style>
  <w:style w:type="paragraph" w:customStyle="1" w:styleId="81A59A851A584BD6B372A23BC4F69B92">
    <w:name w:val="81A59A851A584BD6B372A23BC4F69B92"/>
    <w:rsid w:val="001B3C46"/>
    <w:pPr>
      <w:bidi/>
    </w:pPr>
  </w:style>
  <w:style w:type="paragraph" w:customStyle="1" w:styleId="073C7ACBC427428987960C2963F6F4B9">
    <w:name w:val="073C7ACBC427428987960C2963F6F4B9"/>
    <w:rsid w:val="001B3C46"/>
    <w:pPr>
      <w:bidi/>
    </w:pPr>
  </w:style>
  <w:style w:type="paragraph" w:customStyle="1" w:styleId="B754E9F44DF74270AFDB91059984A7C2">
    <w:name w:val="B754E9F44DF74270AFDB91059984A7C2"/>
    <w:rsid w:val="001B3C46"/>
    <w:pPr>
      <w:bidi/>
    </w:pPr>
  </w:style>
  <w:style w:type="paragraph" w:customStyle="1" w:styleId="02A56EDF02374FC393341B3B3DDAF376">
    <w:name w:val="02A56EDF02374FC393341B3B3DDAF376"/>
    <w:rsid w:val="001B3C46"/>
    <w:pPr>
      <w:bidi/>
    </w:pPr>
  </w:style>
  <w:style w:type="paragraph" w:customStyle="1" w:styleId="1712330CCC0A4EE3AFDA507270E4B109">
    <w:name w:val="1712330CCC0A4EE3AFDA507270E4B109"/>
    <w:rsid w:val="001B3C46"/>
    <w:pPr>
      <w:bidi/>
    </w:pPr>
  </w:style>
  <w:style w:type="paragraph" w:customStyle="1" w:styleId="D3C8A8A42270476C8AE06464B8F57225">
    <w:name w:val="D3C8A8A42270476C8AE06464B8F57225"/>
    <w:rsid w:val="001B3C46"/>
    <w:pPr>
      <w:bidi/>
    </w:pPr>
  </w:style>
  <w:style w:type="paragraph" w:customStyle="1" w:styleId="0C617C68219B44A1A7C221441D534BF3">
    <w:name w:val="0C617C68219B44A1A7C221441D534BF3"/>
    <w:rsid w:val="001B3C46"/>
    <w:pPr>
      <w:bidi/>
    </w:pPr>
  </w:style>
  <w:style w:type="paragraph" w:customStyle="1" w:styleId="1C15B72812694101871F388B27B1366D">
    <w:name w:val="1C15B72812694101871F388B27B1366D"/>
    <w:rsid w:val="001B3C46"/>
    <w:pPr>
      <w:bidi/>
    </w:pPr>
  </w:style>
  <w:style w:type="paragraph" w:customStyle="1" w:styleId="8596EDE2C0C546DFB64D789B8CEE22B2">
    <w:name w:val="8596EDE2C0C546DFB64D789B8CEE22B2"/>
    <w:rsid w:val="001B3C46"/>
    <w:pPr>
      <w:bidi/>
    </w:pPr>
  </w:style>
  <w:style w:type="paragraph" w:customStyle="1" w:styleId="80CBB01FDF2A44C3861AC7FBD8AB2679">
    <w:name w:val="80CBB01FDF2A44C3861AC7FBD8AB2679"/>
    <w:rsid w:val="001B3C46"/>
    <w:pPr>
      <w:bidi/>
    </w:pPr>
  </w:style>
  <w:style w:type="paragraph" w:customStyle="1" w:styleId="86D6995346764D2AB3A7499A27A33F69">
    <w:name w:val="86D6995346764D2AB3A7499A27A33F69"/>
    <w:rsid w:val="0055097F"/>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3" ma:contentTypeDescription="צור מסמך חדש." ma:contentTypeScope="" ma:versionID="634e70a43661de279bd4fb24943d3d53">
  <xsd:schema xmlns:xsd="http://www.w3.org/2001/XMLSchema" xmlns:xs="http://www.w3.org/2001/XMLSchema" xmlns:p="http://schemas.microsoft.com/office/2006/metadata/properties" xmlns:ns2="30e7bf55-46d6-4ffc-a761-d73d4a90fc9d" targetNamespace="http://schemas.microsoft.com/office/2006/metadata/properties" ma:root="true" ma:fieldsID="2026f1ef0856c5753c6898753728587b" ns2:_="">
    <xsd:import namespace="30e7bf55-46d6-4ffc-a761-d73d4a90fc9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C3F95AD-B098-446A-B4FB-E60C1E8207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709D4C-33DC-48CC-AC7E-130A245806EE}">
  <ds:schemaRefs>
    <ds:schemaRef ds:uri="http://purl.org/dc/terms/"/>
    <ds:schemaRef ds:uri="http://schemas.openxmlformats.org/package/2006/metadata/core-properties"/>
    <ds:schemaRef ds:uri="http://schemas.microsoft.com/office/2006/documentManagement/types"/>
    <ds:schemaRef ds:uri="e82e0497-401b-493b-ab66-61f85c09ed30"/>
    <ds:schemaRef ds:uri="http://purl.org/dc/elements/1.1/"/>
    <ds:schemaRef ds:uri="http://schemas.microsoft.com/office/2006/metadata/properties"/>
    <ds:schemaRef ds:uri="http://schemas.microsoft.com/sharepoint/v3"/>
    <ds:schemaRef ds:uri="http://schemas.microsoft.com/office/infopath/2007/PartnerControls"/>
    <ds:schemaRef ds:uri="http://www.w3.org/XML/1998/namespace"/>
    <ds:schemaRef ds:uri="http://purl.org/dc/dcmitype/"/>
  </ds:schemaRefs>
</ds:datastoreItem>
</file>

<file path=customXml/itemProps3.xml><?xml version="1.0" encoding="utf-8"?>
<ds:datastoreItem xmlns:ds="http://schemas.openxmlformats.org/officeDocument/2006/customXml" ds:itemID="{047B1A0D-F14B-4497-9D1F-526C7C69897F}"/>
</file>

<file path=customXml/itemProps4.xml><?xml version="1.0" encoding="utf-8"?>
<ds:datastoreItem xmlns:ds="http://schemas.openxmlformats.org/officeDocument/2006/customXml" ds:itemID="{9593DA50-E3BA-4375-8540-7997D7D43FE3}">
  <ds:schemaRefs>
    <ds:schemaRef ds:uri="http://schemas.microsoft.com/office/2006/metadata/customXsn"/>
  </ds:schemaRefs>
</ds:datastoreItem>
</file>

<file path=customXml/itemProps5.xml><?xml version="1.0" encoding="utf-8"?>
<ds:datastoreItem xmlns:ds="http://schemas.openxmlformats.org/officeDocument/2006/customXml" ds:itemID="{19381418-8ABF-4017-996B-57015B068E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4586</TotalTime>
  <Pages>37</Pages>
  <Words>9806</Words>
  <Characters>49034</Characters>
  <Application>Microsoft Office Word</Application>
  <DocSecurity>0</DocSecurity>
  <Lines>408</Lines>
  <Paragraphs>117</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58723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Cohen</dc:creator>
  <cp:keywords/>
  <dc:description/>
  <cp:lastModifiedBy>Avi Cohen</cp:lastModifiedBy>
  <cp:revision>25</cp:revision>
  <cp:lastPrinted>2022-06-23T11:37:00Z</cp:lastPrinted>
  <dcterms:created xsi:type="dcterms:W3CDTF">2022-06-20T05:58:00Z</dcterms:created>
  <dcterms:modified xsi:type="dcterms:W3CDTF">2022-06-27T10:59:00Z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c41b60f1-c990-47b9-9eb0-0b1c8736711b</vt:lpwstr>
  </property>
</Properties>
</file>