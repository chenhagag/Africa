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9FE1A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C9F70D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B7FCE2" w14:textId="43BF5C21"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6D46C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1814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70A89F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A5ABF04" w14:textId="6D49A72C"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i/>
          <w:iCs/>
          <w:noProof/>
          <w:sz w:val="24"/>
          <w:szCs w:val="24"/>
        </w:rPr>
        <w:drawing>
          <wp:inline distT="0" distB="0" distL="0" distR="0" wp14:anchorId="2DAACDA4" wp14:editId="45E4958A">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65EB57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A64C59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173780"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F4A01C"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26F8BB"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F88DC"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FC00A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A39FE">
        <w:rPr>
          <w:rFonts w:ascii="Times New Roman" w:eastAsia="Times New Roman" w:hAnsi="Times New Roman" w:cs="David" w:hint="cs"/>
          <w:bCs/>
          <w:sz w:val="32"/>
          <w:szCs w:val="32"/>
          <w:u w:val="single"/>
          <w:rtl/>
          <w:lang w:eastAsia="he-IL"/>
        </w:rPr>
        <w:t>חוזה אגרונום</w:t>
      </w:r>
    </w:p>
    <w:p w14:paraId="1CB1CA41" w14:textId="3363FF28" w:rsidR="000A39FE" w:rsidRPr="000A39FE" w:rsidDel="007C6758" w:rsidRDefault="000A39FE" w:rsidP="006B43C4">
      <w:pPr>
        <w:widowControl w:val="0"/>
        <w:spacing w:before="0" w:beforeAutospacing="0" w:after="0" w:afterAutospacing="0" w:line="240" w:lineRule="auto"/>
        <w:jc w:val="center"/>
        <w:rPr>
          <w:del w:id="0" w:author="יהונתן טוטיאן" w:date="2022-12-19T14:23:00Z"/>
          <w:rFonts w:ascii="Times New Roman" w:eastAsia="Times New Roman" w:hAnsi="Times New Roman" w:cs="David"/>
          <w:bCs/>
          <w:sz w:val="24"/>
          <w:szCs w:val="24"/>
          <w:u w:val="single"/>
          <w:rtl/>
          <w:lang w:eastAsia="he-IL"/>
        </w:rPr>
      </w:pPr>
    </w:p>
    <w:p w14:paraId="6BA8F34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8AF36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A921EB" w14:textId="1129B83B"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color w:val="2F5496"/>
          <w:sz w:val="24"/>
          <w:szCs w:val="24"/>
          <w:rtl/>
          <w:lang w:eastAsia="he-IL"/>
        </w:rPr>
      </w:pPr>
    </w:p>
    <w:p w14:paraId="6F870A3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A0A62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2A72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2F7C8" w14:textId="71D6B24B" w:rsidR="000A39FE" w:rsidRPr="000A39FE" w:rsidRDefault="00521E6B"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rtl/>
            <w:lang w:eastAsia="he-IL"/>
          </w:rPr>
          <w:alias w:val="שם הפרויקט"/>
          <w:tag w:val="cntProjectName"/>
          <w:id w:val="1240517950"/>
          <w:placeholder>
            <w:docPart w:val="2FC3DF3B16AB4F46B3CB2D8A6C9799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6B43C4" w:rsidRPr="002E229F">
            <w:rPr>
              <w:rStyle w:val="AutoFieldsChar"/>
              <w:color w:val="00B0F0"/>
              <w:rtl/>
            </w:rPr>
            <w:t>[שם הפרויקט]</w:t>
          </w:r>
        </w:sdtContent>
      </w:sdt>
    </w:p>
    <w:p w14:paraId="0508761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A83B2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25AB4" w14:textId="40AD6FB8" w:rsidR="000A39FE" w:rsidRPr="000A39FE" w:rsidRDefault="00521E6B"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u w:val="single"/>
            <w:rtl/>
            <w:lang w:eastAsia="he-IL"/>
          </w:rPr>
          <w:alias w:val="שם אתר"/>
          <w:tag w:val="cntSite"/>
          <w:id w:val="-1545443975"/>
          <w:placeholder>
            <w:docPart w:val="EB528E6D13114B169177E93E345DEA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r w:rsidR="001642FF" w:rsidRPr="002E229F">
            <w:rPr>
              <w:rStyle w:val="AutoFieldsChar"/>
              <w:color w:val="00B0F0"/>
              <w:rtl/>
            </w:rPr>
            <w:t>[שם אתר]</w:t>
          </w:r>
        </w:sdtContent>
      </w:sdt>
    </w:p>
    <w:p w14:paraId="2C8E77D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7714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E0ACC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50D99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B8F9A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4D8C0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01A9A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D67CF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84224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232FB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EA755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A4801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D2EB5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9C361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D4BC8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5106D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7F6B3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4147B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6A1C4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CC1BA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4E78B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78E4A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E8F06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5A699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90BF9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12A42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302AB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E43B7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CA6E3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A157"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2F5963"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11596C" w14:textId="3982BB1A" w:rsidR="000A39FE" w:rsidRPr="00A4472C" w:rsidRDefault="000A39FE" w:rsidP="006B43C4">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A4472C">
        <w:rPr>
          <w:rFonts w:ascii="Times New Roman" w:eastAsia="Times New Roman" w:hAnsi="Times New Roman" w:cs="David" w:hint="cs"/>
          <w:bCs/>
          <w:sz w:val="32"/>
          <w:szCs w:val="32"/>
          <w:u w:val="single"/>
          <w:rtl/>
          <w:lang w:eastAsia="he-IL"/>
        </w:rPr>
        <w:t>חוזה</w:t>
      </w:r>
      <w:r w:rsidR="000F37D8">
        <w:rPr>
          <w:rFonts w:ascii="Times New Roman" w:eastAsia="Times New Roman" w:hAnsi="Times New Roman" w:cs="David" w:hint="cs"/>
          <w:bCs/>
          <w:i/>
          <w:iCs/>
          <w:sz w:val="32"/>
          <w:szCs w:val="32"/>
          <w:u w:val="single"/>
          <w:rtl/>
          <w:lang w:eastAsia="he-IL"/>
        </w:rPr>
        <w:t xml:space="preserve"> </w:t>
      </w:r>
      <w:r w:rsidR="000F37D8" w:rsidRPr="000F37D8">
        <w:rPr>
          <w:rFonts w:ascii="Times New Roman" w:eastAsia="Times New Roman" w:hAnsi="Times New Roman" w:cs="David" w:hint="cs"/>
          <w:bCs/>
          <w:sz w:val="32"/>
          <w:szCs w:val="32"/>
          <w:u w:val="single"/>
          <w:rtl/>
          <w:lang w:eastAsia="he-IL"/>
        </w:rPr>
        <w:t>אגרונום</w:t>
      </w:r>
    </w:p>
    <w:p w14:paraId="0CA0582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62BACA" w14:textId="01A30660"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A39F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312995058"/>
          <w:placeholder>
            <w:docPart w:val="DEF4C7A2B1A74FE3A952829EE4140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0F37D8">
            <w:rPr>
              <w:rStyle w:val="AutoFieldsChar"/>
              <w:color w:val="00B0F0"/>
              <w:rtl/>
            </w:rPr>
            <w:t>[תאריך חתימת חוזה]</w:t>
          </w:r>
        </w:sdtContent>
      </w:sdt>
    </w:p>
    <w:p w14:paraId="2CA4C36E"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rPr>
      </w:pPr>
    </w:p>
    <w:p w14:paraId="47EA2A1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5E0AC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D12EC5" w14:textId="77777777" w:rsidR="000A39FE" w:rsidRPr="000A39FE" w:rsidRDefault="000A39FE" w:rsidP="006B43C4">
      <w:pPr>
        <w:widowControl w:val="0"/>
        <w:spacing w:before="0" w:beforeAutospacing="0" w:after="0" w:afterAutospacing="0" w:line="240" w:lineRule="auto"/>
        <w:ind w:left="3600" w:firstLine="720"/>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107621745"/>
        <w:placeholder>
          <w:docPart w:val="FB5B2F7342994AAE977032F2BC97B5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2FBFC61" w14:textId="53EE8662"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2E229F">
            <w:rPr>
              <w:rStyle w:val="AutoFieldsChar"/>
              <w:color w:val="00B0F0"/>
              <w:rtl/>
            </w:rPr>
            <w:t>[צד א בחוזה]</w:t>
          </w:r>
        </w:p>
      </w:sdtContent>
    </w:sdt>
    <w:p w14:paraId="580DF3A6"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2A48FC0D"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אחד;</w:t>
      </w:r>
    </w:p>
    <w:p w14:paraId="4CFA42E8"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p>
    <w:p w14:paraId="37E5A35C"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ל ב י ן</w:t>
      </w:r>
    </w:p>
    <w:p w14:paraId="7FB8DB8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515838520"/>
        <w:placeholder>
          <w:docPart w:val="86ACF378D430447AA604541F7A0E72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1CAEBCF" w14:textId="351762B5"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2E229F">
            <w:rPr>
              <w:rStyle w:val="AutoFieldsChar"/>
              <w:color w:val="00B0F0"/>
              <w:rtl/>
            </w:rPr>
            <w:t>[צדדים נוספים]</w:t>
          </w:r>
        </w:p>
      </w:sdtContent>
    </w:sdt>
    <w:p w14:paraId="10C56AB3"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009B0A4E"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שני;</w:t>
      </w:r>
    </w:p>
    <w:p w14:paraId="56E70B6E"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8AE6488" w14:textId="77777777" w:rsidR="000A39FE" w:rsidRPr="000A39FE" w:rsidRDefault="000A39FE" w:rsidP="006B43C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והואיל:</w:t>
      </w:r>
      <w:r w:rsidRPr="000A39FE">
        <w:rPr>
          <w:rFonts w:ascii="Times New Roman" w:eastAsia="Times New Roman" w:hAnsi="Times New Roman" w:cs="David"/>
          <w:bCs/>
          <w:sz w:val="24"/>
          <w:szCs w:val="24"/>
          <w:rtl/>
          <w:lang w:eastAsia="he-IL"/>
        </w:rPr>
        <w:tab/>
      </w:r>
      <w:r w:rsidRPr="000A39F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553BE73" w14:textId="77777777" w:rsidR="000A39FE" w:rsidRPr="000A39FE" w:rsidRDefault="000A39FE" w:rsidP="006B43C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lastRenderedPageBreak/>
        <w:t>לפיכך הותנה והוסכם בין הצדדים כדלקמן:</w:t>
      </w:r>
    </w:p>
    <w:p w14:paraId="08BE2429"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מבוא</w:t>
      </w:r>
    </w:p>
    <w:p w14:paraId="017DFF55" w14:textId="77777777" w:rsidR="000A39FE" w:rsidRPr="000A39FE" w:rsidRDefault="000A39FE" w:rsidP="006B43C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למונחים הבאים יהא הפרוש הנקוב בצידם דהיינו:</w:t>
      </w:r>
    </w:p>
    <w:p w14:paraId="59B90976"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ACECC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4705603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4925D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"התכנית" </w:t>
      </w:r>
      <w:r w:rsidRPr="000A39FE">
        <w:rPr>
          <w:rFonts w:ascii="Times New Roman" w:eastAsia="Times New Roman" w:hAnsi="Times New Roman" w:cs="David"/>
          <w:sz w:val="24"/>
          <w:szCs w:val="24"/>
          <w:rtl/>
          <w:lang w:eastAsia="he-IL"/>
        </w:rPr>
        <w:t>/</w:t>
      </w:r>
    </w:p>
    <w:p w14:paraId="753CF58D"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"המקרקעין"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3EA523A0"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547F46"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"האתר"</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4A38B9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12E7CDD"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היועצים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F790ACB"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19FE5C9"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התכניות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w:t>
      </w:r>
      <w:r w:rsidRPr="000A39FE">
        <w:rPr>
          <w:rFonts w:ascii="Times New Roman" w:eastAsia="Times New Roman" w:hAnsi="Times New Roman" w:cs="David"/>
          <w:sz w:val="24"/>
          <w:szCs w:val="24"/>
          <w:rtl/>
          <w:lang w:eastAsia="he-IL"/>
        </w:rPr>
        <w:lastRenderedPageBreak/>
        <w:t xml:space="preserve">כל המסמכים המצוינים ברשימת התכניות ומסמכים המצורפת לחוזה זה במסגרת 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כל המסמכים שיערכו ע"י היועץ כאמור יערכו בשפה העברית.</w:t>
      </w:r>
    </w:p>
    <w:p w14:paraId="2E3F3A4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AB324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שירותי</w:t>
      </w:r>
    </w:p>
    <w:p w14:paraId="24B46CA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היועץ</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p>
    <w:p w14:paraId="38B9894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השירותים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השירותים כמוגדר וכמפורט בחוזה זה ובנספח </w:t>
      </w:r>
      <w:r w:rsidRPr="000A39FE">
        <w:rPr>
          <w:rFonts w:ascii="Times New Roman" w:eastAsia="Times New Roman" w:hAnsi="Times New Roman" w:cs="David"/>
          <w:b/>
          <w:bCs/>
          <w:sz w:val="24"/>
          <w:szCs w:val="24"/>
          <w:rtl/>
          <w:lang w:eastAsia="he-IL"/>
        </w:rPr>
        <w:t>ב'</w:t>
      </w:r>
      <w:r w:rsidRPr="000A39FE">
        <w:rPr>
          <w:rFonts w:ascii="Times New Roman" w:eastAsia="Times New Roman" w:hAnsi="Times New Roman" w:cs="David" w:hint="cs"/>
          <w:b/>
          <w:bCs/>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40D53D1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968230"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המנהל</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C0D408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3726E9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מקום שמדובר בחוזה זה במזמין - גם המנהל במשמע.</w:t>
      </w:r>
    </w:p>
    <w:p w14:paraId="580A4D8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4C5137"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D46E6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החוזה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w:t>
      </w:r>
    </w:p>
    <w:p w14:paraId="209CC4A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
          <w:bCs/>
          <w:sz w:val="24"/>
          <w:szCs w:val="24"/>
          <w:rtl/>
          <w:lang w:eastAsia="he-IL"/>
        </w:rPr>
        <w:t>ההסכם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חוזה זה על נספחיו.</w:t>
      </w:r>
    </w:p>
    <w:p w14:paraId="39303286"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90F16F3"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הדין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כהגדרתו בחוק ה</w:t>
      </w:r>
      <w:r w:rsidRPr="000A39FE">
        <w:rPr>
          <w:rFonts w:ascii="Times New Roman" w:eastAsia="Times New Roman" w:hAnsi="Times New Roman" w:cs="David" w:hint="cs"/>
          <w:sz w:val="24"/>
          <w:szCs w:val="24"/>
          <w:rtl/>
          <w:lang w:eastAsia="he-IL"/>
        </w:rPr>
        <w:t>פרשנות, התשמ"א-1981</w:t>
      </w:r>
      <w:r w:rsidRPr="000A39FE">
        <w:rPr>
          <w:rFonts w:ascii="Times New Roman" w:eastAsia="Times New Roman" w:hAnsi="Times New Roman" w:cs="David"/>
          <w:sz w:val="24"/>
          <w:szCs w:val="24"/>
          <w:rtl/>
          <w:lang w:eastAsia="he-IL"/>
        </w:rPr>
        <w:t xml:space="preserve"> לרבות כל </w:t>
      </w:r>
      <w:r w:rsidRPr="000A39FE">
        <w:rPr>
          <w:rFonts w:ascii="Times New Roman" w:eastAsia="Times New Roman" w:hAnsi="Times New Roman" w:cs="David" w:hint="cs"/>
          <w:sz w:val="24"/>
          <w:szCs w:val="24"/>
          <w:rtl/>
          <w:lang w:eastAsia="he-IL"/>
        </w:rPr>
        <w:t xml:space="preserve">תקנה ו/או </w:t>
      </w:r>
      <w:r w:rsidRPr="000A39FE">
        <w:rPr>
          <w:rFonts w:ascii="Times New Roman" w:eastAsia="Times New Roman" w:hAnsi="Times New Roman" w:cs="David"/>
          <w:sz w:val="24"/>
          <w:szCs w:val="24"/>
          <w:rtl/>
          <w:lang w:eastAsia="he-IL"/>
        </w:rPr>
        <w:t>הוראה של רשות מוסמכת בתוקף סמכותה על פי הדין.</w:t>
      </w:r>
    </w:p>
    <w:p w14:paraId="22F01AB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3D4E9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lastRenderedPageBreak/>
        <w:t>"</w:t>
      </w:r>
      <w:r w:rsidRPr="000A39FE">
        <w:rPr>
          <w:rFonts w:ascii="Times New Roman" w:eastAsia="Times New Roman" w:hAnsi="Times New Roman" w:cs="David"/>
          <w:b/>
          <w:bCs/>
          <w:sz w:val="24"/>
          <w:szCs w:val="24"/>
          <w:rtl/>
          <w:lang w:eastAsia="he-IL"/>
        </w:rPr>
        <w:t>הרשות</w:t>
      </w:r>
    </w:p>
    <w:p w14:paraId="7AFD09F0"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המקומית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58732B9B"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5CB70B"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חוזה</w:t>
      </w:r>
    </w:p>
    <w:p w14:paraId="60E703C0"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הפיתוח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w:t>
      </w:r>
    </w:p>
    <w:p w14:paraId="1987C607"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8C4B5E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הכותרות בחוזה זה </w:t>
      </w:r>
      <w:r w:rsidRPr="000A39FE">
        <w:rPr>
          <w:rFonts w:ascii="Times New Roman" w:eastAsia="Times New Roman" w:hAnsi="Times New Roman" w:cs="David" w:hint="cs"/>
          <w:sz w:val="24"/>
          <w:szCs w:val="24"/>
          <w:rtl/>
          <w:lang w:eastAsia="he-IL"/>
        </w:rPr>
        <w:t xml:space="preserve">הינן לנוחיות בלבד ובכל מקרה </w:t>
      </w:r>
      <w:r w:rsidRPr="000A39FE">
        <w:rPr>
          <w:rFonts w:ascii="Times New Roman" w:eastAsia="Times New Roman" w:hAnsi="Times New Roman" w:cs="David"/>
          <w:sz w:val="24"/>
          <w:szCs w:val="24"/>
          <w:rtl/>
          <w:lang w:eastAsia="he-IL"/>
        </w:rPr>
        <w:t xml:space="preserve">לא ישמשו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פרש</w:t>
      </w:r>
      <w:r w:rsidRPr="000A39FE">
        <w:rPr>
          <w:rFonts w:ascii="Times New Roman" w:eastAsia="Times New Roman" w:hAnsi="Times New Roman" w:cs="David" w:hint="cs"/>
          <w:sz w:val="24"/>
          <w:szCs w:val="24"/>
          <w:rtl/>
          <w:lang w:eastAsia="he-IL"/>
        </w:rPr>
        <w:t>נות</w:t>
      </w:r>
      <w:r w:rsidRPr="000A39FE">
        <w:rPr>
          <w:rFonts w:ascii="Times New Roman" w:eastAsia="Times New Roman" w:hAnsi="Times New Roman" w:cs="David"/>
          <w:sz w:val="24"/>
          <w:szCs w:val="24"/>
          <w:rtl/>
          <w:lang w:eastAsia="he-IL"/>
        </w:rPr>
        <w:t>ו.</w:t>
      </w:r>
    </w:p>
    <w:p w14:paraId="7D8299E8"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הנספחים לחוזה זה מהווים חלק בלתי נפרד הימנו ואלה הם:</w:t>
      </w:r>
    </w:p>
    <w:p w14:paraId="16574E52"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E646F24"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א'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כללי;</w:t>
      </w:r>
    </w:p>
    <w:p w14:paraId="5E087944"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שירותי היועץ;</w:t>
      </w:r>
    </w:p>
    <w:p w14:paraId="06210098" w14:textId="384FA146" w:rsidR="000A39FE" w:rsidRPr="000A39FE" w:rsidRDefault="000A39FE" w:rsidP="00B4071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ג'</w:t>
      </w:r>
      <w:r w:rsidR="00B40713">
        <w:rPr>
          <w:rFonts w:ascii="Times New Roman" w:eastAsia="Times New Roman" w:hAnsi="Times New Roman" w:cs="David" w:hint="cs"/>
          <w:sz w:val="24"/>
          <w:szCs w:val="24"/>
          <w:rtl/>
          <w:lang w:eastAsia="he-IL"/>
        </w:rPr>
        <w:t xml:space="preserve"> </w:t>
      </w:r>
      <w:r w:rsidR="00B40713"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ab/>
        <w:t>לוח זמנים;</w:t>
      </w:r>
    </w:p>
    <w:p w14:paraId="3B20875C"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ד'</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שכר היועץ;</w:t>
      </w:r>
    </w:p>
    <w:p w14:paraId="69F59A7A"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ה'</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תשלומי שכר היועץ;</w:t>
      </w:r>
    </w:p>
    <w:p w14:paraId="0E343428"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ו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הצהרה והתחייבות לשמירת סודיות;</w:t>
      </w:r>
    </w:p>
    <w:p w14:paraId="6EB6E870" w14:textId="3F90E82A" w:rsidR="009C5A6B" w:rsidRDefault="009C5A6B" w:rsidP="009C5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9FFFBFB" w14:textId="23156ECC" w:rsidR="009C5A6B" w:rsidRDefault="009C5A6B" w:rsidP="009C5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6A44561" w14:textId="05DA1BFF"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sidR="00B40713">
        <w:rPr>
          <w:rFonts w:ascii="Times New Roman" w:eastAsia="Times New Roman" w:hAnsi="Times New Roman" w:cs="David" w:hint="cs"/>
          <w:sz w:val="24"/>
          <w:szCs w:val="24"/>
          <w:rtl/>
          <w:lang w:eastAsia="he-IL"/>
        </w:rPr>
        <w:t>;</w:t>
      </w:r>
    </w:p>
    <w:p w14:paraId="57066EFB" w14:textId="096677BF"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sidR="00B40713">
        <w:rPr>
          <w:rFonts w:ascii="Times New Roman" w:eastAsia="Times New Roman" w:hAnsi="Times New Roman" w:cs="David" w:hint="cs"/>
          <w:sz w:val="24"/>
          <w:szCs w:val="24"/>
          <w:rtl/>
          <w:lang w:eastAsia="he-IL"/>
        </w:rPr>
        <w:t>;</w:t>
      </w:r>
    </w:p>
    <w:p w14:paraId="2CDC7DBC" w14:textId="0BF02BAD" w:rsidR="000A39FE" w:rsidRPr="000A39FE" w:rsidRDefault="000A39FE" w:rsidP="006B43C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sidR="00B40713">
        <w:rPr>
          <w:rFonts w:ascii="Times New Roman" w:eastAsia="Times New Roman" w:hAnsi="Times New Roman" w:cs="David" w:hint="cs"/>
          <w:sz w:val="24"/>
          <w:szCs w:val="24"/>
          <w:rtl/>
          <w:lang w:eastAsia="he-IL"/>
        </w:rPr>
        <w:t>;</w:t>
      </w:r>
    </w:p>
    <w:p w14:paraId="21D05404"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שירותי היועץ</w:t>
      </w:r>
    </w:p>
    <w:p w14:paraId="5033D23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המזמין מוסר בזה ליועץ והיועץ מקבל על עצמו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p>
    <w:p w14:paraId="6F13E9E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ומאשר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הינו מכיר ויודע את כל הנדרש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וכי הינו מורשה על 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דין למתן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 היועץ, לרבות</w:t>
      </w:r>
      <w:r w:rsidRPr="000A39FE">
        <w:rPr>
          <w:rFonts w:ascii="Times New Roman" w:eastAsia="Times New Roman" w:hAnsi="Times New Roman" w:cs="David" w:hint="cs"/>
          <w:sz w:val="24"/>
          <w:szCs w:val="24"/>
          <w:rtl/>
          <w:lang w:eastAsia="he-IL"/>
        </w:rPr>
        <w:t xml:space="preserve"> אך לא רק</w:t>
      </w:r>
      <w:r w:rsidRPr="000A39FE">
        <w:rPr>
          <w:rFonts w:ascii="Times New Roman" w:eastAsia="Times New Roman" w:hAnsi="Times New Roman" w:cs="David"/>
          <w:sz w:val="24"/>
          <w:szCs w:val="24"/>
          <w:rtl/>
          <w:lang w:eastAsia="he-IL"/>
        </w:rPr>
        <w:t>,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חוק המהנדסים והאדריכלים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תשי"ח - 1958, כי יש בידו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שיון </w:t>
      </w:r>
      <w:r w:rsidRPr="000A39FE">
        <w:rPr>
          <w:rFonts w:ascii="Times New Roman" w:eastAsia="Times New Roman" w:hAnsi="Times New Roman" w:cs="David" w:hint="cs"/>
          <w:sz w:val="24"/>
          <w:szCs w:val="24"/>
          <w:rtl/>
          <w:lang w:eastAsia="he-IL"/>
        </w:rPr>
        <w:t xml:space="preserve">בר </w:t>
      </w:r>
      <w:r w:rsidRPr="000A39FE">
        <w:rPr>
          <w:rFonts w:ascii="Times New Roman" w:eastAsia="Times New Roman" w:hAnsi="Times New Roman" w:cs="David"/>
          <w:sz w:val="24"/>
          <w:szCs w:val="24"/>
          <w:rtl/>
          <w:lang w:eastAsia="he-IL"/>
        </w:rPr>
        <w:t>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קף לביצוע שירותי </w:t>
      </w:r>
      <w:r w:rsidRPr="000A39FE">
        <w:rPr>
          <w:rFonts w:ascii="Times New Roman" w:eastAsia="Times New Roman" w:hAnsi="Times New Roman" w:cs="David" w:hint="cs"/>
          <w:sz w:val="24"/>
          <w:szCs w:val="24"/>
          <w:rtl/>
          <w:lang w:eastAsia="he-IL"/>
        </w:rPr>
        <w:t xml:space="preserve"> היועץ על פי הדין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כי הוא בעל הכישורים, הר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שיונות, הידע, הניסיון והאמצעים המאפשרים לו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ביצועם ברמה מקצועית גבוהה ובהתאם למותנה בחוזה.</w:t>
      </w:r>
    </w:p>
    <w:p w14:paraId="6A0255E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 לו שש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שיקול דעתו</w:t>
      </w:r>
      <w:r w:rsidRPr="000A39FE">
        <w:rPr>
          <w:rFonts w:ascii="Times New Roman" w:eastAsia="Times New Roman" w:hAnsi="Times New Roman" w:cs="David" w:hint="cs"/>
          <w:sz w:val="24"/>
          <w:szCs w:val="24"/>
          <w:rtl/>
          <w:lang w:eastAsia="he-IL"/>
        </w:rPr>
        <w:t xml:space="preserve"> הבלעדי</w:t>
      </w:r>
      <w:r w:rsidRPr="000A39FE">
        <w:rPr>
          <w:rFonts w:ascii="Times New Roman" w:eastAsia="Times New Roman" w:hAnsi="Times New Roman" w:cs="David"/>
          <w:sz w:val="24"/>
          <w:szCs w:val="24"/>
          <w:rtl/>
          <w:lang w:eastAsia="he-IL"/>
        </w:rPr>
        <w:t xml:space="preserve"> ו</w:t>
      </w:r>
      <w:r w:rsidRPr="000A39FE">
        <w:rPr>
          <w:rFonts w:ascii="Times New Roman" w:eastAsia="Times New Roman" w:hAnsi="Times New Roman" w:cs="David" w:hint="cs"/>
          <w:sz w:val="24"/>
          <w:szCs w:val="24"/>
          <w:rtl/>
          <w:lang w:eastAsia="he-IL"/>
        </w:rPr>
        <w:t xml:space="preserve">כי </w:t>
      </w:r>
      <w:r w:rsidRPr="000A39FE">
        <w:rPr>
          <w:rFonts w:ascii="Times New Roman" w:eastAsia="Times New Roman" w:hAnsi="Times New Roman" w:cs="David"/>
          <w:sz w:val="24"/>
          <w:szCs w:val="24"/>
          <w:rtl/>
          <w:lang w:eastAsia="he-IL"/>
        </w:rPr>
        <w:t xml:space="preserve">הם יינתנו על ידו בשלבי 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עוד</w:t>
      </w:r>
      <w:r w:rsidRPr="000A39FE">
        <w:rPr>
          <w:rFonts w:ascii="Times New Roman" w:eastAsia="Times New Roman" w:hAnsi="Times New Roman" w:cs="David"/>
          <w:sz w:val="24"/>
          <w:szCs w:val="24"/>
          <w:rtl/>
          <w:lang w:eastAsia="he-IL"/>
        </w:rPr>
        <w:t xml:space="preserve"> מוסיף ומצהיר</w:t>
      </w:r>
      <w:r w:rsidRPr="000A39FE">
        <w:rPr>
          <w:rFonts w:ascii="Times New Roman" w:eastAsia="Times New Roman" w:hAnsi="Times New Roman" w:cs="David" w:hint="cs"/>
          <w:sz w:val="24"/>
          <w:szCs w:val="24"/>
          <w:rtl/>
          <w:lang w:eastAsia="he-IL"/>
        </w:rPr>
        <w:t xml:space="preserve"> היועץ,</w:t>
      </w:r>
      <w:r w:rsidRPr="000A39FE">
        <w:rPr>
          <w:rFonts w:ascii="Times New Roman" w:eastAsia="Times New Roman" w:hAnsi="Times New Roman" w:cs="David"/>
          <w:sz w:val="24"/>
          <w:szCs w:val="24"/>
          <w:rtl/>
          <w:lang w:eastAsia="he-IL"/>
        </w:rPr>
        <w:t xml:space="preserve"> כי ידוע לו שהמזמין אינו מתחייב להזמין מ</w:t>
      </w:r>
      <w:r w:rsidRPr="000A39FE">
        <w:rPr>
          <w:rFonts w:ascii="Times New Roman" w:eastAsia="Times New Roman" w:hAnsi="Times New Roman" w:cs="David" w:hint="cs"/>
          <w:sz w:val="24"/>
          <w:szCs w:val="24"/>
          <w:rtl/>
          <w:lang w:eastAsia="he-IL"/>
        </w:rPr>
        <w:t>מנו</w:t>
      </w:r>
      <w:r w:rsidRPr="000A39FE">
        <w:rPr>
          <w:rFonts w:ascii="Times New Roman" w:eastAsia="Times New Roman" w:hAnsi="Times New Roman" w:cs="David"/>
          <w:sz w:val="24"/>
          <w:szCs w:val="24"/>
          <w:rtl/>
          <w:lang w:eastAsia="he-IL"/>
        </w:rPr>
        <w:t xml:space="preserve"> שירותים נוספים מעבר לנקוב בחוזה זה ו</w:t>
      </w:r>
      <w:r w:rsidRPr="000A39FE">
        <w:rPr>
          <w:rFonts w:ascii="Times New Roman" w:eastAsia="Times New Roman" w:hAnsi="Times New Roman" w:cs="David" w:hint="cs"/>
          <w:sz w:val="24"/>
          <w:szCs w:val="24"/>
          <w:rtl/>
          <w:lang w:eastAsia="he-IL"/>
        </w:rPr>
        <w:t xml:space="preserve">כמפורט </w:t>
      </w:r>
      <w:r w:rsidRPr="000A39FE">
        <w:rPr>
          <w:rFonts w:ascii="Times New Roman" w:eastAsia="Times New Roman" w:hAnsi="Times New Roman" w:cs="David"/>
          <w:sz w:val="24"/>
          <w:szCs w:val="24"/>
          <w:rtl/>
          <w:lang w:eastAsia="he-IL"/>
        </w:rPr>
        <w:t xml:space="preserve">בנספח </w:t>
      </w:r>
      <w:r w:rsidRPr="000A39FE">
        <w:rPr>
          <w:rFonts w:ascii="Times New Roman" w:eastAsia="Times New Roman" w:hAnsi="Times New Roman" w:cs="David"/>
          <w:bCs/>
          <w:sz w:val="24"/>
          <w:szCs w:val="24"/>
          <w:rtl/>
          <w:lang w:eastAsia="he-IL"/>
        </w:rPr>
        <w:t xml:space="preserve">ב'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76A593D8"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925B00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שיקבעו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ע"י המזמין ויהיה </w:t>
      </w:r>
      <w:r w:rsidRPr="000A39FE">
        <w:rPr>
          <w:rFonts w:ascii="Times New Roman" w:eastAsia="Times New Roman" w:hAnsi="Times New Roman" w:cs="David"/>
          <w:sz w:val="24"/>
          <w:szCs w:val="24"/>
          <w:rtl/>
          <w:lang w:eastAsia="he-IL"/>
        </w:rPr>
        <w:lastRenderedPageBreak/>
        <w:t>חייב לנהוג לפיהם ולקיימם ללא סטייה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הוראה</w:t>
      </w:r>
      <w:r w:rsidRPr="000A39FE">
        <w:rPr>
          <w:rFonts w:ascii="Times New Roman" w:eastAsia="Times New Roman" w:hAnsi="Times New Roman" w:cs="David" w:hint="cs"/>
          <w:sz w:val="24"/>
          <w:szCs w:val="24"/>
          <w:rtl/>
          <w:lang w:eastAsia="he-IL"/>
        </w:rPr>
        <w:t xml:space="preserve"> מפורשת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מהמזמין.</w:t>
      </w:r>
    </w:p>
    <w:p w14:paraId="45DE6EA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הכל כפי שיקבע ע"י המנהל. כן מתחייב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להשתתף בת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מראש בכל ישיבות התיאום אליהן יוזמן.</w:t>
      </w:r>
    </w:p>
    <w:p w14:paraId="0148F24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ישמור על נוהלי קשר, תיאום,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שום וצורת המסמכים לפי דרישת המנהל.</w:t>
      </w:r>
    </w:p>
    <w:p w14:paraId="6682C12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עוד לא יקבע אחרת ע"י המזמין, יהיה המנהל כ</w:t>
      </w:r>
      <w:r w:rsidRPr="000A39FE">
        <w:rPr>
          <w:rFonts w:ascii="Times New Roman" w:eastAsia="Times New Roman" w:hAnsi="Times New Roman" w:cs="David" w:hint="cs"/>
          <w:sz w:val="24"/>
          <w:szCs w:val="24"/>
          <w:rtl/>
          <w:lang w:eastAsia="he-IL"/>
        </w:rPr>
        <w:t>הגדרתו</w:t>
      </w:r>
      <w:r w:rsidRPr="000A39FE">
        <w:rPr>
          <w:rFonts w:ascii="Times New Roman" w:eastAsia="Times New Roman" w:hAnsi="Times New Roman" w:cs="David"/>
          <w:sz w:val="24"/>
          <w:szCs w:val="24"/>
          <w:rtl/>
          <w:lang w:eastAsia="he-IL"/>
        </w:rPr>
        <w:t xml:space="preserve"> בנספח </w:t>
      </w:r>
      <w:r w:rsidRPr="000A39FE">
        <w:rPr>
          <w:rFonts w:ascii="Times New Roman" w:eastAsia="Times New Roman" w:hAnsi="Times New Roman" w:cs="David"/>
          <w:bCs/>
          <w:sz w:val="24"/>
          <w:szCs w:val="24"/>
          <w:rtl/>
          <w:lang w:eastAsia="he-IL"/>
        </w:rPr>
        <w:t xml:space="preserve">א' </w:t>
      </w:r>
      <w:r w:rsidRPr="000A39FE">
        <w:rPr>
          <w:rFonts w:ascii="Times New Roman" w:eastAsia="Times New Roman" w:hAnsi="Times New Roman" w:cs="David"/>
          <w:sz w:val="24"/>
          <w:szCs w:val="24"/>
          <w:rtl/>
          <w:lang w:eastAsia="he-IL"/>
        </w:rPr>
        <w:t>ועל היועץ להיות</w:t>
      </w:r>
      <w:r w:rsidRPr="000A39FE">
        <w:rPr>
          <w:rFonts w:ascii="Times New Roman" w:eastAsia="Times New Roman" w:hAnsi="Times New Roman" w:cs="David" w:hint="cs"/>
          <w:sz w:val="24"/>
          <w:szCs w:val="24"/>
          <w:rtl/>
          <w:lang w:eastAsia="he-IL"/>
        </w:rPr>
        <w:t xml:space="preserve"> עמו</w:t>
      </w:r>
      <w:r w:rsidRPr="000A39FE">
        <w:rPr>
          <w:rFonts w:ascii="Times New Roman" w:eastAsia="Times New Roman" w:hAnsi="Times New Roman" w:cs="David"/>
          <w:sz w:val="24"/>
          <w:szCs w:val="24"/>
          <w:rtl/>
          <w:lang w:eastAsia="he-IL"/>
        </w:rPr>
        <w:t xml:space="preserve"> בקשר מתמי</w:t>
      </w: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 xml:space="preserve"> ולתאם עמו את כל פעולותיו, אלא אם נקבע </w:t>
      </w:r>
      <w:r w:rsidRPr="000A39FE">
        <w:rPr>
          <w:rFonts w:ascii="Times New Roman" w:eastAsia="Times New Roman" w:hAnsi="Times New Roman" w:cs="David" w:hint="cs"/>
          <w:sz w:val="24"/>
          <w:szCs w:val="24"/>
          <w:rtl/>
          <w:lang w:eastAsia="he-IL"/>
        </w:rPr>
        <w:t xml:space="preserve">מפורשות </w:t>
      </w:r>
      <w:r w:rsidRPr="000A39FE">
        <w:rPr>
          <w:rFonts w:ascii="Times New Roman" w:eastAsia="Times New Roman" w:hAnsi="Times New Roman" w:cs="David"/>
          <w:sz w:val="24"/>
          <w:szCs w:val="24"/>
          <w:rtl/>
          <w:lang w:eastAsia="he-IL"/>
        </w:rPr>
        <w:t>אחרת ע"י המזמין.</w:t>
      </w:r>
    </w:p>
    <w:p w14:paraId="413862E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ידועות לו הוראות כל התכניות הקיימות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A39FE">
        <w:rPr>
          <w:rFonts w:ascii="Times New Roman" w:eastAsia="Times New Roman" w:hAnsi="Times New Roman" w:cs="David" w:hint="cs"/>
          <w:sz w:val="24"/>
          <w:szCs w:val="24"/>
          <w:rtl/>
          <w:lang w:eastAsia="he-IL"/>
        </w:rPr>
        <w:t>יהם של</w:t>
      </w:r>
      <w:r w:rsidRPr="000A39FE">
        <w:rPr>
          <w:rFonts w:ascii="Times New Roman" w:eastAsia="Times New Roman" w:hAnsi="Times New Roman" w:cs="David"/>
          <w:sz w:val="24"/>
          <w:szCs w:val="24"/>
          <w:rtl/>
          <w:lang w:eastAsia="he-IL"/>
        </w:rPr>
        <w:t xml:space="preserve"> הדין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הנהלים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התקנים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התקנות החלים בקשר עם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והוא מתחייב לפעול בהתאם לקבוע בהם.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מצהיר היועץ כי </w:t>
      </w:r>
      <w:r w:rsidRPr="000A39FE">
        <w:rPr>
          <w:rFonts w:ascii="Times New Roman" w:eastAsia="Times New Roman" w:hAnsi="Times New Roman" w:cs="David" w:hint="cs"/>
          <w:sz w:val="24"/>
          <w:szCs w:val="24"/>
          <w:rtl/>
          <w:lang w:eastAsia="he-IL"/>
        </w:rPr>
        <w:t xml:space="preserve">הוא </w:t>
      </w:r>
      <w:r w:rsidRPr="000A39FE">
        <w:rPr>
          <w:rFonts w:ascii="Times New Roman" w:eastAsia="Times New Roman" w:hAnsi="Times New Roman" w:cs="David"/>
          <w:sz w:val="24"/>
          <w:szCs w:val="24"/>
          <w:rtl/>
          <w:lang w:eastAsia="he-IL"/>
        </w:rPr>
        <w:t xml:space="preserve">בדק בעצמו את כל הנושאים הרלוונטיים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B36777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להפיק את כל התכניות </w:t>
      </w:r>
      <w:r w:rsidRPr="000A39FE">
        <w:rPr>
          <w:rFonts w:ascii="Times New Roman" w:eastAsia="Times New Roman" w:hAnsi="Times New Roman" w:cs="David" w:hint="cs"/>
          <w:sz w:val="24"/>
          <w:szCs w:val="24"/>
          <w:rtl/>
          <w:lang w:eastAsia="he-IL"/>
        </w:rPr>
        <w:t>נשוא</w:t>
      </w:r>
      <w:r w:rsidRPr="000A39F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וע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A39FE">
        <w:rPr>
          <w:rFonts w:ascii="Times New Roman" w:eastAsia="Times New Roman" w:hAnsi="Times New Roman" w:cs="David" w:hint="cs"/>
          <w:sz w:val="24"/>
          <w:szCs w:val="24"/>
          <w:rtl/>
          <w:lang w:eastAsia="he-IL"/>
        </w:rPr>
        <w:t xml:space="preserve">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w:t>
      </w:r>
    </w:p>
    <w:p w14:paraId="63927B6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יגיש ליועצים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A39FE">
        <w:rPr>
          <w:rFonts w:ascii="Times New Roman" w:eastAsia="Times New Roman" w:hAnsi="Times New Roman" w:cs="David" w:hint="cs"/>
          <w:sz w:val="24"/>
          <w:szCs w:val="24"/>
          <w:rtl/>
          <w:lang w:eastAsia="he-IL"/>
        </w:rPr>
        <w:t xml:space="preserve">מפורשות על פי </w:t>
      </w:r>
      <w:r w:rsidRPr="000A39FE">
        <w:rPr>
          <w:rFonts w:ascii="Times New Roman" w:eastAsia="Times New Roman" w:hAnsi="Times New Roman" w:cs="David"/>
          <w:sz w:val="24"/>
          <w:szCs w:val="24"/>
          <w:rtl/>
          <w:lang w:eastAsia="he-IL"/>
        </w:rPr>
        <w:t>חוזה זה.</w:t>
      </w:r>
    </w:p>
    <w:p w14:paraId="05960B5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אין לו ולא תהינה לו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תביעות ו/או טענות</w:t>
      </w:r>
      <w:r w:rsidRPr="000A39FE">
        <w:rPr>
          <w:rFonts w:ascii="Times New Roman" w:eastAsia="Times New Roman" w:hAnsi="Times New Roman" w:cs="David" w:hint="cs"/>
          <w:sz w:val="24"/>
          <w:szCs w:val="24"/>
          <w:rtl/>
          <w:lang w:eastAsia="he-IL"/>
        </w:rPr>
        <w:t xml:space="preserve"> ו/או דרישות ו/או תלונות</w:t>
      </w:r>
      <w:r w:rsidRPr="000A39FE">
        <w:rPr>
          <w:rFonts w:ascii="Times New Roman" w:eastAsia="Times New Roman" w:hAnsi="Times New Roman" w:cs="David"/>
          <w:sz w:val="24"/>
          <w:szCs w:val="24"/>
          <w:rtl/>
          <w:lang w:eastAsia="he-IL"/>
        </w:rPr>
        <w:t xml:space="preserve"> כלפי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כלפי המתכננים האחרים בגין מסירת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 משמסר המזמין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 xml:space="preserve">ביצוע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83D12E4"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"רמדורנט"</w:t>
      </w:r>
      <w:r w:rsidRPr="000A39F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A39FE">
        <w:rPr>
          <w:rFonts w:ascii="Times New Roman" w:eastAsia="Times New Roman" w:hAnsi="Times New Roman" w:cs="David" w:hint="cs"/>
          <w:sz w:val="24"/>
          <w:szCs w:val="24"/>
          <w:rtl/>
          <w:lang w:eastAsia="he-IL"/>
        </w:rPr>
        <w:t>.</w:t>
      </w:r>
    </w:p>
    <w:p w14:paraId="0A0AA752"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צוות עובדים ואמצעים</w:t>
      </w:r>
    </w:p>
    <w:p w14:paraId="55C1BD3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יקיים משרד מאויש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מאורגן ומצויד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באופן שיאפשר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בהתאם להוראות חוזה זה.</w:t>
      </w:r>
    </w:p>
    <w:p w14:paraId="0485E62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hint="cs"/>
          <w:b/>
          <w:sz w:val="24"/>
          <w:szCs w:val="24"/>
          <w:rtl/>
          <w:lang w:eastAsia="he-IL"/>
        </w:rPr>
        <w:t>המצ"ב,</w:t>
      </w:r>
      <w:r w:rsidRPr="000A39FE">
        <w:rPr>
          <w:rFonts w:ascii="Times New Roman" w:eastAsia="Times New Roman" w:hAnsi="Times New Roman" w:cs="David"/>
          <w:sz w:val="24"/>
          <w:szCs w:val="24"/>
          <w:rtl/>
          <w:lang w:eastAsia="he-IL"/>
        </w:rPr>
        <w:t xml:space="preserve"> יתאים לביצוע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ברמה ובמועדים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FDBAFA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A39FE">
        <w:rPr>
          <w:rFonts w:ascii="Times New Roman" w:eastAsia="Times New Roman" w:hAnsi="Times New Roman" w:cs="David" w:hint="cs"/>
          <w:sz w:val="24"/>
          <w:szCs w:val="24"/>
          <w:rtl/>
          <w:lang w:eastAsia="he-IL"/>
        </w:rPr>
        <w:t xml:space="preserve">המוחלט </w:t>
      </w:r>
      <w:r w:rsidRPr="000A39FE">
        <w:rPr>
          <w:rFonts w:ascii="Times New Roman" w:eastAsia="Times New Roman" w:hAnsi="Times New Roman" w:cs="David"/>
          <w:sz w:val="24"/>
          <w:szCs w:val="24"/>
          <w:rtl/>
          <w:lang w:eastAsia="he-IL"/>
        </w:rPr>
        <w:t>- להורות ליועץ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9EE5DB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מנהלו הראשי של היועץ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המנהל הראשי</w:t>
      </w:r>
      <w:r w:rsidRPr="000A39F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588D9988"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w:t>
      </w:r>
      <w:r w:rsidRPr="000A39FE">
        <w:rPr>
          <w:rFonts w:ascii="Times New Roman" w:eastAsia="Times New Roman" w:hAnsi="Times New Roman" w:cs="David" w:hint="cs"/>
          <w:sz w:val="24"/>
          <w:szCs w:val="24"/>
          <w:rtl/>
          <w:lang w:eastAsia="he-IL"/>
        </w:rPr>
        <w:t>צהיר, כי ידוע לו, ש</w:t>
      </w:r>
      <w:r w:rsidRPr="000A39FE">
        <w:rPr>
          <w:rFonts w:ascii="Times New Roman" w:eastAsia="Times New Roman" w:hAnsi="Times New Roman" w:cs="David"/>
          <w:sz w:val="24"/>
          <w:szCs w:val="24"/>
          <w:rtl/>
          <w:lang w:eastAsia="he-IL"/>
        </w:rPr>
        <w:t>במשך כל 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קפ</w:t>
      </w:r>
      <w:r w:rsidRPr="000A39FE">
        <w:rPr>
          <w:rFonts w:ascii="Times New Roman" w:eastAsia="Times New Roman" w:hAnsi="Times New Roman" w:cs="David" w:hint="cs"/>
          <w:sz w:val="24"/>
          <w:szCs w:val="24"/>
          <w:rtl/>
          <w:lang w:eastAsia="he-IL"/>
        </w:rPr>
        <w:t>ו של</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יעמוד המנהל הראשי בראשו, יהיה מעורב אישית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התכנון. מבלי לגרוע מהתחייבויות היועץ כמתחייב מ</w:t>
      </w:r>
      <w:r w:rsidRPr="000A39FE">
        <w:rPr>
          <w:rFonts w:ascii="Times New Roman" w:eastAsia="Times New Roman" w:hAnsi="Times New Roman" w:cs="David" w:hint="cs"/>
          <w:sz w:val="24"/>
          <w:szCs w:val="24"/>
          <w:rtl/>
          <w:lang w:eastAsia="he-IL"/>
        </w:rPr>
        <w:t>חוזה זה,</w:t>
      </w:r>
      <w:r w:rsidRPr="000A39F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B47D9C3"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E79E22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המזמין רשאי </w:t>
      </w:r>
      <w:r w:rsidRPr="000A39F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A39FE">
        <w:rPr>
          <w:rFonts w:ascii="Times New Roman" w:eastAsia="Times New Roman" w:hAnsi="Times New Roman" w:cs="David" w:hint="cs"/>
          <w:sz w:val="24"/>
          <w:szCs w:val="24"/>
          <w:rtl/>
          <w:lang w:eastAsia="he-IL"/>
        </w:rPr>
        <w:t xml:space="preserve">אחר </w:t>
      </w:r>
      <w:r w:rsidRPr="000A39FE">
        <w:rPr>
          <w:rFonts w:ascii="Times New Roman" w:eastAsia="Times New Roman" w:hAnsi="Times New Roman" w:cs="David"/>
          <w:sz w:val="24"/>
          <w:szCs w:val="24"/>
          <w:rtl/>
          <w:lang w:eastAsia="he-IL"/>
        </w:rPr>
        <w:t>דרישת המזמין לאלתר.</w:t>
      </w:r>
    </w:p>
    <w:p w14:paraId="44E51974"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החלטות המזמין בדבר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ו/או החלפת עובד מעובדי היועץ תינתנה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המוחלט</w:t>
      </w:r>
      <w:r w:rsidRPr="000A39FE">
        <w:rPr>
          <w:rFonts w:ascii="Times New Roman" w:eastAsia="Times New Roman" w:hAnsi="Times New Roman" w:cs="David" w:hint="cs"/>
          <w:sz w:val="24"/>
          <w:szCs w:val="24"/>
          <w:rtl/>
          <w:lang w:eastAsia="he-IL"/>
        </w:rPr>
        <w:t xml:space="preserve"> של המזמין</w:t>
      </w:r>
      <w:r w:rsidRPr="000A39FE">
        <w:rPr>
          <w:rFonts w:ascii="Times New Roman" w:eastAsia="Times New Roman" w:hAnsi="Times New Roman" w:cs="David"/>
          <w:sz w:val="24"/>
          <w:szCs w:val="24"/>
          <w:rtl/>
          <w:lang w:eastAsia="he-IL"/>
        </w:rPr>
        <w:t xml:space="preserve"> וללא צורך במתן נימוקים</w:t>
      </w:r>
      <w:r w:rsidRPr="000A39FE">
        <w:rPr>
          <w:rFonts w:ascii="Times New Roman" w:eastAsia="Times New Roman" w:hAnsi="Times New Roman" w:cs="David" w:hint="cs"/>
          <w:sz w:val="24"/>
          <w:szCs w:val="24"/>
          <w:rtl/>
          <w:lang w:eastAsia="he-IL"/>
        </w:rPr>
        <w:t xml:space="preserve"> כאלה ואחרים</w:t>
      </w:r>
      <w:r w:rsidRPr="000A39FE">
        <w:rPr>
          <w:rFonts w:ascii="Times New Roman" w:eastAsia="Times New Roman" w:hAnsi="Times New Roman" w:cs="David"/>
          <w:sz w:val="24"/>
          <w:szCs w:val="24"/>
          <w:rtl/>
          <w:lang w:eastAsia="he-IL"/>
        </w:rPr>
        <w:t>. אין בהחלטות אלה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לשחרר את היועץ מאי</w:t>
      </w:r>
      <w:r w:rsidRPr="000A39FE">
        <w:rPr>
          <w:rFonts w:ascii="Times New Roman" w:eastAsia="Times New Roman" w:hAnsi="Times New Roman" w:cs="David" w:hint="cs"/>
          <w:sz w:val="24"/>
          <w:szCs w:val="24"/>
          <w:rtl/>
          <w:lang w:eastAsia="he-IL"/>
        </w:rPr>
        <w:t>לו</w:t>
      </w:r>
      <w:r w:rsidRPr="000A39F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A39FE">
        <w:rPr>
          <w:rFonts w:ascii="Times New Roman" w:eastAsia="Times New Roman" w:hAnsi="Times New Roman" w:cs="David" w:hint="cs"/>
          <w:sz w:val="24"/>
          <w:szCs w:val="24"/>
          <w:rtl/>
          <w:lang w:eastAsia="he-IL"/>
        </w:rPr>
        <w:t xml:space="preserve"> ו/או חבות</w:t>
      </w:r>
      <w:r w:rsidRPr="000A39FE">
        <w:rPr>
          <w:rFonts w:ascii="Times New Roman" w:eastAsia="Times New Roman" w:hAnsi="Times New Roman" w:cs="David"/>
          <w:sz w:val="24"/>
          <w:szCs w:val="24"/>
          <w:rtl/>
          <w:lang w:eastAsia="he-IL"/>
        </w:rPr>
        <w:t xml:space="preserve"> שהיא.</w:t>
      </w:r>
    </w:p>
    <w:p w14:paraId="240E4E95"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לצייד על חשבונו את צוות עובדיו בכל הציוד הדרוש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w:t>
      </w:r>
      <w:r w:rsidRPr="000A39FE">
        <w:rPr>
          <w:rFonts w:ascii="Times New Roman" w:eastAsia="Times New Roman" w:hAnsi="Times New Roman" w:cs="David" w:hint="cs"/>
          <w:sz w:val="24"/>
          <w:szCs w:val="24"/>
          <w:rtl/>
          <w:lang w:eastAsia="he-IL"/>
        </w:rPr>
        <w:t>האחריות בגין אחזקת</w:t>
      </w:r>
      <w:r w:rsidRPr="000A39FE">
        <w:rPr>
          <w:rFonts w:ascii="Times New Roman" w:eastAsia="Times New Roman" w:hAnsi="Times New Roman" w:cs="David"/>
          <w:sz w:val="24"/>
          <w:szCs w:val="24"/>
          <w:rtl/>
          <w:lang w:eastAsia="he-IL"/>
        </w:rPr>
        <w:t xml:space="preserve"> ושמיר</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ציוד</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תהיה בידי היועץ ועל חשבונו, והמזמין לא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בכל אחריות </w:t>
      </w:r>
      <w:r w:rsidRPr="000A39FE">
        <w:rPr>
          <w:rFonts w:ascii="Times New Roman" w:eastAsia="Times New Roman" w:hAnsi="Times New Roman" w:cs="David" w:hint="cs"/>
          <w:sz w:val="24"/>
          <w:szCs w:val="24"/>
          <w:rtl/>
          <w:lang w:eastAsia="he-IL"/>
        </w:rPr>
        <w:t xml:space="preserve">ו/או חבות </w:t>
      </w:r>
      <w:r w:rsidRPr="000A39FE">
        <w:rPr>
          <w:rFonts w:ascii="Times New Roman" w:eastAsia="Times New Roman" w:hAnsi="Times New Roman" w:cs="David"/>
          <w:sz w:val="24"/>
          <w:szCs w:val="24"/>
          <w:rtl/>
          <w:lang w:eastAsia="he-IL"/>
        </w:rPr>
        <w:t>בגין א</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בדן </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או נזק</w:t>
      </w:r>
      <w:r w:rsidRPr="000A39FE">
        <w:rPr>
          <w:rFonts w:ascii="Times New Roman" w:eastAsia="Times New Roman" w:hAnsi="Times New Roman" w:cs="David" w:hint="cs"/>
          <w:sz w:val="24"/>
          <w:szCs w:val="24"/>
          <w:rtl/>
          <w:lang w:eastAsia="he-IL"/>
        </w:rPr>
        <w:t xml:space="preserve"> ו/או קלקול</w:t>
      </w:r>
      <w:r w:rsidRPr="000A39FE">
        <w:rPr>
          <w:rFonts w:ascii="Times New Roman" w:eastAsia="Times New Roman" w:hAnsi="Times New Roman" w:cs="David"/>
          <w:sz w:val="24"/>
          <w:szCs w:val="24"/>
          <w:rtl/>
          <w:lang w:eastAsia="he-IL"/>
        </w:rPr>
        <w:t xml:space="preserve"> כלשהו לציוד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לכל חלק ממנו מכל סיבה שהיא.</w:t>
      </w:r>
    </w:p>
    <w:p w14:paraId="53E982FE"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היועץ</w:t>
      </w:r>
    </w:p>
    <w:p w14:paraId="4053347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במגעים עם רשויות 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עם הרשות המקומית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הנוגע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וכל הכרוך בכך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w:t>
      </w:r>
    </w:p>
    <w:p w14:paraId="530FE20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שהיועץ לא יגיש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תיקונים לתכניות לא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הרשויות המוסמכות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אושרו קודם לכן</w:t>
      </w:r>
      <w:r w:rsidRPr="000A39FE">
        <w:rPr>
          <w:rFonts w:ascii="Times New Roman" w:eastAsia="Times New Roman" w:hAnsi="Times New Roman" w:cs="David" w:hint="cs"/>
          <w:sz w:val="24"/>
          <w:szCs w:val="24"/>
          <w:rtl/>
          <w:lang w:eastAsia="he-IL"/>
        </w:rPr>
        <w:t>, מראש ובכתב,</w:t>
      </w:r>
      <w:r w:rsidRPr="000A39FE">
        <w:rPr>
          <w:rFonts w:ascii="Times New Roman" w:eastAsia="Times New Roman" w:hAnsi="Times New Roman" w:cs="David"/>
          <w:sz w:val="24"/>
          <w:szCs w:val="24"/>
          <w:rtl/>
          <w:lang w:eastAsia="he-IL"/>
        </w:rPr>
        <w:t xml:space="preserve"> ע"י המזמין.</w:t>
      </w:r>
    </w:p>
    <w:p w14:paraId="235E7CC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הכרוך בהתחייבות חוקית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כספית</w:t>
      </w:r>
      <w:r w:rsidRPr="000A39FE">
        <w:rPr>
          <w:rFonts w:ascii="Times New Roman" w:eastAsia="Times New Roman" w:hAnsi="Times New Roman" w:cs="David" w:hint="cs"/>
          <w:sz w:val="24"/>
          <w:szCs w:val="24"/>
          <w:rtl/>
          <w:lang w:eastAsia="he-IL"/>
        </w:rPr>
        <w:t xml:space="preserve"> ו/או אחרת,</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7AE6E45E"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זולת אם</w:t>
      </w:r>
      <w:r w:rsidRPr="000A39FE">
        <w:rPr>
          <w:rFonts w:ascii="Times New Roman" w:eastAsia="Times New Roman" w:hAnsi="Times New Roman" w:cs="David"/>
          <w:sz w:val="24"/>
          <w:szCs w:val="24"/>
          <w:rtl/>
          <w:lang w:eastAsia="he-IL"/>
        </w:rPr>
        <w:t xml:space="preserve"> יוסמך לכך ע"י המזמין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יהיה היועץ רשאי ליתן הוראות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הנחיות</w:t>
      </w:r>
      <w:r w:rsidRPr="000A39FE">
        <w:rPr>
          <w:rFonts w:ascii="Times New Roman" w:eastAsia="Times New Roman" w:hAnsi="Times New Roman" w:cs="David" w:hint="cs"/>
          <w:sz w:val="24"/>
          <w:szCs w:val="24"/>
          <w:rtl/>
          <w:lang w:eastAsia="he-IL"/>
        </w:rPr>
        <w:t>, בין</w:t>
      </w:r>
      <w:r w:rsidRPr="000A39FE">
        <w:rPr>
          <w:rFonts w:ascii="Times New Roman" w:eastAsia="Times New Roman" w:hAnsi="Times New Roman" w:cs="David"/>
          <w:sz w:val="24"/>
          <w:szCs w:val="24"/>
          <w:rtl/>
          <w:lang w:eastAsia="he-IL"/>
        </w:rPr>
        <w:t xml:space="preserve"> במישרין</w:t>
      </w:r>
      <w:r w:rsidRPr="000A39FE">
        <w:rPr>
          <w:rFonts w:ascii="Times New Roman" w:eastAsia="Times New Roman" w:hAnsi="Times New Roman" w:cs="David" w:hint="cs"/>
          <w:sz w:val="24"/>
          <w:szCs w:val="24"/>
          <w:rtl/>
          <w:lang w:eastAsia="he-IL"/>
        </w:rPr>
        <w:t xml:space="preserve"> ובין בעקיפין,</w:t>
      </w:r>
      <w:r w:rsidRPr="000A39FE">
        <w:rPr>
          <w:rFonts w:ascii="Times New Roman" w:eastAsia="Times New Roman" w:hAnsi="Times New Roman" w:cs="David"/>
          <w:sz w:val="24"/>
          <w:szCs w:val="24"/>
          <w:rtl/>
          <w:lang w:eastAsia="he-IL"/>
        </w:rPr>
        <w:t xml:space="preserve"> לקבלן הראשי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לקבלן העבודות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לנהל עמם מו"מ ביחס למחירים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דרכי ביצוע הכרוכים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 מחירים</w:t>
      </w:r>
      <w:r w:rsidRPr="000A39FE">
        <w:rPr>
          <w:rFonts w:ascii="Times New Roman" w:eastAsia="Times New Roman" w:hAnsi="Times New Roman" w:cs="David" w:hint="cs"/>
          <w:sz w:val="24"/>
          <w:szCs w:val="24"/>
          <w:rtl/>
          <w:lang w:eastAsia="he-IL"/>
        </w:rPr>
        <w:t xml:space="preserve"> ו/או כמויות</w:t>
      </w:r>
      <w:r w:rsidRPr="000A39FE">
        <w:rPr>
          <w:rFonts w:ascii="Times New Roman" w:eastAsia="Times New Roman" w:hAnsi="Times New Roman" w:cs="David"/>
          <w:sz w:val="24"/>
          <w:szCs w:val="24"/>
          <w:rtl/>
          <w:lang w:eastAsia="he-IL"/>
        </w:rPr>
        <w:t>, אלא באמצעות המזמין או המנהל.</w:t>
      </w:r>
    </w:p>
    <w:p w14:paraId="06D3DBD2"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המנהל</w:t>
      </w:r>
    </w:p>
    <w:p w14:paraId="08A4A98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לבדוק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עת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את שרותי היועץ כולם או </w:t>
      </w:r>
      <w:r w:rsidRPr="000A39FE">
        <w:rPr>
          <w:rFonts w:ascii="Times New Roman" w:eastAsia="Times New Roman" w:hAnsi="Times New Roman" w:cs="David" w:hint="cs"/>
          <w:sz w:val="24"/>
          <w:szCs w:val="24"/>
          <w:rtl/>
          <w:lang w:eastAsia="he-IL"/>
        </w:rPr>
        <w:t>מקצתם</w:t>
      </w:r>
      <w:r w:rsidRPr="000A39F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 כן רשאי המנהל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008A09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
          <w:sz w:val="24"/>
          <w:szCs w:val="24"/>
          <w:rtl/>
          <w:lang w:eastAsia="he-IL"/>
        </w:rPr>
        <w:t xml:space="preserve"> המצ"ב</w:t>
      </w:r>
      <w:r w:rsidRPr="000A39FE">
        <w:rPr>
          <w:rFonts w:ascii="Times New Roman" w:eastAsia="Times New Roman" w:hAnsi="Times New Roman" w:cs="David"/>
          <w:sz w:val="24"/>
          <w:szCs w:val="24"/>
          <w:rtl/>
          <w:lang w:eastAsia="he-IL"/>
        </w:rPr>
        <w:t>.</w:t>
      </w:r>
    </w:p>
    <w:p w14:paraId="5606C1E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לצורך הפעלת סמכויותיו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רשאי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מי מטעמו לבקר במשרד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בכל מקום אחר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A39FE">
        <w:rPr>
          <w:rFonts w:ascii="Times New Roman" w:eastAsia="Times New Roman" w:hAnsi="Times New Roman" w:cs="David" w:hint="cs"/>
          <w:sz w:val="24"/>
          <w:szCs w:val="24"/>
          <w:rtl/>
          <w:lang w:eastAsia="he-IL"/>
        </w:rPr>
        <w:t>י המנהל 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w:t>
      </w:r>
    </w:p>
    <w:p w14:paraId="5C49F2C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בהפעלת סמכויות המנהל על 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לגרוע </w:t>
      </w:r>
      <w:r w:rsidRPr="000A39FE">
        <w:rPr>
          <w:rFonts w:ascii="Times New Roman" w:eastAsia="Times New Roman" w:hAnsi="Times New Roman" w:cs="David" w:hint="cs"/>
          <w:sz w:val="24"/>
          <w:szCs w:val="24"/>
          <w:rtl/>
          <w:lang w:eastAsia="he-IL"/>
        </w:rPr>
        <w:t xml:space="preserve">ו/או לשחרר </w:t>
      </w:r>
      <w:r w:rsidRPr="000A39FE">
        <w:rPr>
          <w:rFonts w:ascii="Times New Roman" w:eastAsia="Times New Roman" w:hAnsi="Times New Roman" w:cs="David"/>
          <w:sz w:val="24"/>
          <w:szCs w:val="24"/>
          <w:rtl/>
          <w:lang w:eastAsia="he-IL"/>
        </w:rPr>
        <w:t xml:space="preserve">מאחריות </w:t>
      </w:r>
      <w:r w:rsidRPr="000A39FE">
        <w:rPr>
          <w:rFonts w:ascii="Times New Roman" w:eastAsia="Times New Roman" w:hAnsi="Times New Roman" w:cs="David" w:hint="cs"/>
          <w:sz w:val="24"/>
          <w:szCs w:val="24"/>
          <w:rtl/>
          <w:lang w:eastAsia="he-IL"/>
        </w:rPr>
        <w:t>היועץ על פי חוזה זה ו/או על פי כל דין.</w:t>
      </w:r>
      <w:r w:rsidRPr="000A39FE">
        <w:rPr>
          <w:rFonts w:ascii="Times New Roman" w:eastAsia="Times New Roman" w:hAnsi="Times New Roman" w:cs="David"/>
          <w:sz w:val="24"/>
          <w:szCs w:val="24"/>
          <w:rtl/>
          <w:lang w:eastAsia="he-IL"/>
        </w:rPr>
        <w:t xml:space="preserve"> בהקשר זה מובהר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BF425D9"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אישר המנהל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A39FE">
        <w:rPr>
          <w:rFonts w:ascii="Times New Roman" w:eastAsia="Times New Roman" w:hAnsi="Times New Roman" w:cs="David" w:hint="cs"/>
          <w:sz w:val="24"/>
          <w:szCs w:val="24"/>
          <w:rtl/>
          <w:lang w:eastAsia="he-IL"/>
        </w:rPr>
        <w:t>חוזה</w:t>
      </w:r>
      <w:r w:rsidRPr="000A39FE">
        <w:rPr>
          <w:rFonts w:ascii="Times New Roman" w:eastAsia="Times New Roman" w:hAnsi="Times New Roman" w:cs="David"/>
          <w:sz w:val="24"/>
          <w:szCs w:val="24"/>
          <w:rtl/>
          <w:lang w:eastAsia="he-IL"/>
        </w:rPr>
        <w:t xml:space="preserve"> זה, </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לשחרר את היועץ מאחריותו המקצועית המלאה ו</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להטיל על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על המזמין אחריות כלשהי לטיב התכניות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המסמכים האמורים.</w:t>
      </w:r>
    </w:p>
    <w:p w14:paraId="005CAFFB"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לוח זמנים ושלבי ב</w:t>
      </w:r>
      <w:r w:rsidRPr="000A39FE">
        <w:rPr>
          <w:rFonts w:ascii="Times New Roman" w:eastAsia="Times New Roman" w:hAnsi="Times New Roman" w:cs="David" w:hint="cs"/>
          <w:bCs/>
          <w:sz w:val="24"/>
          <w:szCs w:val="24"/>
          <w:u w:val="single"/>
          <w:rtl/>
          <w:lang w:eastAsia="he-IL"/>
        </w:rPr>
        <w:t>י</w:t>
      </w:r>
      <w:r w:rsidRPr="000A39FE">
        <w:rPr>
          <w:rFonts w:ascii="Times New Roman" w:eastAsia="Times New Roman" w:hAnsi="Times New Roman" w:cs="David"/>
          <w:bCs/>
          <w:sz w:val="24"/>
          <w:szCs w:val="24"/>
          <w:u w:val="single"/>
          <w:rtl/>
          <w:lang w:eastAsia="he-IL"/>
        </w:rPr>
        <w:t>צוע</w:t>
      </w:r>
    </w:p>
    <w:p w14:paraId="7ED7E1D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A39FE">
        <w:rPr>
          <w:rFonts w:ascii="Times New Roman" w:eastAsia="Times New Roman" w:hAnsi="Times New Roman" w:cs="David"/>
          <w:b/>
          <w:bCs/>
          <w:sz w:val="24"/>
          <w:szCs w:val="24"/>
          <w:rtl/>
          <w:lang w:eastAsia="he-IL"/>
        </w:rPr>
        <w:t>ג'</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לוח הזמנים</w:t>
      </w:r>
      <w:r w:rsidRPr="000A39FE">
        <w:rPr>
          <w:rFonts w:ascii="Times New Roman" w:eastAsia="Times New Roman" w:hAnsi="Times New Roman" w:cs="David"/>
          <w:sz w:val="24"/>
          <w:szCs w:val="24"/>
          <w:rtl/>
          <w:lang w:eastAsia="he-IL"/>
        </w:rPr>
        <w:t>").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הכלול בשרותי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לא נקבע לו מועד בלוח הזמנים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יבוצע על ידי היועץ במועד שיהיה דרוש על מנת להבטיח</w:t>
      </w:r>
      <w:r w:rsidRPr="000A39FE">
        <w:rPr>
          <w:rFonts w:ascii="Times New Roman" w:eastAsia="Times New Roman" w:hAnsi="Times New Roman" w:cs="David" w:hint="cs"/>
          <w:sz w:val="24"/>
          <w:szCs w:val="24"/>
          <w:rtl/>
          <w:lang w:eastAsia="he-IL"/>
        </w:rPr>
        <w:t xml:space="preserve"> את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קבלנים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אחרים בהתאם ללוח הזמנים המוסכם 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מם.</w:t>
      </w:r>
    </w:p>
    <w:p w14:paraId="3B009F2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יתחיל היועץ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קטע מהפרויקט ו/או שלב משלבי העבודה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ג'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אלא אם כן הודיע למזמין תחילה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הגיע לדעתו מועד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זה וק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מהמזמין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לביצועו.</w:t>
      </w:r>
    </w:p>
    <w:p w14:paraId="21E7329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יש לראות </w:t>
      </w: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D8C183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ידוע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התחייבויות היועצים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יתר הגורמים, מותנות בכך שיסופקו להם כל התכניות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ההנחיות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ההוראות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הפרטים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הביאורים שידרשו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מהקבלנים מלטעון לעיכוב מוצדק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28964D2"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 יוכר כמוצדק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אך ו</w:t>
      </w:r>
      <w:r w:rsidRPr="000A39F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BEDB5A4"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הוא נובע מכ</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ח עליון או גורם אחר (להלן יחדיו: "</w:t>
      </w:r>
      <w:r w:rsidRPr="000A39FE">
        <w:rPr>
          <w:rFonts w:ascii="Times New Roman" w:eastAsia="Times New Roman" w:hAnsi="Times New Roman" w:cs="David"/>
          <w:b/>
          <w:bCs/>
          <w:sz w:val="24"/>
          <w:szCs w:val="24"/>
          <w:rtl/>
          <w:lang w:eastAsia="he-IL"/>
        </w:rPr>
        <w:t>אירוע דוחה</w:t>
      </w:r>
      <w:r w:rsidRPr="000A39FE">
        <w:rPr>
          <w:rFonts w:ascii="Times New Roman" w:eastAsia="Times New Roman" w:hAnsi="Times New Roman" w:cs="David"/>
          <w:sz w:val="24"/>
          <w:szCs w:val="24"/>
          <w:rtl/>
          <w:lang w:eastAsia="he-IL"/>
        </w:rPr>
        <w:t>") שלדעת המנהל לא הייתה ליועץ שליטה עליו.</w:t>
      </w:r>
    </w:p>
    <w:p w14:paraId="595E16E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9A0F928"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קיבל תכניות, הנחיות, הוראות, פרטים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F831C37"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אישר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האירוע הדוחה אכן מצדיק 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השירות ואת משך הדחייה.</w:t>
      </w:r>
    </w:p>
    <w:p w14:paraId="63DE5C05" w14:textId="77777777" w:rsidR="000A39FE" w:rsidRPr="000A39FE" w:rsidRDefault="000A39FE" w:rsidP="006B43C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w:t>
      </w:r>
      <w:r w:rsidRPr="000A39FE">
        <w:rPr>
          <w:rFonts w:ascii="Times New Roman" w:eastAsia="Times New Roman" w:hAnsi="Times New Roman" w:cs="David" w:hint="cs"/>
          <w:sz w:val="24"/>
          <w:szCs w:val="24"/>
          <w:rtl/>
          <w:lang w:eastAsia="he-IL"/>
        </w:rPr>
        <w:t xml:space="preserve">כלליות </w:t>
      </w:r>
      <w:r w:rsidRPr="000A39FE">
        <w:rPr>
          <w:rFonts w:ascii="Times New Roman" w:eastAsia="Times New Roman" w:hAnsi="Times New Roman" w:cs="David"/>
          <w:sz w:val="24"/>
          <w:szCs w:val="24"/>
          <w:rtl/>
          <w:lang w:eastAsia="he-IL"/>
        </w:rPr>
        <w:t>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חור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 תכנון ע"י אחרים לא יהווה עילה לעיכוב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שור המנהל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p>
    <w:p w14:paraId="647D175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להודיע למנהל מידית, על כל עיכוב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לפי הערכתו עלול לגרום לאיחור בקיום לוח הזמנים.</w:t>
      </w:r>
    </w:p>
    <w:p w14:paraId="2DF5312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26CA3FA"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לבקר במשרד היועץ ולעיין בהתקדמות ובאופן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והיועץ ימסור למנהל כל הסבר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פרט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דיווח</w:t>
      </w:r>
      <w:r w:rsidRPr="000A39FE">
        <w:rPr>
          <w:rFonts w:ascii="Times New Roman" w:eastAsia="Times New Roman" w:hAnsi="Times New Roman" w:cs="David" w:hint="cs"/>
          <w:sz w:val="24"/>
          <w:szCs w:val="24"/>
          <w:rtl/>
          <w:lang w:eastAsia="he-IL"/>
        </w:rPr>
        <w:t>, מיד</w:t>
      </w:r>
      <w:r w:rsidRPr="000A39F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A39FE">
        <w:rPr>
          <w:rFonts w:ascii="Times New Roman" w:eastAsia="Times New Roman" w:hAnsi="Times New Roman" w:cs="David" w:hint="cs"/>
          <w:sz w:val="24"/>
          <w:szCs w:val="24"/>
          <w:rtl/>
          <w:lang w:eastAsia="he-IL"/>
        </w:rPr>
        <w:t xml:space="preserve"> זה ו/או לפי כל דין</w:t>
      </w:r>
      <w:r w:rsidRPr="000A39FE">
        <w:rPr>
          <w:rFonts w:ascii="Times New Roman" w:eastAsia="Times New Roman" w:hAnsi="Times New Roman" w:cs="David"/>
          <w:sz w:val="24"/>
          <w:szCs w:val="24"/>
          <w:rtl/>
          <w:lang w:eastAsia="he-IL"/>
        </w:rPr>
        <w:t>.</w:t>
      </w:r>
    </w:p>
    <w:p w14:paraId="0CDB87BD"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CF30FF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שכר היועץ</w:t>
      </w:r>
    </w:p>
    <w:p w14:paraId="73B73F7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תמורת שרותי היועץ וכל יתר התחייבויותיו לפי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כמפורט בנספח </w:t>
      </w:r>
      <w:r w:rsidRPr="000A39FE">
        <w:rPr>
          <w:rFonts w:ascii="Times New Roman" w:eastAsia="Times New Roman" w:hAnsi="Times New Roman" w:cs="David"/>
          <w:bCs/>
          <w:sz w:val="24"/>
          <w:szCs w:val="24"/>
          <w:rtl/>
          <w:lang w:eastAsia="he-IL"/>
        </w:rPr>
        <w:t xml:space="preserve">ד' </w:t>
      </w:r>
      <w:r w:rsidRPr="000A39FE">
        <w:rPr>
          <w:rFonts w:ascii="Times New Roman" w:eastAsia="Times New Roman" w:hAnsi="Times New Roman" w:cs="David" w:hint="cs"/>
          <w:b/>
          <w:sz w:val="24"/>
          <w:szCs w:val="24"/>
          <w:rtl/>
          <w:lang w:eastAsia="he-IL"/>
        </w:rPr>
        <w:t xml:space="preserve">המצ"ב </w:t>
      </w:r>
      <w:r w:rsidRPr="000A39FE">
        <w:rPr>
          <w:rFonts w:ascii="Times New Roman" w:eastAsia="Times New Roman" w:hAnsi="Times New Roman" w:cs="David"/>
          <w:sz w:val="24"/>
          <w:szCs w:val="24"/>
          <w:rtl/>
          <w:lang w:eastAsia="he-IL"/>
        </w:rPr>
        <w:t>(להלן: "</w:t>
      </w:r>
      <w:r w:rsidRPr="000A39FE">
        <w:rPr>
          <w:rFonts w:ascii="Times New Roman" w:eastAsia="Times New Roman" w:hAnsi="Times New Roman" w:cs="David"/>
          <w:b/>
          <w:bCs/>
          <w:sz w:val="24"/>
          <w:szCs w:val="24"/>
          <w:rtl/>
          <w:lang w:eastAsia="he-IL"/>
        </w:rPr>
        <w:t>שכר היועץ</w:t>
      </w:r>
      <w:r w:rsidRPr="000A39FE">
        <w:rPr>
          <w:rFonts w:ascii="Times New Roman" w:eastAsia="Times New Roman" w:hAnsi="Times New Roman" w:cs="David"/>
          <w:sz w:val="24"/>
          <w:szCs w:val="24"/>
          <w:rtl/>
          <w:lang w:eastAsia="he-IL"/>
        </w:rPr>
        <w:t>").</w:t>
      </w:r>
    </w:p>
    <w:p w14:paraId="580A3A1A"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בהוצאות הממשיות בשרותי העזר המפורטים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שא המזמין:</w:t>
      </w:r>
    </w:p>
    <w:p w14:paraId="1B63E61E"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הדפסות בתוויין המיועדות להפצה לאחרים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החזר.</w:t>
      </w:r>
    </w:p>
    <w:p w14:paraId="627FCB3D"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העתקות שנמסרו ע"י היועץ למזמין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לרשויות המוסמכות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ליועצים, למעט העתקות וצילומים שיפיק היועץ במשרדו.</w:t>
      </w:r>
    </w:p>
    <w:p w14:paraId="5BA4C1C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שכפול מסמכים.</w:t>
      </w:r>
    </w:p>
    <w:p w14:paraId="5AAB7265"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E506AD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מדידות וצילומי אויר.</w:t>
      </w:r>
    </w:p>
    <w:p w14:paraId="6E20F99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קידוחים ובדיקות קרקע.</w:t>
      </w:r>
    </w:p>
    <w:p w14:paraId="02137351"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שליחויות.</w:t>
      </w:r>
    </w:p>
    <w:p w14:paraId="3F3BA818"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העזר המפורטים בסעיפים 7.2.1 עד 7.2.3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יוזמנו על ידי היועץ באמצעות מערכת ניהול פרויקטים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 מערכת רמדורנט מודול ניהול מסמכים (</w:t>
      </w:r>
      <w:r w:rsidRPr="000A39FE">
        <w:rPr>
          <w:rFonts w:ascii="Times New Roman" w:eastAsia="Times New Roman" w:hAnsi="Times New Roman" w:cs="David"/>
          <w:sz w:val="24"/>
          <w:szCs w:val="24"/>
          <w:lang w:eastAsia="he-IL"/>
        </w:rPr>
        <w:t>DM</w:t>
      </w:r>
      <w:r w:rsidRPr="000A39FE">
        <w:rPr>
          <w:rFonts w:ascii="Times New Roman" w:eastAsia="Times New Roman" w:hAnsi="Times New Roman" w:cs="David"/>
          <w:sz w:val="24"/>
          <w:szCs w:val="24"/>
          <w:rtl/>
          <w:lang w:eastAsia="he-IL"/>
        </w:rPr>
        <w:t>) רק ממכונים המאושרים ע"י המזמין לבצע עבודות עבורו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EAC670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על חשבון שכר היועץ ישולמו ליועץ תשלומי ביניים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עורים ובמועדים המפורטים בנספח</w:t>
      </w:r>
      <w:r w:rsidRPr="000A39FE">
        <w:rPr>
          <w:rFonts w:ascii="Times New Roman" w:eastAsia="Times New Roman" w:hAnsi="Times New Roman" w:cs="David"/>
          <w:bCs/>
          <w:sz w:val="24"/>
          <w:szCs w:val="24"/>
          <w:rtl/>
          <w:lang w:eastAsia="he-IL"/>
        </w:rPr>
        <w:t xml:space="preserve"> ה'</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p>
    <w:p w14:paraId="66F86A60"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תשלומי הביניים לפי פסקה זו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משלבי שירותי היועץ ו/או טיב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315DCF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השכר האמור בנספח </w:t>
      </w:r>
      <w:r w:rsidRPr="000A39FE">
        <w:rPr>
          <w:rFonts w:ascii="Times New Roman" w:eastAsia="Times New Roman" w:hAnsi="Times New Roman" w:cs="David"/>
          <w:b/>
          <w:bCs/>
          <w:sz w:val="24"/>
          <w:szCs w:val="24"/>
          <w:rtl/>
          <w:lang w:eastAsia="he-IL"/>
        </w:rPr>
        <w:t xml:space="preserve">ד'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hint="cs"/>
          <w:sz w:val="24"/>
          <w:szCs w:val="24"/>
          <w:rtl/>
          <w:lang w:eastAsia="he-IL"/>
        </w:rPr>
        <w:t xml:space="preserve">ינו </w:t>
      </w:r>
      <w:r w:rsidRPr="000A39F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A39FE">
        <w:rPr>
          <w:rFonts w:ascii="Times New Roman" w:eastAsia="Times New Roman" w:hAnsi="Times New Roman" w:cs="David" w:hint="cs"/>
          <w:sz w:val="24"/>
          <w:szCs w:val="24"/>
          <w:rtl/>
          <w:lang w:eastAsia="he-IL"/>
        </w:rPr>
        <w:t xml:space="preserve">זה </w:t>
      </w:r>
      <w:r w:rsidRPr="000A39FE">
        <w:rPr>
          <w:rFonts w:ascii="Times New Roman" w:eastAsia="Times New Roman" w:hAnsi="Times New Roman" w:cs="David"/>
          <w:sz w:val="24"/>
          <w:szCs w:val="24"/>
          <w:rtl/>
          <w:lang w:eastAsia="he-IL"/>
        </w:rPr>
        <w:t>במפורש אחרת. תנאי לתשלום שכר היועץ במלואו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הינו המצאת הצהרה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A39FE">
        <w:rPr>
          <w:rFonts w:ascii="Times New Roman" w:eastAsia="Times New Roman" w:hAnsi="Times New Roman" w:cs="David"/>
          <w:b/>
          <w:bCs/>
          <w:sz w:val="24"/>
          <w:szCs w:val="24"/>
          <w:rtl/>
          <w:lang w:eastAsia="he-IL"/>
        </w:rPr>
        <w:t>ט'</w:t>
      </w:r>
      <w:r w:rsidRPr="000A39FE">
        <w:rPr>
          <w:rFonts w:ascii="Times New Roman" w:eastAsia="Times New Roman" w:hAnsi="Times New Roman" w:cs="David"/>
          <w:sz w:val="24"/>
          <w:szCs w:val="24"/>
          <w:rtl/>
          <w:lang w:eastAsia="he-IL"/>
        </w:rPr>
        <w:t xml:space="preserve"> לחוזה זה וכתב היעדר תביעות המצורף כנספח</w:t>
      </w:r>
      <w:r w:rsidRPr="000A39FE">
        <w:rPr>
          <w:rFonts w:ascii="Times New Roman" w:eastAsia="Times New Roman" w:hAnsi="Times New Roman" w:cs="David"/>
          <w:b/>
          <w:bCs/>
          <w:sz w:val="24"/>
          <w:szCs w:val="24"/>
          <w:rtl/>
          <w:lang w:eastAsia="he-IL"/>
        </w:rPr>
        <w:t xml:space="preserve"> י'</w:t>
      </w:r>
      <w:r w:rsidRPr="000A39FE">
        <w:rPr>
          <w:rFonts w:ascii="Times New Roman" w:eastAsia="Times New Roman" w:hAnsi="Times New Roman" w:cs="David"/>
          <w:sz w:val="24"/>
          <w:szCs w:val="24"/>
          <w:rtl/>
          <w:lang w:eastAsia="he-IL"/>
        </w:rPr>
        <w:t xml:space="preserve"> לחוזה זה למזמין, חתום ע"י היועץ ומאומת כנדרש בו.</w:t>
      </w:r>
    </w:p>
    <w:p w14:paraId="58CB8FE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מבלי לפגוע בכלליות האמור בסעיף </w:t>
      </w:r>
      <w:r w:rsidRPr="000A39FE">
        <w:rPr>
          <w:rFonts w:ascii="Times New Roman" w:eastAsia="Times New Roman" w:hAnsi="Times New Roman" w:cs="David" w:hint="cs"/>
          <w:sz w:val="24"/>
          <w:szCs w:val="24"/>
          <w:rtl/>
          <w:lang w:eastAsia="he-IL"/>
        </w:rPr>
        <w:t>7 לעיל</w:t>
      </w:r>
      <w:r w:rsidRPr="000A39FE">
        <w:rPr>
          <w:rFonts w:ascii="Times New Roman" w:eastAsia="Times New Roman" w:hAnsi="Times New Roman" w:cs="David"/>
          <w:sz w:val="24"/>
          <w:szCs w:val="24"/>
          <w:rtl/>
          <w:lang w:eastAsia="he-IL"/>
        </w:rPr>
        <w:t>, 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רכוש ה</w:t>
      </w:r>
      <w:r w:rsidRPr="000A39FE">
        <w:rPr>
          <w:rFonts w:ascii="Times New Roman" w:eastAsia="Times New Roman" w:hAnsi="Times New Roman" w:cs="David" w:hint="cs"/>
          <w:sz w:val="24"/>
          <w:szCs w:val="24"/>
          <w:rtl/>
          <w:lang w:eastAsia="he-IL"/>
        </w:rPr>
        <w:t>מזמין</w:t>
      </w:r>
      <w:r w:rsidRPr="000A39FE">
        <w:rPr>
          <w:rFonts w:ascii="Times New Roman" w:eastAsia="Times New Roman" w:hAnsi="Times New Roman" w:cs="David"/>
          <w:sz w:val="24"/>
          <w:szCs w:val="24"/>
          <w:rtl/>
          <w:lang w:eastAsia="he-IL"/>
        </w:rPr>
        <w:t>. מובהר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הפרת סעיף זה על ידי היועץ תה</w:t>
      </w:r>
      <w:r w:rsidRPr="000A39FE">
        <w:rPr>
          <w:rFonts w:ascii="Times New Roman" w:eastAsia="Times New Roman" w:hAnsi="Times New Roman" w:cs="David" w:hint="cs"/>
          <w:sz w:val="24"/>
          <w:szCs w:val="24"/>
          <w:rtl/>
          <w:lang w:eastAsia="he-IL"/>
        </w:rPr>
        <w:t>ווה</w:t>
      </w:r>
      <w:r w:rsidRPr="000A39FE">
        <w:rPr>
          <w:rFonts w:ascii="Times New Roman" w:eastAsia="Times New Roman" w:hAnsi="Times New Roman" w:cs="David"/>
          <w:sz w:val="24"/>
          <w:szCs w:val="24"/>
          <w:rtl/>
          <w:lang w:eastAsia="he-IL"/>
        </w:rPr>
        <w:t xml:space="preserve"> הפרה יסודית של חוזה</w:t>
      </w:r>
      <w:r w:rsidRPr="000A39FE">
        <w:rPr>
          <w:rFonts w:ascii="Times New Roman" w:eastAsia="Times New Roman" w:hAnsi="Times New Roman" w:cs="David" w:hint="cs"/>
          <w:sz w:val="24"/>
          <w:szCs w:val="24"/>
          <w:rtl/>
          <w:lang w:eastAsia="he-IL"/>
        </w:rPr>
        <w:t xml:space="preserve"> זה. </w:t>
      </w:r>
    </w:p>
    <w:p w14:paraId="145C8163"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תנאים מקדמיים לביצוע תשלום כלשהו ע"ח שכר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הצגת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A39FE">
        <w:rPr>
          <w:rFonts w:ascii="Times New Roman" w:eastAsia="Times New Roman" w:hAnsi="Times New Roman" w:cs="David" w:hint="cs"/>
          <w:sz w:val="24"/>
          <w:szCs w:val="24"/>
          <w:rtl/>
          <w:lang w:eastAsia="he-IL"/>
        </w:rPr>
        <w:t>עובר</w:t>
      </w:r>
      <w:r w:rsidRPr="000A39F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BDC7F18"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504842D" w14:textId="77777777" w:rsidR="000A39FE" w:rsidRPr="00A864A9"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A864A9">
        <w:rPr>
          <w:rFonts w:ascii="Times New Roman" w:eastAsia="Times New Roman" w:hAnsi="Times New Roman" w:cs="David"/>
          <w:bCs/>
          <w:sz w:val="24"/>
          <w:szCs w:val="24"/>
          <w:u w:val="single"/>
          <w:rtl/>
          <w:lang w:eastAsia="he-IL"/>
        </w:rPr>
        <w:t>שנויים בתכנון</w:t>
      </w:r>
    </w:p>
    <w:p w14:paraId="694F7E9F"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היועץ מתחייב</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לפי דרישת המנהל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9B99685"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A864A9">
        <w:rPr>
          <w:rFonts w:ascii="Times New Roman" w:eastAsia="Times New Roman" w:hAnsi="Times New Roman" w:cs="David" w:hint="cs"/>
          <w:sz w:val="24"/>
          <w:szCs w:val="24"/>
          <w:rtl/>
          <w:lang w:eastAsia="he-IL"/>
        </w:rPr>
        <w:t>ים</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bCs/>
          <w:sz w:val="24"/>
          <w:szCs w:val="24"/>
          <w:rtl/>
          <w:lang w:eastAsia="he-IL"/>
        </w:rPr>
        <w:t>ב' או ג'</w:t>
      </w:r>
      <w:r w:rsidRPr="00A864A9">
        <w:rPr>
          <w:rFonts w:ascii="Times New Roman" w:eastAsia="Times New Roman" w:hAnsi="Times New Roman" w:cs="David" w:hint="cs"/>
          <w:b/>
          <w:sz w:val="24"/>
          <w:szCs w:val="24"/>
          <w:rtl/>
          <w:lang w:eastAsia="he-IL"/>
        </w:rPr>
        <w:t xml:space="preserve"> המצ"ב</w:t>
      </w:r>
      <w:r w:rsidRPr="00A864A9">
        <w:rPr>
          <w:rFonts w:ascii="Times New Roman" w:eastAsia="Times New Roman" w:hAnsi="Times New Roman" w:cs="David"/>
          <w:sz w:val="24"/>
          <w:szCs w:val="24"/>
          <w:rtl/>
          <w:lang w:eastAsia="he-IL"/>
        </w:rPr>
        <w:t>, וב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רותי היועץ</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אלמלא השנויים</w:t>
      </w:r>
      <w:r w:rsidRPr="00A864A9">
        <w:rPr>
          <w:rFonts w:ascii="Times New Roman" w:eastAsia="Times New Roman" w:hAnsi="Times New Roman" w:cs="David" w:hint="cs"/>
          <w:sz w:val="24"/>
          <w:szCs w:val="24"/>
          <w:rtl/>
          <w:lang w:eastAsia="he-IL"/>
        </w:rPr>
        <w:t xml:space="preserve"> כאמור</w:t>
      </w:r>
      <w:r w:rsidRPr="00A864A9">
        <w:rPr>
          <w:rFonts w:ascii="Times New Roman" w:eastAsia="Times New Roman" w:hAnsi="Times New Roman" w:cs="David"/>
          <w:sz w:val="24"/>
          <w:szCs w:val="24"/>
          <w:rtl/>
          <w:lang w:eastAsia="he-IL"/>
        </w:rPr>
        <w:t>, יהיה</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זכאי לפיצוי בעד העבודה הנוספת שב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עקב השנויים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כאמור</w:t>
      </w:r>
      <w:r w:rsidRPr="00A864A9">
        <w:rPr>
          <w:rFonts w:ascii="Times New Roman" w:eastAsia="Times New Roman" w:hAnsi="Times New Roman" w:cs="David"/>
          <w:sz w:val="24"/>
          <w:szCs w:val="24"/>
          <w:rtl/>
          <w:lang w:eastAsia="he-IL"/>
        </w:rPr>
        <w:t>. הפיצוי ישולם בגין העבודה הנוספת שהיועץ 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 xml:space="preserve"> היועץ ושכר היועץ. בכל מקרה</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ה</w:t>
      </w:r>
      <w:r w:rsidRPr="00A864A9">
        <w:rPr>
          <w:rFonts w:ascii="Times New Roman" w:eastAsia="Times New Roman" w:hAnsi="Times New Roman" w:cs="David"/>
          <w:sz w:val="24"/>
          <w:szCs w:val="24"/>
          <w:rtl/>
          <w:lang w:eastAsia="he-IL"/>
        </w:rPr>
        <w:t>שנויים</w:t>
      </w:r>
      <w:r w:rsidRPr="00A864A9">
        <w:rPr>
          <w:rFonts w:ascii="Times New Roman" w:eastAsia="Times New Roman" w:hAnsi="Times New Roman" w:cs="David" w:hint="cs"/>
          <w:sz w:val="24"/>
          <w:szCs w:val="24"/>
          <w:rtl/>
          <w:lang w:eastAsia="he-IL"/>
        </w:rPr>
        <w:t xml:space="preserve"> כאמור, לא יהוו</w:t>
      </w:r>
      <w:r w:rsidRPr="00A864A9">
        <w:rPr>
          <w:rFonts w:ascii="Times New Roman" w:eastAsia="Times New Roman" w:hAnsi="Times New Roman" w:cs="David"/>
          <w:sz w:val="24"/>
          <w:szCs w:val="24"/>
          <w:rtl/>
          <w:lang w:eastAsia="he-IL"/>
        </w:rPr>
        <w:t xml:space="preserve"> עילה לש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נוי בלוח הזמנים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אלא בא</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שור המנהל </w:t>
      </w:r>
      <w:r w:rsidRPr="00A864A9">
        <w:rPr>
          <w:rFonts w:ascii="Times New Roman" w:eastAsia="Times New Roman" w:hAnsi="Times New Roman" w:cs="David" w:hint="cs"/>
          <w:sz w:val="24"/>
          <w:szCs w:val="24"/>
          <w:rtl/>
          <w:lang w:eastAsia="he-IL"/>
        </w:rPr>
        <w:t>מראש ו</w:t>
      </w:r>
      <w:r w:rsidRPr="00A864A9">
        <w:rPr>
          <w:rFonts w:ascii="Times New Roman" w:eastAsia="Times New Roman" w:hAnsi="Times New Roman" w:cs="David"/>
          <w:sz w:val="24"/>
          <w:szCs w:val="24"/>
          <w:rtl/>
          <w:lang w:eastAsia="he-IL"/>
        </w:rPr>
        <w:t>בכתב.</w:t>
      </w:r>
    </w:p>
    <w:p w14:paraId="4FD0305A"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hint="cs"/>
          <w:sz w:val="24"/>
          <w:szCs w:val="24"/>
          <w:rtl/>
          <w:lang w:eastAsia="he-IL"/>
        </w:rPr>
        <w:t>על אף</w:t>
      </w:r>
      <w:r w:rsidRPr="00A864A9">
        <w:rPr>
          <w:rFonts w:ascii="Times New Roman" w:eastAsia="Times New Roman" w:hAnsi="Times New Roman" w:cs="David"/>
          <w:sz w:val="24"/>
          <w:szCs w:val="24"/>
          <w:rtl/>
          <w:lang w:eastAsia="he-IL"/>
        </w:rPr>
        <w:t xml:space="preserve"> האמור בסעיף 8.2 לעיל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לא יגיע ליועץ דבר בגין שינויים הנובעים מ:</w:t>
      </w:r>
    </w:p>
    <w:p w14:paraId="00DBC3D7"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 xml:space="preserve">טעות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ל</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קוי בתכנון ו/או באומדן של היועץ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של היועצים.</w:t>
      </w:r>
    </w:p>
    <w:p w14:paraId="09F4CC1A"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התכנון אינו התכנון היעיל ביותר.</w:t>
      </w:r>
    </w:p>
    <w:p w14:paraId="0F46AF61"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5C2E87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השינויים מתחייבים מדרישת רשויות מוסמכות. </w:t>
      </w:r>
    </w:p>
    <w:p w14:paraId="415D766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להכין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עבור רוכשים שיבקשו זאת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994736C" w14:textId="77777777" w:rsidR="000A39FE" w:rsidRPr="000A39FE" w:rsidRDefault="000A39FE" w:rsidP="006B43C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מחיר השינויים ותנאי התשלום בגין תכנון השינויים </w:t>
      </w:r>
      <w:r w:rsidRPr="000A39FE">
        <w:rPr>
          <w:rFonts w:ascii="Times New Roman" w:eastAsia="Times New Roman" w:hAnsi="Times New Roman" w:cs="David" w:hint="cs"/>
          <w:sz w:val="24"/>
          <w:szCs w:val="24"/>
          <w:rtl/>
          <w:lang w:eastAsia="he-IL"/>
        </w:rPr>
        <w:t xml:space="preserve">כאמור, </w:t>
      </w:r>
      <w:r w:rsidRPr="000A39FE">
        <w:rPr>
          <w:rFonts w:ascii="Times New Roman" w:eastAsia="Times New Roman" w:hAnsi="Times New Roman" w:cs="David"/>
          <w:sz w:val="24"/>
          <w:szCs w:val="24"/>
          <w:rtl/>
          <w:lang w:eastAsia="he-IL"/>
        </w:rPr>
        <w:t>יסוכמו בין היועץ לרוכשים. היועץ יתקשר עם הרוכש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בענ</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ין קביעת מחיר השינויים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תובא בפני המנהל והוא יהיה המוסמך להכריע בה.</w:t>
      </w:r>
    </w:p>
    <w:p w14:paraId="0F1CCD2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אחריות וביטוח</w:t>
      </w:r>
    </w:p>
    <w:p w14:paraId="59E9CE8A" w14:textId="77777777" w:rsidR="00D87F25" w:rsidRPr="00013687" w:rsidRDefault="00D87F25" w:rsidP="00D87F2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9A5672F" w14:textId="4ACB9BB7" w:rsidR="00D87F25" w:rsidRPr="00013687" w:rsidRDefault="00B40713" w:rsidP="00B4071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w:t>
      </w:r>
      <w:r w:rsidR="00D87F25" w:rsidRPr="00013687">
        <w:rPr>
          <w:rFonts w:eastAsia="Times New Roman" w:cs="David" w:hint="cs"/>
          <w:color w:val="auto"/>
          <w:szCs w:val="24"/>
          <w:rtl/>
        </w:rPr>
        <w:t>מתחייב לבצע את שירותי ה</w:t>
      </w:r>
      <w:r>
        <w:rPr>
          <w:rFonts w:eastAsia="Times New Roman" w:cs="David" w:hint="cs"/>
          <w:color w:val="auto"/>
          <w:szCs w:val="24"/>
          <w:rtl/>
        </w:rPr>
        <w:t>יועץ</w:t>
      </w:r>
      <w:r w:rsidR="00D87F25"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00D87F25"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00D87F25"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9747B38" w14:textId="49DCC4AB" w:rsidR="00D87F25" w:rsidRPr="00013687" w:rsidRDefault="00B40713" w:rsidP="00B40713">
      <w:pPr>
        <w:pStyle w:val="a4"/>
        <w:ind w:left="792" w:right="0" w:firstLine="0"/>
        <w:rPr>
          <w:rFonts w:eastAsia="Times New Roman" w:cs="David"/>
          <w:color w:val="auto"/>
          <w:szCs w:val="24"/>
          <w:rtl/>
        </w:rPr>
      </w:pPr>
      <w:r>
        <w:rPr>
          <w:rFonts w:eastAsia="Times New Roman" w:cs="David" w:hint="cs"/>
          <w:color w:val="auto"/>
          <w:szCs w:val="24"/>
          <w:rtl/>
        </w:rPr>
        <w:t>היועץ</w:t>
      </w:r>
      <w:r w:rsidR="00D87F25"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00D87F25"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00D87F25" w:rsidRPr="00013687">
        <w:rPr>
          <w:rFonts w:eastAsia="Times New Roman" w:cs="David" w:hint="cs"/>
          <w:color w:val="auto"/>
          <w:szCs w:val="24"/>
          <w:rtl/>
        </w:rPr>
        <w:t>.</w:t>
      </w:r>
    </w:p>
    <w:p w14:paraId="64A80B01" w14:textId="2FDE7E03" w:rsidR="00D87F25" w:rsidRPr="00013687" w:rsidRDefault="00D87F25" w:rsidP="00B4071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B40713">
        <w:rPr>
          <w:rFonts w:eastAsia="Times New Roman" w:cs="David" w:hint="cs"/>
          <w:color w:val="auto"/>
          <w:szCs w:val="24"/>
          <w:rtl/>
        </w:rPr>
        <w:t>יועץ</w:t>
      </w:r>
      <w:r w:rsidRPr="00013687">
        <w:rPr>
          <w:rFonts w:eastAsia="Times New Roman" w:cs="David"/>
          <w:color w:val="auto"/>
          <w:szCs w:val="24"/>
          <w:rtl/>
        </w:rPr>
        <w:t xml:space="preserve"> ו/או מתן הוראות ל</w:t>
      </w:r>
      <w:r w:rsidR="00B40713">
        <w:rPr>
          <w:rFonts w:eastAsia="Times New Roman" w:cs="David" w:hint="cs"/>
          <w:color w:val="auto"/>
          <w:szCs w:val="24"/>
          <w:rtl/>
        </w:rPr>
        <w:t>יועץ</w:t>
      </w:r>
      <w:r w:rsidRPr="00013687">
        <w:rPr>
          <w:rFonts w:eastAsia="Times New Roman" w:cs="David"/>
          <w:color w:val="auto"/>
          <w:szCs w:val="24"/>
          <w:rtl/>
        </w:rPr>
        <w:t xml:space="preserve"> אינו משחרר את ה</w:t>
      </w:r>
      <w:r w:rsidR="00B40713">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DBB0247" w14:textId="77777777" w:rsidR="00D87F25"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4783A39" w14:textId="77777777" w:rsidR="00475B23" w:rsidRDefault="00475B23"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45909B0" w14:textId="77777777" w:rsidR="00475B23" w:rsidRPr="00013687" w:rsidRDefault="00475B23" w:rsidP="00475B2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6D58ED1" w14:textId="77777777" w:rsidR="00475B23" w:rsidRDefault="00475B23" w:rsidP="00475B23">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D4A54B" w14:textId="31547B80"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DD5FF06" w14:textId="5E46E110"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5A5354F" w14:textId="509DFECC"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DFB1761" w14:textId="73D6440C"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4BCAB7E" w14:textId="45D4C860"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50BF704" w14:textId="6489EC5E"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70FF9D8" w14:textId="4E1DB66D"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AF09F71" w14:textId="0B16F705"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C21B94B" w14:textId="5E47DDBF"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4CE6D34" w14:textId="108CBC18" w:rsidR="00475B23" w:rsidRDefault="00475B23" w:rsidP="0080414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w:t>
      </w:r>
    </w:p>
    <w:p w14:paraId="6E404093" w14:textId="325BE7E2" w:rsidR="00475B23" w:rsidRDefault="00475B2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FA3BB1" w14:textId="5FF0F77D" w:rsidR="00475B23" w:rsidRDefault="00475B2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7D0CB8B" w14:textId="259DB2EE" w:rsidR="00475B23" w:rsidRDefault="0055273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00475B23" w:rsidRPr="00235529">
        <w:rPr>
          <w:rFonts w:ascii="Times New Roman" w:eastAsia="Times New Roman" w:hAnsi="Times New Roman" w:cs="David" w:hint="cs"/>
          <w:sz w:val="20"/>
          <w:szCs w:val="24"/>
          <w:rtl/>
          <w:lang w:eastAsia="he-IL"/>
        </w:rPr>
        <w:t xml:space="preserve"> </w:t>
      </w:r>
      <w:r w:rsidR="00475B23">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00475B23"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00475B23">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01D6FF5" w14:textId="77777777" w:rsidR="00475B23" w:rsidRPr="00A42052"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500F69" w14:textId="77777777" w:rsidR="000A39FE" w:rsidRPr="000A39FE" w:rsidRDefault="000A39FE" w:rsidP="006B43C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06C1C65"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אספקת תכניות</w:t>
      </w:r>
    </w:p>
    <w:p w14:paraId="1E89FBE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עת במהלך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וכן בתקופת הבדק של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xml:space="preserve"> לחוזה זה, ובמידה והדרישה מתייחסת לתכניות שאינ</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בידו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יערכ</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היועץ בהקדם האפשרי וימסר</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למזמין.</w:t>
      </w:r>
    </w:p>
    <w:p w14:paraId="2E90882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עם גמר שרותי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הסופי בשטח </w:t>
      </w:r>
      <w:r w:rsidRPr="000A39FE">
        <w:rPr>
          <w:rFonts w:ascii="Times New Roman" w:eastAsia="Times New Roman" w:hAnsi="Times New Roman" w:cs="David"/>
          <w:color w:val="000000"/>
          <w:sz w:val="24"/>
          <w:szCs w:val="24"/>
          <w:lang w:eastAsia="he-IL"/>
        </w:rPr>
        <w:t>(AS MADE)</w:t>
      </w:r>
      <w:r w:rsidRPr="000A39FE">
        <w:rPr>
          <w:rFonts w:ascii="Times New Roman" w:eastAsia="Times New Roman" w:hAnsi="Times New Roman" w:cs="David"/>
          <w:sz w:val="24"/>
          <w:szCs w:val="24"/>
          <w:rtl/>
          <w:lang w:eastAsia="he-IL"/>
        </w:rPr>
        <w:t xml:space="preserve">, למעט שינויי דיירים, </w:t>
      </w:r>
      <w:r w:rsidRPr="000A39FE">
        <w:rPr>
          <w:rFonts w:ascii="Times New Roman" w:eastAsia="Times New Roman" w:hAnsi="Times New Roman" w:cs="David" w:hint="cs"/>
          <w:sz w:val="24"/>
          <w:szCs w:val="24"/>
          <w:rtl/>
          <w:lang w:eastAsia="he-IL"/>
        </w:rPr>
        <w:t xml:space="preserve">וקבצים </w:t>
      </w:r>
      <w:r w:rsidRPr="000A39FE">
        <w:rPr>
          <w:rFonts w:ascii="Times New Roman" w:eastAsia="Times New Roman" w:hAnsi="Times New Roman" w:cs="David"/>
          <w:sz w:val="24"/>
          <w:szCs w:val="24"/>
          <w:rtl/>
          <w:lang w:eastAsia="he-IL"/>
        </w:rPr>
        <w:t>המכילים את התכנון במדיה ממוחשבת.</w:t>
      </w:r>
    </w:p>
    <w:p w14:paraId="79C440D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A39FE">
        <w:rPr>
          <w:rFonts w:ascii="Times New Roman" w:eastAsia="Times New Roman" w:hAnsi="Times New Roman" w:cs="David" w:hint="cs"/>
          <w:sz w:val="24"/>
          <w:szCs w:val="24"/>
          <w:rtl/>
          <w:lang w:eastAsia="he-IL"/>
        </w:rPr>
        <w:t>הקבצים</w:t>
      </w:r>
      <w:r w:rsidRPr="000A39FE">
        <w:rPr>
          <w:rFonts w:ascii="Times New Roman" w:eastAsia="Times New Roman" w:hAnsi="Times New Roman" w:cs="David"/>
          <w:sz w:val="24"/>
          <w:szCs w:val="24"/>
          <w:rtl/>
          <w:lang w:eastAsia="he-IL"/>
        </w:rPr>
        <w:t xml:space="preserve"> כשה</w:t>
      </w:r>
      <w:r w:rsidRPr="000A39FE">
        <w:rPr>
          <w:rFonts w:ascii="Times New Roman" w:eastAsia="Times New Roman" w:hAnsi="Times New Roman" w:cs="David" w:hint="cs"/>
          <w:sz w:val="24"/>
          <w:szCs w:val="24"/>
          <w:rtl/>
          <w:lang w:eastAsia="he-IL"/>
        </w:rPr>
        <w:t>ם</w:t>
      </w:r>
      <w:r w:rsidRPr="000A39FE">
        <w:rPr>
          <w:rFonts w:ascii="Times New Roman" w:eastAsia="Times New Roman" w:hAnsi="Times New Roman" w:cs="David"/>
          <w:sz w:val="24"/>
          <w:szCs w:val="24"/>
          <w:rtl/>
          <w:lang w:eastAsia="he-IL"/>
        </w:rPr>
        <w:t xml:space="preserve"> מעודכנ</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78F78D68"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BF8B5CF"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היועץ לא יהיה זכאי לכל תשלום נוסף בעד תכניות שימסור למזמין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סעיף 10 זה.</w:t>
      </w:r>
    </w:p>
    <w:p w14:paraId="1F6396C0"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זכות הקניין בכל התכניות שייכת למזמין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 ששולם שכר היועץ בהתאם להוראות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A9B0157"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מעמד היועץ</w:t>
      </w:r>
    </w:p>
    <w:p w14:paraId="378F4C4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ומובהר על ידי הצדדים לחוזה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A39FE">
        <w:rPr>
          <w:rFonts w:ascii="Times New Roman" w:eastAsia="Times New Roman" w:hAnsi="Times New Roman" w:cs="David" w:hint="cs"/>
          <w:sz w:val="24"/>
          <w:szCs w:val="24"/>
          <w:rtl/>
          <w:lang w:eastAsia="he-IL"/>
        </w:rPr>
        <w:t xml:space="preserve"> של היועץ</w:t>
      </w:r>
      <w:r w:rsidRPr="000A39FE">
        <w:rPr>
          <w:rFonts w:ascii="Times New Roman" w:eastAsia="Times New Roman" w:hAnsi="Times New Roman" w:cs="David"/>
          <w:sz w:val="24"/>
          <w:szCs w:val="24"/>
          <w:rtl/>
          <w:lang w:eastAsia="he-IL"/>
        </w:rPr>
        <w:t>.</w:t>
      </w:r>
    </w:p>
    <w:p w14:paraId="0F6E52A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אין ולא יהיו יחסי עובד-מעביד בין המזמין ובין </w:t>
      </w:r>
      <w:r w:rsidRPr="000A39FE">
        <w:rPr>
          <w:rFonts w:ascii="Times New Roman" w:eastAsia="Times New Roman" w:hAnsi="Times New Roman" w:cs="David"/>
          <w:color w:val="000000"/>
          <w:sz w:val="24"/>
          <w:szCs w:val="24"/>
          <w:rtl/>
          <w:lang w:eastAsia="he-IL"/>
        </w:rPr>
        <w:t xml:space="preserve">היועץ ו/או </w:t>
      </w:r>
      <w:r w:rsidRPr="000A39FE">
        <w:rPr>
          <w:rFonts w:ascii="Times New Roman" w:eastAsia="Times New Roman" w:hAnsi="Times New Roman" w:cs="David" w:hint="cs"/>
          <w:color w:val="000000"/>
          <w:sz w:val="24"/>
          <w:szCs w:val="24"/>
          <w:rtl/>
          <w:lang w:eastAsia="he-IL"/>
        </w:rPr>
        <w:t>מי מטעמו ו</w:t>
      </w:r>
      <w:r w:rsidRPr="000A39FE">
        <w:rPr>
          <w:rFonts w:ascii="Times New Roman" w:eastAsia="Times New Roman" w:hAnsi="Times New Roman" w:cs="David"/>
          <w:color w:val="000000"/>
          <w:sz w:val="24"/>
          <w:szCs w:val="24"/>
          <w:rtl/>
          <w:lang w:eastAsia="he-IL"/>
        </w:rPr>
        <w:t xml:space="preserve">בין המזמין לבין עובדי </w:t>
      </w:r>
      <w:r w:rsidRPr="000A39FE">
        <w:rPr>
          <w:rFonts w:ascii="Times New Roman" w:eastAsia="Times New Roman" w:hAnsi="Times New Roman" w:cs="David" w:hint="cs"/>
          <w:color w:val="000000"/>
          <w:sz w:val="24"/>
          <w:szCs w:val="24"/>
          <w:rtl/>
          <w:lang w:eastAsia="he-IL"/>
        </w:rPr>
        <w:t xml:space="preserve"> היועץ ו/או מי מטעמיהם</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sz w:val="24"/>
          <w:szCs w:val="24"/>
          <w:rtl/>
          <w:lang w:eastAsia="he-IL"/>
        </w:rPr>
        <w:t>ואין בהוראות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ליצור בין היועץ ו/או מי מעובדיו</w:t>
      </w:r>
      <w:r w:rsidRPr="000A39FE">
        <w:rPr>
          <w:rFonts w:ascii="Times New Roman" w:eastAsia="Times New Roman" w:hAnsi="Times New Roman" w:cs="David" w:hint="cs"/>
          <w:sz w:val="24"/>
          <w:szCs w:val="24"/>
          <w:rtl/>
          <w:lang w:eastAsia="he-IL"/>
        </w:rPr>
        <w:t xml:space="preserve"> ו/או מי מטעמו</w:t>
      </w:r>
      <w:r w:rsidRPr="000A39FE">
        <w:rPr>
          <w:rFonts w:ascii="Times New Roman" w:eastAsia="Times New Roman" w:hAnsi="Times New Roman" w:cs="David"/>
          <w:sz w:val="24"/>
          <w:szCs w:val="24"/>
          <w:rtl/>
          <w:lang w:eastAsia="he-IL"/>
        </w:rPr>
        <w:t xml:space="preserve"> לבין המזמין ו/או המנהל ו/או מי מטעמו יחסי עובד מעביד</w:t>
      </w:r>
      <w:r w:rsidRPr="000A39FE">
        <w:rPr>
          <w:rFonts w:ascii="Times New Roman" w:eastAsia="Times New Roman" w:hAnsi="Times New Roman" w:cs="David"/>
          <w:color w:val="000000"/>
          <w:sz w:val="24"/>
          <w:szCs w:val="24"/>
          <w:rtl/>
          <w:lang w:eastAsia="he-IL"/>
        </w:rPr>
        <w:t>, לכל ענין ודבר. 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מוסכם ומובהר בין הצדדים</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A39FE">
        <w:rPr>
          <w:rFonts w:ascii="Times New Roman" w:eastAsia="Times New Roman" w:hAnsi="Times New Roman" w:cs="David" w:hint="cs"/>
          <w:color w:val="000000"/>
          <w:sz w:val="24"/>
          <w:szCs w:val="24"/>
          <w:rtl/>
          <w:lang w:eastAsia="he-IL"/>
        </w:rPr>
        <w:t>ל פ</w:t>
      </w:r>
      <w:r w:rsidRPr="000A39FE">
        <w:rPr>
          <w:rFonts w:ascii="Times New Roman" w:eastAsia="Times New Roman" w:hAnsi="Times New Roman" w:cs="David"/>
          <w:color w:val="000000"/>
          <w:sz w:val="24"/>
          <w:szCs w:val="24"/>
          <w:rtl/>
          <w:lang w:eastAsia="he-IL"/>
        </w:rPr>
        <w:t>י הדין ו/או מכח צו הרחבה ו/או מכח הסכם כלשהו על עובד</w:t>
      </w:r>
      <w:r w:rsidRPr="000A39FE">
        <w:rPr>
          <w:rFonts w:ascii="Times New Roman" w:eastAsia="Times New Roman" w:hAnsi="Times New Roman" w:cs="David" w:hint="cs"/>
          <w:sz w:val="24"/>
          <w:szCs w:val="24"/>
          <w:rtl/>
          <w:lang w:eastAsia="he-IL"/>
        </w:rPr>
        <w:t>.</w:t>
      </w:r>
    </w:p>
    <w:p w14:paraId="1665AB1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בזה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w:t>
      </w:r>
      <w:r w:rsidRPr="000A39F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A39FE">
        <w:rPr>
          <w:rFonts w:ascii="Times New Roman" w:eastAsia="Times New Roman" w:hAnsi="Times New Roman" w:cs="David"/>
          <w:color w:val="000000"/>
          <w:sz w:val="24"/>
          <w:szCs w:val="24"/>
          <w:rtl/>
          <w:lang w:eastAsia="he-IL"/>
        </w:rPr>
        <w:t xml:space="preserve"> מוותרים על כל טענות ו/או</w:t>
      </w:r>
      <w:r w:rsidRPr="000A39FE">
        <w:rPr>
          <w:rFonts w:ascii="Times New Roman" w:eastAsia="Times New Roman" w:hAnsi="Times New Roman" w:cs="David" w:hint="cs"/>
          <w:color w:val="000000"/>
          <w:sz w:val="24"/>
          <w:szCs w:val="24"/>
          <w:rtl/>
          <w:lang w:eastAsia="he-IL"/>
        </w:rPr>
        <w:t xml:space="preserve"> דרישות ו/או תלונות ו/או</w:t>
      </w:r>
      <w:r w:rsidRPr="000A39F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620DD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ישא לבדו </w:t>
      </w:r>
      <w:r w:rsidRPr="000A39F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A39FE">
        <w:rPr>
          <w:rFonts w:ascii="Times New Roman" w:eastAsia="Times New Roman" w:hAnsi="Times New Roman" w:cs="David" w:hint="cs"/>
          <w:color w:val="000000"/>
          <w:sz w:val="24"/>
          <w:szCs w:val="24"/>
          <w:rtl/>
          <w:lang w:eastAsia="he-IL"/>
        </w:rPr>
        <w:t>ל פי</w:t>
      </w:r>
      <w:r w:rsidRPr="000A39FE">
        <w:rPr>
          <w:rFonts w:ascii="Times New Roman" w:eastAsia="Times New Roman" w:hAnsi="Times New Roman" w:cs="David"/>
          <w:color w:val="000000"/>
          <w:sz w:val="24"/>
          <w:szCs w:val="24"/>
          <w:rtl/>
          <w:lang w:eastAsia="he-IL"/>
        </w:rPr>
        <w:t xml:space="preserve"> 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ובכלל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sz w:val="24"/>
          <w:szCs w:val="24"/>
          <w:rtl/>
          <w:lang w:eastAsia="he-IL"/>
        </w:rPr>
        <w:t xml:space="preserve"> תשלומי מס הכנסה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הלאומי שהוא חב בגין מתן שרותי היועץ.</w:t>
      </w:r>
    </w:p>
    <w:p w14:paraId="2DBAB61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לאומי, תשלומים לקרנות איגודים מקצוע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EE7A1C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מבלי לגרוע מ</w:t>
      </w:r>
      <w:r w:rsidRPr="000A39FE">
        <w:rPr>
          <w:rFonts w:ascii="Times New Roman" w:eastAsia="Times New Roman" w:hAnsi="Times New Roman" w:cs="David" w:hint="cs"/>
          <w:color w:val="000000"/>
          <w:sz w:val="24"/>
          <w:szCs w:val="24"/>
          <w:rtl/>
          <w:lang w:eastAsia="he-IL"/>
        </w:rPr>
        <w:t xml:space="preserve">כלליות </w:t>
      </w:r>
      <w:r w:rsidRPr="000A39FE">
        <w:rPr>
          <w:rFonts w:ascii="Times New Roman" w:eastAsia="Times New Roman" w:hAnsi="Times New Roman" w:cs="David"/>
          <w:color w:val="000000"/>
          <w:sz w:val="24"/>
          <w:szCs w:val="24"/>
          <w:rtl/>
          <w:lang w:eastAsia="he-IL"/>
        </w:rPr>
        <w:t>האמור לעיל, היועץ מצהיר ומתחייב</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אם י</w:t>
      </w:r>
      <w:r w:rsidRPr="000A39FE">
        <w:rPr>
          <w:rFonts w:ascii="Times New Roman" w:eastAsia="Times New Roman" w:hAnsi="Times New Roman" w:cs="David" w:hint="cs"/>
          <w:color w:val="000000"/>
          <w:sz w:val="24"/>
          <w:szCs w:val="24"/>
          <w:rtl/>
          <w:lang w:eastAsia="he-IL"/>
        </w:rPr>
        <w:t>י</w:t>
      </w:r>
      <w:r w:rsidRPr="000A39FE">
        <w:rPr>
          <w:rFonts w:ascii="Times New Roman" w:eastAsia="Times New Roman" w:hAnsi="Times New Roman" w:cs="David"/>
          <w:color w:val="000000"/>
          <w:sz w:val="24"/>
          <w:szCs w:val="24"/>
          <w:rtl/>
          <w:lang w:eastAsia="he-IL"/>
        </w:rPr>
        <w:t>דרש המזמין על ידי היועץ ו/או על ידי מי מ</w:t>
      </w:r>
      <w:r w:rsidRPr="000A39FE">
        <w:rPr>
          <w:rFonts w:ascii="Times New Roman" w:eastAsia="Times New Roman" w:hAnsi="Times New Roman" w:cs="David" w:hint="cs"/>
          <w:color w:val="000000"/>
          <w:sz w:val="24"/>
          <w:szCs w:val="24"/>
          <w:rtl/>
          <w:lang w:eastAsia="he-IL"/>
        </w:rPr>
        <w:t>שלוחיו ו/או עובדיו</w:t>
      </w:r>
      <w:r w:rsidRPr="000A39FE">
        <w:rPr>
          <w:rFonts w:ascii="Times New Roman" w:eastAsia="Times New Roman" w:hAnsi="Times New Roman" w:cs="David"/>
          <w:color w:val="000000"/>
          <w:sz w:val="24"/>
          <w:szCs w:val="24"/>
          <w:rtl/>
          <w:lang w:eastAsia="he-IL"/>
        </w:rPr>
        <w:t xml:space="preserve"> ו/או</w:t>
      </w:r>
      <w:r w:rsidRPr="000A39FE">
        <w:rPr>
          <w:rFonts w:ascii="Times New Roman" w:eastAsia="Times New Roman" w:hAnsi="Times New Roman" w:cs="David" w:hint="cs"/>
          <w:color w:val="000000"/>
          <w:sz w:val="24"/>
          <w:szCs w:val="24"/>
          <w:rtl/>
          <w:lang w:eastAsia="he-IL"/>
        </w:rPr>
        <w:t xml:space="preserve"> אחר מטעמו ו/או</w:t>
      </w:r>
      <w:r w:rsidRPr="000A39F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ייחשב </w:t>
      </w:r>
      <w:r w:rsidRPr="000A39FE">
        <w:rPr>
          <w:rFonts w:ascii="Times New Roman" w:eastAsia="Times New Roman" w:hAnsi="Times New Roman" w:cs="David" w:hint="cs"/>
          <w:color w:val="000000"/>
          <w:sz w:val="24"/>
          <w:szCs w:val="24"/>
          <w:rtl/>
          <w:lang w:eastAsia="he-IL"/>
        </w:rPr>
        <w:t>כ</w:t>
      </w:r>
      <w:r w:rsidRPr="000A39F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7358BC8"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בשים לב לאמור לעיל, אם יקבע פורום מוסמך כלשהו</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A39FE">
        <w:rPr>
          <w:rFonts w:ascii="Times New Roman" w:eastAsia="Times New Roman" w:hAnsi="Times New Roman" w:cs="David" w:hint="cs"/>
          <w:color w:val="000000"/>
          <w:sz w:val="24"/>
          <w:szCs w:val="24"/>
          <w:rtl/>
          <w:lang w:eastAsia="he-IL"/>
        </w:rPr>
        <w:t xml:space="preserve"> ו/או מי משלוחיו ו/או אחר מטעמו</w:t>
      </w:r>
      <w:r w:rsidRPr="000A39F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A39FE">
        <w:rPr>
          <w:rFonts w:ascii="Times New Roman" w:eastAsia="Times New Roman" w:hAnsi="Times New Roman" w:cs="David" w:hint="cs"/>
          <w:color w:val="000000"/>
          <w:sz w:val="24"/>
          <w:szCs w:val="24"/>
          <w:rtl/>
          <w:lang w:eastAsia="he-IL"/>
        </w:rPr>
        <w:t>.</w:t>
      </w:r>
    </w:p>
    <w:p w14:paraId="6C405EAE"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הבאת החוזה לגמר או ביטולו</w:t>
      </w:r>
    </w:p>
    <w:p w14:paraId="7C7D300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9A9197E"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על אף האמור בכל מקום אחר בחוזה </w:t>
      </w:r>
      <w:r w:rsidRPr="000A39FE">
        <w:rPr>
          <w:rFonts w:ascii="Times New Roman" w:eastAsia="Times New Roman" w:hAnsi="Times New Roman" w:cs="David" w:hint="cs"/>
          <w:sz w:val="24"/>
          <w:szCs w:val="24"/>
          <w:rtl/>
          <w:lang w:eastAsia="he-IL"/>
        </w:rPr>
        <w:t xml:space="preserve">זה על נספחיו, </w:t>
      </w:r>
      <w:r w:rsidRPr="000A39FE">
        <w:rPr>
          <w:rFonts w:ascii="Times New Roman" w:eastAsia="Times New Roman" w:hAnsi="Times New Roman" w:cs="David"/>
          <w:sz w:val="24"/>
          <w:szCs w:val="24"/>
          <w:rtl/>
          <w:lang w:eastAsia="he-IL"/>
        </w:rPr>
        <w:t>רשאי המזמין,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A39FE">
        <w:rPr>
          <w:rFonts w:ascii="Times New Roman" w:eastAsia="Times New Roman" w:hAnsi="Times New Roman" w:cs="David" w:hint="cs"/>
          <w:sz w:val="24"/>
          <w:szCs w:val="24"/>
          <w:rtl/>
          <w:lang w:eastAsia="he-IL"/>
        </w:rPr>
        <w:t>-7</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מים</w:t>
      </w:r>
      <w:r w:rsidRPr="000A39FE">
        <w:rPr>
          <w:rFonts w:ascii="Times New Roman" w:eastAsia="Times New Roman" w:hAnsi="Times New Roman" w:cs="David"/>
          <w:sz w:val="24"/>
          <w:szCs w:val="24"/>
          <w:rtl/>
          <w:lang w:eastAsia="he-IL"/>
        </w:rPr>
        <w:t xml:space="preserve"> מיום משלוחה (להלן: "</w:t>
      </w:r>
      <w:r w:rsidRPr="000A39FE">
        <w:rPr>
          <w:rFonts w:ascii="Times New Roman" w:eastAsia="Times New Roman" w:hAnsi="Times New Roman" w:cs="David"/>
          <w:b/>
          <w:bCs/>
          <w:sz w:val="24"/>
          <w:szCs w:val="24"/>
          <w:rtl/>
          <w:lang w:eastAsia="he-IL"/>
        </w:rPr>
        <w:t>תאריך הפסקת השרות</w:t>
      </w:r>
      <w:r w:rsidRPr="000A39FE">
        <w:rPr>
          <w:rFonts w:ascii="Times New Roman" w:eastAsia="Times New Roman" w:hAnsi="Times New Roman" w:cs="David"/>
          <w:sz w:val="24"/>
          <w:szCs w:val="24"/>
          <w:rtl/>
          <w:lang w:eastAsia="he-IL"/>
        </w:rPr>
        <w:t>").</w:t>
      </w:r>
    </w:p>
    <w:p w14:paraId="1743EE96"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צע עד לתאריך הפסקת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 ו - ה'</w:t>
      </w:r>
      <w:r w:rsidRPr="000A39FE">
        <w:rPr>
          <w:rFonts w:ascii="Times New Roman" w:eastAsia="Times New Roman" w:hAnsi="Times New Roman" w:cs="David"/>
          <w:sz w:val="24"/>
          <w:szCs w:val="24"/>
          <w:rtl/>
          <w:lang w:eastAsia="he-IL"/>
        </w:rPr>
        <w:t>. במקרה שבוצע חלק של קטע ו/או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ישולם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 המנהל.</w:t>
      </w:r>
    </w:p>
    <w:p w14:paraId="2424B4FB"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לטענה </w:t>
      </w:r>
      <w:r w:rsidRPr="000A39FE">
        <w:rPr>
          <w:rFonts w:ascii="Times New Roman" w:eastAsia="Times New Roman" w:hAnsi="Times New Roman" w:cs="David" w:hint="cs"/>
          <w:sz w:val="24"/>
          <w:szCs w:val="24"/>
          <w:rtl/>
          <w:lang w:eastAsia="he-IL"/>
        </w:rPr>
        <w:t>ו/או דרישה ו/או תלונה ו/</w:t>
      </w:r>
      <w:r w:rsidRPr="000A39FE">
        <w:rPr>
          <w:rFonts w:ascii="Times New Roman" w:eastAsia="Times New Roman" w:hAnsi="Times New Roman" w:cs="David"/>
          <w:sz w:val="24"/>
          <w:szCs w:val="24"/>
          <w:rtl/>
          <w:lang w:eastAsia="he-IL"/>
        </w:rPr>
        <w:t>או תביעה כלשהי, פרט לאמור בסעיף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והשכר שישולם לפי 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2F3FB569"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תוך 12 חודש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מהבאת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כאמור</w:t>
      </w:r>
      <w:r w:rsidRPr="000A39FE">
        <w:rPr>
          <w:rFonts w:ascii="Times New Roman" w:eastAsia="Times New Roman" w:hAnsi="Times New Roman" w:cs="David" w:hint="cs"/>
          <w:sz w:val="24"/>
          <w:szCs w:val="24"/>
          <w:rtl/>
          <w:lang w:eastAsia="he-IL"/>
        </w:rPr>
        <w:t>, רשאי המזמין</w:t>
      </w:r>
      <w:r w:rsidRPr="000A39FE">
        <w:rPr>
          <w:rFonts w:ascii="Times New Roman" w:eastAsia="Times New Roman" w:hAnsi="Times New Roman" w:cs="David"/>
          <w:sz w:val="24"/>
          <w:szCs w:val="24"/>
          <w:rtl/>
          <w:lang w:eastAsia="he-IL"/>
        </w:rPr>
        <w:t xml:space="preserve"> לחדשו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במקרה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 דרישת 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לחדש את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תנאי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3A1F47C6"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במקרה שחוזה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מצוות הדין)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זכאי לתשלום כמוגדר בסעיף 12.3.2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ויחולו הסעיפים 12.1.3 ו- 12.1.4 לעיל.</w:t>
      </w:r>
    </w:p>
    <w:p w14:paraId="5D114D7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7BD5ECED"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מזמין לפי סעיף 12.1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זכאי המזמין לבטל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בלא צורך בהודעה מוקדמת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אחד מהמקרים הבאים:</w:t>
      </w:r>
    </w:p>
    <w:p w14:paraId="58EF355C"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ו/או לא קיים איזה מהוראות החוזה ולא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קן </w:t>
      </w:r>
      <w:r w:rsidRPr="000A39FE">
        <w:rPr>
          <w:rFonts w:ascii="Times New Roman" w:eastAsia="Times New Roman" w:hAnsi="Times New Roman" w:cs="David" w:hint="cs"/>
          <w:sz w:val="24"/>
          <w:szCs w:val="24"/>
          <w:rtl/>
          <w:lang w:eastAsia="he-IL"/>
        </w:rPr>
        <w:t>את ה</w:t>
      </w:r>
      <w:r w:rsidRPr="000A39FE">
        <w:rPr>
          <w:rFonts w:ascii="Times New Roman" w:eastAsia="Times New Roman" w:hAnsi="Times New Roman" w:cs="David"/>
          <w:sz w:val="24"/>
          <w:szCs w:val="24"/>
          <w:rtl/>
          <w:lang w:eastAsia="he-IL"/>
        </w:rPr>
        <w:t>הפרה</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לאחר שק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התראה על כך מהמזמין בתוך הזמן הנקוב בהתראה.</w:t>
      </w:r>
    </w:p>
    <w:p w14:paraId="6BDEEE99"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התרה ביועץ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שאין הוא מבצע את עבודתו בצורה המבטיחה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w:t>
      </w:r>
    </w:p>
    <w:p w14:paraId="62745E2A"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את הוראת סעיף 7.5 לעיל.</w:t>
      </w:r>
    </w:p>
    <w:p w14:paraId="254D5165"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נבצר מהיועץ או מהמנהל הראשי לקיים את ה</w:t>
      </w:r>
      <w:r w:rsidRPr="000A39FE">
        <w:rPr>
          <w:rFonts w:ascii="Times New Roman" w:eastAsia="Times New Roman" w:hAnsi="Times New Roman" w:cs="David" w:hint="cs"/>
          <w:sz w:val="24"/>
          <w:szCs w:val="24"/>
          <w:rtl/>
          <w:lang w:eastAsia="he-IL"/>
        </w:rPr>
        <w:t xml:space="preserve">וראות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לפעולה משפטית או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שירותי היועץ או אם ארע אירוע דומה.</w:t>
      </w:r>
    </w:p>
    <w:p w14:paraId="223844E5"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חל שינוי בהחזקת המניות ו/או בהרכב המנהלים של היועץ.</w:t>
      </w:r>
    </w:p>
    <w:p w14:paraId="63B7B751"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בוטל החוזה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צע עד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טול החוזה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bCs/>
          <w:sz w:val="24"/>
          <w:szCs w:val="24"/>
          <w:rtl/>
          <w:lang w:eastAsia="he-IL"/>
        </w:rPr>
        <w:t xml:space="preserve">ו -ה' </w:t>
      </w:r>
      <w:r w:rsidRPr="000A39F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A008C20"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תשמש עילה ליועץ לתביעת פיצויים כלשהם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לטענה</w:t>
      </w:r>
      <w:r w:rsidRPr="000A39FE">
        <w:rPr>
          <w:rFonts w:ascii="Times New Roman" w:eastAsia="Times New Roman" w:hAnsi="Times New Roman" w:cs="David" w:hint="cs"/>
          <w:sz w:val="24"/>
          <w:szCs w:val="24"/>
          <w:rtl/>
          <w:lang w:eastAsia="he-IL"/>
        </w:rPr>
        <w:t xml:space="preserve"> ו/או לדרישה ו/או לתלונה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תביעה כלשהי, פרט לאמור בסעיף 12.3.2 לעיל, והשכר שישולם לפי סעיף 12.3.2</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220C581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השירותים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 זה או אם אירע אירוע דומה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סעיפים 12.3.2 ו - 12.3.3 לעיל.</w:t>
      </w:r>
    </w:p>
    <w:p w14:paraId="4E9CCB4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סעיפים 12.1, 12.2 ו-12.3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הסעיפים הנ"ל.</w:t>
      </w:r>
    </w:p>
    <w:p w14:paraId="702FBAA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מקרה של 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או ביטולו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למסור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המשך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218CAF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אימת שהיועץ לא יקיים איזו מהתחייבויותיו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C307E2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B64EFE5" w14:textId="77777777" w:rsidR="000A39FE" w:rsidRPr="000A39FE" w:rsidRDefault="000A39FE" w:rsidP="006B43C4">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A53E77A"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העברת זכויות</w:t>
      </w:r>
    </w:p>
    <w:p w14:paraId="5FE4118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אין היועץ רשאי להסב לאחר את החוזה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כל חלק ממנו, וכן אין הוא רשאי להעביר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להסב לאחר כל זכות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חובה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אלא בהסכמת המזמין בכתב ומראש.</w:t>
      </w:r>
    </w:p>
    <w:p w14:paraId="4B80681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היועץ רשאי למסור לאחר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כולם או מקצתם, אלא בהסכמת המזמין בכתב ומראש.</w:t>
      </w:r>
    </w:p>
    <w:p w14:paraId="182524B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ניתנה הסכמת המזמין לפי סעיפים 13.1 או 13.2 לעיל, הרי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אין בכך כדי לפטור את היועץ מאחריותו והתחייבויותיו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 xml:space="preserve"> ומזכויות המזמין על פיו, והיועץ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באחריות מלאה, כלפי המזמין וכלפי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 xml:space="preserve">צד שלישי שהוא, גם לכל מעשה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באי כחם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עובדיהם</w:t>
      </w:r>
      <w:r w:rsidRPr="000A39FE">
        <w:rPr>
          <w:rFonts w:ascii="Times New Roman" w:eastAsia="Times New Roman" w:hAnsi="Times New Roman" w:cs="David" w:hint="cs"/>
          <w:sz w:val="24"/>
          <w:szCs w:val="24"/>
          <w:rtl/>
          <w:lang w:eastAsia="he-IL"/>
        </w:rPr>
        <w:t xml:space="preserve"> ו/או מי מטעמם</w:t>
      </w:r>
      <w:r w:rsidRPr="000A39FE">
        <w:rPr>
          <w:rFonts w:ascii="Times New Roman" w:eastAsia="Times New Roman" w:hAnsi="Times New Roman" w:cs="David"/>
          <w:sz w:val="24"/>
          <w:szCs w:val="24"/>
          <w:rtl/>
          <w:lang w:eastAsia="he-IL"/>
        </w:rPr>
        <w:t>, ואילו למזמין ישמרו כל זכויותיו כלפי היועץ.</w:t>
      </w:r>
    </w:p>
    <w:p w14:paraId="63FEB12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היועץ כמתחייב מהאמור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סעיף 12.3.2 ו-12.3.3 לעיל.</w:t>
      </w:r>
    </w:p>
    <w:p w14:paraId="3CDF5793"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F2F6889" w14:textId="77777777" w:rsidR="000A39FE" w:rsidRPr="000A39FE" w:rsidRDefault="000A39FE" w:rsidP="006B43C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סיום שרותי היועץ</w:t>
      </w:r>
    </w:p>
    <w:p w14:paraId="38CA2A35"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יחושבו כבאים לסיום בכל אחד מהמקרים הבאים:</w:t>
      </w:r>
    </w:p>
    <w:p w14:paraId="3EC2164F"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הובא לידי </w:t>
      </w:r>
      <w:r w:rsidRPr="000A39FE">
        <w:rPr>
          <w:rFonts w:ascii="Times New Roman" w:eastAsia="Times New Roman" w:hAnsi="Times New Roman" w:cs="David" w:hint="cs"/>
          <w:sz w:val="24"/>
          <w:szCs w:val="24"/>
          <w:rtl/>
          <w:lang w:eastAsia="he-IL"/>
        </w:rPr>
        <w:t>גמר</w:t>
      </w:r>
      <w:r w:rsidRPr="000A39F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6DEB37C"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עם מתן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ע"י המזמין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הושלם מתן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18986D46"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סודיות והמצאת מסמכים</w:t>
      </w:r>
    </w:p>
    <w:p w14:paraId="2AA4C60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העתקים וניירות עבודה, בין שהוכנו על ידי היועץ </w:t>
      </w:r>
      <w:r w:rsidRPr="000A39FE">
        <w:rPr>
          <w:rFonts w:ascii="Times New Roman" w:eastAsia="Times New Roman" w:hAnsi="Times New Roman" w:cs="David" w:hint="cs"/>
          <w:sz w:val="24"/>
          <w:szCs w:val="24"/>
          <w:rtl/>
          <w:lang w:eastAsia="he-IL"/>
        </w:rPr>
        <w:t>ו/או על ידי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י מ</w:t>
      </w:r>
      <w:r w:rsidRPr="000A39FE">
        <w:rPr>
          <w:rFonts w:ascii="Times New Roman" w:eastAsia="Times New Roman" w:hAnsi="Times New Roman" w:cs="David"/>
          <w:sz w:val="24"/>
          <w:szCs w:val="24"/>
          <w:rtl/>
          <w:lang w:eastAsia="he-IL"/>
        </w:rPr>
        <w:t xml:space="preserve">טעמו ובין שהוכנו על ידי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מי </w:t>
      </w:r>
      <w:r w:rsidRPr="000A39F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E4D21A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מאחריותו </w:t>
      </w:r>
      <w:r w:rsidRPr="000A39FE">
        <w:rPr>
          <w:rFonts w:ascii="Times New Roman" w:eastAsia="Times New Roman" w:hAnsi="Times New Roman" w:cs="David" w:hint="cs"/>
          <w:sz w:val="24"/>
          <w:szCs w:val="24"/>
          <w:rtl/>
          <w:lang w:eastAsia="he-IL"/>
        </w:rPr>
        <w:t xml:space="preserve">של היועץ </w:t>
      </w:r>
      <w:r w:rsidRPr="000A39F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יציית היועץ לכל דרישה של המנהל בדבר נקיטת אמצעי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011D9B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יחתים את עובדיו</w:t>
      </w:r>
      <w:r w:rsidRPr="000A39FE">
        <w:rPr>
          <w:rFonts w:ascii="Times New Roman" w:eastAsia="Times New Roman" w:hAnsi="Times New Roman" w:cs="David" w:hint="cs"/>
          <w:sz w:val="24"/>
          <w:szCs w:val="24"/>
          <w:rtl/>
          <w:lang w:eastAsia="he-IL"/>
        </w:rPr>
        <w:t xml:space="preserve"> ו/או שלוחיו ו/או אחר מטעמו</w:t>
      </w:r>
      <w:r w:rsidRPr="000A39FE">
        <w:rPr>
          <w:rFonts w:ascii="Times New Roman" w:eastAsia="Times New Roman" w:hAnsi="Times New Roman" w:cs="David"/>
          <w:sz w:val="24"/>
          <w:szCs w:val="24"/>
          <w:rtl/>
          <w:lang w:eastAsia="he-IL"/>
        </w:rPr>
        <w:t xml:space="preserve"> בקשר עם ביצוע הסכם זה</w:t>
      </w:r>
      <w:r w:rsidRPr="000A39FE">
        <w:rPr>
          <w:rFonts w:ascii="Times New Roman" w:eastAsia="Times New Roman" w:hAnsi="Times New Roman" w:cs="David" w:hint="cs"/>
          <w:sz w:val="24"/>
          <w:szCs w:val="24"/>
          <w:rtl/>
          <w:lang w:eastAsia="he-IL"/>
        </w:rPr>
        <w:t xml:space="preserve"> על נספחיו,</w:t>
      </w:r>
      <w:r w:rsidRPr="000A39F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A39FE">
        <w:rPr>
          <w:rFonts w:ascii="Times New Roman" w:eastAsia="Times New Roman" w:hAnsi="Times New Roman" w:cs="David"/>
          <w:bCs/>
          <w:sz w:val="24"/>
          <w:szCs w:val="24"/>
          <w:rtl/>
          <w:lang w:eastAsia="he-IL"/>
        </w:rPr>
        <w:t>ו'</w:t>
      </w:r>
      <w:r w:rsidRPr="000A39FE">
        <w:rPr>
          <w:rFonts w:ascii="Times New Roman" w:eastAsia="Times New Roman" w:hAnsi="Times New Roman" w:cs="David"/>
          <w:sz w:val="24"/>
          <w:szCs w:val="24"/>
          <w:rtl/>
          <w:lang w:eastAsia="he-IL"/>
        </w:rPr>
        <w:t>,.</w:t>
      </w:r>
    </w:p>
    <w:p w14:paraId="07DA2297"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לפי דרישת המזמין ועם סיום 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A39FE">
        <w:rPr>
          <w:rFonts w:ascii="Times New Roman" w:eastAsia="Times New Roman" w:hAnsi="Times New Roman" w:cs="David" w:hint="cs"/>
          <w:sz w:val="24"/>
          <w:szCs w:val="24"/>
          <w:rtl/>
          <w:lang w:eastAsia="he-IL"/>
        </w:rPr>
        <w:t>.</w:t>
      </w:r>
    </w:p>
    <w:p w14:paraId="566DBDEA"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ויתור על זכויות מצד היועץ</w:t>
      </w:r>
    </w:p>
    <w:p w14:paraId="4B1BA9A7"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השתמש המזמין כדין בסמכות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A39FE">
        <w:rPr>
          <w:rFonts w:ascii="Times New Roman" w:eastAsia="Times New Roman" w:hAnsi="Times New Roman" w:cs="David" w:hint="cs"/>
          <w:sz w:val="24"/>
          <w:szCs w:val="24"/>
          <w:rtl/>
          <w:lang w:eastAsia="he-IL"/>
        </w:rPr>
        <w:t>יועץ כל טענה ו/או דרישה ו/או תלונה ו/או</w:t>
      </w:r>
      <w:r w:rsidRPr="000A39F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w:t>
      </w:r>
      <w:r w:rsidRPr="000A39FE">
        <w:rPr>
          <w:rFonts w:ascii="Times New Roman" w:eastAsia="Times New Roman" w:hAnsi="Times New Roman" w:cs="David" w:hint="cs"/>
          <w:sz w:val="24"/>
          <w:szCs w:val="24"/>
          <w:rtl/>
          <w:lang w:eastAsia="he-IL"/>
        </w:rPr>
        <w:t xml:space="preserve"> שיפוי ו/או</w:t>
      </w:r>
      <w:r w:rsidRPr="000A39F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פגיעה במוניטין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הפסד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הפסד רווח העלולים להיגרם לו עקב הביטול</w:t>
      </w:r>
      <w:r w:rsidRPr="000A39FE">
        <w:rPr>
          <w:rFonts w:ascii="Times New Roman" w:eastAsia="Times New Roman" w:hAnsi="Times New Roman" w:cs="David" w:hint="cs"/>
          <w:sz w:val="24"/>
          <w:szCs w:val="24"/>
          <w:rtl/>
          <w:lang w:eastAsia="he-IL"/>
        </w:rPr>
        <w:t xml:space="preserve"> או</w:t>
      </w:r>
      <w:r w:rsidRPr="000A39FE">
        <w:rPr>
          <w:rFonts w:ascii="Times New Roman" w:eastAsia="Times New Roman" w:hAnsi="Times New Roman" w:cs="David"/>
          <w:sz w:val="24"/>
          <w:szCs w:val="24"/>
          <w:rtl/>
          <w:lang w:eastAsia="he-IL"/>
        </w:rPr>
        <w:t xml:space="preserve"> ההפסקה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מכל סיבה אחרת.</w:t>
      </w:r>
    </w:p>
    <w:p w14:paraId="7F4837DE"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שביצע היועץ על פי חוזה זה.</w:t>
      </w:r>
    </w:p>
    <w:p w14:paraId="10943570"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המשך 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מסירתם לידי יועץ אחר, והינו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0D2D1D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שונות</w:t>
      </w:r>
    </w:p>
    <w:p w14:paraId="52C9223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הראשי במשרד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מתחייב לבצע את השירותים שעליו לבצע אישית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w:t>
      </w:r>
      <w:r w:rsidRPr="000A39FE">
        <w:rPr>
          <w:rFonts w:ascii="Times New Roman" w:eastAsia="Times New Roman" w:hAnsi="Times New Roman" w:cs="David" w:hint="cs"/>
          <w:sz w:val="24"/>
          <w:szCs w:val="24"/>
          <w:rtl/>
          <w:lang w:eastAsia="he-IL"/>
        </w:rPr>
        <w:t xml:space="preserve"> זה והינו</w:t>
      </w:r>
      <w:r w:rsidRPr="000A39FE">
        <w:rPr>
          <w:rFonts w:ascii="Times New Roman" w:eastAsia="Times New Roman" w:hAnsi="Times New Roman" w:cs="David"/>
          <w:sz w:val="24"/>
          <w:szCs w:val="24"/>
          <w:rtl/>
          <w:lang w:eastAsia="he-IL"/>
        </w:rPr>
        <w:t xml:space="preserve"> אחראי וערב כלפי המזמין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התחייבויות היועץ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w:t>
      </w:r>
    </w:p>
    <w:p w14:paraId="09333EA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צד אשר יפר או לא יקיים איזו מהתחייבויותיו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יהיה חייב לפצות את הצד המקיים על כל הנזקים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ההפסדים שיגרמו לו עקב 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מבלי לגרוע מזכות הצד המקיים לכל סעד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תרופה אחרים ו/או נוספים.</w:t>
      </w:r>
    </w:p>
    <w:p w14:paraId="0DF83563"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למניעת ספקות מוצהר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624D5D5"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A39FE">
        <w:rPr>
          <w:rFonts w:ascii="Times New Roman" w:eastAsia="Times New Roman" w:hAnsi="Times New Roman" w:cs="David" w:hint="cs"/>
          <w:sz w:val="24"/>
          <w:szCs w:val="24"/>
          <w:rtl/>
          <w:lang w:eastAsia="he-IL"/>
        </w:rPr>
        <w:t>נבע</w:t>
      </w:r>
      <w:r w:rsidRPr="000A39FE">
        <w:rPr>
          <w:rFonts w:ascii="Times New Roman" w:eastAsia="Times New Roman" w:hAnsi="Times New Roman" w:cs="David"/>
          <w:sz w:val="24"/>
          <w:szCs w:val="24"/>
          <w:rtl/>
          <w:lang w:eastAsia="he-IL"/>
        </w:rPr>
        <w:t xml:space="preserve"> מאי עמידתו בהתחייבויותיו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w:t>
      </w:r>
    </w:p>
    <w:p w14:paraId="4E2C0F1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זכאי לקזז כנגד כל סכום המגיע ליועץ מאת 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B4ACBF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כל </w:t>
      </w:r>
      <w:r w:rsidRPr="000A39FE">
        <w:rPr>
          <w:rFonts w:ascii="Times New Roman" w:eastAsia="Times New Roman" w:hAnsi="Times New Roman" w:cs="David" w:hint="cs"/>
          <w:sz w:val="24"/>
          <w:szCs w:val="24"/>
          <w:rtl/>
          <w:lang w:eastAsia="he-IL"/>
        </w:rPr>
        <w:t>אחת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אחת מהתחייבויות המזמין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מותנה בכך שהיועץ יקיים תחילה את 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עד לאותו מועד. המזמין זכאי, מבלי לפגוע </w:t>
      </w:r>
      <w:r w:rsidRPr="000A39FE">
        <w:rPr>
          <w:rFonts w:ascii="Times New Roman" w:eastAsia="Times New Roman" w:hAnsi="Times New Roman" w:cs="David" w:hint="cs"/>
          <w:sz w:val="24"/>
          <w:szCs w:val="24"/>
          <w:rtl/>
          <w:lang w:eastAsia="he-IL"/>
        </w:rPr>
        <w:t>מכלליות ה</w:t>
      </w:r>
      <w:r w:rsidRPr="000A39FE">
        <w:rPr>
          <w:rFonts w:ascii="Times New Roman" w:eastAsia="Times New Roman" w:hAnsi="Times New Roman" w:cs="David"/>
          <w:sz w:val="24"/>
          <w:szCs w:val="24"/>
          <w:rtl/>
          <w:lang w:eastAsia="he-IL"/>
        </w:rPr>
        <w:t>אמור בכל מקום אחר בחוזה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לעכב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F8016A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שום התנהגות מצד</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של מי</w:t>
      </w:r>
      <w:r w:rsidRPr="000A39FE">
        <w:rPr>
          <w:rFonts w:ascii="Times New Roman" w:eastAsia="Times New Roman" w:hAnsi="Times New Roman" w:cs="David"/>
          <w:sz w:val="24"/>
          <w:szCs w:val="24"/>
          <w:rtl/>
          <w:lang w:eastAsia="he-IL"/>
        </w:rPr>
        <w:t xml:space="preserve"> מהצדדים לא תחשב כויתור על איזה מזכויותיו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ו/או</w:t>
      </w:r>
      <w:r w:rsidRPr="000A39FE">
        <w:rPr>
          <w:rFonts w:ascii="Times New Roman" w:eastAsia="Times New Roman" w:hAnsi="Times New Roman" w:cs="David"/>
          <w:sz w:val="24"/>
          <w:szCs w:val="24"/>
          <w:rtl/>
          <w:lang w:eastAsia="he-IL"/>
        </w:rPr>
        <w:t xml:space="preserve"> ע</w:t>
      </w:r>
      <w:r w:rsidRPr="000A39FE">
        <w:rPr>
          <w:rFonts w:ascii="Times New Roman" w:eastAsia="Times New Roman" w:hAnsi="Times New Roman" w:cs="David" w:hint="cs"/>
          <w:sz w:val="24"/>
          <w:szCs w:val="24"/>
          <w:rtl/>
          <w:lang w:eastAsia="he-IL"/>
        </w:rPr>
        <w:t>ל פי כל</w:t>
      </w:r>
      <w:r w:rsidRPr="000A39FE">
        <w:rPr>
          <w:rFonts w:ascii="Times New Roman" w:eastAsia="Times New Roman" w:hAnsi="Times New Roman" w:cs="David"/>
          <w:sz w:val="24"/>
          <w:szCs w:val="24"/>
          <w:rtl/>
          <w:lang w:eastAsia="he-IL"/>
        </w:rPr>
        <w:t xml:space="preserve"> דין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כויתור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כהסכמה מצדו לאיזה הפרה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אי קיום של תנאי מתנאי חוזה</w:t>
      </w:r>
      <w:r w:rsidRPr="000A39FE">
        <w:rPr>
          <w:rFonts w:ascii="Times New Roman" w:eastAsia="Times New Roman" w:hAnsi="Times New Roman" w:cs="David" w:hint="cs"/>
          <w:sz w:val="24"/>
          <w:szCs w:val="24"/>
          <w:rtl/>
          <w:lang w:eastAsia="he-IL"/>
        </w:rPr>
        <w:t xml:space="preserve"> זה ו/</w:t>
      </w:r>
      <w:r w:rsidRPr="000A39FE">
        <w:rPr>
          <w:rFonts w:ascii="Times New Roman" w:eastAsia="Times New Roman" w:hAnsi="Times New Roman" w:cs="David"/>
          <w:sz w:val="24"/>
          <w:szCs w:val="24"/>
          <w:rtl/>
          <w:lang w:eastAsia="he-IL"/>
        </w:rPr>
        <w:t xml:space="preserve"> או כנותנת דחייה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ארכה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כל פעולה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יש לעשותה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טול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תוספת של תנאי </w:t>
      </w:r>
      <w:r w:rsidRPr="000A39FE">
        <w:rPr>
          <w:rFonts w:ascii="Times New Roman" w:eastAsia="Times New Roman" w:hAnsi="Times New Roman" w:cs="David" w:hint="cs"/>
          <w:sz w:val="24"/>
          <w:szCs w:val="24"/>
          <w:rtl/>
          <w:lang w:eastAsia="he-IL"/>
        </w:rPr>
        <w:t>כלשהו</w:t>
      </w:r>
      <w:r w:rsidRPr="000A39FE">
        <w:rPr>
          <w:rFonts w:ascii="Times New Roman" w:eastAsia="Times New Roman" w:hAnsi="Times New Roman" w:cs="David"/>
          <w:sz w:val="24"/>
          <w:szCs w:val="24"/>
          <w:rtl/>
          <w:lang w:eastAsia="he-IL"/>
        </w:rPr>
        <w:t>, אלא אם נעשו במפורש ובכתב.</w:t>
      </w:r>
    </w:p>
    <w:p w14:paraId="7FF0EC09"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מכלליות האמור לעיל -</w:t>
      </w:r>
    </w:p>
    <w:p w14:paraId="589C1565"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6EDB4E8"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תור כלשהו על זכויות וחובות לפי החוזה.</w:t>
      </w:r>
    </w:p>
    <w:p w14:paraId="184213B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במידה והיועץ כולל מספר גופים או יחידים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9FBB2B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בגין כל חיוב מחיובי המזמין </w:t>
      </w:r>
      <w:r w:rsidRPr="000A39FE">
        <w:rPr>
          <w:rFonts w:ascii="Times New Roman" w:eastAsia="Times New Roman" w:hAnsi="Times New Roman" w:cs="David" w:hint="cs"/>
          <w:sz w:val="24"/>
          <w:szCs w:val="24"/>
          <w:rtl/>
          <w:lang w:eastAsia="he-IL"/>
        </w:rPr>
        <w:t>על פי</w:t>
      </w:r>
      <w:r w:rsidRPr="000A39F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A39FE">
        <w:rPr>
          <w:rFonts w:ascii="Times New Roman" w:eastAsia="Times New Roman" w:hAnsi="Times New Roman" w:cs="David" w:hint="cs"/>
          <w:sz w:val="24"/>
          <w:szCs w:val="24"/>
          <w:rtl/>
          <w:lang w:eastAsia="he-IL"/>
        </w:rPr>
        <w:t>על פ</w:t>
      </w:r>
      <w:r w:rsidRPr="000A39FE">
        <w:rPr>
          <w:rFonts w:ascii="Times New Roman" w:eastAsia="Times New Roman" w:hAnsi="Times New Roman" w:cs="David"/>
          <w:sz w:val="24"/>
          <w:szCs w:val="24"/>
          <w:rtl/>
          <w:lang w:eastAsia="he-IL"/>
        </w:rPr>
        <w:t>י חוזה זה. וזאת מבלי לגרוע מהאמור להלן בסיפא לס"ק זה.</w:t>
      </w:r>
    </w:p>
    <w:p w14:paraId="08030E44" w14:textId="77777777" w:rsidR="000A39FE" w:rsidRPr="000A39FE" w:rsidRDefault="000A39FE" w:rsidP="006B43C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t>היועץ מתחייב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כל דרישה</w:t>
      </w:r>
      <w:r w:rsidRPr="000A39FE">
        <w:rPr>
          <w:rFonts w:ascii="Times New Roman" w:eastAsia="Times New Roman" w:hAnsi="Times New Roman" w:cs="David" w:hint="cs"/>
          <w:sz w:val="24"/>
          <w:szCs w:val="24"/>
          <w:rtl/>
          <w:lang w:eastAsia="he-IL"/>
        </w:rPr>
        <w:t xml:space="preserve"> ו/או 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טענה ו/או תביעה, ככל שתהיינה לו כנגד המזמין בגין חיובי המזמין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אותו 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לגבי תביעה של מי מיחידי המזמין כנגד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קרי</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תביעה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p>
    <w:p w14:paraId="7846F1A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4B0D720"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למען הסר ספק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מוסכם ומוצהר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1F39C97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6F2576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 זה על נספחיו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A0F2831" w14:textId="77777777" w:rsidR="000A39FE" w:rsidRDefault="000A39FE" w:rsidP="006B43C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A39FE">
        <w:rPr>
          <w:rFonts w:ascii="Times New Roman" w:eastAsia="Times New Roman" w:hAnsi="Times New Roman" w:cs="David" w:hint="cs"/>
          <w:sz w:val="24"/>
          <w:szCs w:val="24"/>
          <w:rtl/>
          <w:lang w:eastAsia="he-IL"/>
        </w:rPr>
        <w:t>רשום</w:t>
      </w:r>
      <w:r w:rsidRPr="000A39F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תחשב היא כמתקבלת ביום משלוח או מסירתה כאמור.</w:t>
      </w:r>
    </w:p>
    <w:p w14:paraId="007976D2" w14:textId="69B43867" w:rsidR="002B07C8"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11A107C8" w14:textId="77777777" w:rsidR="002B07C8" w:rsidRPr="000A39FE"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2858E4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ולראיה באו הצדדים על החתום:</w:t>
      </w:r>
    </w:p>
    <w:p w14:paraId="68AF4521"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6FBE3F3"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8649667"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5EABEF1" w14:textId="3113FF39" w:rsidR="000A39FE" w:rsidRPr="000A39FE" w:rsidRDefault="000A39FE" w:rsidP="0008439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721863387"/>
          <w:placeholder>
            <w:docPart w:val="B4CEB8B2176A41D89E5B168C242670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PlaceholderText"/>
              <w:color w:val="00B0F0"/>
              <w:u w:val="single"/>
              <w:rtl/>
            </w:rPr>
            <w:t>[שם ספק]</w:t>
          </w:r>
        </w:sdtContent>
      </w:sdt>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180425654"/>
          <w:placeholder>
            <w:docPart w:val="7753B7C3B4634F3A9648D66E53626D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8439A" w:rsidRPr="0008439A">
            <w:rPr>
              <w:rStyle w:val="PlaceholderText"/>
              <w:color w:val="00B0F0"/>
              <w:u w:val="single"/>
              <w:rtl/>
            </w:rPr>
            <w:t>[שם צד א]</w:t>
          </w:r>
        </w:sdtContent>
      </w:sdt>
    </w:p>
    <w:p w14:paraId="09ABEF02" w14:textId="77777777" w:rsidR="000A39FE" w:rsidRPr="000A39FE" w:rsidRDefault="000A39FE" w:rsidP="006B43C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היועץ</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המזמין</w:t>
      </w:r>
      <w:r w:rsidRPr="000A39FE">
        <w:rPr>
          <w:rFonts w:ascii="Times New Roman" w:eastAsia="Times New Roman" w:hAnsi="Times New Roman" w:cs="David"/>
          <w:sz w:val="24"/>
          <w:szCs w:val="24"/>
          <w:lang w:eastAsia="he-IL"/>
        </w:rPr>
        <w:t xml:space="preserve"> </w:t>
      </w:r>
    </w:p>
    <w:p w14:paraId="23FCCFD5"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BDE962"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ן זה. </w:t>
      </w:r>
    </w:p>
    <w:p w14:paraId="74AF279F"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3B565" w14:textId="77777777" w:rsidR="002B07C8"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תאריך :  _______________</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p>
    <w:p w14:paraId="7E8FE27D" w14:textId="6462C8EB"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חתימה וחותמת עו"ד/ רו"ח : ________________</w:t>
      </w:r>
    </w:p>
    <w:p w14:paraId="70F0CC9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E6C94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0C56B3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0AEC11A" w14:textId="77777777" w:rsidR="000A39FE" w:rsidRPr="000A39FE" w:rsidRDefault="000A39FE" w:rsidP="006B43C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B32A4B0"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E4CE26"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4C587C9"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1869F1BD" w14:textId="77777777" w:rsidR="000A39FE" w:rsidRPr="000A39FE" w:rsidRDefault="000A39FE" w:rsidP="006B43C4">
      <w:pPr>
        <w:bidi w:val="0"/>
        <w:spacing w:before="0" w:beforeAutospacing="0" w:after="160" w:afterAutospacing="0" w:line="259"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br w:type="page"/>
      </w:r>
    </w:p>
    <w:p w14:paraId="626A3FF0" w14:textId="77777777" w:rsidR="00F16787" w:rsidRDefault="00F16787"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t xml:space="preserve">נספח "א" </w:t>
      </w:r>
    </w:p>
    <w:p w14:paraId="78F6E6C9" w14:textId="4330CDA6" w:rsidR="000A39FE" w:rsidRPr="000A39FE" w:rsidRDefault="00F16787" w:rsidP="00F1678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Pr>
          <w:rFonts w:ascii="Times New Roman" w:eastAsia="Times New Roman" w:hAnsi="Times New Roman" w:cs="David" w:hint="cs"/>
          <w:b/>
          <w:bCs/>
          <w:sz w:val="24"/>
          <w:szCs w:val="24"/>
          <w:u w:val="single"/>
          <w:rtl/>
          <w:lang w:eastAsia="he-IL"/>
        </w:rPr>
        <w:t>נס</w:t>
      </w:r>
      <w:r w:rsidR="000A39FE" w:rsidRPr="000A39FE">
        <w:rPr>
          <w:rFonts w:ascii="Times New Roman" w:eastAsia="Times New Roman" w:hAnsi="Times New Roman" w:cs="David" w:hint="cs"/>
          <w:b/>
          <w:bCs/>
          <w:sz w:val="24"/>
          <w:szCs w:val="24"/>
          <w:u w:val="single"/>
          <w:rtl/>
          <w:lang w:eastAsia="he-IL"/>
        </w:rPr>
        <w:t>פח כללי</w:t>
      </w:r>
    </w:p>
    <w:p w14:paraId="330092C6" w14:textId="411A57D5"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0A39FE" w:rsidRPr="000A39FE">
        <w:rPr>
          <w:rFonts w:ascii="Times New Roman" w:eastAsia="Times New Roman" w:hAnsi="Times New Roman" w:cs="David"/>
          <w:sz w:val="24"/>
          <w:szCs w:val="24"/>
          <w:rtl/>
          <w:lang w:eastAsia="he-IL"/>
        </w:rPr>
        <w:tab/>
        <w:t>הגדרות</w:t>
      </w:r>
      <w:r w:rsidR="000F37D8">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sz w:val="24"/>
          <w:szCs w:val="24"/>
          <w:rtl/>
          <w:lang w:eastAsia="he-IL"/>
        </w:rPr>
        <w:t>-</w:t>
      </w:r>
    </w:p>
    <w:p w14:paraId="380B832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B45FF7" w14:textId="39B49464"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764232885"/>
          <w:placeholder>
            <w:docPart w:val="682E837FD8344F9EAF3466539C2A59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8A79CB">
            <w:rPr>
              <w:rStyle w:val="AutoFieldsChar"/>
              <w:color w:val="00B0F0"/>
              <w:rtl/>
            </w:rPr>
            <w:t>[רשות מקומית]</w:t>
          </w:r>
        </w:sdtContent>
      </w:sdt>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643272472"/>
          <w:placeholder>
            <w:docPart w:val="ABC16EB04AA54F38B423A0C724A7D5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A79CB">
            <w:rPr>
              <w:rStyle w:val="AutoFieldsChar"/>
              <w:color w:val="00B0F0"/>
              <w:rtl/>
            </w:rPr>
            <w:t>[שם אתר]</w:t>
          </w:r>
        </w:sdtContent>
      </w:sdt>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809164745"/>
          <w:placeholder>
            <w:docPart w:val="0B0B6D45DB75453791B90DA935B703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Pr="008A79CB">
            <w:rPr>
              <w:rStyle w:val="AutoFieldsChar"/>
              <w:color w:val="00B0F0"/>
              <w:rtl/>
            </w:rPr>
            <w:t>[שם הפרויקט]</w:t>
          </w:r>
        </w:sdtContent>
      </w:sdt>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ED261E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35063" w14:textId="03ECB6A3"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התכנית</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"המקרקעין" </w:t>
      </w:r>
      <w:r w:rsidRPr="000A39FE">
        <w:rPr>
          <w:rFonts w:ascii="Times New Roman" w:eastAsia="Times New Roman" w:hAnsi="Times New Roman" w:cs="David"/>
          <w:sz w:val="24"/>
          <w:szCs w:val="24"/>
          <w:lang w:eastAsia="he-IL"/>
        </w:rPr>
        <w:t>–</w:t>
      </w:r>
      <w:r w:rsidRPr="000A39FE">
        <w:rPr>
          <w:rFonts w:ascii="Times New Roman" w:eastAsia="Times New Roman" w:hAnsi="Times New Roman" w:cs="David"/>
          <w:sz w:val="24"/>
          <w:szCs w:val="24"/>
          <w:rtl/>
          <w:lang w:eastAsia="he-IL"/>
        </w:rPr>
        <w:t xml:space="preserve"> תכנית בנין עיר מס'</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085299655"/>
          <w:placeholder>
            <w:docPart w:val="B3C3FB6159FD48C8BD136281C8862F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8A79CB">
            <w:rPr>
              <w:rStyle w:val="AutoFieldsChar"/>
              <w:color w:val="00B0F0"/>
              <w:rtl/>
            </w:rPr>
            <w:t>[שדה נוסף 2]</w:t>
          </w:r>
        </w:sdtContent>
      </w:sdt>
      <w:r w:rsidRPr="000A39FE">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178581481"/>
          <w:placeholder>
            <w:docPart w:val="C420CE97EE934957AB5C1245ACE56C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8A79CB">
            <w:rPr>
              <w:rStyle w:val="AutoFieldsChar"/>
              <w:color w:val="00B0F0"/>
              <w:rtl/>
            </w:rPr>
            <w:t>[שדה נוסף 1]</w:t>
          </w:r>
        </w:sdtContent>
      </w:sdt>
    </w:p>
    <w:p w14:paraId="022F9B8B"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76ED219"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17F0889" w14:textId="42AD96CC" w:rsidR="000A39FE" w:rsidRPr="000A39FE" w:rsidRDefault="000A39FE" w:rsidP="006B43C4">
      <w:pPr>
        <w:spacing w:before="0" w:beforeAutospacing="0" w:after="0" w:afterAutospacing="0" w:line="240" w:lineRule="auto"/>
        <w:ind w:left="720"/>
        <w:rPr>
          <w:rFonts w:ascii="Times New Roman" w:eastAsia="Times New Roman" w:hAnsi="Times New Roman" w:cs="David"/>
          <w:color w:val="008000"/>
          <w:sz w:val="24"/>
          <w:szCs w:val="24"/>
          <w:rtl/>
        </w:rPr>
      </w:pPr>
      <w:r w:rsidRPr="000A39FE">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543983478"/>
          <w:placeholder>
            <w:docPart w:val="D4BA4A83A9C84D4BBA95636010609F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Pr="008A79CB">
            <w:rPr>
              <w:rStyle w:val="AutoFieldsChar"/>
              <w:color w:val="00B0F0"/>
              <w:rtl/>
            </w:rPr>
            <w:t>[רשות מקומית]</w:t>
          </w:r>
        </w:sdtContent>
      </w:sdt>
      <w:r w:rsidRPr="000A39FE">
        <w:rPr>
          <w:rFonts w:ascii="Times New Roman" w:eastAsia="Times New Roman" w:hAnsi="Times New Roman" w:cs="David" w:hint="cs"/>
          <w:color w:val="008000"/>
          <w:sz w:val="24"/>
          <w:szCs w:val="24"/>
          <w:rtl/>
        </w:rPr>
        <w:t>.</w:t>
      </w:r>
    </w:p>
    <w:p w14:paraId="31775F7D"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FF0000"/>
          <w:sz w:val="24"/>
          <w:szCs w:val="24"/>
          <w:rtl/>
        </w:rPr>
      </w:pPr>
    </w:p>
    <w:p w14:paraId="4B9711A8"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rPr>
        <w:t xml:space="preserve">"חוזה הפיתוח" </w:t>
      </w:r>
      <w:r w:rsidRPr="000A39FE">
        <w:rPr>
          <w:rFonts w:ascii="Times New Roman" w:eastAsia="Times New Roman" w:hAnsi="Times New Roman" w:cs="David"/>
          <w:sz w:val="24"/>
          <w:szCs w:val="24"/>
        </w:rPr>
        <w:t>–</w:t>
      </w:r>
      <w:r w:rsidRPr="000A39FE">
        <w:rPr>
          <w:rFonts w:ascii="Times New Roman" w:eastAsia="Times New Roman" w:hAnsi="Times New Roman" w:cs="David"/>
          <w:sz w:val="24"/>
          <w:szCs w:val="24"/>
          <w:rtl/>
        </w:rPr>
        <w:t xml:space="preserve"> חוזה הפיתוח אשר נחתם בין המזמין לבין הרשות המקומית.</w:t>
      </w:r>
    </w:p>
    <w:p w14:paraId="7D8D2C4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E970BF" w14:textId="15FE10B0"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0A39FE" w:rsidRPr="000A39FE">
        <w:rPr>
          <w:rFonts w:ascii="Times New Roman" w:eastAsia="Times New Roman" w:hAnsi="Times New Roman" w:cs="David"/>
          <w:sz w:val="24"/>
          <w:szCs w:val="24"/>
          <w:rtl/>
          <w:lang w:eastAsia="he-IL"/>
        </w:rPr>
        <w:tab/>
        <w:t>המנהל הוא:</w:t>
      </w:r>
      <w:r w:rsidR="000A39FE" w:rsidRPr="000A39FE">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lang w:eastAsia="he-IL"/>
        </w:rPr>
        <w:t xml:space="preserve"> </w:t>
      </w:r>
      <w:sdt>
        <w:sdtPr>
          <w:rPr>
            <w:rFonts w:ascii="Times New Roman" w:eastAsia="Times New Roman" w:hAnsi="Times New Roman" w:cs="David"/>
            <w:bCs/>
            <w:color w:val="FF0000"/>
            <w:sz w:val="24"/>
            <w:szCs w:val="24"/>
            <w:rtl/>
            <w:lang w:eastAsia="he-IL"/>
          </w:rPr>
          <w:alias w:val="שדה נוסף 3"/>
          <w:tag w:val="cntCustomField3"/>
          <w:id w:val="1585262406"/>
          <w:placeholder>
            <w:docPart w:val="00F0013C2FCD493E9BA2AF00757371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39FE" w:rsidRPr="008A79CB">
            <w:rPr>
              <w:rStyle w:val="AutoFieldsChar"/>
              <w:color w:val="00B0F0"/>
              <w:rtl/>
            </w:rPr>
            <w:t>[שדה נוסף 3]</w:t>
          </w:r>
        </w:sdtContent>
      </w:sdt>
    </w:p>
    <w:p w14:paraId="35972315"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229B25A" w14:textId="7D9CA1A9" w:rsidR="000A39FE" w:rsidRPr="000A39FE" w:rsidRDefault="008A79CB" w:rsidP="008A79C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0A39FE" w:rsidRPr="000A39FE">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4ABD262" w14:textId="77777777" w:rsidR="000A39FE" w:rsidRPr="000A39FE" w:rsidRDefault="000A39FE" w:rsidP="006B43C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EB2A91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70E67CB" w14:textId="1AA7328C"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0A39FE" w:rsidRPr="000A39FE">
        <w:rPr>
          <w:rFonts w:ascii="Times New Roman" w:eastAsia="Times New Roman" w:hAnsi="Times New Roman" w:cs="David"/>
          <w:sz w:val="24"/>
          <w:szCs w:val="24"/>
          <w:rtl/>
          <w:lang w:eastAsia="he-IL"/>
        </w:rPr>
        <w:tab/>
        <w:t>בעלי המקצוע במשרד היועץ הם:</w:t>
      </w:r>
    </w:p>
    <w:p w14:paraId="0EB0C1A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029EAE" w14:textId="74B7D35A" w:rsidR="000A39FE" w:rsidRPr="000A39FE" w:rsidRDefault="000A39FE" w:rsidP="006B43C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679388452"/>
          <w:placeholder>
            <w:docPart w:val="8EEA6840CC4E4336BB6AF224DDD096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8A79CB">
            <w:rPr>
              <w:rStyle w:val="AutoFieldsChar"/>
              <w:color w:val="00B0F0"/>
              <w:rtl/>
            </w:rPr>
            <w:t>[שדה נוסף 4]</w:t>
          </w:r>
        </w:sdtContent>
      </w:sdt>
    </w:p>
    <w:p w14:paraId="358E3FB8" w14:textId="4421DAD9" w:rsidR="000A39FE" w:rsidRPr="000A39FE" w:rsidRDefault="000A39FE" w:rsidP="006B43C4">
      <w:pPr>
        <w:widowControl w:val="0"/>
        <w:spacing w:before="240" w:beforeAutospacing="0" w:after="60" w:afterAutospacing="0" w:line="240" w:lineRule="auto"/>
        <w:ind w:left="1440" w:hanging="720"/>
        <w:outlineLvl w:val="7"/>
        <w:rPr>
          <w:rFonts w:ascii="Calibri" w:eastAsia="Times New Roman" w:hAnsi="Calibri" w:cs="David"/>
          <w:i/>
          <w:iCs/>
          <w:sz w:val="24"/>
          <w:szCs w:val="24"/>
          <w:rtl/>
          <w:lang w:eastAsia="he-IL"/>
        </w:rPr>
      </w:pPr>
      <w:r w:rsidRPr="000A39FE">
        <w:rPr>
          <w:rFonts w:ascii="Calibri" w:eastAsia="Times New Roman" w:hAnsi="Calibri" w:cs="David"/>
          <w:i/>
          <w:iCs/>
          <w:sz w:val="24"/>
          <w:szCs w:val="24"/>
          <w:rtl/>
          <w:lang w:eastAsia="he-IL"/>
        </w:rPr>
        <w:t xml:space="preserve">ב. </w:t>
      </w:r>
      <w:r w:rsidRPr="000A39FE">
        <w:rPr>
          <w:rFonts w:ascii="Calibri" w:eastAsia="Times New Roman" w:hAnsi="Calibri" w:cs="David"/>
          <w:i/>
          <w:iCs/>
          <w:sz w:val="24"/>
          <w:szCs w:val="24"/>
          <w:rtl/>
          <w:lang w:eastAsia="he-IL"/>
        </w:rPr>
        <w:tab/>
        <w:t>מספר העובדים המקצועיים במשרד היועץ לצו</w:t>
      </w:r>
      <w:r>
        <w:rPr>
          <w:rFonts w:ascii="Calibri" w:eastAsia="Times New Roman" w:hAnsi="Calibri" w:cs="David"/>
          <w:i/>
          <w:iCs/>
          <w:sz w:val="24"/>
          <w:szCs w:val="24"/>
          <w:rtl/>
          <w:lang w:eastAsia="he-IL"/>
        </w:rPr>
        <w:t>רך מתן שירותי היועץ ע"פ חוזה זה</w:t>
      </w:r>
      <w:r>
        <w:rPr>
          <w:rFonts w:ascii="Calibri" w:eastAsia="Times New Roman" w:hAnsi="Calibri" w:cs="David"/>
          <w:i/>
          <w:iCs/>
          <w:sz w:val="24"/>
          <w:szCs w:val="24"/>
          <w:lang w:eastAsia="he-IL"/>
        </w:rPr>
        <w:t>:</w:t>
      </w:r>
      <w:r>
        <w:rPr>
          <w:rFonts w:ascii="Calibri" w:eastAsia="Times New Roman" w:hAnsi="Calibri" w:cs="David" w:hint="cs"/>
          <w:i/>
          <w:iCs/>
          <w:sz w:val="24"/>
          <w:szCs w:val="24"/>
          <w:rtl/>
          <w:lang w:eastAsia="he-IL"/>
        </w:rPr>
        <w:t xml:space="preserve"> </w:t>
      </w:r>
      <w:sdt>
        <w:sdtPr>
          <w:rPr>
            <w:rFonts w:ascii="Calibri" w:eastAsia="Times New Roman" w:hAnsi="Calibri" w:cs="David" w:hint="cs"/>
            <w:i/>
            <w:iCs/>
            <w:sz w:val="24"/>
            <w:szCs w:val="24"/>
            <w:rtl/>
            <w:lang w:eastAsia="he-IL"/>
          </w:rPr>
          <w:alias w:val="שדה נוסף 5"/>
          <w:tag w:val="cntCustomField5"/>
          <w:id w:val="-278346173"/>
          <w:placeholder>
            <w:docPart w:val="4CFA48F9DF324181902F6D019D9DB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8A79CB">
            <w:rPr>
              <w:rStyle w:val="AutoFieldsChar"/>
              <w:color w:val="00B0F0"/>
              <w:rtl/>
            </w:rPr>
            <w:t>[שדה נוסף 5]</w:t>
          </w:r>
        </w:sdtContent>
      </w:sdt>
    </w:p>
    <w:p w14:paraId="2D2F4CC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A0A34B" w14:textId="4AD0DABD" w:rsidR="000A39FE"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sz w:val="24"/>
          <w:szCs w:val="24"/>
          <w:rtl/>
          <w:lang w:eastAsia="he-IL"/>
        </w:rPr>
        <w:t>3.4</w:t>
      </w:r>
      <w:r w:rsidR="000A39FE" w:rsidRPr="000A39FE">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371955986"/>
          <w:placeholder>
            <w:docPart w:val="8A0E77EBB0D942D1A08437179B20C8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39FE" w:rsidRPr="008A79CB">
            <w:rPr>
              <w:rStyle w:val="AutoFieldsChar"/>
              <w:color w:val="00B0F0"/>
              <w:rtl/>
            </w:rPr>
            <w:t>[שדה נוסף 6]</w:t>
          </w:r>
        </w:sdtContent>
      </w:sdt>
      <w:r>
        <w:rPr>
          <w:rFonts w:ascii="Times New Roman" w:eastAsia="Times New Roman" w:hAnsi="Times New Roman" w:cs="David" w:hint="cs"/>
          <w:color w:val="008000"/>
          <w:sz w:val="24"/>
          <w:szCs w:val="24"/>
          <w:rtl/>
          <w:lang w:eastAsia="he-IL"/>
        </w:rPr>
        <w:t>.</w:t>
      </w:r>
    </w:p>
    <w:p w14:paraId="06DF97D8" w14:textId="77777777" w:rsidR="008A79CB"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D8DFE71"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B671541"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A76782" w14:textId="392FFAFA"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874D33">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D3ABAAB"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1182729"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6A31F3F"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AF27513"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FA52E8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F74A1D" w14:textId="5BF70E60" w:rsidR="000A39FE" w:rsidRPr="000A39FE" w:rsidRDefault="000A39FE" w:rsidP="008A79CB">
      <w:pPr>
        <w:spacing w:before="0" w:beforeAutospacing="0" w:after="0" w:afterAutospacing="0" w:line="240" w:lineRule="auto"/>
        <w:rPr>
          <w:rFonts w:ascii="Times New Roman" w:eastAsia="Times New Roman" w:hAnsi="Times New Roman" w:cs="David"/>
          <w:sz w:val="24"/>
          <w:szCs w:val="24"/>
          <w:rtl/>
        </w:rPr>
      </w:pPr>
      <w:r w:rsidRPr="000A39FE">
        <w:rPr>
          <w:rFonts w:ascii="Times New Roman" w:eastAsia="Times New Roman" w:hAnsi="Times New Roman" w:cs="David"/>
          <w:sz w:val="24"/>
          <w:szCs w:val="24"/>
          <w:rtl/>
        </w:rPr>
        <w:br/>
      </w:r>
      <w:r w:rsidRPr="000A39FE">
        <w:rPr>
          <w:rFonts w:ascii="Times New Roman" w:eastAsia="Times New Roman" w:hAnsi="Times New Roman" w:cs="David" w:hint="cs"/>
          <w:color w:val="FF0000"/>
          <w:sz w:val="24"/>
          <w:szCs w:val="24"/>
          <w:rtl/>
        </w:rPr>
        <w:t xml:space="preserve"> </w:t>
      </w:r>
      <w:r w:rsidR="008A79CB">
        <w:rPr>
          <w:rFonts w:ascii="Times New Roman" w:eastAsia="Times New Roman" w:hAnsi="Times New Roman" w:cs="David" w:hint="cs"/>
          <w:sz w:val="24"/>
          <w:szCs w:val="24"/>
          <w:rtl/>
        </w:rPr>
        <w:t>17.7</w:t>
      </w:r>
      <w:r w:rsidRPr="000A39FE">
        <w:rPr>
          <w:rFonts w:ascii="Times New Roman" w:eastAsia="Times New Roman" w:hAnsi="Times New Roman" w:cs="David" w:hint="cs"/>
          <w:sz w:val="24"/>
          <w:szCs w:val="24"/>
          <w:rtl/>
        </w:rPr>
        <w:t xml:space="preserve"> </w:t>
      </w:r>
      <w:r w:rsidRPr="000A39FE">
        <w:rPr>
          <w:rFonts w:ascii="Times New Roman" w:eastAsia="Times New Roman" w:hAnsi="Times New Roman" w:cs="David" w:hint="cs"/>
          <w:sz w:val="24"/>
          <w:szCs w:val="24"/>
          <w:rtl/>
        </w:rPr>
        <w:tab/>
      </w:r>
      <w:r w:rsidRPr="000A39FE">
        <w:rPr>
          <w:rFonts w:ascii="Times New Roman" w:eastAsia="Times New Roman" w:hAnsi="Times New Roman" w:cs="David"/>
          <w:sz w:val="24"/>
          <w:szCs w:val="24"/>
          <w:rtl/>
        </w:rPr>
        <w:t xml:space="preserve">שיעור חלקו היחסי של כל אחד מיחידי המזמין הינו כדלקמן </w:t>
      </w:r>
      <w:r w:rsidRPr="000A39FE">
        <w:rPr>
          <w:rFonts w:ascii="Times New Roman" w:eastAsia="Times New Roman" w:hAnsi="Times New Roman" w:cs="David" w:hint="cs"/>
          <w:sz w:val="24"/>
          <w:szCs w:val="24"/>
          <w:rtl/>
        </w:rPr>
        <w:t>:</w:t>
      </w:r>
    </w:p>
    <w:p w14:paraId="3FE2F62E" w14:textId="348B131F" w:rsidR="000A39FE" w:rsidRPr="000A39FE" w:rsidRDefault="00521E6B" w:rsidP="006B43C4">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396861747"/>
          <w:placeholder>
            <w:docPart w:val="0395A581F9B249B7A8190D9108B0CA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0A39FE" w:rsidRPr="008A79CB">
            <w:rPr>
              <w:rStyle w:val="AutoFieldsChar"/>
              <w:color w:val="00B0F0"/>
              <w:rtl/>
            </w:rPr>
            <w:t>[אחוז השתתפות צד א]</w:t>
          </w:r>
        </w:sdtContent>
      </w:sdt>
    </w:p>
    <w:p w14:paraId="010B0CA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FF1BA50"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7855FC4"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2B792D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78A3AB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CFC05B4"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B73A833"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AA1E654" w14:textId="77777777" w:rsidR="00874D33" w:rsidRDefault="00874D33"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C4F0D9D" w14:textId="4FDD5F68"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ב</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3FCA13F5" w14:textId="7903A3F4"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ש</w:t>
      </w:r>
      <w:r w:rsidRPr="000A39FE">
        <w:rPr>
          <w:rFonts w:ascii="Times New Roman" w:eastAsia="Times New Roman" w:hAnsi="Times New Roman" w:cs="David" w:hint="cs"/>
          <w:b/>
          <w:bCs/>
          <w:sz w:val="24"/>
          <w:szCs w:val="24"/>
          <w:u w:val="single"/>
          <w:rtl/>
          <w:lang w:eastAsia="he-IL"/>
        </w:rPr>
        <w:t>י</w:t>
      </w:r>
      <w:r w:rsidRPr="000A39FE">
        <w:rPr>
          <w:rFonts w:ascii="Times New Roman" w:eastAsia="Times New Roman" w:hAnsi="Times New Roman" w:cs="David"/>
          <w:b/>
          <w:bCs/>
          <w:sz w:val="24"/>
          <w:szCs w:val="24"/>
          <w:u w:val="single"/>
          <w:rtl/>
          <w:lang w:eastAsia="he-IL"/>
        </w:rPr>
        <w:t xml:space="preserve">רותי </w:t>
      </w:r>
      <w:r w:rsidRPr="000A39FE">
        <w:rPr>
          <w:rFonts w:ascii="Times New Roman" w:eastAsia="Times New Roman" w:hAnsi="Times New Roman" w:cs="David" w:hint="cs"/>
          <w:b/>
          <w:bCs/>
          <w:sz w:val="24"/>
          <w:szCs w:val="24"/>
          <w:u w:val="single"/>
          <w:rtl/>
          <w:lang w:eastAsia="he-IL"/>
        </w:rPr>
        <w:t>ה</w:t>
      </w:r>
      <w:r w:rsidR="00563BF2">
        <w:rPr>
          <w:rFonts w:ascii="Times New Roman" w:eastAsia="Times New Roman" w:hAnsi="Times New Roman" w:cs="David" w:hint="cs"/>
          <w:b/>
          <w:bCs/>
          <w:sz w:val="24"/>
          <w:szCs w:val="24"/>
          <w:u w:val="single"/>
          <w:rtl/>
          <w:lang w:eastAsia="he-IL"/>
        </w:rPr>
        <w:t>יועץ</w:t>
      </w:r>
    </w:p>
    <w:p w14:paraId="466C6243"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b/>
          <w:bCs/>
          <w:sz w:val="24"/>
          <w:szCs w:val="24"/>
          <w:u w:val="single"/>
          <w:rtl/>
          <w:lang w:eastAsia="he-IL"/>
        </w:rPr>
        <w:t>כללי</w:t>
      </w:r>
      <w:r w:rsidRPr="000A39FE">
        <w:rPr>
          <w:rFonts w:ascii="Times New Roman" w:eastAsia="Times New Roman" w:hAnsi="Times New Roman" w:cs="David"/>
          <w:sz w:val="24"/>
          <w:szCs w:val="24"/>
          <w:rtl/>
          <w:lang w:eastAsia="he-IL"/>
        </w:rPr>
        <w:t>:</w:t>
      </w:r>
    </w:p>
    <w:p w14:paraId="47029063" w14:textId="3518BEF4"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t xml:space="preserve">שירותי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יכללו תכנון</w:t>
      </w:r>
      <w:r w:rsidRPr="000A39FE">
        <w:rPr>
          <w:rFonts w:ascii="Times New Roman" w:eastAsia="Times New Roman" w:hAnsi="Times New Roman" w:cs="David" w:hint="cs"/>
          <w:sz w:val="24"/>
          <w:szCs w:val="24"/>
          <w:rtl/>
          <w:lang w:eastAsia="he-IL"/>
        </w:rPr>
        <w:t xml:space="preserve"> וייעוץ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אגרונומי </w:t>
      </w:r>
      <w:r w:rsidRPr="000A39FE">
        <w:rPr>
          <w:rFonts w:ascii="Times New Roman" w:eastAsia="Times New Roman" w:hAnsi="Times New Roman" w:cs="David"/>
          <w:sz w:val="24"/>
          <w:szCs w:val="24"/>
          <w:rtl/>
          <w:lang w:eastAsia="he-IL"/>
        </w:rPr>
        <w:t>בפרויקט ובין היתר את הנושאים המפורטים להלן:</w:t>
      </w:r>
    </w:p>
    <w:p w14:paraId="4869FCF5"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bookmarkStart w:id="1" w:name="OLE_LINK3"/>
      <w:bookmarkStart w:id="2" w:name="OLE_LINK4"/>
      <w:r w:rsidRPr="000A39FE">
        <w:rPr>
          <w:rFonts w:ascii="Times New Roman" w:eastAsia="Times New Roman" w:hAnsi="Times New Roman" w:cs="David"/>
          <w:sz w:val="24"/>
          <w:szCs w:val="24"/>
          <w:rtl/>
          <w:lang w:eastAsia="he-IL"/>
        </w:rPr>
        <w:t>ביצוע סקר עצים</w:t>
      </w:r>
      <w:r w:rsidRPr="000A39FE">
        <w:rPr>
          <w:rFonts w:ascii="Times New Roman" w:eastAsia="Times New Roman" w:hAnsi="Times New Roman" w:cs="David" w:hint="cs"/>
          <w:sz w:val="24"/>
          <w:szCs w:val="24"/>
          <w:rtl/>
          <w:lang w:eastAsia="he-IL"/>
        </w:rPr>
        <w:t xml:space="preserve"> בגירים.</w:t>
      </w:r>
    </w:p>
    <w:p w14:paraId="251A186D"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כתיבת חוות דעת לפקיד היערות</w:t>
      </w:r>
      <w:r w:rsidRPr="000A39FE">
        <w:rPr>
          <w:rFonts w:ascii="Times New Roman" w:eastAsia="Times New Roman" w:hAnsi="Times New Roman" w:cs="David" w:hint="cs"/>
          <w:sz w:val="24"/>
          <w:szCs w:val="24"/>
          <w:rtl/>
          <w:lang w:eastAsia="he-IL"/>
        </w:rPr>
        <w:t>.</w:t>
      </w:r>
    </w:p>
    <w:p w14:paraId="7527C3C5"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w:t>
      </w:r>
    </w:p>
    <w:p w14:paraId="118E42EC"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הגשת מפרטים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19AA1002"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ליווי הבקשה עד לקבלת רישיון כריתה/העתקה</w:t>
      </w:r>
      <w:r w:rsidRPr="000A39FE">
        <w:rPr>
          <w:rFonts w:ascii="Times New Roman" w:eastAsia="Times New Roman" w:hAnsi="Times New Roman" w:cs="David" w:hint="cs"/>
          <w:sz w:val="24"/>
          <w:szCs w:val="24"/>
          <w:rtl/>
          <w:lang w:eastAsia="he-IL"/>
        </w:rPr>
        <w:t>.</w:t>
      </w:r>
    </w:p>
    <w:p w14:paraId="2C34E004"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ליווי ה</w:t>
      </w:r>
      <w:r w:rsidRPr="000A39FE">
        <w:rPr>
          <w:rFonts w:ascii="Times New Roman" w:eastAsia="Times New Roman" w:hAnsi="Times New Roman" w:cs="David" w:hint="cs"/>
          <w:sz w:val="24"/>
          <w:szCs w:val="24"/>
          <w:rtl/>
          <w:lang w:eastAsia="he-IL"/>
        </w:rPr>
        <w:t>כריתות ו</w:t>
      </w:r>
      <w:r w:rsidRPr="000A39FE">
        <w:rPr>
          <w:rFonts w:ascii="Times New Roman" w:eastAsia="Times New Roman" w:hAnsi="Times New Roman" w:cs="David"/>
          <w:sz w:val="24"/>
          <w:szCs w:val="24"/>
          <w:rtl/>
          <w:lang w:eastAsia="he-IL"/>
        </w:rPr>
        <w:t>העתקות בפועל במידה ויידרש על ידי פקיד היערות</w:t>
      </w:r>
      <w:r w:rsidRPr="000A39FE">
        <w:rPr>
          <w:rFonts w:ascii="Times New Roman" w:eastAsia="Times New Roman" w:hAnsi="Times New Roman" w:cs="David" w:hint="cs"/>
          <w:sz w:val="24"/>
          <w:szCs w:val="24"/>
          <w:rtl/>
          <w:lang w:eastAsia="he-IL"/>
        </w:rPr>
        <w:t>.</w:t>
      </w:r>
    </w:p>
    <w:p w14:paraId="0382B147" w14:textId="77777777" w:rsidR="000A39FE" w:rsidRPr="000A39FE" w:rsidRDefault="000A39FE" w:rsidP="006B43C4">
      <w:pPr>
        <w:widowControl w:val="0"/>
        <w:spacing w:before="120" w:beforeAutospacing="0" w:after="60" w:afterAutospacing="0" w:line="240" w:lineRule="auto"/>
        <w:ind w:left="2580"/>
        <w:rPr>
          <w:rFonts w:ascii="Times New Roman" w:eastAsia="Times New Roman" w:hAnsi="Times New Roman" w:cs="David"/>
          <w:sz w:val="24"/>
          <w:szCs w:val="24"/>
          <w:rtl/>
          <w:lang w:eastAsia="he-IL"/>
        </w:rPr>
      </w:pPr>
      <w:bookmarkStart w:id="3" w:name="OLE_LINK5"/>
      <w:bookmarkStart w:id="4" w:name="OLE_LINK6"/>
      <w:bookmarkEnd w:id="1"/>
      <w:bookmarkEnd w:id="2"/>
    </w:p>
    <w:p w14:paraId="47D7B0A2" w14:textId="7C28D03A" w:rsidR="000A39FE" w:rsidRPr="000A39FE" w:rsidRDefault="000A39FE" w:rsidP="006B43C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r>
      <w:bookmarkStart w:id="5" w:name="OLE_LINK7"/>
      <w:bookmarkStart w:id="6" w:name="OLE_LINK8"/>
      <w:r w:rsidRPr="000A39FE">
        <w:rPr>
          <w:rFonts w:ascii="Times New Roman" w:eastAsia="Times New Roman" w:hAnsi="Times New Roman" w:cs="David"/>
          <w:sz w:val="24"/>
          <w:szCs w:val="24"/>
          <w:u w:val="single"/>
          <w:rtl/>
        </w:rPr>
        <w:t>המהנדס, צוות עובדים ואמצעים</w:t>
      </w:r>
      <w:r w:rsidRPr="000A39FE">
        <w:rPr>
          <w:rFonts w:ascii="Times New Roman" w:eastAsia="Times New Roman" w:hAnsi="Times New Roman" w:cs="David" w:hint="cs"/>
          <w:sz w:val="24"/>
          <w:szCs w:val="24"/>
          <w:u w:val="single"/>
          <w:rtl/>
        </w:rPr>
        <w:t xml:space="preserve"> של ה</w:t>
      </w:r>
      <w:r w:rsidR="00874D33">
        <w:rPr>
          <w:rFonts w:ascii="Times New Roman" w:eastAsia="Times New Roman" w:hAnsi="Times New Roman" w:cs="David" w:hint="cs"/>
          <w:sz w:val="24"/>
          <w:szCs w:val="24"/>
          <w:u w:val="single"/>
          <w:rtl/>
        </w:rPr>
        <w:t>יועץ</w:t>
      </w:r>
      <w:r w:rsidRPr="000A39FE">
        <w:rPr>
          <w:rFonts w:ascii="Times New Roman" w:eastAsia="Times New Roman" w:hAnsi="Times New Roman" w:cs="David" w:hint="cs"/>
          <w:sz w:val="24"/>
          <w:szCs w:val="24"/>
          <w:rtl/>
          <w:lang w:eastAsia="he-IL"/>
        </w:rPr>
        <w:t>:</w:t>
      </w:r>
    </w:p>
    <w:p w14:paraId="38A00766" w14:textId="77777777" w:rsidR="000A39FE" w:rsidRPr="000A39FE" w:rsidRDefault="000A39FE" w:rsidP="006B43C4">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E48B802"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76C80A67"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7343FDFC"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ר</w:t>
      </w:r>
      <w:r w:rsidRPr="000A39FE">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1273B465"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3"/>
    <w:bookmarkEnd w:id="4"/>
    <w:bookmarkEnd w:id="5"/>
    <w:bookmarkEnd w:id="6"/>
    <w:p w14:paraId="7BDC464D" w14:textId="13AE9BD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 xml:space="preserve">על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חלקי.</w:t>
      </w:r>
      <w:r w:rsidRPr="000A39FE">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C820057" w14:textId="77777777" w:rsidR="000A39FE" w:rsidRPr="000A39FE" w:rsidRDefault="000A39FE" w:rsidP="006B43C4">
      <w:p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1.4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התכנון והייעוץ האגרונומי יתבצע בסביבת תוכנת </w:t>
      </w:r>
      <w:r w:rsidRPr="000A39FE">
        <w:rPr>
          <w:rFonts w:ascii="Times New Roman" w:eastAsia="Times New Roman" w:hAnsi="Times New Roman" w:cs="David"/>
          <w:sz w:val="24"/>
          <w:szCs w:val="24"/>
          <w:lang w:eastAsia="he-IL"/>
        </w:rPr>
        <w:t>REVIT</w:t>
      </w:r>
      <w:r w:rsidRPr="000A39FE">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כל תעבורת הקבצים תבוצע באמצעות מערכת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בלבד.</w:t>
      </w:r>
    </w:p>
    <w:p w14:paraId="3253F9E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5AA7B749"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b/>
          <w:bCs/>
          <w:sz w:val="24"/>
          <w:szCs w:val="24"/>
          <w:rtl/>
          <w:lang w:eastAsia="he-IL"/>
        </w:rPr>
        <w:t>2.</w:t>
      </w:r>
      <w:r w:rsidRPr="000A39FE">
        <w:rPr>
          <w:rFonts w:ascii="Times New Roman" w:eastAsia="Times New Roman" w:hAnsi="Times New Roman" w:cs="David"/>
          <w:b/>
          <w:bCs/>
          <w:sz w:val="24"/>
          <w:szCs w:val="24"/>
          <w:rtl/>
          <w:lang w:eastAsia="he-IL"/>
        </w:rPr>
        <w:tab/>
      </w:r>
      <w:r w:rsidRPr="000A39FE">
        <w:rPr>
          <w:rFonts w:ascii="Times New Roman" w:eastAsia="Times New Roman" w:hAnsi="Times New Roman" w:cs="David"/>
          <w:b/>
          <w:bCs/>
          <w:sz w:val="24"/>
          <w:szCs w:val="24"/>
          <w:u w:val="single"/>
          <w:rtl/>
          <w:lang w:eastAsia="he-IL"/>
        </w:rPr>
        <w:t>שלבי העבודה ההנדסית ופירוט השירותים</w:t>
      </w:r>
      <w:r w:rsidRPr="000A39FE">
        <w:rPr>
          <w:rFonts w:ascii="Times New Roman" w:eastAsia="Times New Roman" w:hAnsi="Times New Roman" w:cs="David"/>
          <w:b/>
          <w:bCs/>
          <w:sz w:val="24"/>
          <w:szCs w:val="24"/>
          <w:rtl/>
          <w:lang w:eastAsia="he-IL"/>
        </w:rPr>
        <w:t>:</w:t>
      </w:r>
    </w:p>
    <w:p w14:paraId="6F2F6294"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07E5B9A9"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העבודה תבוצע בשלבים הכוללים את השירותים כלהלן:</w:t>
      </w:r>
    </w:p>
    <w:p w14:paraId="13103F78"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2.1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מוקדם</w:t>
      </w:r>
      <w:r w:rsidRPr="000A39FE">
        <w:rPr>
          <w:rFonts w:ascii="Times New Roman" w:eastAsia="Times New Roman" w:hAnsi="Times New Roman" w:cs="David"/>
          <w:sz w:val="24"/>
          <w:szCs w:val="24"/>
          <w:rtl/>
          <w:lang w:eastAsia="he-IL"/>
        </w:rPr>
        <w:t>:</w:t>
      </w:r>
    </w:p>
    <w:p w14:paraId="715FA57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קבלת תדריך תכנון מנציג המזמין, מהאדריכל, ממתכנן הפיתוח</w:t>
      </w:r>
      <w:r w:rsidRPr="000A39FE">
        <w:rPr>
          <w:rFonts w:ascii="Times New Roman" w:eastAsia="Times New Roman" w:hAnsi="Times New Roman" w:cs="David" w:hint="cs"/>
          <w:sz w:val="24"/>
          <w:szCs w:val="24"/>
          <w:rtl/>
          <w:lang w:eastAsia="he-IL"/>
        </w:rPr>
        <w:t>, מיועץ הקרקע, מיועץ האינסטלציה/ניקוז,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ומיועץ הבניה הירוקה, מההידרולוג</w:t>
      </w:r>
      <w:r w:rsidRPr="000A39FE">
        <w:rPr>
          <w:rFonts w:ascii="Times New Roman" w:eastAsia="Times New Roman" w:hAnsi="Times New Roman" w:cs="David"/>
          <w:sz w:val="24"/>
          <w:szCs w:val="24"/>
          <w:rtl/>
          <w:lang w:eastAsia="he-IL"/>
        </w:rPr>
        <w:t xml:space="preserve"> ומהיועצים האחרים. </w:t>
      </w:r>
    </w:p>
    <w:p w14:paraId="7D5C0CB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עם נציג המזמין,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באתר במידת הצורך, התייעצות ותיאום עם היועצים האחרים</w:t>
      </w:r>
      <w:r w:rsidRPr="000A39FE">
        <w:rPr>
          <w:rFonts w:ascii="Times New Roman" w:eastAsia="Times New Roman" w:hAnsi="Times New Roman" w:cs="David" w:hint="cs"/>
          <w:sz w:val="24"/>
          <w:szCs w:val="24"/>
          <w:rtl/>
          <w:lang w:eastAsia="he-IL"/>
        </w:rPr>
        <w:t xml:space="preserve"> עבור הדרישה לכריתת והעתקת עצים בגירים</w:t>
      </w:r>
      <w:r w:rsidRPr="000A39FE">
        <w:rPr>
          <w:rFonts w:ascii="Times New Roman" w:eastAsia="Times New Roman" w:hAnsi="Times New Roman" w:cs="David"/>
          <w:sz w:val="24"/>
          <w:szCs w:val="24"/>
          <w:rtl/>
          <w:lang w:eastAsia="he-IL"/>
        </w:rPr>
        <w:t>.</w:t>
      </w:r>
    </w:p>
    <w:p w14:paraId="4F60A8C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hint="cs"/>
          <w:sz w:val="24"/>
          <w:szCs w:val="24"/>
          <w:rtl/>
          <w:lang w:eastAsia="he-IL"/>
        </w:rPr>
        <w:tab/>
        <w:t>עריכת בדיקה מקדימה בפקידות היערות של הדרישות והטיפול הנדרש עבר כריתת והעתקת עצים בגירים במתחם וברחובות ההיקפיים.</w:t>
      </w:r>
    </w:p>
    <w:p w14:paraId="4A372A6A"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hint="cs"/>
          <w:sz w:val="24"/>
          <w:szCs w:val="24"/>
          <w:rtl/>
          <w:lang w:eastAsia="he-IL"/>
        </w:rPr>
        <w:tab/>
        <w:t>הכנת חוות דעת מוקדמת ותיאור הבעיות העקרוניות ותכנון קונספציה בתחום האגרונומי בנוגע לכריתת והעתקת עצים בגירים.</w:t>
      </w:r>
    </w:p>
    <w:p w14:paraId="4162FBB9"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0D5FD289"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301C7B9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4FBDC43E"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סופי</w:t>
      </w:r>
      <w:r w:rsidRPr="000A39FE">
        <w:rPr>
          <w:rFonts w:ascii="Times New Roman" w:eastAsia="Times New Roman" w:hAnsi="Times New Roman" w:cs="David"/>
          <w:sz w:val="24"/>
          <w:szCs w:val="24"/>
          <w:rtl/>
          <w:lang w:eastAsia="he-IL"/>
        </w:rPr>
        <w:t xml:space="preserve">:    </w:t>
      </w:r>
    </w:p>
    <w:p w14:paraId="3E1E5272" w14:textId="783C28AF"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חתימה על בקשות להוצאת היתרי בניה </w:t>
      </w:r>
      <w:r w:rsidRPr="000A39FE">
        <w:rPr>
          <w:rFonts w:ascii="Times New Roman" w:eastAsia="Times New Roman" w:hAnsi="Times New Roman" w:cs="David" w:hint="cs"/>
          <w:sz w:val="24"/>
          <w:szCs w:val="24"/>
          <w:rtl/>
          <w:lang w:eastAsia="he-IL"/>
        </w:rPr>
        <w:t xml:space="preserve">וטפסים לרישיונות לכריתה/העתקת עצים, </w:t>
      </w:r>
      <w:r w:rsidRPr="000A39FE">
        <w:rPr>
          <w:rFonts w:ascii="Times New Roman" w:eastAsia="Times New Roman" w:hAnsi="Times New Roman" w:cs="David"/>
          <w:sz w:val="24"/>
          <w:szCs w:val="24"/>
          <w:rtl/>
          <w:lang w:eastAsia="he-IL"/>
        </w:rPr>
        <w:t xml:space="preserve">כאחראי לתכנון, לפקוח העליון ולביקורת בתחום </w:t>
      </w:r>
      <w:r w:rsidRPr="000A39FE">
        <w:rPr>
          <w:rFonts w:ascii="Times New Roman" w:eastAsia="Times New Roman" w:hAnsi="Times New Roman" w:cs="David" w:hint="cs"/>
          <w:sz w:val="24"/>
          <w:szCs w:val="24"/>
          <w:rtl/>
          <w:lang w:eastAsia="he-IL"/>
        </w:rPr>
        <w:t>האגרונומי</w:t>
      </w:r>
      <w:r w:rsidRPr="000A39FE">
        <w:rPr>
          <w:rFonts w:ascii="Times New Roman" w:eastAsia="Times New Roman" w:hAnsi="Times New Roman" w:cs="David"/>
          <w:sz w:val="24"/>
          <w:szCs w:val="24"/>
          <w:rtl/>
          <w:lang w:eastAsia="he-IL"/>
        </w:rPr>
        <w:t>. כמו כן יכין ויחתום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כל מסמך שיידרש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בתהליך הבקשה להיתר, במהלך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ועד לקבלת תעודת גמר. </w:t>
      </w:r>
    </w:p>
    <w:p w14:paraId="2C4DA3AD"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98CE988" w14:textId="71B58F8E" w:rsidR="000A39FE" w:rsidRPr="000A39FE" w:rsidRDefault="002B07C8"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hint="cs"/>
          <w:sz w:val="24"/>
          <w:szCs w:val="24"/>
          <w:rtl/>
          <w:lang w:eastAsia="he-IL"/>
        </w:rPr>
        <w:t xml:space="preserve">לביצוע הכריתה והעתקת העצים, </w:t>
      </w:r>
      <w:r w:rsidR="000A39FE" w:rsidRPr="000A39FE">
        <w:rPr>
          <w:rFonts w:ascii="Times New Roman" w:eastAsia="Times New Roman" w:hAnsi="Times New Roman" w:cs="David"/>
          <w:sz w:val="24"/>
          <w:szCs w:val="24"/>
          <w:rtl/>
          <w:lang w:eastAsia="he-IL"/>
        </w:rPr>
        <w:t>לאישור סופי של ה</w:t>
      </w:r>
      <w:r>
        <w:rPr>
          <w:rFonts w:ascii="Times New Roman" w:eastAsia="Times New Roman" w:hAnsi="Times New Roman" w:cs="David"/>
          <w:sz w:val="24"/>
          <w:szCs w:val="24"/>
          <w:rtl/>
          <w:lang w:eastAsia="he-IL"/>
        </w:rPr>
        <w:t>יועצים והמזמין לפני התחלת שלב ת</w:t>
      </w:r>
      <w:r w:rsidR="000A39FE" w:rsidRPr="000A39FE">
        <w:rPr>
          <w:rFonts w:ascii="Times New Roman" w:eastAsia="Times New Roman" w:hAnsi="Times New Roman" w:cs="David"/>
          <w:sz w:val="24"/>
          <w:szCs w:val="24"/>
          <w:rtl/>
          <w:lang w:eastAsia="he-IL"/>
        </w:rPr>
        <w:t>כנית העבודה</w:t>
      </w:r>
      <w:r w:rsidR="000A39FE" w:rsidRPr="000A39FE">
        <w:rPr>
          <w:rFonts w:ascii="Times New Roman" w:eastAsia="Times New Roman" w:hAnsi="Times New Roman" w:cs="David" w:hint="cs"/>
          <w:sz w:val="24"/>
          <w:szCs w:val="24"/>
          <w:rtl/>
          <w:lang w:eastAsia="he-IL"/>
        </w:rPr>
        <w:t>.</w:t>
      </w:r>
    </w:p>
    <w:p w14:paraId="6DE7DD6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המשוער של </w:t>
      </w:r>
      <w:r w:rsidRPr="000A39FE">
        <w:rPr>
          <w:rFonts w:ascii="Times New Roman" w:eastAsia="Times New Roman" w:hAnsi="Times New Roman" w:cs="David" w:hint="cs"/>
          <w:sz w:val="24"/>
          <w:szCs w:val="24"/>
          <w:rtl/>
          <w:lang w:eastAsia="he-IL"/>
        </w:rPr>
        <w:t>העבודות לכריתת והעתקת העצים מהמתחם והרחובות ההיקפיים.</w:t>
      </w:r>
    </w:p>
    <w:p w14:paraId="7325677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כל יתר הדרוש לתכנון סופי.</w:t>
      </w:r>
    </w:p>
    <w:p w14:paraId="7CFF697D"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מפורט</w:t>
      </w:r>
      <w:r w:rsidRPr="000A39FE">
        <w:rPr>
          <w:rFonts w:ascii="Times New Roman" w:eastAsia="Times New Roman" w:hAnsi="Times New Roman" w:cs="David"/>
          <w:sz w:val="24"/>
          <w:szCs w:val="24"/>
          <w:rtl/>
          <w:lang w:eastAsia="he-IL"/>
        </w:rPr>
        <w:t xml:space="preserve">: </w:t>
      </w:r>
    </w:p>
    <w:p w14:paraId="6D7EED3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הייעוץ</w:t>
      </w:r>
      <w:r w:rsidRPr="000A39FE">
        <w:rPr>
          <w:rFonts w:ascii="Times New Roman" w:eastAsia="Times New Roman" w:hAnsi="Times New Roman" w:cs="David"/>
          <w:sz w:val="24"/>
          <w:szCs w:val="24"/>
          <w:rtl/>
          <w:lang w:eastAsia="he-IL"/>
        </w:rPr>
        <w:t xml:space="preserve"> המפורט יתאים לסוג </w:t>
      </w:r>
      <w:r w:rsidRPr="000A39FE">
        <w:rPr>
          <w:rFonts w:ascii="Times New Roman" w:eastAsia="Times New Roman" w:hAnsi="Times New Roman" w:cs="David" w:hint="cs"/>
          <w:sz w:val="24"/>
          <w:szCs w:val="24"/>
          <w:rtl/>
          <w:lang w:eastAsia="he-IL"/>
        </w:rPr>
        <w:t>הדרישות</w:t>
      </w:r>
      <w:r w:rsidRPr="000A39FE">
        <w:rPr>
          <w:rFonts w:ascii="Times New Roman" w:eastAsia="Times New Roman" w:hAnsi="Times New Roman" w:cs="David"/>
          <w:sz w:val="24"/>
          <w:szCs w:val="24"/>
          <w:rtl/>
          <w:lang w:eastAsia="he-IL"/>
        </w:rPr>
        <w:t xml:space="preserve"> שתבחר ע"י המזמין/הקבלן המבצע.</w:t>
      </w:r>
    </w:p>
    <w:p w14:paraId="395EA30E" w14:textId="0C26440C"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פרטי </w:t>
      </w:r>
      <w:r w:rsidR="00310285">
        <w:rPr>
          <w:rFonts w:ascii="Times New Roman" w:eastAsia="Times New Roman" w:hAnsi="Times New Roman" w:cs="David" w:hint="cs"/>
          <w:sz w:val="24"/>
          <w:szCs w:val="24"/>
          <w:rtl/>
          <w:lang w:eastAsia="he-IL"/>
        </w:rPr>
        <w:t>ת</w:t>
      </w:r>
      <w:r w:rsidRPr="000A39FE">
        <w:rPr>
          <w:rFonts w:ascii="Times New Roman" w:eastAsia="Times New Roman" w:hAnsi="Times New Roman" w:cs="David" w:hint="cs"/>
          <w:sz w:val="24"/>
          <w:szCs w:val="24"/>
          <w:rtl/>
          <w:lang w:eastAsia="he-IL"/>
        </w:rPr>
        <w:t xml:space="preserve">כניות כריתת והעתקת עצים בגירים בהתאם לסקר שיאושר, </w:t>
      </w:r>
      <w:r w:rsidRPr="000A39FE">
        <w:rPr>
          <w:rFonts w:ascii="Times New Roman" w:eastAsia="Times New Roman" w:hAnsi="Times New Roman" w:cs="David"/>
          <w:sz w:val="24"/>
          <w:szCs w:val="24"/>
          <w:rtl/>
          <w:lang w:eastAsia="he-IL"/>
        </w:rPr>
        <w:t>יפורטו בקנ"מ הנדרש</w:t>
      </w:r>
      <w:r w:rsidRPr="000A39FE">
        <w:rPr>
          <w:rFonts w:ascii="Times New Roman" w:eastAsia="Times New Roman" w:hAnsi="Times New Roman" w:cs="David" w:hint="cs"/>
          <w:sz w:val="24"/>
          <w:szCs w:val="24"/>
          <w:rtl/>
          <w:lang w:eastAsia="he-IL"/>
        </w:rPr>
        <w:t>.</w:t>
      </w:r>
    </w:p>
    <w:p w14:paraId="7EA22EB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2EE7327E" w14:textId="1FD6C179"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w:t>
      </w:r>
      <w:r w:rsidR="00310285">
        <w:rPr>
          <w:rFonts w:ascii="Times New Roman" w:eastAsia="Times New Roman" w:hAnsi="Times New Roman" w:cs="David"/>
          <w:sz w:val="24"/>
          <w:szCs w:val="24"/>
          <w:rtl/>
          <w:lang w:eastAsia="he-IL"/>
        </w:rPr>
        <w:t>פרטים וכתבי הכמויות יתבססו על ת</w:t>
      </w:r>
      <w:r w:rsidRPr="000A39FE">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7688EA1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7D8A01F2"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32798FBC"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לביצוע </w:t>
      </w:r>
      <w:r w:rsidRPr="000A39FE">
        <w:rPr>
          <w:rFonts w:ascii="Times New Roman" w:eastAsia="Times New Roman" w:hAnsi="Times New Roman" w:cs="David" w:hint="cs"/>
          <w:sz w:val="24"/>
          <w:szCs w:val="24"/>
          <w:rtl/>
          <w:lang w:eastAsia="he-IL"/>
        </w:rPr>
        <w:t xml:space="preserve">עבודות כריתת והעתקת העצים בהתאם לדרישות פקיד היערות, </w:t>
      </w:r>
      <w:r w:rsidRPr="000A39FE">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7C8BEBA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הכנסת שינויים בתוכניות </w:t>
      </w:r>
      <w:r w:rsidRPr="000A39FE">
        <w:rPr>
          <w:rFonts w:ascii="Times New Roman" w:eastAsia="Times New Roman" w:hAnsi="Times New Roman" w:cs="David" w:hint="cs"/>
          <w:sz w:val="24"/>
          <w:szCs w:val="24"/>
          <w:rtl/>
          <w:lang w:eastAsia="he-IL"/>
        </w:rPr>
        <w:t xml:space="preserve">כריתת והעתקת העצים בהתאם לדרישות פקיד היערות, </w:t>
      </w:r>
      <w:r w:rsidRPr="000A39FE">
        <w:rPr>
          <w:rFonts w:ascii="Times New Roman" w:eastAsia="Times New Roman" w:hAnsi="Times New Roman" w:cs="David"/>
          <w:sz w:val="24"/>
          <w:szCs w:val="24"/>
          <w:rtl/>
          <w:lang w:eastAsia="he-IL"/>
        </w:rPr>
        <w:t xml:space="preserve">ככל שיתחייב להתאמת הפרויקט למסגרת התקציבית כפי שיקבע ע"י המזמין. </w:t>
      </w:r>
    </w:p>
    <w:p w14:paraId="1EDC1CA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יעוץ בכל הקשור בהכנת המכרזים ופרסומם.</w:t>
      </w:r>
    </w:p>
    <w:p w14:paraId="7D448C2E"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9C2CC87"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בכל הקשור להצעות הקבלנים</w:t>
      </w:r>
      <w:r w:rsidRPr="000A39FE">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0A39FE">
        <w:rPr>
          <w:rFonts w:ascii="Times New Roman" w:eastAsia="Times New Roman" w:hAnsi="Times New Roman" w:cs="David"/>
          <w:sz w:val="24"/>
          <w:szCs w:val="24"/>
          <w:rtl/>
          <w:lang w:eastAsia="he-IL"/>
        </w:rPr>
        <w:t>.</w:t>
      </w:r>
    </w:p>
    <w:p w14:paraId="512D2EC9" w14:textId="167A28E9" w:rsidR="000A39FE" w:rsidRPr="000A39FE" w:rsidRDefault="000A39FE" w:rsidP="006B43C4">
      <w:pPr>
        <w:widowControl w:val="0"/>
        <w:spacing w:before="120" w:beforeAutospacing="0" w:after="6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מובהר בזאת שה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יכין, באם </w:t>
      </w:r>
      <w:r w:rsidRPr="000A39FE">
        <w:rPr>
          <w:rFonts w:ascii="Times New Roman" w:eastAsia="Times New Roman" w:hAnsi="Times New Roman" w:cs="David" w:hint="cs"/>
          <w:sz w:val="24"/>
          <w:szCs w:val="24"/>
          <w:rtl/>
          <w:lang w:eastAsia="he-IL"/>
        </w:rPr>
        <w:t>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מסמכים למכרזים עוד לפני השלמת המסמכים המפורטים לבצוע.</w:t>
      </w:r>
    </w:p>
    <w:p w14:paraId="4D68A365"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פיקוח עליון</w:t>
      </w:r>
      <w:r w:rsidRPr="000A39FE">
        <w:rPr>
          <w:rFonts w:ascii="Times New Roman" w:eastAsia="Times New Roman" w:hAnsi="Times New Roman" w:cs="David"/>
          <w:sz w:val="24"/>
          <w:szCs w:val="24"/>
          <w:rtl/>
          <w:lang w:eastAsia="he-IL"/>
        </w:rPr>
        <w:t>:</w:t>
      </w:r>
    </w:p>
    <w:p w14:paraId="42513361" w14:textId="24B240BE"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הפ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קוח העליון של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האגרונומיה</w:t>
      </w:r>
      <w:r w:rsidRPr="000A39FE">
        <w:rPr>
          <w:rFonts w:ascii="Times New Roman" w:eastAsia="Times New Roman" w:hAnsi="Times New Roman" w:cs="David"/>
          <w:sz w:val="24"/>
          <w:szCs w:val="24"/>
          <w:rtl/>
          <w:lang w:eastAsia="he-IL"/>
        </w:rPr>
        <w:t xml:space="preserve"> יכלול:</w:t>
      </w:r>
    </w:p>
    <w:p w14:paraId="402CFA56"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פיקוח עליון על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בהתאם לתוכניות ולמסמכים האחרים המאושרים ע"י </w:t>
      </w:r>
      <w:r w:rsidRPr="000A39FE">
        <w:rPr>
          <w:rFonts w:ascii="Times New Roman" w:eastAsia="Times New Roman" w:hAnsi="Times New Roman" w:cs="David" w:hint="cs"/>
          <w:sz w:val="24"/>
          <w:szCs w:val="24"/>
          <w:rtl/>
          <w:lang w:eastAsia="he-IL"/>
        </w:rPr>
        <w:t>פקידות היערות.</w:t>
      </w:r>
    </w:p>
    <w:p w14:paraId="188C96E0" w14:textId="025FE212"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בדיקה באתר ומחוצה</w:t>
      </w:r>
      <w:r w:rsidR="00C26A8A">
        <w:rPr>
          <w:rFonts w:ascii="Times New Roman" w:eastAsia="Times New Roman" w:hAnsi="Times New Roman" w:cs="David"/>
          <w:sz w:val="24"/>
          <w:szCs w:val="24"/>
          <w:rtl/>
          <w:lang w:eastAsia="he-IL"/>
        </w:rPr>
        <w:t xml:space="preserve"> לו באם הקבלן והמפקח הבינו את ת</w:t>
      </w:r>
      <w:r w:rsidRPr="000A39FE">
        <w:rPr>
          <w:rFonts w:ascii="Times New Roman" w:eastAsia="Times New Roman" w:hAnsi="Times New Roman" w:cs="David"/>
          <w:sz w:val="24"/>
          <w:szCs w:val="24"/>
          <w:rtl/>
          <w:lang w:eastAsia="he-IL"/>
        </w:rPr>
        <w:t>כניות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ואת הוראותיו.</w:t>
      </w:r>
    </w:p>
    <w:p w14:paraId="6484DCD9"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הדרכה ומתן הסברים למפקח, במידה ונתמנה כזה לפ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קוח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הדרכה ומתן הסברים לקבלני העבודות באתר ומחוצה לו.</w:t>
      </w:r>
    </w:p>
    <w:p w14:paraId="581969FD"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דיווח למנהל על התקדמות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לאחר כל ביקור באתר</w:t>
      </w:r>
      <w:r w:rsidRPr="000A39FE">
        <w:rPr>
          <w:rFonts w:ascii="Times New Roman" w:eastAsia="Times New Roman" w:hAnsi="Times New Roman" w:cs="David" w:hint="cs"/>
          <w:sz w:val="24"/>
          <w:szCs w:val="24"/>
          <w:rtl/>
          <w:lang w:eastAsia="he-IL"/>
        </w:rPr>
        <w:t>.</w:t>
      </w:r>
    </w:p>
    <w:p w14:paraId="62040419"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השתתפות בקבלת העבודות ואישור גמר ביצוע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xml:space="preserve"> בתיאום עם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העברת רשימות ליקויים לתיקון.</w:t>
      </w:r>
    </w:p>
    <w:p w14:paraId="4F1E1038"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למנהל והשתתפות בדיונים ובברורים עם הקבלנים בקשר עם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ובפיקוח העליון עליהן ועל התאמתן לתנאי החוזים עם קבלני העבודות, הן לפני מסירת העבודה והן בתקופת הבדק.</w:t>
      </w:r>
    </w:p>
    <w:p w14:paraId="4F6105B7"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5825215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37DA522" w14:textId="62EEE0D3"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הכנה וחתימה על כל מסמך </w:t>
      </w:r>
      <w:r w:rsidRPr="000A39FE">
        <w:rPr>
          <w:rFonts w:ascii="Times New Roman" w:eastAsia="Times New Roman" w:hAnsi="Times New Roman" w:cs="David" w:hint="cs"/>
          <w:sz w:val="24"/>
          <w:szCs w:val="24"/>
          <w:rtl/>
          <w:lang w:eastAsia="he-IL"/>
        </w:rPr>
        <w:t>שיידר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xml:space="preserve">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2634D39B"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בדיקת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הבדק וקבלה סופית של העבודות בגמר אחריות קבלני העבודות. </w:t>
      </w:r>
    </w:p>
    <w:p w14:paraId="53A6BB5F"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סיוע ככל הנדרש לשם אישור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xml:space="preserve"> להשלמת העבודות ולקבלת תעודת גמר.</w:t>
      </w:r>
    </w:p>
    <w:p w14:paraId="3E6F1217"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סיוע למזמין במתן מענה לפניות אליו בקשר לתכנון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4615C962"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השתתפות עם המזמין בהגנה מפני תביעות בקשר עם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4CDB83F3"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כל יתר הדרוש לפיקוח עליון, ולביקורת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1C61E8D5" w14:textId="2B8CA91A" w:rsidR="000A39FE" w:rsidRPr="000A39FE" w:rsidRDefault="002B07C8"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0A39FE" w:rsidRPr="000A39FE">
        <w:rPr>
          <w:rFonts w:ascii="Times New Roman" w:eastAsia="Times New Roman" w:hAnsi="Times New Roman" w:cs="David"/>
          <w:sz w:val="24"/>
          <w:szCs w:val="24"/>
          <w:rtl/>
          <w:lang w:eastAsia="he-IL"/>
        </w:rPr>
        <w:t>כניות הפרויקט כפי שבוצעו למעשה (</w:t>
      </w:r>
      <w:r w:rsidR="000A39FE" w:rsidRPr="000A39FE">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sz w:val="24"/>
          <w:szCs w:val="24"/>
          <w:lang w:eastAsia="he-IL"/>
        </w:rPr>
        <w:t>AS-MADE</w:t>
      </w:r>
      <w:r w:rsidR="000A39FE" w:rsidRPr="000A39FE">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732DE7E7" w14:textId="6C557795"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אין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43266F6C" w14:textId="26738098"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לאחר כל ביקור באתר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הצהרה, בנוסח נספח ט', כי בדק את ביצוע העבודות, מצא אותן תואמות לתכניותיו ולתקנים מחייבים וכי בוצעו לשביעות רצונו.  </w:t>
      </w:r>
    </w:p>
    <w:p w14:paraId="348D484B" w14:textId="331F5BC6" w:rsidR="000A39FE" w:rsidRPr="000A39FE" w:rsidRDefault="008A79CB" w:rsidP="008A79CB">
      <w:pPr>
        <w:widowControl w:val="0"/>
        <w:spacing w:before="0" w:beforeAutospacing="0" w:after="0" w:afterAutospacing="0" w:line="240" w:lineRule="auto"/>
        <w:ind w:left="2216" w:hanging="425"/>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sidR="000A39FE" w:rsidRPr="000A39FE">
        <w:rPr>
          <w:rFonts w:ascii="Times New Roman" w:eastAsia="Times New Roman" w:hAnsi="Times New Roman" w:cs="David"/>
          <w:sz w:val="24"/>
          <w:szCs w:val="24"/>
          <w:rtl/>
          <w:lang w:eastAsia="he-IL"/>
        </w:rPr>
        <w:t>ללא דו"חות והצהרה אלה לא תשולם ל</w:t>
      </w:r>
      <w:r w:rsidR="00874D33">
        <w:rPr>
          <w:rFonts w:ascii="Times New Roman" w:eastAsia="Times New Roman" w:hAnsi="Times New Roman" w:cs="David"/>
          <w:sz w:val="24"/>
          <w:szCs w:val="24"/>
          <w:rtl/>
          <w:lang w:eastAsia="he-IL"/>
        </w:rPr>
        <w:t>יועץ</w:t>
      </w:r>
      <w:r w:rsidR="000A39FE" w:rsidRPr="000A39FE">
        <w:rPr>
          <w:rFonts w:ascii="Times New Roman" w:eastAsia="Times New Roman" w:hAnsi="Times New Roman" w:cs="David"/>
          <w:sz w:val="24"/>
          <w:szCs w:val="24"/>
          <w:rtl/>
          <w:lang w:eastAsia="he-IL"/>
        </w:rPr>
        <w:t xml:space="preserve"> יתרת שכרו עבור פיקוח עליון.</w:t>
      </w:r>
    </w:p>
    <w:p w14:paraId="2B1B38B8"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אופציה לבחירת המזמין</w:t>
      </w:r>
      <w:r w:rsidRPr="000A39FE">
        <w:rPr>
          <w:rFonts w:ascii="Times New Roman" w:eastAsia="Times New Roman" w:hAnsi="Times New Roman" w:cs="David"/>
          <w:sz w:val="24"/>
          <w:szCs w:val="24"/>
          <w:rtl/>
          <w:lang w:eastAsia="he-IL"/>
        </w:rPr>
        <w:t>:</w:t>
      </w:r>
    </w:p>
    <w:p w14:paraId="4E5BABA8" w14:textId="7A573C00"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במקרה בו יחליט המזמין להוציא מכרזים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דרש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2DD52A71" w14:textId="15BA62AC"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לצורך כ</w:t>
      </w:r>
      <w:r w:rsidR="00310285">
        <w:rPr>
          <w:rFonts w:ascii="Times New Roman" w:eastAsia="Times New Roman" w:hAnsi="Times New Roman" w:cs="David"/>
          <w:sz w:val="24"/>
          <w:szCs w:val="24"/>
          <w:rtl/>
          <w:lang w:eastAsia="he-IL"/>
        </w:rPr>
        <w:t>ך ישתתף ה</w:t>
      </w:r>
      <w:r w:rsidR="00874D33">
        <w:rPr>
          <w:rFonts w:ascii="Times New Roman" w:eastAsia="Times New Roman" w:hAnsi="Times New Roman" w:cs="David"/>
          <w:sz w:val="24"/>
          <w:szCs w:val="24"/>
          <w:rtl/>
          <w:lang w:eastAsia="he-IL"/>
        </w:rPr>
        <w:t>יועץ</w:t>
      </w:r>
      <w:r w:rsidR="00310285">
        <w:rPr>
          <w:rFonts w:ascii="Times New Roman" w:eastAsia="Times New Roman" w:hAnsi="Times New Roman" w:cs="David"/>
          <w:sz w:val="24"/>
          <w:szCs w:val="24"/>
          <w:rtl/>
          <w:lang w:eastAsia="he-IL"/>
        </w:rPr>
        <w:t xml:space="preserve"> בפגישות, יבדוק ת</w:t>
      </w:r>
      <w:r w:rsidRPr="000A39FE">
        <w:rPr>
          <w:rFonts w:ascii="Times New Roman" w:eastAsia="Times New Roman" w:hAnsi="Times New Roman" w:cs="David"/>
          <w:sz w:val="24"/>
          <w:szCs w:val="24"/>
          <w:rtl/>
          <w:lang w:eastAsia="he-IL"/>
        </w:rPr>
        <w:t xml:space="preserve">כניות ומסמכים אחרים שיוגשו ע"י הקבלן, יעביר את המלצותיו לדחייתם/לאשרם ו/או את הערותיו לתכנון המוצע, ויבצע פקוח עליון.   </w:t>
      </w:r>
    </w:p>
    <w:p w14:paraId="65CA05CB" w14:textId="2A682BF0"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מתחייב לשמור על דיסקט </w:t>
      </w:r>
      <w:r w:rsidRPr="000A39FE">
        <w:rPr>
          <w:rFonts w:ascii="Times New Roman" w:eastAsia="Times New Roman" w:hAnsi="Times New Roman" w:cs="David" w:hint="cs"/>
          <w:sz w:val="24"/>
          <w:szCs w:val="24"/>
          <w:rtl/>
          <w:lang w:eastAsia="he-IL"/>
        </w:rPr>
        <w:t>ואוריגינלי</w:t>
      </w:r>
      <w:r w:rsidRPr="000A39FE">
        <w:rPr>
          <w:rFonts w:ascii="Times New Roman" w:eastAsia="Times New Roman" w:hAnsi="Times New Roman" w:cs="David" w:hint="eastAsia"/>
          <w:sz w:val="24"/>
          <w:szCs w:val="24"/>
          <w:rtl/>
          <w:lang w:eastAsia="he-IL"/>
        </w:rPr>
        <w:t>ים</w:t>
      </w:r>
      <w:r w:rsidRPr="000A39FE">
        <w:rPr>
          <w:rFonts w:ascii="Times New Roman" w:eastAsia="Times New Roman" w:hAnsi="Times New Roman" w:cs="David"/>
          <w:sz w:val="24"/>
          <w:szCs w:val="24"/>
          <w:rtl/>
          <w:lang w:eastAsia="he-IL"/>
        </w:rPr>
        <w:t xml:space="preserve"> של התוכניות עד לאחר סיום הביצוע </w:t>
      </w:r>
      <w:r w:rsidRPr="000A39FE">
        <w:rPr>
          <w:rFonts w:ascii="Times New Roman" w:eastAsia="Times New Roman" w:hAnsi="Times New Roman" w:cs="David"/>
          <w:sz w:val="24"/>
          <w:szCs w:val="24"/>
          <w:rtl/>
          <w:lang w:eastAsia="he-IL"/>
        </w:rPr>
        <w:tab/>
        <w:t>בשטח</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של</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124D274C" w14:textId="796A6CA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נציג המזמין רשאי להזמין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34E94D53" w14:textId="77777777" w:rsidR="000A39FE" w:rsidRPr="000A39FE" w:rsidRDefault="000A39FE" w:rsidP="006B43C4">
      <w:pPr>
        <w:spacing w:before="0" w:beforeAutospacing="0" w:after="0" w:afterAutospacing="0" w:line="240" w:lineRule="auto"/>
        <w:ind w:left="740" w:hanging="770"/>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color w:val="000000"/>
          <w:sz w:val="24"/>
          <w:szCs w:val="24"/>
          <w:rtl/>
          <w:lang w:eastAsia="he-IL"/>
        </w:rPr>
        <w:t>יובהר כדלקמן:</w:t>
      </w:r>
    </w:p>
    <w:p w14:paraId="75484443" w14:textId="77777777" w:rsidR="000A39FE" w:rsidRPr="000A39FE" w:rsidRDefault="000A39FE" w:rsidP="006B43C4">
      <w:pPr>
        <w:spacing w:before="0" w:beforeAutospacing="0" w:after="0" w:afterAutospacing="0" w:line="240" w:lineRule="auto"/>
        <w:ind w:left="740" w:hanging="580"/>
        <w:jc w:val="both"/>
        <w:rPr>
          <w:rFonts w:ascii="Times New Roman" w:eastAsia="Times New Roman" w:hAnsi="Times New Roman" w:cs="David"/>
          <w:color w:val="000000"/>
          <w:sz w:val="24"/>
          <w:szCs w:val="24"/>
          <w:rtl/>
          <w:lang w:eastAsia="he-IL"/>
        </w:rPr>
      </w:pPr>
    </w:p>
    <w:p w14:paraId="706FB9BE" w14:textId="6C527585" w:rsidR="000A39FE" w:rsidRPr="000A39FE" w:rsidRDefault="000A39FE" w:rsidP="00874D33">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 xml:space="preserve">העבודה הממוחשבת בפרויקט תיערך בתכנת </w:t>
      </w:r>
      <w:r w:rsidRPr="000A39FE">
        <w:rPr>
          <w:rFonts w:ascii="Times New Roman" w:eastAsia="Times New Roman" w:hAnsi="Times New Roman" w:cs="David"/>
          <w:color w:val="000000"/>
          <w:sz w:val="24"/>
          <w:szCs w:val="24"/>
          <w:lang w:eastAsia="he-IL"/>
        </w:rPr>
        <w:t>REVIT</w:t>
      </w:r>
      <w:r w:rsidRPr="000A39FE">
        <w:rPr>
          <w:rFonts w:ascii="Times New Roman" w:eastAsia="Times New Roman" w:hAnsi="Times New Roman" w:cs="David"/>
          <w:color w:val="000000"/>
          <w:sz w:val="24"/>
          <w:szCs w:val="24"/>
          <w:rtl/>
          <w:lang w:eastAsia="he-IL"/>
        </w:rPr>
        <w:t xml:space="preserve"> על </w:t>
      </w:r>
      <w:r w:rsidR="00874D33" w:rsidRPr="000A39FE">
        <w:rPr>
          <w:rFonts w:ascii="Times New Roman" w:eastAsia="Times New Roman" w:hAnsi="Times New Roman" w:cs="David" w:hint="cs"/>
          <w:color w:val="000000"/>
          <w:sz w:val="24"/>
          <w:szCs w:val="24"/>
          <w:rtl/>
          <w:lang w:eastAsia="he-IL"/>
        </w:rPr>
        <w:t>ה</w:t>
      </w:r>
      <w:r w:rsidR="00874D33">
        <w:rPr>
          <w:rFonts w:ascii="Times New Roman" w:eastAsia="Times New Roman" w:hAnsi="Times New Roman" w:cs="David" w:hint="cs"/>
          <w:color w:val="000000"/>
          <w:sz w:val="24"/>
          <w:szCs w:val="24"/>
          <w:rtl/>
          <w:lang w:eastAsia="he-IL"/>
        </w:rPr>
        <w:t>יועץ</w:t>
      </w:r>
      <w:r w:rsidR="00874D33"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לדאוג לעמדות עבודה וכ"א מוכשר במשרדו בהתאם.</w:t>
      </w:r>
    </w:p>
    <w:p w14:paraId="0935B486"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כל קבצי התכנון והמסמכים השונים יוטענו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תעבורת המידע היחידה הקבילה בפרויקט. </w:t>
      </w:r>
    </w:p>
    <w:p w14:paraId="6C5B2DF4" w14:textId="48368A8A"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חשבונות ה</w:t>
      </w:r>
      <w:r w:rsidR="00874D33">
        <w:rPr>
          <w:rFonts w:ascii="Times New Roman" w:eastAsia="Times New Roman" w:hAnsi="Times New Roman" w:cs="David"/>
          <w:color w:val="000000"/>
          <w:sz w:val="24"/>
          <w:szCs w:val="24"/>
          <w:rtl/>
          <w:lang w:eastAsia="he-IL"/>
        </w:rPr>
        <w:t>יועץ</w:t>
      </w:r>
      <w:r w:rsidRPr="000A39FE">
        <w:rPr>
          <w:rFonts w:ascii="Times New Roman" w:eastAsia="Times New Roman" w:hAnsi="Times New Roman" w:cs="David"/>
          <w:color w:val="000000"/>
          <w:sz w:val="24"/>
          <w:szCs w:val="24"/>
          <w:rtl/>
          <w:lang w:eastAsia="he-IL"/>
        </w:rPr>
        <w:t xml:space="preserve"> יוטענו ע"י </w:t>
      </w:r>
      <w:r w:rsidRPr="000A39FE">
        <w:rPr>
          <w:rFonts w:ascii="Times New Roman" w:eastAsia="Times New Roman" w:hAnsi="Times New Roman" w:cs="David" w:hint="cs"/>
          <w:color w:val="000000"/>
          <w:sz w:val="24"/>
          <w:szCs w:val="24"/>
          <w:rtl/>
          <w:lang w:eastAsia="he-IL"/>
        </w:rPr>
        <w:t>המפקח</w:t>
      </w:r>
      <w:r w:rsidRPr="000A39FE">
        <w:rPr>
          <w:rFonts w:ascii="Times New Roman" w:eastAsia="Times New Roman" w:hAnsi="Times New Roman" w:cs="David"/>
          <w:color w:val="000000"/>
          <w:sz w:val="24"/>
          <w:szCs w:val="24"/>
          <w:rtl/>
          <w:lang w:eastAsia="he-IL"/>
        </w:rPr>
        <w:t xml:space="preserve">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לתיקיית "חשבונות מוגשים", כתנאי לטיפול בהם.</w:t>
      </w:r>
    </w:p>
    <w:p w14:paraId="00FEC91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0"/>
          <w:szCs w:val="20"/>
          <w:rtl/>
          <w:lang w:eastAsia="he-IL"/>
        </w:rPr>
        <w:br w:type="page"/>
      </w:r>
    </w:p>
    <w:p w14:paraId="4975ADCE" w14:textId="3406FE60"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t xml:space="preserve">נספח </w:t>
      </w:r>
      <w:r w:rsidR="008A79CB">
        <w:rPr>
          <w:rFonts w:ascii="Times New Roman" w:eastAsia="Times New Roman" w:hAnsi="Times New Roman" w:cs="David" w:hint="cs"/>
          <w:bCs/>
          <w:sz w:val="20"/>
          <w:szCs w:val="24"/>
          <w:u w:val="single"/>
          <w:rtl/>
          <w:lang w:eastAsia="he-IL"/>
        </w:rPr>
        <w:t>"</w:t>
      </w:r>
      <w:r w:rsidR="008A79CB">
        <w:rPr>
          <w:rFonts w:ascii="Times New Roman" w:eastAsia="Times New Roman" w:hAnsi="Times New Roman" w:cs="David"/>
          <w:bCs/>
          <w:sz w:val="20"/>
          <w:szCs w:val="24"/>
          <w:u w:val="single"/>
          <w:rtl/>
          <w:lang w:eastAsia="he-IL"/>
        </w:rPr>
        <w:t>ג</w:t>
      </w:r>
      <w:r w:rsidR="008A79CB">
        <w:rPr>
          <w:rFonts w:ascii="Times New Roman" w:eastAsia="Times New Roman" w:hAnsi="Times New Roman" w:cs="David" w:hint="cs"/>
          <w:bCs/>
          <w:sz w:val="20"/>
          <w:szCs w:val="24"/>
          <w:u w:val="single"/>
          <w:rtl/>
          <w:lang w:eastAsia="he-IL"/>
        </w:rPr>
        <w:t>"</w:t>
      </w:r>
    </w:p>
    <w:p w14:paraId="42999CF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28837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t>לוח זמנים ושלבי עבודה</w:t>
      </w:r>
    </w:p>
    <w:p w14:paraId="1F47E86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ABD3DF"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EEBCFAD"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A39FE">
        <w:rPr>
          <w:rFonts w:ascii="Times New Roman" w:eastAsia="Times New Roman" w:hAnsi="Times New Roman" w:cs="David"/>
          <w:sz w:val="20"/>
          <w:szCs w:val="24"/>
          <w:lang w:eastAsia="he-IL"/>
        </w:rPr>
        <w:t>–</w:t>
      </w:r>
      <w:r w:rsidRPr="000A39FE">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78B0C7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6B264C"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המהנדס וצוותו יעסקו בפרויקט לפי הצורך וללא הגבלת זמן.</w:t>
      </w:r>
    </w:p>
    <w:p w14:paraId="15A91A5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36512B7" w14:textId="1E73E13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278BC169"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87A533" w14:textId="4063E3B3"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העביר המזמין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 או הנחיות נוספות לגבי התכניות, יתכנן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את התכניות תוך פרק זמן סביר שיוסכם בינו ל</w:t>
      </w:r>
      <w:r w:rsidRPr="000A39FE">
        <w:rPr>
          <w:rFonts w:ascii="Times New Roman" w:eastAsia="Times New Roman" w:hAnsi="Times New Roman" w:cs="David" w:hint="cs"/>
          <w:sz w:val="20"/>
          <w:szCs w:val="24"/>
          <w:rtl/>
          <w:lang w:eastAsia="he-IL"/>
        </w:rPr>
        <w:t>ב</w:t>
      </w:r>
      <w:r w:rsidRPr="000A39FE">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הערותיו ו/או הנחיותיו לגבי תכניות שהוגשו לו ע"י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בתוך 30 יום ממועד הגשתן למזמין.</w:t>
      </w:r>
    </w:p>
    <w:p w14:paraId="69D9570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EC04DA" w14:textId="5A16DFEA"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אם לא יקבע לוח זמנים במעמד חתימת ההסכם יעביר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682F53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060689"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0A39FE">
        <w:rPr>
          <w:rFonts w:ascii="Times New Roman" w:eastAsia="Times New Roman" w:hAnsi="Times New Roman" w:cs="David"/>
          <w:sz w:val="20"/>
          <w:szCs w:val="24"/>
          <w:rtl/>
          <w:lang w:eastAsia="he-IL"/>
        </w:rPr>
        <w:t xml:space="preserve">התקדמות </w:t>
      </w:r>
      <w:r w:rsidRPr="000A39FE">
        <w:rPr>
          <w:rFonts w:ascii="Times New Roman" w:eastAsia="Times New Roman" w:hAnsi="Times New Roman" w:cs="David" w:hint="cs"/>
          <w:sz w:val="20"/>
          <w:szCs w:val="24"/>
          <w:rtl/>
          <w:lang w:eastAsia="he-IL"/>
        </w:rPr>
        <w:t>הייעוץ</w:t>
      </w:r>
      <w:r w:rsidRPr="000A39FE">
        <w:rPr>
          <w:rFonts w:ascii="Times New Roman" w:eastAsia="Times New Roman" w:hAnsi="Times New Roman" w:cs="David"/>
          <w:sz w:val="20"/>
          <w:szCs w:val="24"/>
          <w:rtl/>
          <w:lang w:eastAsia="he-IL"/>
        </w:rPr>
        <w:t xml:space="preserve"> </w:t>
      </w:r>
      <w:r w:rsidRPr="000A39FE">
        <w:rPr>
          <w:rFonts w:ascii="Times New Roman" w:eastAsia="Times New Roman" w:hAnsi="Times New Roman" w:cs="David" w:hint="cs"/>
          <w:sz w:val="20"/>
          <w:szCs w:val="24"/>
          <w:rtl/>
          <w:lang w:eastAsia="he-IL"/>
        </w:rPr>
        <w:t xml:space="preserve">האגרונומי ותכנון </w:t>
      </w:r>
      <w:r w:rsidRPr="000A39FE">
        <w:rPr>
          <w:rFonts w:ascii="Times New Roman" w:eastAsia="Times New Roman" w:hAnsi="Times New Roman" w:cs="David" w:hint="cs"/>
          <w:sz w:val="24"/>
          <w:szCs w:val="24"/>
          <w:rtl/>
          <w:lang w:eastAsia="he-IL"/>
        </w:rPr>
        <w:t>כריתת והעתקת עצים בגירים בהתאם לדרישות פקידות היערות</w:t>
      </w:r>
      <w:r w:rsidRPr="000A39FE">
        <w:rPr>
          <w:rFonts w:ascii="Times New Roman" w:eastAsia="Times New Roman" w:hAnsi="Times New Roman" w:cs="David" w:hint="cs"/>
          <w:sz w:val="20"/>
          <w:szCs w:val="24"/>
          <w:rtl/>
          <w:lang w:eastAsia="he-IL"/>
        </w:rPr>
        <w:t>,</w:t>
      </w:r>
      <w:r w:rsidRPr="000A39FE">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0735A185"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F822670"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u w:val="single"/>
          <w:rtl/>
          <w:lang w:eastAsia="he-IL"/>
        </w:rPr>
        <w:t>לו"ז עקרוני</w:t>
      </w:r>
      <w:r w:rsidRPr="000A39FE">
        <w:rPr>
          <w:rFonts w:ascii="Times New Roman" w:eastAsia="Times New Roman" w:hAnsi="Times New Roman" w:cs="David" w:hint="cs"/>
          <w:sz w:val="20"/>
          <w:szCs w:val="24"/>
          <w:rtl/>
          <w:lang w:eastAsia="he-IL"/>
        </w:rPr>
        <w:t>:</w:t>
      </w:r>
    </w:p>
    <w:p w14:paraId="2F09563A"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43DCA1C"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מוקדם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217F6240"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סופי להיתרים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2EE8EF11"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מפורט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39283365"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יציאה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564889D3"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לביצוע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37DC3F37" w14:textId="62D5094D" w:rsidR="000A39FE" w:rsidRPr="000A39FE" w:rsidRDefault="000A39FE" w:rsidP="008A79CB">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ד</w:t>
      </w:r>
      <w:r w:rsidR="008A79CB">
        <w:rPr>
          <w:rFonts w:ascii="Times New Roman" w:eastAsia="Times New Roman" w:hAnsi="Times New Roman" w:cs="David" w:hint="cs"/>
          <w:b/>
          <w:bCs/>
          <w:sz w:val="24"/>
          <w:szCs w:val="24"/>
          <w:u w:val="single"/>
          <w:rtl/>
          <w:lang w:eastAsia="he-IL"/>
        </w:rPr>
        <w:t>"</w:t>
      </w:r>
    </w:p>
    <w:p w14:paraId="1771F979"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שכר היועץ</w:t>
      </w:r>
    </w:p>
    <w:p w14:paraId="0A7C5E4B"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03A13B9"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תמורת ביצוע שרותי היועץ, כמפורט בנספח ב'</w:t>
      </w:r>
      <w:r w:rsidRPr="000A39FE">
        <w:rPr>
          <w:rFonts w:ascii="Times New Roman" w:eastAsia="Times New Roman" w:hAnsi="Times New Roman" w:cs="David" w:hint="cs"/>
          <w:sz w:val="24"/>
          <w:szCs w:val="24"/>
          <w:rtl/>
          <w:lang w:eastAsia="he-IL"/>
        </w:rPr>
        <w:t xml:space="preserve"> ובנספח ח'</w:t>
      </w:r>
      <w:r w:rsidRPr="000A39FE">
        <w:rPr>
          <w:rFonts w:ascii="Times New Roman" w:eastAsia="Times New Roman" w:hAnsi="Times New Roman" w:cs="David"/>
          <w:sz w:val="24"/>
          <w:szCs w:val="24"/>
          <w:rtl/>
          <w:lang w:eastAsia="he-IL"/>
        </w:rPr>
        <w:t>, ישלם המזמין ליועץ בשעורים כדלקמן:</w:t>
      </w:r>
    </w:p>
    <w:p w14:paraId="2F138E0E"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C3D6D81"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B9EAD19" w14:textId="77777777" w:rsidR="000A39FE" w:rsidRPr="000A39FE" w:rsidRDefault="000A39FE" w:rsidP="006B43C4">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בסעיף זה:</w:t>
      </w:r>
    </w:p>
    <w:p w14:paraId="1163A3FA"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מבנה ראשוני - המבנה שהוקם לראשונה עפ"י תכניותיו של היועץ. </w:t>
      </w:r>
    </w:p>
    <w:p w14:paraId="36966618"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2D76A01" w14:textId="0A899B0E"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מבנה חוזר - מבנה נוסף המוקם בשלמותו או בחלקו עפ"י תכניותיו של היועץ, על אותו המגר</w:t>
      </w:r>
      <w:r w:rsidR="002B07C8">
        <w:rPr>
          <w:rFonts w:ascii="Times New Roman" w:eastAsia="Times New Roman" w:hAnsi="Times New Roman" w:cs="David"/>
          <w:sz w:val="24"/>
          <w:szCs w:val="24"/>
          <w:rtl/>
          <w:lang w:eastAsia="he-IL"/>
        </w:rPr>
        <w:t>ש או במגרש אחר, בין אם על פי ת</w:t>
      </w:r>
      <w:r w:rsidRPr="000A39FE">
        <w:rPr>
          <w:rFonts w:ascii="Times New Roman" w:eastAsia="Times New Roman" w:hAnsi="Times New Roman" w:cs="David"/>
          <w:sz w:val="24"/>
          <w:szCs w:val="24"/>
          <w:rtl/>
          <w:lang w:eastAsia="he-IL"/>
        </w:rPr>
        <w:t>כניות קיימות על כל פרטיהן ובין אם לצורך הקמתו התבקש יועץ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D0A868C"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C9C71C0" w14:textId="08C13B79" w:rsidR="008A79CB" w:rsidRPr="00B27B4C" w:rsidRDefault="008A79CB" w:rsidP="008A79CB">
      <w:pPr>
        <w:widowControl w:val="0"/>
        <w:spacing w:before="0" w:beforeAutospacing="0" w:after="0" w:afterAutospacing="0" w:line="240" w:lineRule="auto"/>
        <w:ind w:left="657" w:hanging="709"/>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0A39FE" w:rsidRPr="000A39FE">
        <w:rPr>
          <w:rFonts w:ascii="Times New Roman" w:eastAsia="Times New Roman" w:hAnsi="Times New Roman" w:cs="David"/>
          <w:sz w:val="24"/>
          <w:szCs w:val="24"/>
          <w:rtl/>
          <w:lang w:eastAsia="he-IL"/>
        </w:rPr>
        <w:t>.</w:t>
      </w:r>
      <w:r w:rsidR="000A39FE" w:rsidRPr="000A39FE">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7FB704C0D65433C8C6A41AC2F532E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7141167339A4FD0BF1EC935A32F4F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BEF542359A2B434486E8E994454514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81650945B7FF44E987C1F769632F7C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7D88F0F" w14:textId="770D8461" w:rsidR="000A39FE" w:rsidRPr="000A39FE" w:rsidRDefault="000A39FE" w:rsidP="008A79C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9F5295C" w14:textId="55EF5F8A" w:rsidR="000A39FE" w:rsidRPr="000A39FE" w:rsidRDefault="008A79CB"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A39FE" w:rsidRPr="000A39FE">
        <w:rPr>
          <w:rFonts w:ascii="Times New Roman" w:eastAsia="Times New Roman" w:hAnsi="Times New Roman" w:cs="David"/>
          <w:sz w:val="24"/>
          <w:szCs w:val="24"/>
          <w:rtl/>
          <w:lang w:eastAsia="he-IL"/>
        </w:rPr>
        <w:tab/>
        <w:t>למען הסר ספק:</w:t>
      </w:r>
    </w:p>
    <w:p w14:paraId="5D409273"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1</w:t>
      </w:r>
      <w:r w:rsidRPr="000A39FE">
        <w:rPr>
          <w:rFonts w:ascii="Times New Roman" w:eastAsia="Times New Roman" w:hAnsi="Times New Roman" w:cs="David"/>
          <w:sz w:val="24"/>
          <w:szCs w:val="24"/>
          <w:rtl/>
          <w:lang w:eastAsia="he-IL"/>
        </w:rPr>
        <w:tab/>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13F326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07E419C"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46A7D87C"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3028EC95"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p>
    <w:p w14:paraId="43E7C93D" w14:textId="333C949C" w:rsidR="00C26A8A" w:rsidRPr="00C26A8A" w:rsidRDefault="00C26A8A" w:rsidP="000844EB">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 xml:space="preserve">נספח </w:t>
      </w:r>
      <w:r>
        <w:rPr>
          <w:rFonts w:ascii="Times New Roman" w:eastAsia="Times New Roman" w:hAnsi="Times New Roman" w:cs="David" w:hint="cs"/>
          <w:b/>
          <w:bCs/>
          <w:sz w:val="24"/>
          <w:szCs w:val="24"/>
          <w:u w:val="single"/>
          <w:rtl/>
          <w:lang w:eastAsia="he-IL"/>
        </w:rPr>
        <w:t>"</w:t>
      </w:r>
      <w:r w:rsidR="000844EB">
        <w:rPr>
          <w:rFonts w:ascii="Times New Roman" w:eastAsia="Times New Roman" w:hAnsi="Times New Roman" w:cs="David" w:hint="cs"/>
          <w:b/>
          <w:bCs/>
          <w:sz w:val="24"/>
          <w:szCs w:val="24"/>
          <w:u w:val="single"/>
          <w:rtl/>
          <w:lang w:eastAsia="he-IL"/>
        </w:rPr>
        <w:t>ה</w:t>
      </w:r>
      <w:r>
        <w:rPr>
          <w:rFonts w:ascii="Times New Roman" w:eastAsia="Times New Roman" w:hAnsi="Times New Roman" w:cs="David" w:hint="cs"/>
          <w:b/>
          <w:bCs/>
          <w:sz w:val="24"/>
          <w:szCs w:val="24"/>
          <w:u w:val="single"/>
          <w:rtl/>
          <w:lang w:eastAsia="he-IL"/>
        </w:rPr>
        <w:t>"</w:t>
      </w:r>
    </w:p>
    <w:p w14:paraId="2D08DA4F" w14:textId="2CBCE90C"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תשלומי שכר </w:t>
      </w:r>
      <w:r w:rsidRPr="000A39FE">
        <w:rPr>
          <w:rFonts w:ascii="Times New Roman" w:eastAsia="Times New Roman" w:hAnsi="Times New Roman" w:cs="David" w:hint="cs"/>
          <w:b/>
          <w:bCs/>
          <w:sz w:val="24"/>
          <w:szCs w:val="24"/>
          <w:u w:val="single"/>
          <w:rtl/>
          <w:lang w:eastAsia="he-IL"/>
        </w:rPr>
        <w:t>ה</w:t>
      </w:r>
      <w:r w:rsidR="00874D33">
        <w:rPr>
          <w:rFonts w:ascii="Times New Roman" w:eastAsia="Times New Roman" w:hAnsi="Times New Roman" w:cs="David" w:hint="cs"/>
          <w:b/>
          <w:bCs/>
          <w:sz w:val="24"/>
          <w:szCs w:val="24"/>
          <w:u w:val="single"/>
          <w:rtl/>
          <w:lang w:eastAsia="he-IL"/>
        </w:rPr>
        <w:t>יועץ</w:t>
      </w:r>
    </w:p>
    <w:p w14:paraId="47ABDBC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71BE572" w14:textId="0FEBED93" w:rsidR="000A39FE" w:rsidRPr="000A39FE" w:rsidRDefault="000A39FE" w:rsidP="006B43C4">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 xml:space="preserve">שכר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ישולם לשיעורין כנגד גמר כל שלב ושלב של שרותי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כמוגדר בחוזה לרבות בנספחים ב' ו- ח' כדלקמן: </w:t>
      </w:r>
    </w:p>
    <w:p w14:paraId="743E1310"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לאחר גמר תכנון מוקדם, ואישור שלב עבודות זה ע"י המזמין  </w:t>
      </w:r>
      <w:r w:rsidRPr="000A39FE">
        <w:rPr>
          <w:rFonts w:ascii="Times New Roman" w:eastAsia="Times New Roman" w:hAnsi="Times New Roman" w:cs="David"/>
          <w:sz w:val="24"/>
          <w:szCs w:val="24"/>
          <w:rtl/>
          <w:lang w:eastAsia="he-IL"/>
        </w:rPr>
        <w:tab/>
        <w:t>20%</w:t>
      </w:r>
    </w:p>
    <w:p w14:paraId="0C6E460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7D82104C" w14:textId="79D2EF2B"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היתרי בניה  </w:t>
      </w:r>
      <w:r w:rsidRPr="000A39FE">
        <w:rPr>
          <w:rFonts w:ascii="Times New Roman" w:eastAsia="Times New Roman" w:hAnsi="Times New Roman" w:cs="David" w:hint="cs"/>
          <w:sz w:val="24"/>
          <w:szCs w:val="24"/>
          <w:rtl/>
          <w:lang w:eastAsia="he-IL"/>
        </w:rPr>
        <w:t>/ אישור הרשות לתכנון</w:t>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20%</w:t>
      </w:r>
    </w:p>
    <w:p w14:paraId="01B840EE"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ג.</w:t>
      </w:r>
      <w:r w:rsidRPr="000A39FE">
        <w:rPr>
          <w:rFonts w:ascii="Times New Roman" w:eastAsia="Times New Roman" w:hAnsi="Times New Roman" w:cs="David"/>
          <w:sz w:val="24"/>
          <w:szCs w:val="24"/>
          <w:rtl/>
          <w:lang w:eastAsia="he-IL"/>
        </w:rPr>
        <w:tab/>
        <w:t>לאחר גמר התכנון המפורט והמכרזים, ואישור עבודות שלב זה</w:t>
      </w:r>
    </w:p>
    <w:p w14:paraId="149F8DC1"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ע"י המזמין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40%</w:t>
      </w:r>
    </w:p>
    <w:p w14:paraId="480DEDC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ד.</w:t>
      </w:r>
      <w:r w:rsidRPr="000A39FE">
        <w:rPr>
          <w:rFonts w:ascii="Times New Roman" w:eastAsia="Times New Roman" w:hAnsi="Times New Roman" w:cs="David"/>
          <w:sz w:val="24"/>
          <w:szCs w:val="24"/>
          <w:rtl/>
          <w:lang w:eastAsia="he-IL"/>
        </w:rPr>
        <w:tab/>
        <w:t xml:space="preserve">במהלך ביצוע הפיקוח העליון </w:t>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15%</w:t>
      </w:r>
    </w:p>
    <w:p w14:paraId="59687CEE"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188D9DCA"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0BEB145F" w14:textId="361AD602"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העבודות ואישורם ע"י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והמזמין, וקבלת אישור אכלוס </w:t>
      </w:r>
      <w:r w:rsidRPr="000A39FE">
        <w:rPr>
          <w:rFonts w:ascii="Times New Roman" w:eastAsia="Times New Roman" w:hAnsi="Times New Roman" w:cs="David"/>
          <w:sz w:val="24"/>
          <w:szCs w:val="24"/>
          <w:rtl/>
          <w:lang w:eastAsia="he-IL"/>
        </w:rPr>
        <w:tab/>
        <w:t>3%</w:t>
      </w:r>
    </w:p>
    <w:p w14:paraId="547926A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ו.</w:t>
      </w:r>
      <w:r w:rsidRPr="000A39FE">
        <w:rPr>
          <w:rFonts w:ascii="Times New Roman" w:eastAsia="Times New Roman" w:hAnsi="Times New Roman" w:cs="David"/>
          <w:sz w:val="24"/>
          <w:szCs w:val="24"/>
          <w:rtl/>
          <w:lang w:eastAsia="he-IL"/>
        </w:rPr>
        <w:tab/>
        <w:t>לאחר גמר הפקוח העליון,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קוני הבדק וקבלת תעודת גמר </w:t>
      </w:r>
    </w:p>
    <w:p w14:paraId="46CC999A" w14:textId="6372C1F2"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לפרויקט, אישור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בכתב להשלמת הפרויקט בהתאם </w:t>
      </w:r>
    </w:p>
    <w:p w14:paraId="322D86FB"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לתכניותיו, לתקנים מחייבים ולשביעות רצונו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2%</w:t>
      </w:r>
    </w:p>
    <w:p w14:paraId="17A02374"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57CCB90" w14:textId="0C5B47FD"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למרות האמור בסעיף 1 לעיל רשאי המזמין לשלם ל</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4F9A5CE1" w14:textId="106F494E"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יגיש חשבון לא יותר מאשר פעם בחודש.</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לכל חשבון יצרף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אישור מאת חברת הביטוח על קיומם של הביטוחים המפורטים בחוזה בנוסח המצורף כנספח "ז" לחוזה.</w:t>
      </w:r>
    </w:p>
    <w:p w14:paraId="6FEA1075" w14:textId="185BDE40"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המזמין ישלם את שכר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תוך 60 יום מתאריך אישור החשבון ע"י המנהל.</w:t>
      </w:r>
    </w:p>
    <w:p w14:paraId="018647DA"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5.          </w:t>
      </w:r>
      <w:r w:rsidRPr="000A39FE">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177F26AD"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3FB8256" w14:textId="61B4FE84"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t xml:space="preserve">נספח </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ו</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62C3C0CB" w14:textId="33315B52" w:rsidR="000A39FE" w:rsidRPr="008A79CB" w:rsidRDefault="000A39FE" w:rsidP="006B43C4">
      <w:pPr>
        <w:widowControl w:val="0"/>
        <w:spacing w:before="240" w:beforeAutospacing="0" w:after="60" w:afterAutospacing="0" w:line="240" w:lineRule="auto"/>
        <w:jc w:val="right"/>
        <w:outlineLvl w:val="4"/>
        <w:rPr>
          <w:rFonts w:ascii="Times New Roman" w:eastAsia="Times New Roman" w:hAnsi="Times New Roman" w:cs="David"/>
          <w:sz w:val="24"/>
          <w:szCs w:val="24"/>
          <w:rtl/>
          <w:lang w:eastAsia="he-IL"/>
        </w:rPr>
      </w:pPr>
      <w:r w:rsidRPr="008A79CB">
        <w:rPr>
          <w:rFonts w:ascii="Times New Roman" w:eastAsia="Times New Roman" w:hAnsi="Times New Roman" w:cs="David"/>
          <w:sz w:val="24"/>
          <w:szCs w:val="24"/>
          <w:rtl/>
          <w:lang w:eastAsia="he-IL"/>
        </w:rPr>
        <w:t>תאריך :</w:t>
      </w:r>
      <w:sdt>
        <w:sdtPr>
          <w:rPr>
            <w:rFonts w:ascii="Times New Roman" w:eastAsia="Times New Roman" w:hAnsi="Times New Roman" w:cs="David"/>
            <w:sz w:val="24"/>
            <w:szCs w:val="24"/>
            <w:rtl/>
            <w:lang w:eastAsia="he-IL"/>
          </w:rPr>
          <w:alias w:val="תאריך חתימת חוזה"/>
          <w:tag w:val="cntSignDate"/>
          <w:id w:val="-593619412"/>
          <w:placeholder>
            <w:docPart w:val="8C9E94C1DBEE423CB78E5F5F8761E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D4EC2" w:rsidRPr="008A79CB">
            <w:rPr>
              <w:rStyle w:val="PlaceholderText"/>
              <w:color w:val="00B0F0"/>
              <w:rtl/>
            </w:rPr>
            <w:t>[תאריך חתימת חוזה]</w:t>
          </w:r>
        </w:sdtContent>
      </w:sdt>
      <w:r w:rsidRPr="008A79CB">
        <w:rPr>
          <w:rFonts w:ascii="Times New Roman" w:eastAsia="Times New Roman" w:hAnsi="Times New Roman" w:cs="David"/>
          <w:color w:val="FF0000"/>
          <w:sz w:val="24"/>
          <w:szCs w:val="24"/>
          <w:rtl/>
          <w:lang w:eastAsia="he-IL"/>
        </w:rPr>
        <w:br/>
      </w:r>
    </w:p>
    <w:p w14:paraId="0AC8200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לכבוד</w:t>
      </w:r>
      <w:r w:rsidRPr="000A39FE">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800080"/>
          <w:sz w:val="24"/>
          <w:szCs w:val="24"/>
          <w:rtl/>
        </w:rPr>
        <w:alias w:val="צד א בחוזה"/>
        <w:tag w:val="cntTzadA"/>
        <w:id w:val="-575671169"/>
        <w:placeholder>
          <w:docPart w:val="C7639EA476A34F6398C66EC1474D74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570E85B" w14:textId="77777777" w:rsidR="00C26A8A" w:rsidRDefault="00C26A8A" w:rsidP="00C26A8A">
          <w:pPr>
            <w:widowControl w:val="0"/>
            <w:spacing w:before="0" w:beforeAutospacing="0" w:after="0" w:afterAutospacing="0" w:line="240" w:lineRule="auto"/>
            <w:rPr>
              <w:rFonts w:ascii="Times New Roman" w:eastAsia="Times New Roman" w:hAnsi="Times New Roman" w:cs="David"/>
              <w:color w:val="800080"/>
              <w:sz w:val="24"/>
              <w:szCs w:val="24"/>
              <w:rtl/>
            </w:rPr>
          </w:pPr>
          <w:r w:rsidRPr="002E229F">
            <w:rPr>
              <w:rStyle w:val="AutoFieldsChar"/>
              <w:color w:val="00B0F0"/>
              <w:rtl/>
            </w:rPr>
            <w:t>[צד א בחוזה]</w:t>
          </w:r>
        </w:p>
      </w:sdtContent>
    </w:sdt>
    <w:p w14:paraId="3A805F8A" w14:textId="7A8F72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9DE0C2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C15FDB5" w14:textId="333E6954" w:rsidR="000A39FE" w:rsidRPr="008A79CB"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02B2E8E4"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0A39FE">
        <w:rPr>
          <w:rFonts w:ascii="Calibri" w:eastAsia="Times New Roman" w:hAnsi="Calibri" w:cs="David"/>
          <w:b/>
          <w:bCs/>
          <w:sz w:val="24"/>
          <w:szCs w:val="24"/>
          <w:u w:val="single"/>
          <w:rtl/>
          <w:lang w:eastAsia="he-IL"/>
        </w:rPr>
        <w:t>הצהרה והתחייבות לשמירת סודיות</w:t>
      </w:r>
    </w:p>
    <w:p w14:paraId="249D2807"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156D09" w14:textId="20504728"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77423936"/>
          <w:placeholder>
            <w:docPart w:val="E64A76F21C45462FB59630066CC044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sz w:val="24"/>
          <w:szCs w:val="24"/>
          <w:rtl/>
          <w:lang w:eastAsia="he-IL"/>
        </w:rPr>
        <w:t xml:space="preserve"> / הפועל בשם חברת </w:t>
      </w:r>
      <w:r w:rsidRPr="000A39FE">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01244803"/>
          <w:placeholder>
            <w:docPart w:val="02D650D4B3E342EF824EE1FEE28BF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bCs/>
          <w:sz w:val="24"/>
          <w:szCs w:val="24"/>
          <w:rtl/>
          <w:lang w:eastAsia="he-IL"/>
        </w:rPr>
        <w:t xml:space="preserve"> /</w:t>
      </w:r>
      <w:r w:rsidRPr="000A39FE">
        <w:rPr>
          <w:rFonts w:ascii="Times New Roman" w:eastAsia="Times New Roman" w:hAnsi="Times New Roman" w:cs="David"/>
          <w:sz w:val="24"/>
          <w:szCs w:val="24"/>
          <w:rtl/>
          <w:lang w:eastAsia="he-IL"/>
        </w:rPr>
        <w:t xml:space="preserve"> המספק שירותים לחברת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59182303"/>
          <w:placeholder>
            <w:docPart w:val="D67E9AAC27384581A7B1943FAD01E5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sz w:val="24"/>
          <w:szCs w:val="24"/>
          <w:rtl/>
          <w:lang w:eastAsia="he-IL"/>
        </w:rPr>
        <w:t xml:space="preserve"> *,מצהיר בזאת ומתחייב כלפיכם כדלקמן:</w:t>
      </w:r>
    </w:p>
    <w:p w14:paraId="1D04D09B"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C39815" w14:textId="4D609E18" w:rsidR="000A39FE" w:rsidRPr="000A39FE" w:rsidRDefault="000A39FE" w:rsidP="00C26A8A">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623513515"/>
          <w:placeholder>
            <w:docPart w:val="1A7412D442AB426385CE7206D0F6AA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sz w:val="24"/>
          <w:szCs w:val="24"/>
          <w:rtl/>
          <w:lang w:eastAsia="he-IL"/>
        </w:rPr>
        <w:t xml:space="preserve"> , המבצעת עבורכם </w:t>
      </w:r>
      <w:r w:rsidR="00310285">
        <w:rPr>
          <w:rFonts w:ascii="Times New Roman" w:eastAsia="Times New Roman" w:hAnsi="Times New Roman" w:cs="David" w:hint="cs"/>
          <w:sz w:val="24"/>
          <w:szCs w:val="24"/>
          <w:rtl/>
          <w:lang w:eastAsia="he-IL"/>
        </w:rPr>
        <w:t>יעוץ</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b/>
            <w:bCs/>
            <w:color w:val="00B0F0"/>
            <w:sz w:val="24"/>
            <w:szCs w:val="24"/>
            <w:rtl/>
            <w:lang w:eastAsia="he-IL"/>
          </w:rPr>
          <w:alias w:val="תבנית חוזה"/>
          <w:tag w:val="cntContractType"/>
          <w:id w:val="-165559510"/>
          <w:placeholder>
            <w:docPart w:val="9AA39ABC0916487A82473B67694484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A4472C" w:rsidRPr="00C26A8A">
            <w:rPr>
              <w:rFonts w:ascii="Times New Roman" w:eastAsia="Times New Roman" w:hAnsi="Times New Roman" w:cs="David" w:hint="cs"/>
              <w:b/>
              <w:bCs/>
              <w:color w:val="00B0F0"/>
              <w:sz w:val="24"/>
              <w:szCs w:val="24"/>
              <w:rtl/>
              <w:lang w:eastAsia="he-IL"/>
            </w:rPr>
            <w:t>חוזה אגרונום</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6327284063DA4F5CBA2FA0E6D71635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26A8A" w:rsidRPr="009E0EE6">
            <w:rPr>
              <w:rStyle w:val="PlaceholderText"/>
              <w:color w:val="00B0F0"/>
              <w:rtl/>
            </w:rPr>
            <w:t>[שם הפרויקט]</w:t>
          </w:r>
        </w:sdtContent>
      </w:sdt>
      <w:r w:rsidR="00C26A8A">
        <w:rPr>
          <w:rFonts w:ascii="Times New Roman" w:eastAsia="Times New Roman" w:hAnsi="Times New Roman" w:cs="David" w:hint="cs"/>
          <w:sz w:val="24"/>
          <w:szCs w:val="24"/>
          <w:rtl/>
          <w:lang w:eastAsia="he-IL"/>
        </w:rPr>
        <w:t>.</w:t>
      </w:r>
    </w:p>
    <w:p w14:paraId="56AE4C4C"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B1E44F" w14:textId="6DA2CD76"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859539793"/>
          <w:placeholder>
            <w:docPart w:val="82DA368F7AFD450EA22B4C6E827475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עשוי להגיע לרשותי מידע חסוי כמוגדר להלן:</w:t>
      </w:r>
    </w:p>
    <w:p w14:paraId="7E90AFB2"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FB12964" w14:textId="4C20E6F2" w:rsidR="000A39FE" w:rsidRPr="000A39FE" w:rsidRDefault="000A39FE" w:rsidP="006B43C4">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w:t>
      </w:r>
      <w:r w:rsidRPr="000A39FE">
        <w:rPr>
          <w:rFonts w:ascii="Times New Roman" w:eastAsia="Times New Roman" w:hAnsi="Times New Roman" w:cs="David"/>
          <w:b/>
          <w:bCs/>
          <w:sz w:val="24"/>
          <w:szCs w:val="24"/>
          <w:rtl/>
          <w:lang w:eastAsia="he-IL"/>
        </w:rPr>
        <w:t>מידע חסוי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2037419310"/>
          <w:placeholder>
            <w:docPart w:val="F68DF0FF65DE4379AD234A4DF333B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PlaceholderText"/>
              <w:color w:val="00B0F0"/>
              <w:rtl/>
            </w:rPr>
            <w:t>[שם ספק]</w:t>
          </w:r>
        </w:sdtContent>
      </w:sdt>
      <w:r w:rsidRPr="000A39FE">
        <w:rPr>
          <w:rFonts w:ascii="Times New Roman" w:eastAsia="Times New Roman" w:hAnsi="Times New Roman" w:cs="David"/>
          <w:bCs/>
          <w:color w:val="008000"/>
          <w:sz w:val="24"/>
          <w:szCs w:val="24"/>
          <w:lang w:eastAsia="he-IL"/>
        </w:rPr>
        <w:t xml:space="preserve"> </w:t>
      </w:r>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color w:val="008000"/>
          <w:sz w:val="24"/>
          <w:szCs w:val="24"/>
          <w:rtl/>
          <w:lang w:eastAsia="he-IL"/>
        </w:rPr>
        <w:t>.</w:t>
      </w:r>
    </w:p>
    <w:p w14:paraId="1A8DA032"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4760DA"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B5B57FF"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4BB272"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5098CF8"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71B97E"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57E607D7"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C7A09E" w14:textId="77777777" w:rsid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בכבוד רב,</w:t>
      </w:r>
    </w:p>
    <w:p w14:paraId="4A8ED127" w14:textId="08581C10" w:rsidR="008A79CB"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24B4FCB8" w14:textId="2A22C006" w:rsidR="008A79CB" w:rsidRPr="009130F0" w:rsidRDefault="008A79CB" w:rsidP="008A79C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9130F0">
        <w:rPr>
          <w:rFonts w:ascii="Times New Roman" w:eastAsia="Times New Roman" w:hAnsi="Times New Roman" w:cs="David" w:hint="cs"/>
          <w:sz w:val="24"/>
          <w:szCs w:val="24"/>
          <w:rtl/>
          <w:lang w:eastAsia="he-IL"/>
        </w:rPr>
        <w:t xml:space="preserve">_______________________ </w:t>
      </w:r>
    </w:p>
    <w:p w14:paraId="4E4FF323" w14:textId="5CAFF960" w:rsidR="008A79CB" w:rsidRPr="009130F0" w:rsidRDefault="008A79CB" w:rsidP="0008439A">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rtl/>
          <w:lang w:eastAsia="he-IL"/>
        </w:rPr>
        <w:t xml:space="preserve">                 </w:t>
      </w:r>
      <w:r w:rsidR="0008439A">
        <w:rPr>
          <w:rFonts w:ascii="Times New Roman" w:eastAsia="Times New Roman" w:hAnsi="Times New Roman" w:cs="David" w:hint="cs"/>
          <w:color w:val="00B0F0"/>
          <w:sz w:val="24"/>
          <w:szCs w:val="24"/>
          <w:lang w:eastAsia="he-IL"/>
        </w:rPr>
        <w:t xml:space="preserve">     </w:t>
      </w: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2123651278"/>
          <w:placeholder>
            <w:docPart w:val="1455DF0E70914F489BD8898EEB2465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PlaceholderText"/>
              <w:color w:val="00B0F0"/>
              <w:u w:val="single"/>
              <w:rtl/>
            </w:rPr>
            <w:t>[שם ספק]</w:t>
          </w:r>
        </w:sdtContent>
      </w:sdt>
    </w:p>
    <w:p w14:paraId="13BB0268" w14:textId="77777777" w:rsidR="008A79CB" w:rsidRPr="000A39FE"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3B699B40"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שם:____________</w:t>
      </w:r>
    </w:p>
    <w:p w14:paraId="5D75B586"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ת.ז:____________</w:t>
      </w:r>
    </w:p>
    <w:p w14:paraId="07C1B644"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כתובת:__________</w:t>
      </w:r>
    </w:p>
    <w:p w14:paraId="2D7A075A" w14:textId="305F8384" w:rsidR="001D4EC2"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2B07C8">
        <w:rPr>
          <w:rFonts w:ascii="Times New Roman" w:eastAsia="Times New Roman" w:hAnsi="Times New Roman" w:cs="David"/>
          <w:sz w:val="24"/>
          <w:szCs w:val="24"/>
          <w:highlight w:val="yellow"/>
          <w:rtl/>
          <w:lang w:eastAsia="he-IL"/>
        </w:rPr>
        <w:t>*מחק את המיותר</w:t>
      </w:r>
    </w:p>
    <w:p w14:paraId="5B4532CC" w14:textId="77777777" w:rsidR="001D4EC2" w:rsidRPr="001D4EC2" w:rsidRDefault="001D4EC2" w:rsidP="006B43C4">
      <w:pPr>
        <w:bidi w:val="0"/>
        <w:spacing w:before="0" w:beforeAutospacing="0" w:after="160" w:afterAutospacing="0" w:line="259" w:lineRule="auto"/>
        <w:rPr>
          <w:rFonts w:ascii="Times New Roman" w:eastAsia="Times New Roman" w:hAnsi="Times New Roman" w:cs="David"/>
          <w:bCs/>
          <w:sz w:val="24"/>
          <w:szCs w:val="24"/>
          <w:rtl/>
          <w:lang w:eastAsia="he-IL"/>
        </w:rPr>
      </w:pPr>
      <w:r w:rsidRPr="001D4EC2">
        <w:rPr>
          <w:rFonts w:ascii="Times New Roman" w:eastAsia="Times New Roman" w:hAnsi="Times New Roman" w:cs="David"/>
          <w:bCs/>
          <w:sz w:val="24"/>
          <w:szCs w:val="24"/>
          <w:rtl/>
          <w:lang w:eastAsia="he-IL"/>
        </w:rPr>
        <w:br w:type="page"/>
      </w:r>
    </w:p>
    <w:p w14:paraId="1E27B43F" w14:textId="77777777" w:rsidR="006438B2" w:rsidRPr="00FA17C3" w:rsidRDefault="006438B2" w:rsidP="006438B2">
      <w:pPr>
        <w:keepNext/>
        <w:keepLines/>
        <w:spacing w:after="177"/>
        <w:jc w:val="center"/>
        <w:outlineLvl w:val="4"/>
        <w:rPr>
          <w:rFonts w:ascii="Courier New" w:eastAsia="Times New Roman" w:hAnsi="Courier New" w:cs="David"/>
          <w:b/>
          <w:bCs/>
          <w:color w:val="000000"/>
          <w:sz w:val="24"/>
          <w:szCs w:val="24"/>
          <w:rtl/>
          <w:lang w:val="he-IL" w:eastAsia="he-IL"/>
        </w:rPr>
      </w:pPr>
      <w:bookmarkStart w:id="7"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7"/>
    </w:p>
    <w:p w14:paraId="743AA0B6"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8345F6E" w14:textId="77777777" w:rsidR="006438B2" w:rsidRPr="00FA17C3" w:rsidRDefault="006438B2" w:rsidP="006438B2">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C3DB56F" w14:textId="77777777" w:rsidR="006438B2" w:rsidRPr="00FA17C3" w:rsidRDefault="006438B2" w:rsidP="006438B2">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6663F30" w14:textId="77777777" w:rsidR="006438B2" w:rsidRPr="00FA17C3" w:rsidRDefault="006438B2" w:rsidP="006438B2">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B92E270" w14:textId="77777777" w:rsidR="006438B2" w:rsidRPr="00FA17C3" w:rsidRDefault="006438B2" w:rsidP="006438B2">
      <w:pPr>
        <w:widowControl w:val="0"/>
        <w:numPr>
          <w:ilvl w:val="0"/>
          <w:numId w:val="12"/>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D05BFE6" w14:textId="77777777" w:rsidR="006438B2" w:rsidRPr="00FA17C3" w:rsidRDefault="006438B2" w:rsidP="006438B2">
      <w:pPr>
        <w:widowControl w:val="0"/>
        <w:numPr>
          <w:ilvl w:val="1"/>
          <w:numId w:val="12"/>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09FB2E5" w14:textId="77777777" w:rsidR="006438B2" w:rsidRPr="00FA17C3" w:rsidRDefault="006438B2" w:rsidP="006438B2">
      <w:pPr>
        <w:widowControl w:val="0"/>
        <w:numPr>
          <w:ilvl w:val="1"/>
          <w:numId w:val="12"/>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199EDAF4"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E427B5C" w14:textId="77777777" w:rsidR="006438B2" w:rsidRPr="00FA17C3" w:rsidRDefault="006438B2" w:rsidP="006438B2">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7836584" w14:textId="77777777" w:rsidR="006438B2" w:rsidRPr="00FA17C3" w:rsidRDefault="006438B2" w:rsidP="006438B2">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66DA64C6"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358E861"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4D7B305"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1FBA23B"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D8B7BFC"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B20687D"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bookmarkStart w:id="8" w:name="_Ref265584921"/>
      <w:bookmarkStart w:id="9"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8"/>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9"/>
    </w:p>
    <w:p w14:paraId="4555334A"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09D7A57" w14:textId="77777777" w:rsidR="006438B2" w:rsidRPr="00FA17C3" w:rsidRDefault="006438B2" w:rsidP="006438B2">
      <w:pPr>
        <w:widowControl w:val="0"/>
        <w:numPr>
          <w:ilvl w:val="0"/>
          <w:numId w:val="11"/>
        </w:numPr>
        <w:tabs>
          <w:tab w:val="left" w:pos="741"/>
        </w:tabs>
        <w:spacing w:before="0" w:beforeAutospacing="0" w:after="340" w:afterAutospacing="0" w:line="240" w:lineRule="auto"/>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46B615A" w14:textId="77777777" w:rsidR="006438B2" w:rsidRDefault="006438B2" w:rsidP="006438B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829C61" w14:textId="77777777" w:rsidR="006438B2" w:rsidRDefault="006438B2" w:rsidP="006438B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B5F12E" w14:textId="77777777" w:rsidR="006438B2" w:rsidRDefault="006438B2" w:rsidP="006438B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DF25789" w14:textId="77777777" w:rsidR="006438B2" w:rsidRDefault="006438B2" w:rsidP="006438B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5151D35" w14:textId="77777777" w:rsidR="006438B2" w:rsidRDefault="006438B2" w:rsidP="006438B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60E263D" w14:textId="77777777" w:rsidR="006438B2" w:rsidRPr="004A6AA4" w:rsidRDefault="006438B2" w:rsidP="006438B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7DDBD8A" w14:textId="77777777" w:rsidR="006438B2" w:rsidRDefault="006438B2" w:rsidP="006438B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0BD26A2" w14:textId="77777777" w:rsidR="006438B2" w:rsidRDefault="006438B2" w:rsidP="006438B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6438B2" w:rsidRPr="00FA17C3" w14:paraId="7A397C7A" w14:textId="77777777" w:rsidTr="00835354">
        <w:trPr>
          <w:trHeight w:val="463"/>
          <w:tblHeader/>
        </w:trPr>
        <w:tc>
          <w:tcPr>
            <w:tcW w:w="8659" w:type="dxa"/>
            <w:gridSpan w:val="4"/>
            <w:shd w:val="clear" w:color="auto" w:fill="F2F2F2" w:themeFill="background1" w:themeFillShade="F2"/>
          </w:tcPr>
          <w:p w14:paraId="037FE3FB" w14:textId="77777777" w:rsidR="006438B2" w:rsidRPr="002A3FB5" w:rsidRDefault="006438B2"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C59C07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6438B2" w:rsidRPr="00FA17C3" w14:paraId="4A476B1E" w14:textId="77777777" w:rsidTr="00835354">
        <w:trPr>
          <w:trHeight w:val="315"/>
        </w:trPr>
        <w:tc>
          <w:tcPr>
            <w:tcW w:w="11482" w:type="dxa"/>
            <w:gridSpan w:val="5"/>
          </w:tcPr>
          <w:p w14:paraId="0A696011"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797168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6438B2" w:rsidRPr="00FA17C3" w14:paraId="6921E67C" w14:textId="77777777" w:rsidTr="00835354">
        <w:trPr>
          <w:trHeight w:val="278"/>
        </w:trPr>
        <w:tc>
          <w:tcPr>
            <w:tcW w:w="2244" w:type="dxa"/>
            <w:shd w:val="clear" w:color="auto" w:fill="F2F2F2" w:themeFill="background1" w:themeFillShade="F2"/>
          </w:tcPr>
          <w:p w14:paraId="30E53B56"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522191F" w14:textId="77777777" w:rsidR="006438B2" w:rsidRPr="00FA17C3" w:rsidDel="009955DA"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82AB40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9490406"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12C3CB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6438B2" w:rsidRPr="00FA17C3" w14:paraId="0A42E6E5" w14:textId="77777777" w:rsidTr="00835354">
        <w:trPr>
          <w:trHeight w:val="551"/>
        </w:trPr>
        <w:tc>
          <w:tcPr>
            <w:tcW w:w="2244" w:type="dxa"/>
          </w:tcPr>
          <w:p w14:paraId="5494111E"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4F617F38"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A5A609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8381AC8"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0B683EA8"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93857E6"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4190D41E"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C265A43"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661B49A"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D5A3FF4"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4A543C78"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CA0B6B7"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C8E4C44"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A10B8F9"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E95145A"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83AB01D"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0E832633"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585D27F3"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8D282AD"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EEBE1D2"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6438B2" w:rsidRPr="00FA17C3" w14:paraId="21F3647F" w14:textId="77777777" w:rsidTr="00835354">
        <w:trPr>
          <w:trHeight w:val="571"/>
        </w:trPr>
        <w:tc>
          <w:tcPr>
            <w:tcW w:w="2244" w:type="dxa"/>
          </w:tcPr>
          <w:p w14:paraId="43A09C1C"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391AB8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066D125D"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1662A7E"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778D9CB"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2483F8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8B9DE68"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D9616BF"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6438B2" w:rsidRPr="00FA17C3" w14:paraId="4CAB6647" w14:textId="77777777" w:rsidTr="00835354">
        <w:trPr>
          <w:trHeight w:val="513"/>
        </w:trPr>
        <w:tc>
          <w:tcPr>
            <w:tcW w:w="2244" w:type="dxa"/>
            <w:vMerge w:val="restart"/>
          </w:tcPr>
          <w:p w14:paraId="11631E1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28592C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95B8D0A"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483EA8CD"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6DE972B"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45A062B"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6438B2" w:rsidRPr="00FA17C3" w14:paraId="08CF9D3B" w14:textId="77777777" w:rsidTr="00835354">
        <w:trPr>
          <w:trHeight w:val="512"/>
        </w:trPr>
        <w:tc>
          <w:tcPr>
            <w:tcW w:w="2244" w:type="dxa"/>
            <w:vMerge/>
          </w:tcPr>
          <w:p w14:paraId="667F96A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7C32483"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45C970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F199393"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33F2732"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FCFA1C6" w14:textId="77777777" w:rsidR="006438B2" w:rsidRPr="00FA17C3" w:rsidRDefault="006438B2" w:rsidP="006438B2">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B7DEB63" w14:textId="77777777" w:rsidR="006438B2" w:rsidRPr="00FA17C3" w:rsidRDefault="006438B2" w:rsidP="006438B2">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6438B2" w:rsidRPr="00FA17C3" w14:paraId="57FA1CD0" w14:textId="77777777" w:rsidTr="00835354">
        <w:trPr>
          <w:trHeight w:val="268"/>
          <w:tblHeader/>
        </w:trPr>
        <w:tc>
          <w:tcPr>
            <w:tcW w:w="11482" w:type="dxa"/>
            <w:gridSpan w:val="11"/>
          </w:tcPr>
          <w:p w14:paraId="28BC399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6438B2" w:rsidRPr="00FA17C3" w14:paraId="5006D5F1" w14:textId="77777777" w:rsidTr="00835354">
        <w:trPr>
          <w:gridBefore w:val="1"/>
          <w:wBefore w:w="7" w:type="dxa"/>
          <w:trHeight w:val="431"/>
        </w:trPr>
        <w:tc>
          <w:tcPr>
            <w:tcW w:w="1277" w:type="dxa"/>
            <w:vMerge w:val="restart"/>
            <w:shd w:val="clear" w:color="auto" w:fill="F2F2F2" w:themeFill="background1" w:themeFillShade="F2"/>
          </w:tcPr>
          <w:p w14:paraId="313031ED"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0F82D3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BEA46FA"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5B1DC09"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352F872"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0112099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C06364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55D0E86"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5E02E9A8"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0CAB25A"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6B29007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F037993"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635BB39F"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6438B2" w:rsidRPr="00FA17C3" w14:paraId="3E0FA2FF" w14:textId="77777777" w:rsidTr="00835354">
        <w:trPr>
          <w:gridBefore w:val="1"/>
          <w:wBefore w:w="7" w:type="dxa"/>
          <w:trHeight w:val="367"/>
        </w:trPr>
        <w:tc>
          <w:tcPr>
            <w:tcW w:w="1277" w:type="dxa"/>
            <w:vMerge/>
            <w:shd w:val="clear" w:color="auto" w:fill="F2F2F2" w:themeFill="background1" w:themeFillShade="F2"/>
          </w:tcPr>
          <w:p w14:paraId="314A7012"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FBA1D23"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1FC7CD6"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E4E15A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4A08CF2"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E4BD01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6D7AFAB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21F0275A"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15227373"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5B3CEC1"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6438B2" w:rsidRPr="00FA17C3" w14:paraId="0FE15F29" w14:textId="77777777" w:rsidTr="00835354">
        <w:trPr>
          <w:gridBefore w:val="1"/>
          <w:wBefore w:w="7" w:type="dxa"/>
          <w:trHeight w:val="624"/>
        </w:trPr>
        <w:tc>
          <w:tcPr>
            <w:tcW w:w="1277" w:type="dxa"/>
            <w:shd w:val="clear" w:color="auto" w:fill="F2F2F2" w:themeFill="background1" w:themeFillShade="F2"/>
          </w:tcPr>
          <w:p w14:paraId="78ECE52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320052D"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E735A8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A63C17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001812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4C4218A"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43476E58"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660FD30"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1DDDE6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7A9BF3A"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619FBB1"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5DD9BD85"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054879DA"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8774E33"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3FFE899" w14:textId="77777777" w:rsidR="006438B2" w:rsidRPr="00FA17C3" w:rsidRDefault="006438B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B8B08E7"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6438B2" w:rsidRPr="00FA17C3" w14:paraId="2B384681" w14:textId="77777777" w:rsidTr="00835354">
        <w:trPr>
          <w:gridBefore w:val="1"/>
          <w:wBefore w:w="7" w:type="dxa"/>
          <w:trHeight w:val="624"/>
        </w:trPr>
        <w:tc>
          <w:tcPr>
            <w:tcW w:w="1277" w:type="dxa"/>
            <w:shd w:val="clear" w:color="auto" w:fill="FFFFFF" w:themeFill="background1"/>
          </w:tcPr>
          <w:p w14:paraId="540C682F"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B05A711"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2E728C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913CF22"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7FDFC5B"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5C700F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E7C7EEF"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91E7F0D"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1FCE299"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D8DEF5C"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692465D9"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4643656" w14:textId="77777777" w:rsidR="006438B2" w:rsidRPr="00FA17C3" w:rsidRDefault="006438B2"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385486E"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6438B2" w:rsidRPr="00FA17C3" w14:paraId="5693E92F" w14:textId="77777777" w:rsidTr="00835354">
        <w:trPr>
          <w:gridBefore w:val="1"/>
          <w:wBefore w:w="7" w:type="dxa"/>
          <w:trHeight w:val="624"/>
        </w:trPr>
        <w:tc>
          <w:tcPr>
            <w:tcW w:w="1277" w:type="dxa"/>
            <w:shd w:val="clear" w:color="auto" w:fill="FFFFFF" w:themeFill="background1"/>
          </w:tcPr>
          <w:p w14:paraId="28F5929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0056885"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A87A2F7"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0839FE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499D694"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CC9C30F" w14:textId="77777777" w:rsidR="006438B2" w:rsidRPr="00FA17C3" w:rsidRDefault="006438B2"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34CE161"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76F124B"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B1D88BB" w14:textId="77777777" w:rsidR="006438B2" w:rsidRPr="00FA17C3" w:rsidRDefault="006438B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71364B1"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6E0AD6C1"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0DD9F01"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129AAA0"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76839DFA"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2508891"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36586FF" w14:textId="77777777" w:rsidR="006438B2" w:rsidRPr="00FA17C3" w:rsidRDefault="006438B2" w:rsidP="006438B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8F88CB9" w14:textId="77777777" w:rsidR="006438B2" w:rsidRPr="00FA17C3" w:rsidRDefault="006438B2" w:rsidP="006438B2">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6438B2" w:rsidRPr="00FA17C3" w14:paraId="5E258543" w14:textId="77777777" w:rsidTr="00835354">
        <w:trPr>
          <w:trHeight w:val="57"/>
          <w:tblHeader/>
        </w:trPr>
        <w:tc>
          <w:tcPr>
            <w:tcW w:w="11530" w:type="dxa"/>
            <w:shd w:val="clear" w:color="auto" w:fill="F2F2F2" w:themeFill="background1" w:themeFillShade="F2"/>
          </w:tcPr>
          <w:p w14:paraId="223B75DE" w14:textId="77777777" w:rsidR="006438B2" w:rsidRPr="00FA17C3" w:rsidRDefault="006438B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6438B2" w:rsidRPr="00FA17C3" w14:paraId="4F76EE79" w14:textId="77777777" w:rsidTr="00835354">
        <w:trPr>
          <w:trHeight w:val="798"/>
        </w:trPr>
        <w:tc>
          <w:tcPr>
            <w:tcW w:w="11530" w:type="dxa"/>
          </w:tcPr>
          <w:p w14:paraId="60763D58" w14:textId="77777777" w:rsidR="006438B2" w:rsidRPr="00FA17C3" w:rsidRDefault="006438B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31C494A" w14:textId="77777777" w:rsidR="006438B2" w:rsidRPr="00FA17C3" w:rsidRDefault="006438B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F345A12" w14:textId="77777777" w:rsidR="006438B2" w:rsidRPr="00FA17C3" w:rsidRDefault="006438B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76705B99" w14:textId="77777777" w:rsidR="006438B2" w:rsidRPr="00FA17C3" w:rsidRDefault="006438B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20A77565" w14:textId="77777777" w:rsidR="006438B2" w:rsidRPr="00FA17C3" w:rsidRDefault="006438B2" w:rsidP="006438B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34F6A93" w14:textId="77777777" w:rsidR="006438B2" w:rsidRPr="00FA17C3" w:rsidRDefault="006438B2" w:rsidP="006438B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8B85CCD" w14:textId="77777777" w:rsidR="006438B2" w:rsidRPr="00FA17C3" w:rsidRDefault="006438B2" w:rsidP="006438B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12"/>
        <w:bidiVisual/>
        <w:tblW w:w="11530" w:type="dxa"/>
        <w:tblLayout w:type="fixed"/>
        <w:tblLook w:val="04A0" w:firstRow="1" w:lastRow="0" w:firstColumn="1" w:lastColumn="0" w:noHBand="0" w:noVBand="1"/>
        <w:tblPrChange w:id="10" w:author="מיה קאירי" w:date="2024-09-10T13:34:00Z">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PrChange>
      </w:tblPr>
      <w:tblGrid>
        <w:gridCol w:w="11530"/>
        <w:tblGridChange w:id="11">
          <w:tblGrid>
            <w:gridCol w:w="11530"/>
          </w:tblGrid>
        </w:tblGridChange>
      </w:tblGrid>
      <w:tr w:rsidR="006438B2" w:rsidRPr="00FA17C3" w14:paraId="2579ABF5" w14:textId="77777777" w:rsidTr="006438B2">
        <w:trPr>
          <w:trHeight w:val="227"/>
          <w:tblHeader/>
          <w:trPrChange w:id="12" w:author="מיה קאירי" w:date="2024-09-10T13:34:00Z">
            <w:trPr>
              <w:trHeight w:val="227"/>
              <w:tblHeader/>
            </w:trPr>
          </w:trPrChange>
        </w:trPr>
        <w:tc>
          <w:tcPr>
            <w:tcW w:w="11530" w:type="dxa"/>
            <w:shd w:val="clear" w:color="auto" w:fill="F2F2F2" w:themeFill="background1" w:themeFillShade="F2"/>
            <w:tcPrChange w:id="13" w:author="מיה קאירי" w:date="2024-09-10T13:34:00Z">
              <w:tcPr>
                <w:tcW w:w="11530" w:type="dxa"/>
                <w:shd w:val="clear" w:color="auto" w:fill="F2F2F2" w:themeFill="background1" w:themeFillShade="F2"/>
              </w:tcPr>
            </w:tcPrChange>
          </w:tcPr>
          <w:p w14:paraId="43CCDE51" w14:textId="77777777" w:rsidR="006438B2" w:rsidRPr="00FA17C3" w:rsidRDefault="006438B2" w:rsidP="006438B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6438B2" w:rsidRPr="00FA17C3" w14:paraId="2B82EC95" w14:textId="77777777" w:rsidTr="006438B2">
        <w:trPr>
          <w:trHeight w:val="334"/>
          <w:trPrChange w:id="14" w:author="מיה קאירי" w:date="2024-09-10T13:34:00Z">
            <w:trPr>
              <w:trHeight w:val="334"/>
            </w:trPr>
          </w:trPrChange>
        </w:trPr>
        <w:tc>
          <w:tcPr>
            <w:tcW w:w="11530" w:type="dxa"/>
            <w:vAlign w:val="center"/>
            <w:tcPrChange w:id="15" w:author="מיה קאירי" w:date="2024-09-10T13:34:00Z">
              <w:tcPr>
                <w:tcW w:w="11530" w:type="dxa"/>
                <w:vAlign w:val="center"/>
              </w:tcPr>
            </w:tcPrChange>
          </w:tcPr>
          <w:p w14:paraId="47C6AA5F" w14:textId="77777777" w:rsidR="006438B2" w:rsidRPr="00FA17C3" w:rsidRDefault="006438B2" w:rsidP="006438B2">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8BAE373" w14:textId="77777777" w:rsidR="006438B2" w:rsidRDefault="006438B2" w:rsidP="006438B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tbl>
      <w:tblPr>
        <w:tblStyle w:val="TableGrid"/>
        <w:tblpPr w:leftFromText="180" w:rightFromText="180" w:vertAnchor="page" w:horzAnchor="margin" w:tblpXSpec="center" w:tblpY="3285"/>
        <w:bidiVisual/>
        <w:tblW w:w="11530" w:type="dxa"/>
        <w:tblLayout w:type="fixed"/>
        <w:tblLook w:val="04A0" w:firstRow="1" w:lastRow="0" w:firstColumn="1" w:lastColumn="0" w:noHBand="0" w:noVBand="1"/>
        <w:tblPrChange w:id="16" w:author="מיה קאירי" w:date="2024-09-10T13:34:00Z">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PrChange>
      </w:tblPr>
      <w:tblGrid>
        <w:gridCol w:w="11530"/>
        <w:tblGridChange w:id="17">
          <w:tblGrid>
            <w:gridCol w:w="11530"/>
          </w:tblGrid>
        </w:tblGridChange>
      </w:tblGrid>
      <w:tr w:rsidR="006438B2" w:rsidRPr="00FA17C3" w14:paraId="6D6C5C1A" w14:textId="77777777" w:rsidTr="006438B2">
        <w:trPr>
          <w:trHeight w:val="227"/>
          <w:tblHeader/>
          <w:trPrChange w:id="18" w:author="מיה קאירי" w:date="2024-09-10T13:34:00Z">
            <w:trPr>
              <w:trHeight w:val="227"/>
              <w:tblHeader/>
            </w:trPr>
          </w:trPrChange>
        </w:trPr>
        <w:tc>
          <w:tcPr>
            <w:tcW w:w="11530" w:type="dxa"/>
            <w:shd w:val="clear" w:color="auto" w:fill="F2F2F2" w:themeFill="background1" w:themeFillShade="F2"/>
            <w:tcPrChange w:id="19" w:author="מיה קאירי" w:date="2024-09-10T13:34:00Z">
              <w:tcPr>
                <w:tcW w:w="11530" w:type="dxa"/>
                <w:shd w:val="clear" w:color="auto" w:fill="F2F2F2" w:themeFill="background1" w:themeFillShade="F2"/>
              </w:tcPr>
            </w:tcPrChange>
          </w:tcPr>
          <w:p w14:paraId="14B48C05" w14:textId="77777777" w:rsidR="006438B2" w:rsidRPr="00FA17C3" w:rsidRDefault="006438B2" w:rsidP="006438B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6438B2" w:rsidRPr="00FA17C3" w14:paraId="7F66E923" w14:textId="77777777" w:rsidTr="006438B2">
        <w:trPr>
          <w:trHeight w:val="598"/>
          <w:trPrChange w:id="20" w:author="מיה קאירי" w:date="2024-09-10T13:34:00Z">
            <w:trPr>
              <w:trHeight w:val="598"/>
            </w:trPr>
          </w:trPrChange>
        </w:trPr>
        <w:tc>
          <w:tcPr>
            <w:tcW w:w="11530" w:type="dxa"/>
            <w:tcPrChange w:id="21" w:author="מיה קאירי" w:date="2024-09-10T13:34:00Z">
              <w:tcPr>
                <w:tcW w:w="11530" w:type="dxa"/>
              </w:tcPr>
            </w:tcPrChange>
          </w:tcPr>
          <w:p w14:paraId="71164BCD" w14:textId="77777777" w:rsidR="006438B2" w:rsidRPr="00FA17C3" w:rsidRDefault="006438B2" w:rsidP="006438B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2A0AD2AF" w14:textId="77777777" w:rsidR="006438B2" w:rsidRPr="00FA17C3" w:rsidRDefault="006438B2" w:rsidP="006438B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7C415DDC" w14:textId="77777777" w:rsidR="006438B2" w:rsidRPr="00FA17C3" w:rsidRDefault="006438B2" w:rsidP="006438B2">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2BABC67" w14:textId="77777777" w:rsidR="006438B2" w:rsidRDefault="006438B2" w:rsidP="006438B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00DAA273" w14:textId="77777777" w:rsidR="006438B2" w:rsidRPr="00FA17C3" w:rsidRDefault="006438B2" w:rsidP="006438B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E96BFF6" w14:textId="77777777" w:rsidR="006438B2" w:rsidRPr="00FA17C3" w:rsidRDefault="006438B2" w:rsidP="006438B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4F2452" w14:textId="77777777" w:rsidR="006438B2" w:rsidRPr="00FA17C3" w:rsidRDefault="006438B2" w:rsidP="006438B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F314EEE" w14:textId="77777777" w:rsidR="006438B2" w:rsidRPr="00FA17C3" w:rsidRDefault="006438B2" w:rsidP="006438B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3AADBE2" w14:textId="1DDF64B8" w:rsidR="00055297" w:rsidDel="006438B2" w:rsidRDefault="00055297" w:rsidP="00475B23">
      <w:pPr>
        <w:widowControl w:val="0"/>
        <w:spacing w:before="0" w:beforeAutospacing="0" w:after="0" w:afterAutospacing="0" w:line="240" w:lineRule="auto"/>
        <w:jc w:val="center"/>
        <w:rPr>
          <w:del w:id="22" w:author="מיה קאירי" w:date="2024-09-10T13:34:00Z"/>
          <w:rFonts w:ascii="Times New Roman" w:eastAsia="Times New Roman" w:hAnsi="Times New Roman" w:cs="David"/>
          <w:b/>
          <w:bCs/>
          <w:sz w:val="24"/>
          <w:szCs w:val="24"/>
          <w:u w:val="single"/>
          <w:rtl/>
          <w:lang w:eastAsia="he-IL"/>
        </w:rPr>
      </w:pPr>
    </w:p>
    <w:p w14:paraId="04C9DC88"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C2E30E"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C3117D"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1FD68C2"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6281AD4" w14:textId="3D68A136" w:rsidR="000A39FE" w:rsidRPr="000A39FE" w:rsidRDefault="000A39FE"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ח</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5B9A193F" w14:textId="64CA0B3A"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רשימת התוכניות והמסמכים שעל ה</w:t>
      </w:r>
      <w:r w:rsidR="00563BF2">
        <w:rPr>
          <w:rFonts w:ascii="Times New Roman" w:eastAsia="Times New Roman" w:hAnsi="Times New Roman" w:cs="David" w:hint="cs"/>
          <w:b/>
          <w:bCs/>
          <w:sz w:val="24"/>
          <w:szCs w:val="24"/>
          <w:u w:val="single"/>
          <w:rtl/>
          <w:lang w:eastAsia="he-IL"/>
        </w:rPr>
        <w:t xml:space="preserve">יועץ </w:t>
      </w:r>
      <w:r w:rsidRPr="000A39FE">
        <w:rPr>
          <w:rFonts w:ascii="Times New Roman" w:eastAsia="Times New Roman" w:hAnsi="Times New Roman" w:cs="David"/>
          <w:b/>
          <w:bCs/>
          <w:sz w:val="24"/>
          <w:szCs w:val="24"/>
          <w:u w:val="single"/>
          <w:rtl/>
          <w:lang w:eastAsia="he-IL"/>
        </w:rPr>
        <w:t>להנפיק</w:t>
      </w:r>
    </w:p>
    <w:p w14:paraId="41C764BF" w14:textId="77777777" w:rsidR="000A39FE" w:rsidRPr="000A39FE" w:rsidRDefault="000A39FE" w:rsidP="006B43C4">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A39FE">
        <w:rPr>
          <w:rFonts w:ascii="Times New Roman" w:eastAsia="Times New Roman" w:hAnsi="Times New Roman" w:cs="David"/>
          <w:sz w:val="24"/>
          <w:szCs w:val="24"/>
          <w:u w:val="single"/>
          <w:rtl/>
          <w:lang w:eastAsia="he-IL"/>
        </w:rPr>
        <w:t>מסמך זה מהווה השלמה לנספח ב' ואינו גורע ממנו</w:t>
      </w:r>
    </w:p>
    <w:p w14:paraId="1970CB94"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73EBE97"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סקר עצים</w:t>
      </w:r>
      <w:r w:rsidRPr="000A39FE">
        <w:rPr>
          <w:rFonts w:ascii="Times New Roman" w:eastAsia="Times New Roman" w:hAnsi="Times New Roman" w:cs="David" w:hint="cs"/>
          <w:sz w:val="24"/>
          <w:szCs w:val="24"/>
          <w:rtl/>
          <w:lang w:eastAsia="he-IL"/>
        </w:rPr>
        <w:t xml:space="preserve"> בגירים.</w:t>
      </w:r>
    </w:p>
    <w:p w14:paraId="5D2267D1"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חוות דעת </w:t>
      </w:r>
      <w:r w:rsidRPr="000A39FE">
        <w:rPr>
          <w:rFonts w:ascii="Times New Roman" w:eastAsia="Times New Roman" w:hAnsi="Times New Roman" w:cs="David" w:hint="cs"/>
          <w:sz w:val="24"/>
          <w:szCs w:val="24"/>
          <w:rtl/>
          <w:lang w:eastAsia="he-IL"/>
        </w:rPr>
        <w:t xml:space="preserve">לכריתת והעתקת עצים בגירים </w:t>
      </w:r>
      <w:r w:rsidRPr="000A39FE">
        <w:rPr>
          <w:rFonts w:ascii="Times New Roman" w:eastAsia="Times New Roman" w:hAnsi="Times New Roman" w:cs="David"/>
          <w:sz w:val="24"/>
          <w:szCs w:val="24"/>
          <w:rtl/>
          <w:lang w:eastAsia="he-IL"/>
        </w:rPr>
        <w:t>לפקיד היערות</w:t>
      </w:r>
      <w:r w:rsidRPr="000A39FE">
        <w:rPr>
          <w:rFonts w:ascii="Times New Roman" w:eastAsia="Times New Roman" w:hAnsi="Times New Roman" w:cs="David" w:hint="cs"/>
          <w:sz w:val="24"/>
          <w:szCs w:val="24"/>
          <w:rtl/>
          <w:lang w:eastAsia="he-IL"/>
        </w:rPr>
        <w:t>.</w:t>
      </w:r>
    </w:p>
    <w:p w14:paraId="0BF5A947"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w:t>
      </w:r>
      <w:bookmarkStart w:id="23" w:name="_GoBack"/>
      <w:bookmarkEnd w:id="23"/>
      <w:r w:rsidRPr="000A39FE">
        <w:rPr>
          <w:rFonts w:ascii="Times New Roman" w:eastAsia="Times New Roman" w:hAnsi="Times New Roman" w:cs="David"/>
          <w:sz w:val="24"/>
          <w:szCs w:val="24"/>
          <w:rtl/>
          <w:lang w:eastAsia="he-IL"/>
        </w:rPr>
        <w:t>ד היערות</w:t>
      </w:r>
      <w:r w:rsidRPr="000A39FE">
        <w:rPr>
          <w:rFonts w:ascii="Times New Roman" w:eastAsia="Times New Roman" w:hAnsi="Times New Roman" w:cs="David" w:hint="cs"/>
          <w:sz w:val="24"/>
          <w:szCs w:val="24"/>
          <w:rtl/>
          <w:lang w:eastAsia="he-IL"/>
        </w:rPr>
        <w:t xml:space="preserve"> עבור לכריתת והעתקת עצים בגירים.</w:t>
      </w:r>
    </w:p>
    <w:p w14:paraId="6A6BAEEE"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הגשת מפרטים ל</w:t>
      </w:r>
      <w:r w:rsidRPr="000A39FE">
        <w:rPr>
          <w:rFonts w:ascii="Times New Roman" w:eastAsia="Times New Roman" w:hAnsi="Times New Roman" w:cs="David" w:hint="cs"/>
          <w:sz w:val="24"/>
          <w:szCs w:val="24"/>
          <w:rtl/>
          <w:lang w:eastAsia="he-IL"/>
        </w:rPr>
        <w:t>כריתת ו</w:t>
      </w:r>
      <w:r w:rsidRPr="000A39FE">
        <w:rPr>
          <w:rFonts w:ascii="Times New Roman" w:eastAsia="Times New Roman" w:hAnsi="Times New Roman" w:cs="David"/>
          <w:sz w:val="24"/>
          <w:szCs w:val="24"/>
          <w:rtl/>
          <w:lang w:eastAsia="he-IL"/>
        </w:rPr>
        <w:t xml:space="preserve">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4022CBC2" w14:textId="6AB2D60D"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ת</w:t>
      </w:r>
      <w:r w:rsidR="000A39FE" w:rsidRPr="000A39FE">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11EFAF84" w14:textId="3BBE98D8"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שאר ת</w:t>
      </w:r>
      <w:r w:rsidR="000A39FE" w:rsidRPr="000A39FE">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A39FE" w:rsidRPr="000A39FE">
        <w:rPr>
          <w:rFonts w:ascii="Times New Roman" w:eastAsia="Times New Roman" w:hAnsi="Times New Roman" w:cs="David"/>
          <w:sz w:val="24"/>
          <w:szCs w:val="24"/>
          <w:rtl/>
          <w:lang w:eastAsia="he-IL"/>
        </w:rPr>
        <w:t>כניות ביצוע לבניינים ולעבודות פיתוח סביבתי".</w:t>
      </w:r>
    </w:p>
    <w:p w14:paraId="332D0CDB" w14:textId="77777777" w:rsidR="000A39FE" w:rsidRPr="000A39FE" w:rsidRDefault="000A39FE" w:rsidP="008A79CB">
      <w:pPr>
        <w:widowControl w:val="0"/>
        <w:spacing w:before="120" w:beforeAutospacing="0" w:after="60" w:afterAutospacing="0" w:line="360" w:lineRule="auto"/>
        <w:ind w:left="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כל המסמכים והתוכניות יערכו בשפה העברית.  </w:t>
      </w:r>
    </w:p>
    <w:p w14:paraId="62530659"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27678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0"/>
          <w:szCs w:val="20"/>
          <w:rtl/>
          <w:lang w:eastAsia="he-IL"/>
        </w:rPr>
      </w:pPr>
      <w:r w:rsidRPr="000A39FE">
        <w:rPr>
          <w:rFonts w:ascii="Times New Roman" w:eastAsia="Times New Roman" w:hAnsi="Times New Roman" w:cs="David"/>
          <w:sz w:val="20"/>
          <w:szCs w:val="24"/>
          <w:rtl/>
          <w:lang w:eastAsia="he-IL"/>
        </w:rPr>
        <w:br w:type="page"/>
      </w:r>
    </w:p>
    <w:p w14:paraId="50BBDF7D" w14:textId="77777777" w:rsid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t>נספח "ט"</w:t>
      </w:r>
    </w:p>
    <w:p w14:paraId="54CE379F" w14:textId="77777777" w:rsidR="00660027" w:rsidRPr="000A39FE" w:rsidRDefault="00660027"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279ADC1"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0B9BCF"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006BBC75"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5650DBE"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0CD1F0C"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82CCDD9"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9E1EA67"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לכבוד :</w:t>
      </w:r>
    </w:p>
    <w:sdt>
      <w:sdtPr>
        <w:rPr>
          <w:rFonts w:ascii="Times New Roman" w:eastAsia="Times New Roman" w:hAnsi="Times New Roman" w:cs="David"/>
          <w:color w:val="00B0F0"/>
          <w:sz w:val="24"/>
          <w:szCs w:val="24"/>
          <w:rtl/>
          <w:lang w:eastAsia="he-IL"/>
        </w:rPr>
        <w:alias w:val="צד א בחוזה"/>
        <w:tag w:val="cntTzadA"/>
        <w:id w:val="1699431962"/>
        <w:placeholder>
          <w:docPart w:val="60552060C1A446D09ED32458564E4C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5B957D0" w14:textId="0CC29C7B" w:rsidR="00A70BF5" w:rsidRPr="00A70BF5" w:rsidRDefault="00A70BF5" w:rsidP="00A70BF5">
          <w:pPr>
            <w:widowControl w:val="0"/>
            <w:spacing w:before="0" w:beforeAutospacing="0" w:after="0" w:afterAutospacing="0" w:line="240" w:lineRule="auto"/>
            <w:ind w:left="84" w:firstLine="5"/>
            <w:jc w:val="both"/>
            <w:rPr>
              <w:color w:val="00B0F0"/>
            </w:rPr>
          </w:pPr>
          <w:r w:rsidRPr="00A70BF5">
            <w:rPr>
              <w:rStyle w:val="PlaceholderText"/>
              <w:color w:val="00B0F0"/>
              <w:rtl/>
            </w:rPr>
            <w:t>[צד א בחוזה]</w:t>
          </w:r>
        </w:p>
      </w:sdtContent>
    </w:sdt>
    <w:p w14:paraId="1AEA52E7" w14:textId="0B4972F3" w:rsidR="000A39FE" w:rsidRPr="000A39FE" w:rsidRDefault="00A70BF5" w:rsidP="00A70BF5">
      <w:pPr>
        <w:widowControl w:val="0"/>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w:t>
      </w:r>
      <w:r w:rsidR="000A39FE" w:rsidRPr="000A39FE">
        <w:rPr>
          <w:rFonts w:ascii="Times New Roman" w:eastAsia="Times New Roman" w:hAnsi="Times New Roman" w:cs="David" w:hint="cs"/>
          <w:sz w:val="24"/>
          <w:szCs w:val="24"/>
          <w:u w:val="single"/>
          <w:rtl/>
          <w:lang w:eastAsia="he-IL"/>
        </w:rPr>
        <w:t>המזמין</w:t>
      </w:r>
      <w:r w:rsidR="000A39FE" w:rsidRPr="000A39FE">
        <w:rPr>
          <w:rFonts w:ascii="Times New Roman" w:eastAsia="Times New Roman" w:hAnsi="Times New Roman" w:cs="David" w:hint="cs"/>
          <w:sz w:val="24"/>
          <w:szCs w:val="24"/>
          <w:rtl/>
          <w:lang w:eastAsia="he-IL"/>
        </w:rPr>
        <w:t>)</w:t>
      </w:r>
    </w:p>
    <w:p w14:paraId="2A7B2775"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51A58E8B"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575A3892" w14:textId="39E29AB5" w:rsidR="000A39FE" w:rsidRPr="000A39FE" w:rsidRDefault="000A39FE" w:rsidP="00A70BF5">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3B391D38"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1922C191" w14:textId="28A89463" w:rsidR="000A39FE" w:rsidRPr="000A39FE" w:rsidRDefault="000A39FE" w:rsidP="00A70BF5">
      <w:pPr>
        <w:widowControl w:val="0"/>
        <w:spacing w:before="0" w:beforeAutospacing="0" w:after="0" w:afterAutospacing="0" w:line="480" w:lineRule="auto"/>
        <w:ind w:left="85" w:firstLine="6"/>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130325186"/>
          <w:placeholder>
            <w:docPart w:val="24D53AF4282B4E7BB599EF32A0DE4A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BF5" w:rsidRPr="00A70BF5">
            <w:rPr>
              <w:rStyle w:val="PlaceholderText"/>
              <w:color w:val="00B0F0"/>
              <w:rtl/>
            </w:rPr>
            <w:t>[שם ספק]</w:t>
          </w:r>
        </w:sdtContent>
      </w:sdt>
      <w:r w:rsidRPr="000A39FE">
        <w:rPr>
          <w:rFonts w:ascii="Times New Roman" w:eastAsia="Times New Roman" w:hAnsi="Times New Roman" w:cs="David" w:hint="cs"/>
          <w:bCs/>
          <w:color w:val="008000"/>
          <w:sz w:val="24"/>
          <w:szCs w:val="24"/>
          <w:rtl/>
          <w:lang w:eastAsia="he-IL"/>
        </w:rPr>
        <w:t xml:space="preserve"> </w:t>
      </w:r>
      <w:r w:rsidRPr="000A39FE">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1826391855"/>
          <w:placeholder>
            <w:docPart w:val="978C86061F6142D8BAD0B320ED5F1B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A70BF5" w:rsidRPr="00A70BF5">
            <w:rPr>
              <w:rStyle w:val="PlaceholderText"/>
              <w:color w:val="00B0F0"/>
              <w:rtl/>
            </w:rPr>
            <w:t>[שם אתר]</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בקשר עם</w:t>
      </w:r>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962326259"/>
          <w:placeholder>
            <w:docPart w:val="10520D65E9A2403AA2C1E82B8DB2AF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1D4EC2" w:rsidRPr="002B07C8">
            <w:rPr>
              <w:rStyle w:val="AutoFieldsChar"/>
              <w:color w:val="00B0F0"/>
              <w:rtl/>
            </w:rPr>
            <w:t>[תיאור עבודה]</w:t>
          </w:r>
        </w:sdtContent>
      </w:sdt>
      <w:r w:rsidRPr="000A39FE">
        <w:rPr>
          <w:rFonts w:ascii="Times New Roman" w:eastAsia="Times New Roman" w:hAnsi="Times New Roman" w:cs="David" w:hint="cs"/>
          <w:sz w:val="24"/>
          <w:szCs w:val="24"/>
          <w:rtl/>
          <w:lang w:eastAsia="he-IL"/>
        </w:rPr>
        <w:t>, מאשר בזאת שהעבודות הנ"ל בוצעו והושלמו בהתאם להנחיותי</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 לתכניות</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י, בהתאם לתקנים מחייבים ולשביעות רצוני.</w:t>
      </w:r>
    </w:p>
    <w:p w14:paraId="65689172"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77A09DF9"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7D9584F"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81DBC79"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7D42567"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8DA8AF2" w14:textId="77777777" w:rsidR="008B73C2" w:rsidRDefault="000A39FE"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w:t>
      </w:r>
    </w:p>
    <w:p w14:paraId="30ABCA25" w14:textId="6CFBE776" w:rsidR="000A39FE"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בכבוד רב,</w:t>
      </w:r>
    </w:p>
    <w:p w14:paraId="32EFFF66" w14:textId="051F1BA1"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B527353"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F63113A" w14:textId="080B76D7" w:rsidR="002B07C8" w:rsidRPr="000A39FE" w:rsidRDefault="00310285"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_______________</w:t>
      </w:r>
    </w:p>
    <w:p w14:paraId="4976AC3B" w14:textId="24EC7817" w:rsidR="000A39FE" w:rsidRPr="000A39FE" w:rsidRDefault="00521E6B" w:rsidP="002B07C8">
      <w:pPr>
        <w:widowControl w:val="0"/>
        <w:tabs>
          <w:tab w:val="center" w:pos="6920"/>
        </w:tabs>
        <w:spacing w:before="0" w:beforeAutospacing="0" w:after="0" w:afterAutospacing="0" w:line="240" w:lineRule="auto"/>
        <w:ind w:left="5040" w:hanging="720"/>
        <w:jc w:val="center"/>
        <w:rPr>
          <w:rFonts w:ascii="Times New Roman" w:eastAsia="Times New Roman" w:hAnsi="Times New Roman" w:cs="David"/>
          <w:sz w:val="24"/>
          <w:szCs w:val="24"/>
          <w:lang w:eastAsia="he-IL"/>
        </w:rPr>
      </w:pPr>
      <w:sdt>
        <w:sdtPr>
          <w:rPr>
            <w:rFonts w:ascii="Times New Roman" w:eastAsia="Times New Roman" w:hAnsi="Times New Roman" w:cs="David"/>
            <w:sz w:val="24"/>
            <w:szCs w:val="24"/>
            <w:rtl/>
            <w:lang w:eastAsia="he-IL"/>
          </w:rPr>
          <w:alias w:val="שם ספק"/>
          <w:tag w:val="cntSupllierName"/>
          <w:id w:val="-275707596"/>
          <w:placeholder>
            <w:docPart w:val="BB5B6ADCAA644CC698525E774BA3DD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PlaceholderText"/>
              <w:color w:val="00B0F0"/>
              <w:u w:val="single"/>
              <w:rtl/>
            </w:rPr>
            <w:t>[שם ספק]</w:t>
          </w:r>
        </w:sdtContent>
      </w:sdt>
    </w:p>
    <w:p w14:paraId="68BA3583"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t xml:space="preserve">   </w:t>
      </w:r>
    </w:p>
    <w:p w14:paraId="4AA3D9E0"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0AEA46D0"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sz w:val="24"/>
          <w:szCs w:val="24"/>
          <w:rtl/>
          <w:lang w:eastAsia="he-IL"/>
        </w:rPr>
        <w:br w:type="page"/>
      </w:r>
    </w:p>
    <w:p w14:paraId="58AB4445"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t xml:space="preserve">נספח "י" </w:t>
      </w:r>
    </w:p>
    <w:p w14:paraId="222084F8"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D66F970"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27C068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הצהרת היועץ בדבר היעדר תביעות</w:t>
      </w:r>
    </w:p>
    <w:p w14:paraId="5B12E512" w14:textId="77777777" w:rsidR="000A39FE" w:rsidRPr="000A39FE" w:rsidRDefault="000A39FE" w:rsidP="006B43C4">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EACBB0" w14:textId="01FF81E8" w:rsidR="000A39FE" w:rsidRPr="000A39FE" w:rsidRDefault="000A39FE" w:rsidP="00A70BF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A39FE">
        <w:rPr>
          <w:rFonts w:ascii="Times New Roman" w:eastAsia="Times New Roman" w:hAnsi="Times New Roman" w:cs="David" w:hint="cs"/>
          <w:sz w:val="24"/>
          <w:szCs w:val="24"/>
          <w:rtl/>
          <w:lang w:eastAsia="he-IL"/>
        </w:rPr>
        <w:t>לכבוד</w:t>
      </w:r>
      <w:r w:rsidRPr="000A39FE">
        <w:rPr>
          <w:rFonts w:ascii="Times New Roman" w:eastAsia="Times New Roman" w:hAnsi="Times New Roman" w:cs="David" w:hint="cs"/>
          <w:color w:val="000000"/>
          <w:sz w:val="24"/>
          <w:szCs w:val="24"/>
          <w:rtl/>
          <w:lang w:eastAsia="he-IL"/>
        </w:rPr>
        <w:tab/>
      </w:r>
      <w:r w:rsidRPr="000A39FE">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843592399"/>
          <w:placeholder>
            <w:docPart w:val="136091129E3B48749C14DB9A6925F3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70BF5" w:rsidRPr="00A70BF5">
            <w:rPr>
              <w:rStyle w:val="PlaceholderText"/>
              <w:color w:val="00B0F0"/>
              <w:rtl/>
            </w:rPr>
            <w:t>[צד א בחוזה]</w:t>
          </w:r>
        </w:sdtContent>
      </w:sdt>
    </w:p>
    <w:p w14:paraId="10950B36"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DBDC3A"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ג.א.נ.,</w:t>
      </w:r>
    </w:p>
    <w:p w14:paraId="4D9C6D1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120B43" w14:textId="2E70A176"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אנו הח"מ מצהירים בזאת שעם קבלת סך של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ש"ח (להלן:"</w:t>
      </w:r>
      <w:r w:rsidRPr="000A39FE">
        <w:rPr>
          <w:rFonts w:ascii="Times New Roman" w:eastAsia="Times New Roman" w:hAnsi="Times New Roman" w:cs="David" w:hint="cs"/>
          <w:b/>
          <w:bCs/>
          <w:sz w:val="24"/>
          <w:szCs w:val="24"/>
          <w:rtl/>
          <w:lang w:eastAsia="he-IL"/>
        </w:rPr>
        <w:t>היתרה הסופית</w:t>
      </w:r>
      <w:r w:rsidRPr="000A39FE">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2079579276"/>
          <w:placeholder>
            <w:docPart w:val="028A74E09E144240BBE08340965FEF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D4EC2" w:rsidRPr="002B07C8">
            <w:rPr>
              <w:rStyle w:val="AutoFieldsChar"/>
              <w:color w:val="00B0F0"/>
              <w:rtl/>
            </w:rPr>
            <w:t>[שם אתר]</w:t>
          </w:r>
        </w:sdtContent>
      </w:sdt>
      <w:r w:rsidRPr="000A39FE">
        <w:rPr>
          <w:rFonts w:ascii="Times New Roman" w:eastAsia="Times New Roman" w:hAnsi="Times New Roman" w:cs="David" w:hint="cs"/>
          <w:sz w:val="24"/>
          <w:szCs w:val="24"/>
          <w:rtl/>
          <w:lang w:eastAsia="he-IL"/>
        </w:rPr>
        <w:t xml:space="preserve"> עפ"י חוזה מיום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308159722"/>
          <w:placeholder>
            <w:docPart w:val="28936D94F21446E1BA08648E1964FA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1D4EC2" w:rsidRPr="002B07C8">
            <w:rPr>
              <w:rStyle w:val="AutoFieldsChar"/>
              <w:color w:val="00B0F0"/>
              <w:rtl/>
            </w:rPr>
            <w:t>[תאריך חתימת חוזה]</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או עבור חלקן כמפורט להלן:</w:t>
      </w:r>
    </w:p>
    <w:p w14:paraId="2046BF24"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51F8B96"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3AEC95"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D92E9F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826A0C4"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F25897"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3D8D7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681A2B"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0C0AF9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1D617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30E6C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ולראיה באנו על החתום:</w:t>
      </w:r>
    </w:p>
    <w:p w14:paraId="4C112965"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6DD2C5"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היום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לחודש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לשנה _________</w:t>
      </w:r>
    </w:p>
    <w:p w14:paraId="153BB506" w14:textId="77777777" w:rsidR="000A39FE" w:rsidRPr="000A39FE" w:rsidRDefault="000A39FE" w:rsidP="006B43C4">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5E743C9"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EE3DFDA"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2D03CB3" w14:textId="342042AC" w:rsidR="00660027" w:rsidRDefault="000A39FE"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חתימה וחותמת היועץ: </w:t>
      </w:r>
    </w:p>
    <w:p w14:paraId="54AA935B"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84CBA64"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E475839" w14:textId="478A863D"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w:t>
      </w:r>
    </w:p>
    <w:p w14:paraId="2E9C5869" w14:textId="269907A9" w:rsidR="000A39FE" w:rsidRPr="000A39FE" w:rsidRDefault="00660027" w:rsidP="0008439A">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8439A">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732154362"/>
          <w:placeholder>
            <w:docPart w:val="779379F73A804BA682E6499ED070D4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PlaceholderText"/>
              <w:color w:val="00B0F0"/>
              <w:u w:val="single"/>
              <w:rtl/>
            </w:rPr>
            <w:t>[שם ספק]</w:t>
          </w:r>
        </w:sdtContent>
      </w:sdt>
    </w:p>
    <w:p w14:paraId="3EF87495"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9D5A0F"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64E25C"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551440"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B94DACD"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אישור</w:t>
      </w:r>
    </w:p>
    <w:p w14:paraId="389AACC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0E36B58" w14:textId="77777777" w:rsidR="000A39FE" w:rsidRPr="000A39FE" w:rsidRDefault="000A39FE" w:rsidP="006B43C4">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F99DE04" w14:textId="77777777" w:rsidR="000A39FE" w:rsidRPr="000A39FE" w:rsidRDefault="000A39FE" w:rsidP="006B43C4">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תאריך : _______   </w:t>
      </w:r>
      <w:r w:rsidRPr="000A39FE">
        <w:rPr>
          <w:rFonts w:ascii="Times New Roman" w:eastAsia="Times New Roman" w:hAnsi="Times New Roman" w:cs="David" w:hint="cs"/>
          <w:sz w:val="24"/>
          <w:szCs w:val="24"/>
          <w:rtl/>
          <w:lang w:eastAsia="he-IL"/>
        </w:rPr>
        <w:tab/>
        <w:t>חתימה וחותמת עו"ד/רו"ח : _______________________</w:t>
      </w:r>
    </w:p>
    <w:p w14:paraId="5CE7317E"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629A26" w14:textId="77777777" w:rsidR="000A39FE" w:rsidRPr="000A39FE" w:rsidRDefault="000A39FE" w:rsidP="006B43C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5DC06271"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388D838F"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27FCDE1E"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2AE1DE38" w14:textId="77777777" w:rsidR="000A39FE" w:rsidRP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sectPr w:rsidR="000A39FE" w:rsidRPr="000A39FE" w:rsidSect="006B43C4">
      <w:headerReference w:type="default" r:id="rId13"/>
      <w:footerReference w:type="default" r:id="rId14"/>
      <w:pgSz w:w="11906" w:h="16838"/>
      <w:pgMar w:top="1440" w:right="1797" w:bottom="851" w:left="1797" w:header="709"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08439A" w:rsidRDefault="0008439A" w:rsidP="00AF234B">
      <w:pPr>
        <w:spacing w:before="0" w:after="0" w:line="240" w:lineRule="auto"/>
      </w:pPr>
      <w:r>
        <w:separator/>
      </w:r>
    </w:p>
  </w:endnote>
  <w:endnote w:type="continuationSeparator" w:id="0">
    <w:p w14:paraId="04D8FD46" w14:textId="77777777" w:rsidR="0008439A" w:rsidRDefault="0008439A" w:rsidP="00AF234B">
      <w:pPr>
        <w:spacing w:before="0" w:after="0" w:line="240" w:lineRule="auto"/>
      </w:pPr>
      <w:r>
        <w:continuationSeparator/>
      </w:r>
    </w:p>
  </w:endnote>
  <w:endnote w:type="continuationNotice" w:id="1">
    <w:p w14:paraId="15B5D78A" w14:textId="77777777" w:rsidR="0008439A" w:rsidRDefault="0008439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8"/>
      <w:gridCol w:w="2810"/>
      <w:gridCol w:w="233"/>
      <w:gridCol w:w="1045"/>
      <w:gridCol w:w="1766"/>
    </w:tblGrid>
    <w:tr w:rsidR="00A956CD" w:rsidRPr="00A956CD" w14:paraId="6223D3E8" w14:textId="77777777" w:rsidTr="00A956CD">
      <w:tc>
        <w:tcPr>
          <w:tcW w:w="810" w:type="dxa"/>
        </w:tcPr>
        <w:p w14:paraId="3AE709AC"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8" w:type="dxa"/>
            </w:tcPr>
            <w:p w14:paraId="4C6AE612"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r w:rsidRPr="00A956CD">
                <w:rPr>
                  <w:color w:val="00B0F0"/>
                  <w:sz w:val="20"/>
                  <w:szCs w:val="20"/>
                  <w:rtl/>
                </w:rPr>
                <w:t>[שם הפרויקט]</w:t>
              </w:r>
            </w:p>
          </w:tc>
        </w:sdtContent>
      </w:sdt>
      <w:tc>
        <w:tcPr>
          <w:tcW w:w="2810" w:type="dxa"/>
        </w:tcPr>
        <w:p w14:paraId="3C093188" w14:textId="54DD55F2"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חוזה אגרונום</w:t>
              </w:r>
            </w:sdtContent>
          </w:sdt>
        </w:p>
      </w:tc>
      <w:tc>
        <w:tcPr>
          <w:tcW w:w="233" w:type="dxa"/>
        </w:tcPr>
        <w:p w14:paraId="47BE04F3" w14:textId="77777777" w:rsidR="00A956CD" w:rsidRPr="00A956CD" w:rsidRDefault="00A956CD" w:rsidP="00A956CD">
          <w:pPr>
            <w:tabs>
              <w:tab w:val="center" w:pos="4153"/>
              <w:tab w:val="right" w:pos="8306"/>
            </w:tabs>
            <w:spacing w:before="0" w:after="0" w:line="240" w:lineRule="auto"/>
            <w:rPr>
              <w:rFonts w:ascii="David" w:hAnsi="David"/>
              <w:sz w:val="16"/>
              <w:szCs w:val="16"/>
              <w:rtl/>
            </w:rPr>
          </w:pPr>
        </w:p>
      </w:tc>
      <w:tc>
        <w:tcPr>
          <w:tcW w:w="1045" w:type="dxa"/>
        </w:tcPr>
        <w:p w14:paraId="5FD0B03F"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sz w:val="20"/>
              <w:szCs w:val="20"/>
              <w:rtl/>
            </w:rPr>
            <w:t>מס' חוזה</w:t>
          </w:r>
          <w:r w:rsidRPr="00A956CD">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6" w:type="dxa"/>
            </w:tcPr>
            <w:p w14:paraId="64065626" w14:textId="29AB71C5" w:rsidR="00A956CD" w:rsidRPr="00A956CD" w:rsidRDefault="00A956CD" w:rsidP="00A956CD">
              <w:pPr>
                <w:tabs>
                  <w:tab w:val="center" w:pos="4153"/>
                  <w:tab w:val="right" w:pos="8306"/>
                </w:tabs>
                <w:spacing w:before="0" w:after="0" w:line="240" w:lineRule="auto"/>
                <w:rPr>
                  <w:rFonts w:ascii="David" w:hAnsi="David"/>
                  <w:sz w:val="20"/>
                  <w:szCs w:val="20"/>
                  <w:rtl/>
                </w:rPr>
              </w:pPr>
              <w:r>
                <w:rPr>
                  <w:rFonts w:ascii="David" w:hAnsi="David" w:hint="cs"/>
                  <w:sz w:val="20"/>
                  <w:szCs w:val="20"/>
                </w:rPr>
                <w:t>CONT-5-666</w:t>
              </w:r>
            </w:p>
          </w:tc>
        </w:sdtContent>
      </w:sdt>
    </w:tr>
    <w:tr w:rsidR="00A956CD" w:rsidRPr="00A956CD" w14:paraId="38400082" w14:textId="77777777" w:rsidTr="00A956CD">
      <w:tc>
        <w:tcPr>
          <w:tcW w:w="810" w:type="dxa"/>
        </w:tcPr>
        <w:p w14:paraId="13855EE6"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8" w:type="dxa"/>
            </w:tcPr>
            <w:p w14:paraId="7E965B71"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r w:rsidRPr="00A956CD">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956CD" w:rsidRPr="00A956CD" w14:paraId="32757CD0" w14:textId="77777777" w:rsidTr="00623070">
            <w:trPr>
              <w:trHeight w:val="201"/>
            </w:trPr>
            <w:tc>
              <w:tcPr>
                <w:tcW w:w="926" w:type="dxa"/>
              </w:tcPr>
              <w:p w14:paraId="693EFF9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0E09309" w14:textId="77777777" w:rsidR="00A956CD" w:rsidRPr="00A956CD" w:rsidRDefault="00A956CD" w:rsidP="00A956CD">
                    <w:pPr>
                      <w:tabs>
                        <w:tab w:val="center" w:pos="4153"/>
                        <w:tab w:val="right" w:pos="8306"/>
                      </w:tabs>
                      <w:spacing w:before="0" w:after="0" w:line="240" w:lineRule="auto"/>
                      <w:ind w:left="1" w:hanging="1"/>
                      <w:rPr>
                        <w:rFonts w:ascii="David" w:hAnsi="David"/>
                        <w:color w:val="00B0F0"/>
                        <w:sz w:val="20"/>
                        <w:szCs w:val="20"/>
                        <w:rtl/>
                      </w:rPr>
                    </w:pPr>
                    <w:r w:rsidRPr="00A956CD">
                      <w:rPr>
                        <w:rFonts w:ascii="David" w:hAnsi="David"/>
                        <w:color w:val="00B0F0"/>
                        <w:sz w:val="20"/>
                        <w:szCs w:val="20"/>
                        <w:rtl/>
                      </w:rPr>
                      <w:t>[גרסת חוזה]</w:t>
                    </w:r>
                  </w:p>
                </w:tc>
              </w:sdtContent>
            </w:sdt>
          </w:tr>
        </w:tbl>
        <w:p w14:paraId="60420869"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60497D9B"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7E649EDD"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סטטוס:</w:t>
          </w:r>
        </w:p>
      </w:tc>
      <w:tc>
        <w:tcPr>
          <w:tcW w:w="1766" w:type="dxa"/>
        </w:tcPr>
        <w:p w14:paraId="752F7247" w14:textId="77777777" w:rsidR="00A956CD" w:rsidRPr="00A956CD" w:rsidRDefault="00521E6B" w:rsidP="00A956C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A956CD" w:rsidRPr="00A956CD">
                <w:rPr>
                  <w:rFonts w:ascii="David" w:hAnsi="David"/>
                  <w:color w:val="00B0F0"/>
                  <w:sz w:val="20"/>
                  <w:szCs w:val="20"/>
                  <w:rtl/>
                </w:rPr>
                <w:t>[סטטוס חוזה]</w:t>
              </w:r>
            </w:sdtContent>
          </w:sdt>
        </w:p>
      </w:tc>
    </w:tr>
    <w:tr w:rsidR="00A956CD" w:rsidRPr="00A956CD" w14:paraId="46122E52" w14:textId="77777777" w:rsidTr="00A956CD">
      <w:trPr>
        <w:trHeight w:val="80"/>
      </w:trPr>
      <w:tc>
        <w:tcPr>
          <w:tcW w:w="810" w:type="dxa"/>
        </w:tcPr>
        <w:p w14:paraId="0A6058A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648" w:type="dxa"/>
        </w:tcPr>
        <w:p w14:paraId="2D3638A4"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p>
      </w:tc>
      <w:tc>
        <w:tcPr>
          <w:tcW w:w="2810" w:type="dxa"/>
        </w:tcPr>
        <w:p w14:paraId="1427BEF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53D636A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5BFBFA4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766" w:type="dxa"/>
        </w:tcPr>
        <w:p w14:paraId="6CBDBD40"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r>
  </w:tbl>
  <w:p w14:paraId="38EF21BD" w14:textId="767EAB1C" w:rsidR="0008439A" w:rsidRPr="00A956CD" w:rsidRDefault="0008439A" w:rsidP="00A956C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08439A" w:rsidRDefault="0008439A" w:rsidP="00AF234B">
      <w:pPr>
        <w:spacing w:before="0" w:after="0" w:line="240" w:lineRule="auto"/>
      </w:pPr>
      <w:r>
        <w:separator/>
      </w:r>
    </w:p>
  </w:footnote>
  <w:footnote w:type="continuationSeparator" w:id="0">
    <w:p w14:paraId="30C24261" w14:textId="77777777" w:rsidR="0008439A" w:rsidRDefault="0008439A" w:rsidP="00AF234B">
      <w:pPr>
        <w:spacing w:before="0" w:after="0" w:line="240" w:lineRule="auto"/>
      </w:pPr>
      <w:r>
        <w:continuationSeparator/>
      </w:r>
    </w:p>
  </w:footnote>
  <w:footnote w:type="continuationNotice" w:id="1">
    <w:p w14:paraId="733299D5" w14:textId="77777777" w:rsidR="0008439A" w:rsidRDefault="0008439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08439A" w:rsidRDefault="0008439A" w:rsidP="00CF334C">
        <w:pPr>
          <w:pStyle w:val="Header"/>
          <w:jc w:val="center"/>
        </w:pPr>
        <w:r>
          <w:fldChar w:fldCharType="begin"/>
        </w:r>
        <w:r>
          <w:instrText xml:space="preserve"> PAGE   \* MERGEFORMAT </w:instrText>
        </w:r>
        <w:r>
          <w:fldChar w:fldCharType="separate"/>
        </w:r>
        <w:r w:rsidR="00521E6B">
          <w:rPr>
            <w:noProof/>
            <w:rtl/>
          </w:rPr>
          <w:t>28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8"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2"/>
  </w:num>
  <w:num w:numId="2">
    <w:abstractNumId w:val="7"/>
  </w:num>
  <w:num w:numId="3">
    <w:abstractNumId w:val="4"/>
  </w:num>
  <w:num w:numId="4">
    <w:abstractNumId w:val="3"/>
  </w:num>
  <w:num w:numId="5">
    <w:abstractNumId w:val="11"/>
  </w:num>
  <w:num w:numId="6">
    <w:abstractNumId w:val="10"/>
  </w:num>
  <w:num w:numId="7">
    <w:abstractNumId w:val="0"/>
  </w:num>
  <w:num w:numId="8">
    <w:abstractNumId w:val="9"/>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 w:numId="13">
    <w:abstractNumId w:val="8"/>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יהונתן טוטיאן">
    <w15:presenceInfo w15:providerId="AD" w15:userId="S-1-5-21-1915107579-1707952165-794563710-13574"/>
  </w15:person>
  <w15:person w15:author="מיה קאירי">
    <w15:presenceInfo w15:providerId="AD" w15:userId="S-1-5-21-1915107579-1707952165-794563710-13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ocumentProtection w:edit="trackedChanges" w:enforcement="0"/>
  <w:defaultTabStop w:val="720"/>
  <w:characterSpacingControl w:val="doNotCompress"/>
  <w:hdrShapeDefaults>
    <o:shapedefaults v:ext="edit" spidmax="614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5297"/>
    <w:rsid w:val="0008439A"/>
    <w:rsid w:val="000844EB"/>
    <w:rsid w:val="00093187"/>
    <w:rsid w:val="000A39FE"/>
    <w:rsid w:val="000D1CF3"/>
    <w:rsid w:val="000F37D8"/>
    <w:rsid w:val="00134C85"/>
    <w:rsid w:val="001642FF"/>
    <w:rsid w:val="001A0C3C"/>
    <w:rsid w:val="001A69D5"/>
    <w:rsid w:val="001D4EC2"/>
    <w:rsid w:val="00214ACF"/>
    <w:rsid w:val="002436F3"/>
    <w:rsid w:val="00264D14"/>
    <w:rsid w:val="00272745"/>
    <w:rsid w:val="002B07C8"/>
    <w:rsid w:val="002B2234"/>
    <w:rsid w:val="002E229F"/>
    <w:rsid w:val="00310285"/>
    <w:rsid w:val="003A7E54"/>
    <w:rsid w:val="003C61ED"/>
    <w:rsid w:val="00475B23"/>
    <w:rsid w:val="00521E6B"/>
    <w:rsid w:val="00543429"/>
    <w:rsid w:val="00552733"/>
    <w:rsid w:val="00552E11"/>
    <w:rsid w:val="00563BF2"/>
    <w:rsid w:val="005B6AFF"/>
    <w:rsid w:val="005D6E29"/>
    <w:rsid w:val="006438B2"/>
    <w:rsid w:val="00650D2D"/>
    <w:rsid w:val="00660027"/>
    <w:rsid w:val="00666119"/>
    <w:rsid w:val="006B43C4"/>
    <w:rsid w:val="006D41D6"/>
    <w:rsid w:val="0072103C"/>
    <w:rsid w:val="007C6758"/>
    <w:rsid w:val="0080414A"/>
    <w:rsid w:val="00874D33"/>
    <w:rsid w:val="008A79CB"/>
    <w:rsid w:val="008B73C2"/>
    <w:rsid w:val="008C64C6"/>
    <w:rsid w:val="00931A91"/>
    <w:rsid w:val="00942177"/>
    <w:rsid w:val="009B0C3E"/>
    <w:rsid w:val="009C5A6B"/>
    <w:rsid w:val="009D57E5"/>
    <w:rsid w:val="00A42271"/>
    <w:rsid w:val="00A4472C"/>
    <w:rsid w:val="00A70BF5"/>
    <w:rsid w:val="00A864A9"/>
    <w:rsid w:val="00A90C35"/>
    <w:rsid w:val="00A956CD"/>
    <w:rsid w:val="00AF234B"/>
    <w:rsid w:val="00B404AC"/>
    <w:rsid w:val="00B40713"/>
    <w:rsid w:val="00BD72C4"/>
    <w:rsid w:val="00BE17B4"/>
    <w:rsid w:val="00BF0AA7"/>
    <w:rsid w:val="00C26A8A"/>
    <w:rsid w:val="00C621A6"/>
    <w:rsid w:val="00C81171"/>
    <w:rsid w:val="00C903A8"/>
    <w:rsid w:val="00CF334C"/>
    <w:rsid w:val="00D87F25"/>
    <w:rsid w:val="00D91349"/>
    <w:rsid w:val="00E679C7"/>
    <w:rsid w:val="00E870A8"/>
    <w:rsid w:val="00EC37B6"/>
    <w:rsid w:val="00F1678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table" w:customStyle="1" w:styleId="11">
    <w:name w:val="רשת טבלה1"/>
    <w:basedOn w:val="TableNormal"/>
    <w:next w:val="TableGrid"/>
    <w:rsid w:val="00A9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D87F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55297"/>
    <w:pPr>
      <w:spacing w:after="0" w:line="240" w:lineRule="auto"/>
    </w:pPr>
  </w:style>
  <w:style w:type="table" w:customStyle="1" w:styleId="2">
    <w:name w:val="רשת טבלה2"/>
    <w:basedOn w:val="TableNormal"/>
    <w:next w:val="TableGrid"/>
    <w:uiPriority w:val="59"/>
    <w:rsid w:val="000552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4C7A2B1A74FE3A952829EE4140C02"/>
        <w:category>
          <w:name w:val="General"/>
          <w:gallery w:val="placeholder"/>
        </w:category>
        <w:types>
          <w:type w:val="bbPlcHdr"/>
        </w:types>
        <w:behaviors>
          <w:behavior w:val="content"/>
        </w:behaviors>
        <w:guid w:val="{0B4DAE28-6198-48D3-B837-1A84526654EA}"/>
      </w:docPartPr>
      <w:docPartBody>
        <w:p w:rsidR="00172407" w:rsidRDefault="00172407">
          <w:r w:rsidRPr="00A072AF">
            <w:rPr>
              <w:rStyle w:val="PlaceholderText"/>
              <w:rtl/>
            </w:rPr>
            <w:t>[תאריך חתימת חוזה]</w:t>
          </w:r>
        </w:p>
      </w:docPartBody>
    </w:docPart>
    <w:docPart>
      <w:docPartPr>
        <w:name w:val="FB5B2F7342994AAE977032F2BC97B57D"/>
        <w:category>
          <w:name w:val="General"/>
          <w:gallery w:val="placeholder"/>
        </w:category>
        <w:types>
          <w:type w:val="bbPlcHdr"/>
        </w:types>
        <w:behaviors>
          <w:behavior w:val="content"/>
        </w:behaviors>
        <w:guid w:val="{09E90CF5-E803-4D6F-A37B-0D0786DCFB88}"/>
      </w:docPartPr>
      <w:docPartBody>
        <w:p w:rsidR="00172407" w:rsidRDefault="00172407">
          <w:r w:rsidRPr="00A072AF">
            <w:rPr>
              <w:rStyle w:val="PlaceholderText"/>
              <w:rtl/>
            </w:rPr>
            <w:t>[צד א בחוזה]</w:t>
          </w:r>
        </w:p>
      </w:docPartBody>
    </w:docPart>
    <w:docPart>
      <w:docPartPr>
        <w:name w:val="86ACF378D430447AA604541F7A0E72B1"/>
        <w:category>
          <w:name w:val="General"/>
          <w:gallery w:val="placeholder"/>
        </w:category>
        <w:types>
          <w:type w:val="bbPlcHdr"/>
        </w:types>
        <w:behaviors>
          <w:behavior w:val="content"/>
        </w:behaviors>
        <w:guid w:val="{78F252B1-A18A-4424-82AE-41C256D26D95}"/>
      </w:docPartPr>
      <w:docPartBody>
        <w:p w:rsidR="00172407" w:rsidRDefault="00172407">
          <w:r w:rsidRPr="00A072AF">
            <w:rPr>
              <w:rStyle w:val="PlaceholderText"/>
              <w:rtl/>
            </w:rPr>
            <w:t>[צדדים נוספים]</w:t>
          </w:r>
        </w:p>
      </w:docPartBody>
    </w:docPart>
    <w:docPart>
      <w:docPartPr>
        <w:name w:val="682E837FD8344F9EAF3466539C2A59F5"/>
        <w:category>
          <w:name w:val="General"/>
          <w:gallery w:val="placeholder"/>
        </w:category>
        <w:types>
          <w:type w:val="bbPlcHdr"/>
        </w:types>
        <w:behaviors>
          <w:behavior w:val="content"/>
        </w:behaviors>
        <w:guid w:val="{F1163D57-41F2-413A-B8C8-8061FF17E50D}"/>
      </w:docPartPr>
      <w:docPartBody>
        <w:p w:rsidR="00172407" w:rsidRDefault="00172407">
          <w:r w:rsidRPr="00A072AF">
            <w:rPr>
              <w:rStyle w:val="PlaceholderText"/>
              <w:rtl/>
            </w:rPr>
            <w:t>[רשות מקומית]</w:t>
          </w:r>
        </w:p>
      </w:docPartBody>
    </w:docPart>
    <w:docPart>
      <w:docPartPr>
        <w:name w:val="ABC16EB04AA54F38B423A0C724A7D55B"/>
        <w:category>
          <w:name w:val="General"/>
          <w:gallery w:val="placeholder"/>
        </w:category>
        <w:types>
          <w:type w:val="bbPlcHdr"/>
        </w:types>
        <w:behaviors>
          <w:behavior w:val="content"/>
        </w:behaviors>
        <w:guid w:val="{F04764A1-79FB-497B-8CA7-DE7A0B76FE12}"/>
      </w:docPartPr>
      <w:docPartBody>
        <w:p w:rsidR="00172407" w:rsidRDefault="00172407">
          <w:r w:rsidRPr="00A072AF">
            <w:rPr>
              <w:rStyle w:val="PlaceholderText"/>
              <w:rtl/>
            </w:rPr>
            <w:t>[שם אתר]</w:t>
          </w:r>
        </w:p>
      </w:docPartBody>
    </w:docPart>
    <w:docPart>
      <w:docPartPr>
        <w:name w:val="0B0B6D45DB75453791B90DA935B7039E"/>
        <w:category>
          <w:name w:val="General"/>
          <w:gallery w:val="placeholder"/>
        </w:category>
        <w:types>
          <w:type w:val="bbPlcHdr"/>
        </w:types>
        <w:behaviors>
          <w:behavior w:val="content"/>
        </w:behaviors>
        <w:guid w:val="{ECED90CC-7C62-4917-A65C-BD2CC9B123AF}"/>
      </w:docPartPr>
      <w:docPartBody>
        <w:p w:rsidR="00172407" w:rsidRDefault="00172407">
          <w:r w:rsidRPr="00A072AF">
            <w:rPr>
              <w:rStyle w:val="PlaceholderText"/>
              <w:rtl/>
            </w:rPr>
            <w:t>[שם הפרויקט]</w:t>
          </w:r>
        </w:p>
      </w:docPartBody>
    </w:docPart>
    <w:docPart>
      <w:docPartPr>
        <w:name w:val="B3C3FB6159FD48C8BD136281C8862F4E"/>
        <w:category>
          <w:name w:val="General"/>
          <w:gallery w:val="placeholder"/>
        </w:category>
        <w:types>
          <w:type w:val="bbPlcHdr"/>
        </w:types>
        <w:behaviors>
          <w:behavior w:val="content"/>
        </w:behaviors>
        <w:guid w:val="{04C52A9D-E472-43E6-8097-62A3A4E25F61}"/>
      </w:docPartPr>
      <w:docPartBody>
        <w:p w:rsidR="00172407" w:rsidRDefault="00172407">
          <w:r w:rsidRPr="00A072AF">
            <w:rPr>
              <w:rStyle w:val="PlaceholderText"/>
              <w:rtl/>
            </w:rPr>
            <w:t>[שדה נוסף 2]</w:t>
          </w:r>
        </w:p>
      </w:docPartBody>
    </w:docPart>
    <w:docPart>
      <w:docPartPr>
        <w:name w:val="C420CE97EE934957AB5C1245ACE56CD1"/>
        <w:category>
          <w:name w:val="General"/>
          <w:gallery w:val="placeholder"/>
        </w:category>
        <w:types>
          <w:type w:val="bbPlcHdr"/>
        </w:types>
        <w:behaviors>
          <w:behavior w:val="content"/>
        </w:behaviors>
        <w:guid w:val="{A1BB133E-1994-4D7D-A2B5-7454010E44AC}"/>
      </w:docPartPr>
      <w:docPartBody>
        <w:p w:rsidR="00172407" w:rsidRDefault="00172407">
          <w:r w:rsidRPr="00A072AF">
            <w:rPr>
              <w:rStyle w:val="PlaceholderText"/>
              <w:rtl/>
            </w:rPr>
            <w:t>[שדה נוסף 1]</w:t>
          </w:r>
        </w:p>
      </w:docPartBody>
    </w:docPart>
    <w:docPart>
      <w:docPartPr>
        <w:name w:val="D4BA4A83A9C84D4BBA95636010609F87"/>
        <w:category>
          <w:name w:val="General"/>
          <w:gallery w:val="placeholder"/>
        </w:category>
        <w:types>
          <w:type w:val="bbPlcHdr"/>
        </w:types>
        <w:behaviors>
          <w:behavior w:val="content"/>
        </w:behaviors>
        <w:guid w:val="{CA7B351B-EEF1-4482-B5F0-A5793C06A503}"/>
      </w:docPartPr>
      <w:docPartBody>
        <w:p w:rsidR="00172407" w:rsidRDefault="00172407">
          <w:r w:rsidRPr="00A072AF">
            <w:rPr>
              <w:rStyle w:val="PlaceholderText"/>
              <w:rtl/>
            </w:rPr>
            <w:t>[רשות מקומית]</w:t>
          </w:r>
        </w:p>
      </w:docPartBody>
    </w:docPart>
    <w:docPart>
      <w:docPartPr>
        <w:name w:val="8EEA6840CC4E4336BB6AF224DDD09688"/>
        <w:category>
          <w:name w:val="General"/>
          <w:gallery w:val="placeholder"/>
        </w:category>
        <w:types>
          <w:type w:val="bbPlcHdr"/>
        </w:types>
        <w:behaviors>
          <w:behavior w:val="content"/>
        </w:behaviors>
        <w:guid w:val="{E0315E66-5BD7-4A6A-BA10-6A2CEA45C8CB}"/>
      </w:docPartPr>
      <w:docPartBody>
        <w:p w:rsidR="00172407" w:rsidRDefault="00172407">
          <w:r w:rsidRPr="00A072AF">
            <w:rPr>
              <w:rStyle w:val="PlaceholderText"/>
              <w:rtl/>
            </w:rPr>
            <w:t>[שדה נוסף 4]</w:t>
          </w:r>
        </w:p>
      </w:docPartBody>
    </w:docPart>
    <w:docPart>
      <w:docPartPr>
        <w:name w:val="4CFA48F9DF324181902F6D019D9DBD1C"/>
        <w:category>
          <w:name w:val="General"/>
          <w:gallery w:val="placeholder"/>
        </w:category>
        <w:types>
          <w:type w:val="bbPlcHdr"/>
        </w:types>
        <w:behaviors>
          <w:behavior w:val="content"/>
        </w:behaviors>
        <w:guid w:val="{7AC9627C-50ED-45AD-A097-379EB74FA06A}"/>
      </w:docPartPr>
      <w:docPartBody>
        <w:p w:rsidR="00172407" w:rsidRDefault="00172407">
          <w:r w:rsidRPr="00A072AF">
            <w:rPr>
              <w:rStyle w:val="PlaceholderText"/>
              <w:rtl/>
            </w:rPr>
            <w:t>[שדה נוסף 5]</w:t>
          </w:r>
        </w:p>
      </w:docPartBody>
    </w:docPart>
    <w:docPart>
      <w:docPartPr>
        <w:name w:val="8A0E77EBB0D942D1A08437179B20C889"/>
        <w:category>
          <w:name w:val="General"/>
          <w:gallery w:val="placeholder"/>
        </w:category>
        <w:types>
          <w:type w:val="bbPlcHdr"/>
        </w:types>
        <w:behaviors>
          <w:behavior w:val="content"/>
        </w:behaviors>
        <w:guid w:val="{28C37BA7-A99A-4232-8C5D-368D9EE4E4D7}"/>
      </w:docPartPr>
      <w:docPartBody>
        <w:p w:rsidR="00172407" w:rsidRDefault="00172407">
          <w:r w:rsidRPr="00A072AF">
            <w:rPr>
              <w:rStyle w:val="PlaceholderText"/>
              <w:rtl/>
            </w:rPr>
            <w:t>[שדה נוסף 6]</w:t>
          </w:r>
        </w:p>
      </w:docPartBody>
    </w:docPart>
    <w:docPart>
      <w:docPartPr>
        <w:name w:val="0395A581F9B249B7A8190D9108B0CA7D"/>
        <w:category>
          <w:name w:val="General"/>
          <w:gallery w:val="placeholder"/>
        </w:category>
        <w:types>
          <w:type w:val="bbPlcHdr"/>
        </w:types>
        <w:behaviors>
          <w:behavior w:val="content"/>
        </w:behaviors>
        <w:guid w:val="{A5C0C623-8ECA-4771-B293-BE9C2E9D99A2}"/>
      </w:docPartPr>
      <w:docPartBody>
        <w:p w:rsidR="00172407" w:rsidRDefault="00172407">
          <w:r w:rsidRPr="00A072AF">
            <w:rPr>
              <w:rStyle w:val="PlaceholderText"/>
              <w:rtl/>
            </w:rPr>
            <w:t>[אחוז השתתפות צד א]</w:t>
          </w:r>
        </w:p>
      </w:docPartBody>
    </w:docPart>
    <w:docPart>
      <w:docPartPr>
        <w:name w:val="00F0013C2FCD493E9BA2AF007573714E"/>
        <w:category>
          <w:name w:val="General"/>
          <w:gallery w:val="placeholder"/>
        </w:category>
        <w:types>
          <w:type w:val="bbPlcHdr"/>
        </w:types>
        <w:behaviors>
          <w:behavior w:val="content"/>
        </w:behaviors>
        <w:guid w:val="{F4854D51-F2C0-4591-AB24-60E0CA0B335F}"/>
      </w:docPartPr>
      <w:docPartBody>
        <w:p w:rsidR="00172407" w:rsidRDefault="00172407">
          <w:r w:rsidRPr="00A072AF">
            <w:rPr>
              <w:rStyle w:val="PlaceholderText"/>
              <w:rtl/>
            </w:rPr>
            <w:t>[שדה נוסף 3]</w:t>
          </w:r>
        </w:p>
      </w:docPartBody>
    </w:docPart>
    <w:docPart>
      <w:docPartPr>
        <w:name w:val="8C9E94C1DBEE423CB78E5F5F8761ED1C"/>
        <w:category>
          <w:name w:val="General"/>
          <w:gallery w:val="placeholder"/>
        </w:category>
        <w:types>
          <w:type w:val="bbPlcHdr"/>
        </w:types>
        <w:behaviors>
          <w:behavior w:val="content"/>
        </w:behaviors>
        <w:guid w:val="{7952B814-C96D-4000-96CC-9A7204800757}"/>
      </w:docPartPr>
      <w:docPartBody>
        <w:p w:rsidR="00015D7F" w:rsidRDefault="00172407">
          <w:r w:rsidRPr="00A072AF">
            <w:rPr>
              <w:rStyle w:val="PlaceholderText"/>
              <w:rtl/>
            </w:rPr>
            <w:t>[תאריך חתימת חוזה]</w:t>
          </w:r>
        </w:p>
      </w:docPartBody>
    </w:docPart>
    <w:docPart>
      <w:docPartPr>
        <w:name w:val="E64A76F21C45462FB59630066CC04481"/>
        <w:category>
          <w:name w:val="General"/>
          <w:gallery w:val="placeholder"/>
        </w:category>
        <w:types>
          <w:type w:val="bbPlcHdr"/>
        </w:types>
        <w:behaviors>
          <w:behavior w:val="content"/>
        </w:behaviors>
        <w:guid w:val="{B94F5187-B04C-48D8-8001-08913B2E5C9C}"/>
      </w:docPartPr>
      <w:docPartBody>
        <w:p w:rsidR="00015D7F" w:rsidRDefault="00172407">
          <w:r w:rsidRPr="00A072AF">
            <w:rPr>
              <w:rStyle w:val="PlaceholderText"/>
              <w:rtl/>
            </w:rPr>
            <w:t>[שם ספק]</w:t>
          </w:r>
        </w:p>
      </w:docPartBody>
    </w:docPart>
    <w:docPart>
      <w:docPartPr>
        <w:name w:val="02D650D4B3E342EF824EE1FEE28BF3B8"/>
        <w:category>
          <w:name w:val="General"/>
          <w:gallery w:val="placeholder"/>
        </w:category>
        <w:types>
          <w:type w:val="bbPlcHdr"/>
        </w:types>
        <w:behaviors>
          <w:behavior w:val="content"/>
        </w:behaviors>
        <w:guid w:val="{BE6CBB95-C93C-4542-80C7-2927EC7E9A7A}"/>
      </w:docPartPr>
      <w:docPartBody>
        <w:p w:rsidR="00015D7F" w:rsidRDefault="00172407">
          <w:r w:rsidRPr="00A072AF">
            <w:rPr>
              <w:rStyle w:val="PlaceholderText"/>
              <w:rtl/>
            </w:rPr>
            <w:t>[שם ספק]</w:t>
          </w:r>
        </w:p>
      </w:docPartBody>
    </w:docPart>
    <w:docPart>
      <w:docPartPr>
        <w:name w:val="D67E9AAC27384581A7B1943FAD01E5F5"/>
        <w:category>
          <w:name w:val="General"/>
          <w:gallery w:val="placeholder"/>
        </w:category>
        <w:types>
          <w:type w:val="bbPlcHdr"/>
        </w:types>
        <w:behaviors>
          <w:behavior w:val="content"/>
        </w:behaviors>
        <w:guid w:val="{3FD7968F-0E68-43BA-9C85-C573F703B9DC}"/>
      </w:docPartPr>
      <w:docPartBody>
        <w:p w:rsidR="00015D7F" w:rsidRDefault="00172407">
          <w:r w:rsidRPr="00A072AF">
            <w:rPr>
              <w:rStyle w:val="PlaceholderText"/>
              <w:rtl/>
            </w:rPr>
            <w:t>[שם ספק]</w:t>
          </w:r>
        </w:p>
      </w:docPartBody>
    </w:docPart>
    <w:docPart>
      <w:docPartPr>
        <w:name w:val="1A7412D442AB426385CE7206D0F6AA61"/>
        <w:category>
          <w:name w:val="General"/>
          <w:gallery w:val="placeholder"/>
        </w:category>
        <w:types>
          <w:type w:val="bbPlcHdr"/>
        </w:types>
        <w:behaviors>
          <w:behavior w:val="content"/>
        </w:behaviors>
        <w:guid w:val="{F51424C7-6C12-4867-8160-297EF5367F0F}"/>
      </w:docPartPr>
      <w:docPartBody>
        <w:p w:rsidR="00015D7F" w:rsidRDefault="00172407">
          <w:r w:rsidRPr="00A072AF">
            <w:rPr>
              <w:rStyle w:val="PlaceholderText"/>
              <w:rtl/>
            </w:rPr>
            <w:t>[שם ספק]</w:t>
          </w:r>
        </w:p>
      </w:docPartBody>
    </w:docPart>
    <w:docPart>
      <w:docPartPr>
        <w:name w:val="9AA39ABC0916487A82473B6769448478"/>
        <w:category>
          <w:name w:val="General"/>
          <w:gallery w:val="placeholder"/>
        </w:category>
        <w:types>
          <w:type w:val="bbPlcHdr"/>
        </w:types>
        <w:behaviors>
          <w:behavior w:val="content"/>
        </w:behaviors>
        <w:guid w:val="{A7E98CAA-845B-42EE-A0EA-56BBF7E9C350}"/>
      </w:docPartPr>
      <w:docPartBody>
        <w:p w:rsidR="00015D7F" w:rsidRDefault="00172407">
          <w:r w:rsidRPr="00A072AF">
            <w:rPr>
              <w:rStyle w:val="PlaceholderText"/>
              <w:rtl/>
            </w:rPr>
            <w:t>[תבנית חוזה]</w:t>
          </w:r>
        </w:p>
      </w:docPartBody>
    </w:docPart>
    <w:docPart>
      <w:docPartPr>
        <w:name w:val="82DA368F7AFD450EA22B4C6E82747520"/>
        <w:category>
          <w:name w:val="General"/>
          <w:gallery w:val="placeholder"/>
        </w:category>
        <w:types>
          <w:type w:val="bbPlcHdr"/>
        </w:types>
        <w:behaviors>
          <w:behavior w:val="content"/>
        </w:behaviors>
        <w:guid w:val="{3189A484-8330-4AB1-ABC4-5368AA73ABFE}"/>
      </w:docPartPr>
      <w:docPartBody>
        <w:p w:rsidR="00015D7F" w:rsidRDefault="00172407">
          <w:r w:rsidRPr="00A072AF">
            <w:rPr>
              <w:rStyle w:val="PlaceholderText"/>
              <w:rtl/>
            </w:rPr>
            <w:t>[שם ספק]</w:t>
          </w:r>
        </w:p>
      </w:docPartBody>
    </w:docPart>
    <w:docPart>
      <w:docPartPr>
        <w:name w:val="F68DF0FF65DE4379AD234A4DF333BC45"/>
        <w:category>
          <w:name w:val="General"/>
          <w:gallery w:val="placeholder"/>
        </w:category>
        <w:types>
          <w:type w:val="bbPlcHdr"/>
        </w:types>
        <w:behaviors>
          <w:behavior w:val="content"/>
        </w:behaviors>
        <w:guid w:val="{40E5B42D-5793-4561-B31E-DF3214184C93}"/>
      </w:docPartPr>
      <w:docPartBody>
        <w:p w:rsidR="00015D7F" w:rsidRDefault="00172407">
          <w:r w:rsidRPr="00A072AF">
            <w:rPr>
              <w:rStyle w:val="PlaceholderText"/>
              <w:rtl/>
            </w:rPr>
            <w:t>[שם ספק]</w:t>
          </w:r>
        </w:p>
      </w:docPartBody>
    </w:docPart>
    <w:docPart>
      <w:docPartPr>
        <w:name w:val="10520D65E9A2403AA2C1E82B8DB2AFCE"/>
        <w:category>
          <w:name w:val="General"/>
          <w:gallery w:val="placeholder"/>
        </w:category>
        <w:types>
          <w:type w:val="bbPlcHdr"/>
        </w:types>
        <w:behaviors>
          <w:behavior w:val="content"/>
        </w:behaviors>
        <w:guid w:val="{EA44F34B-2CA3-4DA0-8EB8-F80E67C74541}"/>
      </w:docPartPr>
      <w:docPartBody>
        <w:p w:rsidR="00015D7F" w:rsidRDefault="00172407">
          <w:r w:rsidRPr="00A072AF">
            <w:rPr>
              <w:rStyle w:val="PlaceholderText"/>
              <w:rtl/>
            </w:rPr>
            <w:t>[תיאור עבודה]</w:t>
          </w:r>
        </w:p>
      </w:docPartBody>
    </w:docPart>
    <w:docPart>
      <w:docPartPr>
        <w:name w:val="028A74E09E144240BBE08340965FEF1F"/>
        <w:category>
          <w:name w:val="General"/>
          <w:gallery w:val="placeholder"/>
        </w:category>
        <w:types>
          <w:type w:val="bbPlcHdr"/>
        </w:types>
        <w:behaviors>
          <w:behavior w:val="content"/>
        </w:behaviors>
        <w:guid w:val="{9D5F27C8-438A-4BA5-98B7-AB794D6D4754}"/>
      </w:docPartPr>
      <w:docPartBody>
        <w:p w:rsidR="00015D7F" w:rsidRDefault="00172407">
          <w:r w:rsidRPr="00A072AF">
            <w:rPr>
              <w:rStyle w:val="PlaceholderText"/>
              <w:rtl/>
            </w:rPr>
            <w:t>[שם אתר]</w:t>
          </w:r>
        </w:p>
      </w:docPartBody>
    </w:docPart>
    <w:docPart>
      <w:docPartPr>
        <w:name w:val="28936D94F21446E1BA08648E1964FAB2"/>
        <w:category>
          <w:name w:val="General"/>
          <w:gallery w:val="placeholder"/>
        </w:category>
        <w:types>
          <w:type w:val="bbPlcHdr"/>
        </w:types>
        <w:behaviors>
          <w:behavior w:val="content"/>
        </w:behaviors>
        <w:guid w:val="{52E51FC5-754E-49C3-A714-EFB277985C43}"/>
      </w:docPartPr>
      <w:docPartBody>
        <w:p w:rsidR="00015D7F" w:rsidRDefault="00172407">
          <w:r w:rsidRPr="00A072AF">
            <w:rPr>
              <w:rStyle w:val="PlaceholderText"/>
              <w:rtl/>
            </w:rPr>
            <w:t>[תאריך חתימת חוזה]</w:t>
          </w:r>
        </w:p>
      </w:docPartBody>
    </w:docPart>
    <w:docPart>
      <w:docPartPr>
        <w:name w:val="2FC3DF3B16AB4F46B3CB2D8A6C9799B7"/>
        <w:category>
          <w:name w:val="כללי"/>
          <w:gallery w:val="placeholder"/>
        </w:category>
        <w:types>
          <w:type w:val="bbPlcHdr"/>
        </w:types>
        <w:behaviors>
          <w:behavior w:val="content"/>
        </w:behaviors>
        <w:guid w:val="{ADE87A98-3F00-4642-9E4B-57816196C437}"/>
      </w:docPartPr>
      <w:docPartBody>
        <w:p w:rsidR="00255F4B" w:rsidRDefault="00701C3F" w:rsidP="00701C3F">
          <w:pPr>
            <w:pStyle w:val="2FC3DF3B16AB4F46B3CB2D8A6C9799B7"/>
          </w:pPr>
          <w:r w:rsidRPr="00A072AF">
            <w:rPr>
              <w:rStyle w:val="PlaceholderText"/>
              <w:rtl/>
            </w:rPr>
            <w:t>[שם הפרויקט]</w:t>
          </w:r>
        </w:p>
      </w:docPartBody>
    </w:docPart>
    <w:docPart>
      <w:docPartPr>
        <w:name w:val="D7FB704C0D65433C8C6A41AC2F532E65"/>
        <w:category>
          <w:name w:val="כללי"/>
          <w:gallery w:val="placeholder"/>
        </w:category>
        <w:types>
          <w:type w:val="bbPlcHdr"/>
        </w:types>
        <w:behaviors>
          <w:behavior w:val="content"/>
        </w:behaviors>
        <w:guid w:val="{C834DC94-BCDD-4B7F-A6E0-8F19EE077800}"/>
      </w:docPartPr>
      <w:docPartBody>
        <w:p w:rsidR="00506017" w:rsidRDefault="004560A3" w:rsidP="004560A3">
          <w:pPr>
            <w:pStyle w:val="D7FB704C0D65433C8C6A41AC2F532E65"/>
          </w:pPr>
          <w:r w:rsidRPr="00064388">
            <w:rPr>
              <w:rStyle w:val="PlaceholderText"/>
              <w:rtl/>
            </w:rPr>
            <w:t>[סוג מדד כותרת]</w:t>
          </w:r>
        </w:p>
      </w:docPartBody>
    </w:docPart>
    <w:docPart>
      <w:docPartPr>
        <w:name w:val="97141167339A4FD0BF1EC935A32F4FD8"/>
        <w:category>
          <w:name w:val="כללי"/>
          <w:gallery w:val="placeholder"/>
        </w:category>
        <w:types>
          <w:type w:val="bbPlcHdr"/>
        </w:types>
        <w:behaviors>
          <w:behavior w:val="content"/>
        </w:behaviors>
        <w:guid w:val="{EB4D4EAE-34B4-4782-9146-7CAAE3E03F58}"/>
      </w:docPartPr>
      <w:docPartBody>
        <w:p w:rsidR="00506017" w:rsidRDefault="004560A3" w:rsidP="004560A3">
          <w:pPr>
            <w:pStyle w:val="97141167339A4FD0BF1EC935A32F4FD8"/>
          </w:pPr>
          <w:r w:rsidRPr="00033B28">
            <w:rPr>
              <w:rStyle w:val="PlaceholderText"/>
              <w:rtl/>
            </w:rPr>
            <w:t>[מדד בגין/ידוע - כותרת]</w:t>
          </w:r>
        </w:p>
      </w:docPartBody>
    </w:docPart>
    <w:docPart>
      <w:docPartPr>
        <w:name w:val="BEF542359A2B434486E8E994454514B6"/>
        <w:category>
          <w:name w:val="כללי"/>
          <w:gallery w:val="placeholder"/>
        </w:category>
        <w:types>
          <w:type w:val="bbPlcHdr"/>
        </w:types>
        <w:behaviors>
          <w:behavior w:val="content"/>
        </w:behaviors>
        <w:guid w:val="{455B3F0A-C433-44BC-9959-79171CF0FFD9}"/>
      </w:docPartPr>
      <w:docPartBody>
        <w:p w:rsidR="00506017" w:rsidRDefault="004560A3" w:rsidP="004560A3">
          <w:pPr>
            <w:pStyle w:val="BEF542359A2B434486E8E994454514B6"/>
          </w:pPr>
          <w:r w:rsidRPr="003059F5">
            <w:rPr>
              <w:rStyle w:val="PlaceholderText"/>
              <w:rtl/>
            </w:rPr>
            <w:t>[מדד בסיס]</w:t>
          </w:r>
        </w:p>
      </w:docPartBody>
    </w:docPart>
    <w:docPart>
      <w:docPartPr>
        <w:name w:val="81650945B7FF44E987C1F769632F7C36"/>
        <w:category>
          <w:name w:val="כללי"/>
          <w:gallery w:val="placeholder"/>
        </w:category>
        <w:types>
          <w:type w:val="bbPlcHdr"/>
        </w:types>
        <w:behaviors>
          <w:behavior w:val="content"/>
        </w:behaviors>
        <w:guid w:val="{CB33FA28-4C74-4EBF-BCCA-18820C634B33}"/>
      </w:docPartPr>
      <w:docPartBody>
        <w:p w:rsidR="00506017" w:rsidRDefault="004560A3" w:rsidP="004560A3">
          <w:pPr>
            <w:pStyle w:val="81650945B7FF44E987C1F769632F7C36"/>
          </w:pPr>
          <w:r w:rsidRPr="003059F5">
            <w:rPr>
              <w:rStyle w:val="PlaceholderText"/>
              <w:rtl/>
            </w:rPr>
            <w:t>[נקודות מדד]</w:t>
          </w:r>
        </w:p>
      </w:docPartBody>
    </w:docPart>
    <w:docPart>
      <w:docPartPr>
        <w:name w:val="60552060C1A446D09ED32458564E4C0E"/>
        <w:category>
          <w:name w:val="כללי"/>
          <w:gallery w:val="placeholder"/>
        </w:category>
        <w:types>
          <w:type w:val="bbPlcHdr"/>
        </w:types>
        <w:behaviors>
          <w:behavior w:val="content"/>
        </w:behaviors>
        <w:guid w:val="{E2372091-EDC6-4960-A50D-78C38D6C4CCD}"/>
      </w:docPartPr>
      <w:docPartBody>
        <w:p w:rsidR="00506017" w:rsidRDefault="004560A3" w:rsidP="004560A3">
          <w:pPr>
            <w:pStyle w:val="60552060C1A446D09ED32458564E4C0E"/>
          </w:pPr>
          <w:r w:rsidRPr="00C5438E">
            <w:rPr>
              <w:rStyle w:val="PlaceholderText"/>
              <w:rtl/>
            </w:rPr>
            <w:t>[צד א בחוזה]</w:t>
          </w:r>
        </w:p>
      </w:docPartBody>
    </w:docPart>
    <w:docPart>
      <w:docPartPr>
        <w:name w:val="24D53AF4282B4E7BB599EF32A0DE4AD5"/>
        <w:category>
          <w:name w:val="כללי"/>
          <w:gallery w:val="placeholder"/>
        </w:category>
        <w:types>
          <w:type w:val="bbPlcHdr"/>
        </w:types>
        <w:behaviors>
          <w:behavior w:val="content"/>
        </w:behaviors>
        <w:guid w:val="{0868BFB3-4B6A-4B06-8B36-66B1876A6F82}"/>
      </w:docPartPr>
      <w:docPartBody>
        <w:p w:rsidR="00506017" w:rsidRDefault="004560A3">
          <w:r w:rsidRPr="00C5438E">
            <w:rPr>
              <w:rStyle w:val="PlaceholderText"/>
              <w:rtl/>
            </w:rPr>
            <w:t>[שם ספק]</w:t>
          </w:r>
        </w:p>
      </w:docPartBody>
    </w:docPart>
    <w:docPart>
      <w:docPartPr>
        <w:name w:val="978C86061F6142D8BAD0B320ED5F1BC4"/>
        <w:category>
          <w:name w:val="כללי"/>
          <w:gallery w:val="placeholder"/>
        </w:category>
        <w:types>
          <w:type w:val="bbPlcHdr"/>
        </w:types>
        <w:behaviors>
          <w:behavior w:val="content"/>
        </w:behaviors>
        <w:guid w:val="{AD8EE404-B089-4492-B976-F5B4B9379A48}"/>
      </w:docPartPr>
      <w:docPartBody>
        <w:p w:rsidR="00506017" w:rsidRDefault="004560A3">
          <w:r w:rsidRPr="00C5438E">
            <w:rPr>
              <w:rStyle w:val="PlaceholderText"/>
              <w:rtl/>
            </w:rPr>
            <w:t>[שם אתר]</w:t>
          </w:r>
        </w:p>
      </w:docPartBody>
    </w:docPart>
    <w:docPart>
      <w:docPartPr>
        <w:name w:val="136091129E3B48749C14DB9A6925F3A8"/>
        <w:category>
          <w:name w:val="כללי"/>
          <w:gallery w:val="placeholder"/>
        </w:category>
        <w:types>
          <w:type w:val="bbPlcHdr"/>
        </w:types>
        <w:behaviors>
          <w:behavior w:val="content"/>
        </w:behaviors>
        <w:guid w:val="{20D7B8DD-83FA-40D0-AC2B-5F8063843541}"/>
      </w:docPartPr>
      <w:docPartBody>
        <w:p w:rsidR="00506017" w:rsidRDefault="004560A3">
          <w:r w:rsidRPr="00C5438E">
            <w:rPr>
              <w:rStyle w:val="PlaceholderText"/>
              <w:rtl/>
            </w:rPr>
            <w:t>[צד א בחוזה]</w:t>
          </w:r>
        </w:p>
      </w:docPartBody>
    </w:docPart>
    <w:docPart>
      <w:docPartPr>
        <w:name w:val="EB528E6D13114B169177E93E345DEA8C"/>
        <w:category>
          <w:name w:val="כללי"/>
          <w:gallery w:val="placeholder"/>
        </w:category>
        <w:types>
          <w:type w:val="bbPlcHdr"/>
        </w:types>
        <w:behaviors>
          <w:behavior w:val="content"/>
        </w:behaviors>
        <w:guid w:val="{7DE1EFC5-1820-4535-957E-2D9302E0B917}"/>
      </w:docPartPr>
      <w:docPartBody>
        <w:p w:rsidR="00506017" w:rsidRDefault="004560A3" w:rsidP="004560A3">
          <w:pPr>
            <w:pStyle w:val="EB528E6D13114B169177E93E345DEA8C"/>
          </w:pPr>
          <w:r w:rsidRPr="00A072AF">
            <w:rPr>
              <w:rStyle w:val="PlaceholderText"/>
              <w:rtl/>
            </w:rPr>
            <w:t>[שם אתר]</w:t>
          </w:r>
        </w:p>
      </w:docPartBody>
    </w:docPart>
    <w:docPart>
      <w:docPartPr>
        <w:name w:val="C7639EA476A34F6398C66EC1474D7439"/>
        <w:category>
          <w:name w:val="כללי"/>
          <w:gallery w:val="placeholder"/>
        </w:category>
        <w:types>
          <w:type w:val="bbPlcHdr"/>
        </w:types>
        <w:behaviors>
          <w:behavior w:val="content"/>
        </w:behaviors>
        <w:guid w:val="{56E4ADD2-B059-40F0-B519-A3B7C4316D4E}"/>
      </w:docPartPr>
      <w:docPartBody>
        <w:p w:rsidR="00506017" w:rsidRDefault="00506017" w:rsidP="00506017">
          <w:pPr>
            <w:pStyle w:val="C7639EA476A34F6398C66EC1474D7439"/>
          </w:pPr>
          <w:r w:rsidRPr="00A072AF">
            <w:rPr>
              <w:rStyle w:val="PlaceholderText"/>
              <w:rtl/>
            </w:rPr>
            <w:t>[צד א בחוזה]</w:t>
          </w:r>
        </w:p>
      </w:docPartBody>
    </w:docPart>
    <w:docPart>
      <w:docPartPr>
        <w:name w:val="6327284063DA4F5CBA2FA0E6D716355D"/>
        <w:category>
          <w:name w:val="כללי"/>
          <w:gallery w:val="placeholder"/>
        </w:category>
        <w:types>
          <w:type w:val="bbPlcHdr"/>
        </w:types>
        <w:behaviors>
          <w:behavior w:val="content"/>
        </w:behaviors>
        <w:guid w:val="{232E4201-5017-4A7C-B17B-8F1D1877C77A}"/>
      </w:docPartPr>
      <w:docPartBody>
        <w:p w:rsidR="00506017" w:rsidRDefault="00506017" w:rsidP="00506017">
          <w:pPr>
            <w:pStyle w:val="6327284063DA4F5CBA2FA0E6D716355D"/>
          </w:pPr>
          <w:r w:rsidRPr="009D00D7">
            <w:rPr>
              <w:rStyle w:val="PlaceholderText"/>
              <w:rtl/>
            </w:rPr>
            <w:t>[שם הפרויקט]</w:t>
          </w:r>
        </w:p>
      </w:docPartBody>
    </w:docPart>
    <w:docPart>
      <w:docPartPr>
        <w:name w:val="B4CEB8B2176A41D89E5B168C24267009"/>
        <w:category>
          <w:name w:val="כללי"/>
          <w:gallery w:val="placeholder"/>
        </w:category>
        <w:types>
          <w:type w:val="bbPlcHdr"/>
        </w:types>
        <w:behaviors>
          <w:behavior w:val="content"/>
        </w:behaviors>
        <w:guid w:val="{55FD1B58-6ACB-49B1-B6DF-377B4ECB8F84}"/>
      </w:docPartPr>
      <w:docPartBody>
        <w:p w:rsidR="00EC1398" w:rsidRDefault="00EC1398">
          <w:r w:rsidRPr="009C4355">
            <w:rPr>
              <w:rStyle w:val="PlaceholderText"/>
              <w:rtl/>
            </w:rPr>
            <w:t>[שם ספק]</w:t>
          </w:r>
        </w:p>
      </w:docPartBody>
    </w:docPart>
    <w:docPart>
      <w:docPartPr>
        <w:name w:val="7753B7C3B4634F3A9648D66E53626D5F"/>
        <w:category>
          <w:name w:val="כללי"/>
          <w:gallery w:val="placeholder"/>
        </w:category>
        <w:types>
          <w:type w:val="bbPlcHdr"/>
        </w:types>
        <w:behaviors>
          <w:behavior w:val="content"/>
        </w:behaviors>
        <w:guid w:val="{4671BE00-6895-4ABD-AEE1-AE8D3F0A693A}"/>
      </w:docPartPr>
      <w:docPartBody>
        <w:p w:rsidR="00EC1398" w:rsidRDefault="00EC1398">
          <w:r w:rsidRPr="009C4355">
            <w:rPr>
              <w:rStyle w:val="PlaceholderText"/>
              <w:rtl/>
            </w:rPr>
            <w:t>[שם צד א]</w:t>
          </w:r>
        </w:p>
      </w:docPartBody>
    </w:docPart>
    <w:docPart>
      <w:docPartPr>
        <w:name w:val="1455DF0E70914F489BD8898EEB246592"/>
        <w:category>
          <w:name w:val="כללי"/>
          <w:gallery w:val="placeholder"/>
        </w:category>
        <w:types>
          <w:type w:val="bbPlcHdr"/>
        </w:types>
        <w:behaviors>
          <w:behavior w:val="content"/>
        </w:behaviors>
        <w:guid w:val="{6FE03599-D56C-4BF6-8DEB-BD0C30A5AF15}"/>
      </w:docPartPr>
      <w:docPartBody>
        <w:p w:rsidR="00EC1398" w:rsidRDefault="00EC1398" w:rsidP="00EC1398">
          <w:pPr>
            <w:pStyle w:val="1455DF0E70914F489BD8898EEB246592"/>
          </w:pPr>
          <w:r w:rsidRPr="009C4355">
            <w:rPr>
              <w:rStyle w:val="PlaceholderText"/>
              <w:rtl/>
            </w:rPr>
            <w:t>[שם ספק]</w:t>
          </w:r>
        </w:p>
      </w:docPartBody>
    </w:docPart>
    <w:docPart>
      <w:docPartPr>
        <w:name w:val="BB5B6ADCAA644CC698525E774BA3DD78"/>
        <w:category>
          <w:name w:val="כללי"/>
          <w:gallery w:val="placeholder"/>
        </w:category>
        <w:types>
          <w:type w:val="bbPlcHdr"/>
        </w:types>
        <w:behaviors>
          <w:behavior w:val="content"/>
        </w:behaviors>
        <w:guid w:val="{83690B5B-736F-458C-9892-107DF4A03D9F}"/>
      </w:docPartPr>
      <w:docPartBody>
        <w:p w:rsidR="00EC1398" w:rsidRDefault="00EC1398" w:rsidP="00EC1398">
          <w:pPr>
            <w:pStyle w:val="BB5B6ADCAA644CC698525E774BA3DD78"/>
          </w:pPr>
          <w:r w:rsidRPr="009C4355">
            <w:rPr>
              <w:rStyle w:val="PlaceholderText"/>
              <w:rtl/>
            </w:rPr>
            <w:t>[שם ספק]</w:t>
          </w:r>
        </w:p>
      </w:docPartBody>
    </w:docPart>
    <w:docPart>
      <w:docPartPr>
        <w:name w:val="779379F73A804BA682E6499ED070D4D0"/>
        <w:category>
          <w:name w:val="כללי"/>
          <w:gallery w:val="placeholder"/>
        </w:category>
        <w:types>
          <w:type w:val="bbPlcHdr"/>
        </w:types>
        <w:behaviors>
          <w:behavior w:val="content"/>
        </w:behaviors>
        <w:guid w:val="{FCAE66C8-4441-4CD5-9F8A-30E95C182AA5}"/>
      </w:docPartPr>
      <w:docPartBody>
        <w:p w:rsidR="00EC1398" w:rsidRDefault="00EC1398" w:rsidP="00EC1398">
          <w:pPr>
            <w:pStyle w:val="779379F73A804BA682E6499ED070D4D0"/>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55F4B"/>
    <w:rsid w:val="0032380B"/>
    <w:rsid w:val="003D3172"/>
    <w:rsid w:val="004560A3"/>
    <w:rsid w:val="00506017"/>
    <w:rsid w:val="005B2E83"/>
    <w:rsid w:val="006865A5"/>
    <w:rsid w:val="00701C3F"/>
    <w:rsid w:val="00874A5F"/>
    <w:rsid w:val="00E2241D"/>
    <w:rsid w:val="00E82770"/>
    <w:rsid w:val="00EC139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41D"/>
    <w:rPr>
      <w:color w:val="808080"/>
    </w:rPr>
  </w:style>
  <w:style w:type="paragraph" w:customStyle="1" w:styleId="2FC3DF3B16AB4F46B3CB2D8A6C9799B7">
    <w:name w:val="2FC3DF3B16AB4F46B3CB2D8A6C9799B7"/>
    <w:rsid w:val="00701C3F"/>
    <w:pPr>
      <w:bidi/>
    </w:pPr>
  </w:style>
  <w:style w:type="paragraph" w:customStyle="1" w:styleId="D7FB704C0D65433C8C6A41AC2F532E65">
    <w:name w:val="D7FB704C0D65433C8C6A41AC2F532E65"/>
    <w:rsid w:val="004560A3"/>
    <w:pPr>
      <w:bidi/>
    </w:pPr>
  </w:style>
  <w:style w:type="paragraph" w:customStyle="1" w:styleId="97141167339A4FD0BF1EC935A32F4FD8">
    <w:name w:val="97141167339A4FD0BF1EC935A32F4FD8"/>
    <w:rsid w:val="004560A3"/>
    <w:pPr>
      <w:bidi/>
    </w:pPr>
  </w:style>
  <w:style w:type="paragraph" w:customStyle="1" w:styleId="BEF542359A2B434486E8E994454514B6">
    <w:name w:val="BEF542359A2B434486E8E994454514B6"/>
    <w:rsid w:val="004560A3"/>
    <w:pPr>
      <w:bidi/>
    </w:pPr>
  </w:style>
  <w:style w:type="paragraph" w:customStyle="1" w:styleId="81650945B7FF44E987C1F769632F7C36">
    <w:name w:val="81650945B7FF44E987C1F769632F7C36"/>
    <w:rsid w:val="004560A3"/>
    <w:pPr>
      <w:bidi/>
    </w:pPr>
  </w:style>
  <w:style w:type="paragraph" w:customStyle="1" w:styleId="60552060C1A446D09ED32458564E4C0E">
    <w:name w:val="60552060C1A446D09ED32458564E4C0E"/>
    <w:rsid w:val="004560A3"/>
    <w:pPr>
      <w:bidi/>
    </w:pPr>
  </w:style>
  <w:style w:type="paragraph" w:customStyle="1" w:styleId="EB528E6D13114B169177E93E345DEA8C">
    <w:name w:val="EB528E6D13114B169177E93E345DEA8C"/>
    <w:rsid w:val="004560A3"/>
    <w:pPr>
      <w:bidi/>
    </w:pPr>
  </w:style>
  <w:style w:type="paragraph" w:customStyle="1" w:styleId="C7639EA476A34F6398C66EC1474D7439">
    <w:name w:val="C7639EA476A34F6398C66EC1474D7439"/>
    <w:rsid w:val="00506017"/>
    <w:pPr>
      <w:bidi/>
    </w:pPr>
  </w:style>
  <w:style w:type="paragraph" w:customStyle="1" w:styleId="6327284063DA4F5CBA2FA0E6D716355D">
    <w:name w:val="6327284063DA4F5CBA2FA0E6D716355D"/>
    <w:rsid w:val="00506017"/>
    <w:pPr>
      <w:bidi/>
    </w:pPr>
  </w:style>
  <w:style w:type="paragraph" w:customStyle="1" w:styleId="1455DF0E70914F489BD8898EEB246592">
    <w:name w:val="1455DF0E70914F489BD8898EEB246592"/>
    <w:rsid w:val="00EC1398"/>
    <w:pPr>
      <w:bidi/>
    </w:pPr>
  </w:style>
  <w:style w:type="paragraph" w:customStyle="1" w:styleId="BB5B6ADCAA644CC698525E774BA3DD78">
    <w:name w:val="BB5B6ADCAA644CC698525E774BA3DD78"/>
    <w:rsid w:val="00EC1398"/>
    <w:pPr>
      <w:bidi/>
    </w:pPr>
  </w:style>
  <w:style w:type="paragraph" w:customStyle="1" w:styleId="779379F73A804BA682E6499ED070D4D0">
    <w:name w:val="779379F73A804BA682E6499ED070D4D0"/>
    <w:rsid w:val="00EC139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CDBE6EBF-56B6-4AEC-8FC2-35569FEE8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796E50-D7C2-4B59-ACAE-E191B59A8726}"/>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30</Pages>
  <Words>9986</Words>
  <Characters>49931</Characters>
  <Application>Microsoft Office Word</Application>
  <DocSecurity>0</DocSecurity>
  <Lines>416</Lines>
  <Paragraphs>119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38</cp:revision>
  <dcterms:created xsi:type="dcterms:W3CDTF">2018-11-25T15:32:00Z</dcterms:created>
  <dcterms:modified xsi:type="dcterms:W3CDTF">2024-09-10T10:38:00Z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60cc047f-e27d-4af7-9bf8-30cf85231387</vt:lpwstr>
  </property>
</Properties>
</file>