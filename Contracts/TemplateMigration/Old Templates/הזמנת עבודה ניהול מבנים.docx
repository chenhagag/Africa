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F10B13"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71428ED2"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216E13F7"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1700A002" w14:textId="77777777" w:rsidR="00D1293E" w:rsidRPr="00D1293E" w:rsidRDefault="00D1293E" w:rsidP="00D1293E">
      <w:pPr>
        <w:spacing w:before="0" w:beforeAutospacing="0" w:after="0" w:afterAutospacing="0" w:line="240" w:lineRule="auto"/>
        <w:jc w:val="center"/>
        <w:rPr>
          <w:rFonts w:ascii="Times New Roman" w:eastAsia="Times New Roman" w:hAnsi="Times New Roman" w:cs="David"/>
          <w:b/>
          <w:bCs/>
          <w:sz w:val="44"/>
          <w:szCs w:val="44"/>
          <w:u w:val="single"/>
          <w:rtl/>
        </w:rPr>
      </w:pPr>
    </w:p>
    <w:p w14:paraId="0E0725D3" w14:textId="77777777" w:rsidR="00D1293E" w:rsidRPr="00D1293E" w:rsidRDefault="00D1293E" w:rsidP="00D1293E">
      <w:pPr>
        <w:spacing w:before="0" w:beforeAutospacing="0" w:after="0" w:afterAutospacing="0" w:line="240" w:lineRule="auto"/>
        <w:jc w:val="center"/>
        <w:rPr>
          <w:rFonts w:ascii="Times New Roman" w:eastAsia="Times New Roman" w:hAnsi="Times New Roman" w:cs="David"/>
          <w:b/>
          <w:bCs/>
          <w:sz w:val="44"/>
          <w:szCs w:val="44"/>
          <w:u w:val="single"/>
          <w:rtl/>
        </w:rPr>
      </w:pPr>
    </w:p>
    <w:p w14:paraId="4342D2DD" w14:textId="77777777" w:rsidR="00D1293E" w:rsidRPr="00D1293E" w:rsidRDefault="00D1293E" w:rsidP="00D1293E">
      <w:pPr>
        <w:spacing w:before="0" w:beforeAutospacing="0" w:after="0" w:afterAutospacing="0" w:line="240" w:lineRule="auto"/>
        <w:jc w:val="center"/>
        <w:rPr>
          <w:rFonts w:ascii="Times New Roman" w:eastAsia="Times New Roman" w:hAnsi="Times New Roman" w:cs="David"/>
          <w:b/>
          <w:bCs/>
          <w:sz w:val="44"/>
          <w:szCs w:val="44"/>
          <w:u w:val="single"/>
          <w:rtl/>
        </w:rPr>
      </w:pPr>
    </w:p>
    <w:p w14:paraId="75A03F80" w14:textId="77777777" w:rsidR="00D1293E" w:rsidRPr="00D1293E" w:rsidRDefault="00D1293E" w:rsidP="00D1293E">
      <w:pPr>
        <w:spacing w:before="0" w:beforeAutospacing="0" w:after="0" w:afterAutospacing="0" w:line="240" w:lineRule="auto"/>
        <w:jc w:val="center"/>
        <w:rPr>
          <w:rFonts w:ascii="Times New Roman" w:eastAsia="Times New Roman" w:hAnsi="Times New Roman" w:cs="David"/>
          <w:b/>
          <w:bCs/>
          <w:sz w:val="44"/>
          <w:szCs w:val="44"/>
          <w:u w:val="single"/>
          <w:rtl/>
        </w:rPr>
      </w:pPr>
    </w:p>
    <w:p w14:paraId="63B99DE6" w14:textId="67ACF229" w:rsidR="00D1293E" w:rsidRPr="00D1293E" w:rsidRDefault="004D7C71" w:rsidP="00D1293E">
      <w:pPr>
        <w:spacing w:before="0" w:beforeAutospacing="0" w:after="0" w:afterAutospacing="0" w:line="240" w:lineRule="auto"/>
        <w:jc w:val="center"/>
        <w:rPr>
          <w:rFonts w:ascii="Times New Roman" w:eastAsia="Times New Roman" w:hAnsi="Times New Roman" w:cs="David"/>
          <w:b/>
          <w:bCs/>
          <w:sz w:val="44"/>
          <w:szCs w:val="44"/>
          <w:u w:val="single"/>
          <w:rtl/>
        </w:rPr>
      </w:pPr>
      <w:r w:rsidRPr="00776496">
        <w:rPr>
          <w:rFonts w:ascii="Times New Roman" w:eastAsia="Times New Roman" w:hAnsi="Times New Roman" w:cs="David"/>
          <w:bCs/>
          <w:i/>
          <w:iCs/>
          <w:noProof/>
          <w:sz w:val="24"/>
          <w:szCs w:val="24"/>
        </w:rPr>
        <w:drawing>
          <wp:inline distT="0" distB="0" distL="0" distR="0" wp14:anchorId="70D30ECB" wp14:editId="6BEB8445">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4F18FC1" w14:textId="77777777" w:rsidR="004D7C71" w:rsidRDefault="004D7C71" w:rsidP="00D1293E">
      <w:pPr>
        <w:spacing w:before="0" w:beforeAutospacing="0" w:after="0" w:afterAutospacing="0" w:line="240" w:lineRule="auto"/>
        <w:jc w:val="center"/>
        <w:rPr>
          <w:rFonts w:ascii="Times New Roman" w:eastAsia="Times New Roman" w:hAnsi="Times New Roman" w:cs="David"/>
          <w:b/>
          <w:bCs/>
          <w:sz w:val="44"/>
          <w:szCs w:val="44"/>
          <w:u w:val="single"/>
          <w:rtl/>
        </w:rPr>
      </w:pPr>
    </w:p>
    <w:p w14:paraId="2EFD22B9" w14:textId="77777777" w:rsidR="004D7C71" w:rsidRDefault="004D7C71" w:rsidP="00D1293E">
      <w:pPr>
        <w:spacing w:before="0" w:beforeAutospacing="0" w:after="0" w:afterAutospacing="0" w:line="240" w:lineRule="auto"/>
        <w:jc w:val="center"/>
        <w:rPr>
          <w:rFonts w:ascii="Times New Roman" w:eastAsia="Times New Roman" w:hAnsi="Times New Roman" w:cs="David"/>
          <w:b/>
          <w:bCs/>
          <w:sz w:val="44"/>
          <w:szCs w:val="44"/>
          <w:u w:val="single"/>
          <w:rtl/>
        </w:rPr>
      </w:pPr>
    </w:p>
    <w:p w14:paraId="7D0E22CC" w14:textId="77777777" w:rsidR="00D1293E" w:rsidRPr="00D1293E" w:rsidRDefault="00D1293E" w:rsidP="00D1293E">
      <w:pPr>
        <w:spacing w:before="0" w:beforeAutospacing="0" w:after="0" w:afterAutospacing="0" w:line="240" w:lineRule="auto"/>
        <w:jc w:val="center"/>
        <w:rPr>
          <w:rFonts w:ascii="Times New Roman" w:eastAsia="Times New Roman" w:hAnsi="Times New Roman" w:cs="David"/>
          <w:b/>
          <w:bCs/>
          <w:sz w:val="36"/>
          <w:szCs w:val="36"/>
          <w:u w:val="single"/>
          <w:rtl/>
        </w:rPr>
      </w:pPr>
      <w:r w:rsidRPr="00D1293E">
        <w:rPr>
          <w:rFonts w:ascii="Times New Roman" w:eastAsia="Times New Roman" w:hAnsi="Times New Roman" w:cs="David"/>
          <w:b/>
          <w:bCs/>
          <w:sz w:val="36"/>
          <w:szCs w:val="36"/>
          <w:u w:val="single"/>
          <w:rtl/>
        </w:rPr>
        <w:t>הזמנת עבודה - חברת ניהול ואחזקה</w:t>
      </w:r>
    </w:p>
    <w:p w14:paraId="4AB677A5" w14:textId="77777777" w:rsidR="000B0F41" w:rsidRDefault="000B0F41" w:rsidP="00F92632">
      <w:pPr>
        <w:spacing w:before="0" w:beforeAutospacing="0" w:after="0" w:afterAutospacing="0" w:line="240" w:lineRule="auto"/>
        <w:jc w:val="center"/>
        <w:rPr>
          <w:rFonts w:ascii="Times New Roman" w:eastAsia="Times New Roman" w:hAnsi="Times New Roman" w:cs="David"/>
          <w:b/>
          <w:bCs/>
          <w:sz w:val="44"/>
          <w:szCs w:val="44"/>
          <w:u w:val="single"/>
          <w:rtl/>
        </w:rPr>
      </w:pPr>
    </w:p>
    <w:p w14:paraId="34E3F344" w14:textId="77777777" w:rsidR="000B0F41" w:rsidRDefault="000B0F41" w:rsidP="00F92632">
      <w:pPr>
        <w:spacing w:before="0" w:beforeAutospacing="0" w:after="0" w:afterAutospacing="0" w:line="240" w:lineRule="auto"/>
        <w:jc w:val="center"/>
        <w:rPr>
          <w:rFonts w:ascii="Times New Roman" w:eastAsia="Times New Roman" w:hAnsi="Times New Roman" w:cs="David"/>
          <w:b/>
          <w:bCs/>
          <w:sz w:val="44"/>
          <w:szCs w:val="44"/>
          <w:u w:val="single"/>
          <w:rtl/>
        </w:rPr>
      </w:pPr>
    </w:p>
    <w:p w14:paraId="27F856DD" w14:textId="77777777" w:rsidR="000B0F41" w:rsidRDefault="000B0F41" w:rsidP="00F92632">
      <w:pPr>
        <w:spacing w:before="0" w:beforeAutospacing="0" w:after="0" w:afterAutospacing="0" w:line="240" w:lineRule="auto"/>
        <w:jc w:val="center"/>
        <w:rPr>
          <w:rFonts w:ascii="Times New Roman" w:eastAsia="Times New Roman" w:hAnsi="Times New Roman" w:cs="David"/>
          <w:b/>
          <w:bCs/>
          <w:sz w:val="44"/>
          <w:szCs w:val="44"/>
          <w:u w:val="single"/>
          <w:rtl/>
        </w:rPr>
      </w:pPr>
    </w:p>
    <w:p w14:paraId="6B9E0F55" w14:textId="5518D659" w:rsidR="00D1293E" w:rsidRDefault="00854786" w:rsidP="00F92632">
      <w:pPr>
        <w:spacing w:before="0" w:beforeAutospacing="0" w:after="0" w:afterAutospacing="0" w:line="240" w:lineRule="auto"/>
        <w:jc w:val="center"/>
        <w:rPr>
          <w:rFonts w:ascii="Times New Roman" w:eastAsia="Times New Roman" w:hAnsi="Times New Roman" w:cs="David"/>
          <w:sz w:val="28"/>
          <w:szCs w:val="28"/>
          <w:u w:val="single"/>
          <w:rtl/>
        </w:rPr>
      </w:pPr>
      <w:sdt>
        <w:sdtPr>
          <w:rPr>
            <w:rFonts w:ascii="Times New Roman" w:eastAsia="Times New Roman" w:hAnsi="Times New Roman" w:cs="David"/>
            <w:sz w:val="24"/>
            <w:szCs w:val="24"/>
            <w:u w:val="single"/>
            <w:rtl/>
          </w:rPr>
          <w:alias w:val="שם הפרויקט"/>
          <w:tag w:val="cntProjectName"/>
          <w:id w:val="1563673039"/>
          <w:placeholder>
            <w:docPart w:val="7DD02A01F8294CB58E81666C846BC9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D7C71" w:rsidRPr="000B0F41">
            <w:rPr>
              <w:rStyle w:val="PlaceholderText"/>
              <w:color w:val="00B0F0"/>
              <w:u w:val="single"/>
              <w:rtl/>
            </w:rPr>
            <w:t>[שם הפרויקט]</w:t>
          </w:r>
        </w:sdtContent>
      </w:sdt>
    </w:p>
    <w:p w14:paraId="5223BA48" w14:textId="77777777" w:rsidR="004D7C71" w:rsidRDefault="004D7C71" w:rsidP="00F92632">
      <w:pPr>
        <w:spacing w:before="0" w:beforeAutospacing="0" w:after="0" w:afterAutospacing="0" w:line="240" w:lineRule="auto"/>
        <w:jc w:val="center"/>
        <w:rPr>
          <w:rFonts w:ascii="Times New Roman" w:eastAsia="Times New Roman" w:hAnsi="Times New Roman" w:cs="David"/>
          <w:sz w:val="28"/>
          <w:szCs w:val="28"/>
          <w:u w:val="single"/>
          <w:rtl/>
        </w:rPr>
      </w:pPr>
    </w:p>
    <w:p w14:paraId="0B1EE608" w14:textId="77777777" w:rsidR="004D7C71" w:rsidRDefault="004D7C71" w:rsidP="00F92632">
      <w:pPr>
        <w:spacing w:before="0" w:beforeAutospacing="0" w:after="0" w:afterAutospacing="0" w:line="240" w:lineRule="auto"/>
        <w:jc w:val="center"/>
        <w:rPr>
          <w:rFonts w:ascii="Times New Roman" w:eastAsia="Times New Roman" w:hAnsi="Times New Roman" w:cs="David"/>
          <w:sz w:val="28"/>
          <w:szCs w:val="28"/>
          <w:u w:val="single"/>
          <w:rtl/>
        </w:rPr>
      </w:pPr>
    </w:p>
    <w:sdt>
      <w:sdtPr>
        <w:rPr>
          <w:rFonts w:ascii="Times New Roman" w:eastAsia="Times New Roman" w:hAnsi="Times New Roman" w:cs="David"/>
          <w:bCs/>
          <w:sz w:val="32"/>
          <w:szCs w:val="32"/>
          <w:u w:val="single"/>
          <w:rtl/>
          <w:lang w:eastAsia="he-IL"/>
        </w:rPr>
        <w:alias w:val="שם אתר"/>
        <w:tag w:val="cntSite"/>
        <w:id w:val="2071999276"/>
        <w:placeholder>
          <w:docPart w:val="2D2FED1EB83C42D99AE77D54A752DD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E5D9640" w14:textId="77777777" w:rsidR="004D7C71" w:rsidRDefault="004D7C71" w:rsidP="004D7C71">
          <w:pPr>
            <w:widowControl w:val="0"/>
            <w:spacing w:before="0" w:beforeAutospacing="0" w:after="0" w:afterAutospacing="0" w:line="240" w:lineRule="auto"/>
            <w:jc w:val="center"/>
          </w:pPr>
          <w:r w:rsidRPr="001C356E">
            <w:rPr>
              <w:rStyle w:val="PlaceholderText"/>
              <w:color w:val="00B0F0"/>
              <w:rtl/>
            </w:rPr>
            <w:t>[שם אתר]</w:t>
          </w:r>
        </w:p>
      </w:sdtContent>
    </w:sdt>
    <w:p w14:paraId="339BAAC9" w14:textId="77777777" w:rsidR="004D7C71" w:rsidRPr="004D7C71" w:rsidRDefault="004D7C71" w:rsidP="00F92632">
      <w:pPr>
        <w:spacing w:before="0" w:beforeAutospacing="0" w:after="0" w:afterAutospacing="0" w:line="240" w:lineRule="auto"/>
        <w:jc w:val="center"/>
        <w:rPr>
          <w:rFonts w:ascii="Times New Roman" w:eastAsia="Times New Roman" w:hAnsi="Times New Roman" w:cs="David"/>
          <w:sz w:val="28"/>
          <w:szCs w:val="28"/>
          <w:u w:val="single"/>
          <w:rtl/>
        </w:rPr>
      </w:pPr>
    </w:p>
    <w:p w14:paraId="29BF18A1"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36"/>
          <w:szCs w:val="36"/>
          <w:u w:val="single"/>
          <w:rtl/>
        </w:rPr>
      </w:pPr>
    </w:p>
    <w:p w14:paraId="2320AFEF"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36"/>
          <w:szCs w:val="36"/>
          <w:rtl/>
        </w:rPr>
      </w:pPr>
      <w:r w:rsidRPr="00D1293E">
        <w:rPr>
          <w:rFonts w:ascii="Times New Roman" w:eastAsia="Times New Roman" w:hAnsi="Times New Roman" w:cs="David"/>
          <w:sz w:val="36"/>
          <w:szCs w:val="36"/>
          <w:rtl/>
        </w:rPr>
        <w:t xml:space="preserve">                     </w:t>
      </w:r>
    </w:p>
    <w:p w14:paraId="380A1654"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36"/>
          <w:szCs w:val="36"/>
          <w:rtl/>
        </w:rPr>
      </w:pPr>
    </w:p>
    <w:p w14:paraId="76075853"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36"/>
          <w:szCs w:val="36"/>
          <w:rtl/>
        </w:rPr>
      </w:pPr>
    </w:p>
    <w:p w14:paraId="12D450C1"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36"/>
          <w:szCs w:val="36"/>
          <w:u w:val="single"/>
          <w:rtl/>
        </w:rPr>
      </w:pPr>
    </w:p>
    <w:p w14:paraId="762AC577"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61E65FC3"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5DF4ADA8"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0EB6DC80"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p>
    <w:p w14:paraId="1835E582"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p>
    <w:p w14:paraId="66B258E2"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p>
    <w:p w14:paraId="6308B9D4"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p>
    <w:p w14:paraId="60CDF126"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p>
    <w:p w14:paraId="57A937AA"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p>
    <w:p w14:paraId="11C94E13"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p>
    <w:p w14:paraId="72C4F628"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p>
    <w:p w14:paraId="092452C6"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51881B51"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6D8CE4C4"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51311416"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62DC6496"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3C0BAB1B"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26AFF1C4" w14:textId="77777777" w:rsidR="00D1293E" w:rsidRPr="00D1293E" w:rsidRDefault="00D1293E" w:rsidP="00D1293E">
      <w:pPr>
        <w:numPr>
          <w:ilvl w:val="0"/>
          <w:numId w:val="28"/>
        </w:numPr>
        <w:spacing w:before="0" w:beforeAutospacing="0" w:after="0" w:afterAutospacing="0" w:line="240" w:lineRule="auto"/>
        <w:contextualSpacing/>
        <w:rPr>
          <w:rFonts w:ascii="Times New Roman" w:eastAsia="Times New Roman" w:hAnsi="Times New Roman" w:cs="David"/>
          <w:sz w:val="20"/>
          <w:szCs w:val="20"/>
          <w:rtl/>
        </w:rPr>
      </w:pPr>
      <w:r w:rsidRPr="00D1293E">
        <w:rPr>
          <w:rFonts w:ascii="Times New Roman" w:eastAsia="Times New Roman" w:hAnsi="Times New Roman" w:cs="David"/>
          <w:sz w:val="20"/>
          <w:szCs w:val="20"/>
          <w:rtl/>
        </w:rPr>
        <w:t xml:space="preserve">רשימת ופירוט השירותים הנדרשים </w:t>
      </w:r>
    </w:p>
    <w:p w14:paraId="46DAC691" w14:textId="77777777" w:rsidR="00D1293E" w:rsidRPr="00D1293E" w:rsidRDefault="00D1293E" w:rsidP="00D1293E">
      <w:pPr>
        <w:numPr>
          <w:ilvl w:val="0"/>
          <w:numId w:val="28"/>
        </w:numPr>
        <w:spacing w:before="0" w:beforeAutospacing="0" w:after="0" w:afterAutospacing="0" w:line="240" w:lineRule="auto"/>
        <w:contextualSpacing/>
        <w:rPr>
          <w:rFonts w:ascii="Times New Roman" w:eastAsia="Times New Roman" w:hAnsi="Times New Roman" w:cs="David"/>
          <w:sz w:val="20"/>
          <w:szCs w:val="20"/>
          <w:rtl/>
        </w:rPr>
      </w:pPr>
      <w:r w:rsidRPr="00D1293E">
        <w:rPr>
          <w:rFonts w:ascii="Times New Roman" w:eastAsia="Times New Roman" w:hAnsi="Times New Roman" w:cs="David"/>
          <w:sz w:val="20"/>
          <w:szCs w:val="20"/>
          <w:rtl/>
        </w:rPr>
        <w:t>נספח תנאים משפטיים</w:t>
      </w:r>
    </w:p>
    <w:p w14:paraId="520084C3" w14:textId="77777777" w:rsidR="00D1293E" w:rsidRPr="00D1293E" w:rsidRDefault="00D1293E" w:rsidP="00D1293E">
      <w:pPr>
        <w:numPr>
          <w:ilvl w:val="0"/>
          <w:numId w:val="28"/>
        </w:numPr>
        <w:spacing w:before="0" w:beforeAutospacing="0" w:after="0" w:afterAutospacing="0" w:line="240" w:lineRule="auto"/>
        <w:contextualSpacing/>
        <w:rPr>
          <w:rFonts w:ascii="Arial Unicode MS" w:eastAsia="Arial Unicode MS" w:hAnsi="Arial Unicode MS" w:cs="David"/>
          <w:sz w:val="20"/>
          <w:szCs w:val="20"/>
        </w:rPr>
      </w:pPr>
      <w:r w:rsidRPr="00D1293E">
        <w:rPr>
          <w:rFonts w:ascii="Times New Roman" w:eastAsia="Times New Roman" w:hAnsi="Times New Roman" w:cs="David"/>
          <w:sz w:val="20"/>
          <w:szCs w:val="20"/>
          <w:rtl/>
        </w:rPr>
        <w:t>נספח ביטוח</w:t>
      </w:r>
    </w:p>
    <w:p w14:paraId="78F20FBE" w14:textId="77777777" w:rsidR="00D1293E" w:rsidRPr="00D1293E" w:rsidRDefault="00D1293E" w:rsidP="00D1293E">
      <w:pPr>
        <w:numPr>
          <w:ilvl w:val="0"/>
          <w:numId w:val="28"/>
        </w:numPr>
        <w:spacing w:before="0" w:beforeAutospacing="0" w:after="0" w:afterAutospacing="0" w:line="240" w:lineRule="auto"/>
        <w:contextualSpacing/>
        <w:rPr>
          <w:rFonts w:ascii="Arial Unicode MS" w:eastAsia="Arial Unicode MS" w:hAnsi="Arial Unicode MS" w:cs="David"/>
          <w:sz w:val="20"/>
          <w:szCs w:val="20"/>
        </w:rPr>
      </w:pPr>
      <w:r w:rsidRPr="00D1293E">
        <w:rPr>
          <w:rFonts w:ascii="Times New Roman" w:eastAsia="Times New Roman" w:hAnsi="Times New Roman" w:cs="David"/>
          <w:sz w:val="20"/>
          <w:szCs w:val="20"/>
          <w:rtl/>
        </w:rPr>
        <w:lastRenderedPageBreak/>
        <w:t>אישור עריכת ביטוח</w:t>
      </w:r>
    </w:p>
    <w:p w14:paraId="7952E33B" w14:textId="77777777" w:rsidR="00D1293E" w:rsidRPr="00D1293E" w:rsidRDefault="00D1293E" w:rsidP="00D1293E">
      <w:pPr>
        <w:spacing w:before="0" w:beforeAutospacing="0" w:after="0" w:afterAutospacing="0" w:line="240" w:lineRule="auto"/>
        <w:ind w:left="720"/>
        <w:contextualSpacing/>
        <w:rPr>
          <w:rFonts w:ascii="Times New Roman" w:eastAsia="Times New Roman" w:hAnsi="Times New Roman" w:cs="David"/>
          <w:sz w:val="20"/>
          <w:szCs w:val="20"/>
          <w:rtl/>
        </w:rPr>
      </w:pPr>
    </w:p>
    <w:p w14:paraId="7BE44E55"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p>
    <w:p w14:paraId="009E157C"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4BAADA3D"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748325BB" w14:textId="6F6F73C6" w:rsidR="00D1293E" w:rsidRPr="00D1293E" w:rsidRDefault="000B0F41" w:rsidP="000B0F41">
      <w:pPr>
        <w:tabs>
          <w:tab w:val="left" w:pos="2199"/>
        </w:tabs>
        <w:spacing w:before="0" w:beforeAutospacing="0" w:after="0" w:afterAutospacing="0" w:line="240" w:lineRule="auto"/>
        <w:rPr>
          <w:rFonts w:ascii="Times New Roman" w:eastAsia="Times New Roman" w:hAnsi="Times New Roman" w:cs="David"/>
          <w:sz w:val="20"/>
          <w:szCs w:val="20"/>
          <w:rtl/>
        </w:rPr>
      </w:pPr>
      <w:r>
        <w:rPr>
          <w:rFonts w:ascii="Times New Roman" w:eastAsia="Times New Roman" w:hAnsi="Times New Roman" w:cs="David"/>
          <w:sz w:val="20"/>
          <w:szCs w:val="20"/>
          <w:rtl/>
        </w:rPr>
        <w:tab/>
      </w:r>
    </w:p>
    <w:p w14:paraId="664B7EDA" w14:textId="77777777" w:rsidR="00D1293E" w:rsidRP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p>
    <w:p w14:paraId="4B1429EA" w14:textId="77777777" w:rsidR="00D1293E" w:rsidRDefault="00D1293E" w:rsidP="00D1293E">
      <w:pPr>
        <w:spacing w:before="0" w:beforeAutospacing="0" w:after="0" w:afterAutospacing="0" w:line="240" w:lineRule="auto"/>
        <w:jc w:val="right"/>
        <w:rPr>
          <w:rFonts w:ascii="Times New Roman" w:eastAsia="Times New Roman" w:hAnsi="Times New Roman" w:cs="David"/>
          <w:sz w:val="20"/>
          <w:szCs w:val="20"/>
          <w:rtl/>
        </w:rPr>
      </w:pPr>
      <w:r w:rsidRPr="00D1293E">
        <w:rPr>
          <w:rFonts w:ascii="Times New Roman" w:eastAsia="Times New Roman" w:hAnsi="Times New Roman" w:cs="David"/>
          <w:sz w:val="20"/>
          <w:szCs w:val="20"/>
          <w:rtl/>
        </w:rPr>
        <w:t>תאריך:____________</w:t>
      </w:r>
    </w:p>
    <w:p w14:paraId="69485FE4" w14:textId="7F483ADC" w:rsidR="000B0F41" w:rsidRDefault="000B0F41" w:rsidP="00D1293E">
      <w:pPr>
        <w:spacing w:before="0" w:beforeAutospacing="0" w:after="0" w:afterAutospacing="0" w:line="240" w:lineRule="auto"/>
        <w:jc w:val="right"/>
        <w:rPr>
          <w:rFonts w:ascii="Times New Roman" w:eastAsia="Times New Roman" w:hAnsi="Times New Roman" w:cs="David"/>
          <w:sz w:val="20"/>
          <w:szCs w:val="20"/>
          <w:rtl/>
        </w:rPr>
      </w:pPr>
    </w:p>
    <w:p w14:paraId="7A8430D8" w14:textId="6DBAE078" w:rsidR="00D1293E" w:rsidRPr="000B0F41" w:rsidRDefault="00D1293E" w:rsidP="000B0F41">
      <w:pPr>
        <w:spacing w:before="0" w:beforeAutospacing="0" w:after="0" w:afterAutospacing="0" w:line="240" w:lineRule="auto"/>
        <w:ind w:left="327"/>
        <w:rPr>
          <w:rFonts w:ascii="Times New Roman" w:eastAsia="Times New Roman" w:hAnsi="Times New Roman" w:cs="David"/>
          <w:b/>
          <w:bCs/>
          <w:sz w:val="24"/>
          <w:szCs w:val="24"/>
          <w:u w:val="single"/>
          <w:rtl/>
        </w:rPr>
      </w:pPr>
      <w:r w:rsidRPr="000B0F41">
        <w:rPr>
          <w:rFonts w:ascii="Times New Roman" w:eastAsia="Times New Roman" w:hAnsi="Times New Roman" w:cs="David"/>
          <w:b/>
          <w:bCs/>
          <w:sz w:val="24"/>
          <w:szCs w:val="24"/>
          <w:u w:val="single"/>
          <w:rtl/>
        </w:rPr>
        <w:t>שם חברת הניהול המתמודדת:</w:t>
      </w:r>
      <w:r w:rsidR="00F92632" w:rsidRPr="000B0F41">
        <w:rPr>
          <w:rFonts w:ascii="Times New Roman" w:eastAsia="Times New Roman" w:hAnsi="Times New Roman" w:cs="David" w:hint="cs"/>
          <w:b/>
          <w:bCs/>
          <w:sz w:val="24"/>
          <w:szCs w:val="24"/>
          <w:u w:val="single"/>
          <w:rtl/>
        </w:rPr>
        <w:t xml:space="preserve"> </w:t>
      </w:r>
      <w:sdt>
        <w:sdtPr>
          <w:rPr>
            <w:rFonts w:ascii="Times New Roman" w:eastAsia="Times New Roman" w:hAnsi="Times New Roman" w:cs="David" w:hint="cs"/>
            <w:b/>
            <w:bCs/>
            <w:sz w:val="24"/>
            <w:szCs w:val="24"/>
            <w:u w:val="single"/>
            <w:rtl/>
          </w:rPr>
          <w:alias w:val="שם ספק"/>
          <w:tag w:val="cntSupllierName"/>
          <w:id w:val="-506588302"/>
          <w:placeholder>
            <w:docPart w:val="2DB4681AAD944E90BC10B5142934D7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F92632" w:rsidRPr="000B0F41">
            <w:rPr>
              <w:rStyle w:val="PlaceholderText"/>
              <w:color w:val="00B0F0"/>
              <w:sz w:val="24"/>
              <w:szCs w:val="24"/>
              <w:u w:val="single"/>
              <w:rtl/>
            </w:rPr>
            <w:t>[שם ספק]</w:t>
          </w:r>
        </w:sdtContent>
      </w:sdt>
    </w:p>
    <w:p w14:paraId="50146B20" w14:textId="77777777" w:rsidR="00D1293E" w:rsidRPr="000B0F41" w:rsidRDefault="00D1293E" w:rsidP="000B0F41">
      <w:pPr>
        <w:spacing w:before="0" w:beforeAutospacing="0" w:after="0" w:afterAutospacing="0" w:line="240" w:lineRule="auto"/>
        <w:ind w:left="327"/>
        <w:jc w:val="center"/>
        <w:rPr>
          <w:rFonts w:ascii="Times New Roman" w:eastAsia="Times New Roman" w:hAnsi="Times New Roman" w:cs="David"/>
          <w:b/>
          <w:bCs/>
          <w:sz w:val="24"/>
          <w:szCs w:val="24"/>
          <w:u w:val="single"/>
          <w:rtl/>
        </w:rPr>
      </w:pPr>
    </w:p>
    <w:p w14:paraId="3A5E9B2B" w14:textId="3CC11E2A" w:rsidR="00D1293E" w:rsidRPr="000B0F41" w:rsidRDefault="00D1293E" w:rsidP="000B0F41">
      <w:pPr>
        <w:spacing w:before="0" w:beforeAutospacing="0" w:after="0" w:afterAutospacing="0" w:line="240" w:lineRule="auto"/>
        <w:ind w:left="327"/>
        <w:rPr>
          <w:rFonts w:ascii="Times New Roman" w:eastAsia="Times New Roman" w:hAnsi="Times New Roman" w:cs="David"/>
          <w:b/>
          <w:bCs/>
          <w:sz w:val="24"/>
          <w:szCs w:val="24"/>
          <w:u w:val="single"/>
          <w:rtl/>
        </w:rPr>
      </w:pPr>
      <w:r w:rsidRPr="000B0F41">
        <w:rPr>
          <w:rFonts w:ascii="Times New Roman" w:eastAsia="Times New Roman" w:hAnsi="Times New Roman" w:cs="David"/>
          <w:b/>
          <w:bCs/>
          <w:sz w:val="24"/>
          <w:szCs w:val="24"/>
          <w:u w:val="single"/>
          <w:rtl/>
        </w:rPr>
        <w:t xml:space="preserve">שם הפרויקט:  </w:t>
      </w:r>
      <w:sdt>
        <w:sdtPr>
          <w:rPr>
            <w:rFonts w:ascii="Times New Roman" w:eastAsia="Times New Roman" w:hAnsi="Times New Roman" w:cs="David"/>
            <w:b/>
            <w:bCs/>
            <w:sz w:val="24"/>
            <w:szCs w:val="24"/>
            <w:u w:val="single"/>
            <w:rtl/>
          </w:rPr>
          <w:alias w:val="שם הפרויקט"/>
          <w:tag w:val="cntProjectName"/>
          <w:id w:val="85582017"/>
          <w:placeholder>
            <w:docPart w:val="504B3688CB034D14B3213221DBF320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D7C71" w:rsidRPr="000B0F41">
            <w:rPr>
              <w:rStyle w:val="PlaceholderText"/>
              <w:color w:val="00B0F0"/>
              <w:sz w:val="24"/>
              <w:szCs w:val="24"/>
              <w:u w:val="single"/>
              <w:rtl/>
            </w:rPr>
            <w:t>[שם הפרויקט]</w:t>
          </w:r>
        </w:sdtContent>
      </w:sdt>
    </w:p>
    <w:p w14:paraId="27BBEF15" w14:textId="7415685C" w:rsidR="000B0F41" w:rsidRPr="000B0F41" w:rsidRDefault="000B0F41" w:rsidP="00F92632">
      <w:pPr>
        <w:spacing w:before="0" w:beforeAutospacing="0" w:after="0" w:afterAutospacing="0" w:line="240" w:lineRule="auto"/>
        <w:ind w:left="-58"/>
        <w:jc w:val="center"/>
        <w:rPr>
          <w:rFonts w:ascii="Times New Roman" w:eastAsia="Times New Roman" w:hAnsi="Times New Roman" w:cs="David"/>
          <w:b/>
          <w:bCs/>
          <w:sz w:val="24"/>
          <w:szCs w:val="24"/>
          <w:u w:val="single"/>
          <w:rtl/>
        </w:rPr>
      </w:pPr>
    </w:p>
    <w:p w14:paraId="07A377A3" w14:textId="77777777" w:rsidR="000B0F41" w:rsidRPr="00D1293E" w:rsidRDefault="000B0F41" w:rsidP="000B0F41">
      <w:pPr>
        <w:spacing w:before="0" w:beforeAutospacing="0" w:after="0" w:afterAutospacing="0" w:line="240" w:lineRule="auto"/>
        <w:ind w:left="-58"/>
        <w:jc w:val="center"/>
        <w:rPr>
          <w:rFonts w:ascii="Times New Roman" w:eastAsia="Times New Roman" w:hAnsi="Times New Roman" w:cs="David"/>
          <w:b/>
          <w:bCs/>
          <w:color w:val="FF0000"/>
          <w:sz w:val="28"/>
          <w:szCs w:val="28"/>
          <w:u w:val="single"/>
        </w:rPr>
      </w:pPr>
      <w:r w:rsidRPr="00D1293E">
        <w:rPr>
          <w:rFonts w:ascii="Times New Roman" w:eastAsia="Times New Roman" w:hAnsi="Times New Roman" w:cs="David"/>
          <w:b/>
          <w:bCs/>
          <w:sz w:val="28"/>
          <w:szCs w:val="28"/>
          <w:u w:val="single"/>
          <w:rtl/>
        </w:rPr>
        <w:t>הזמנת עבודה לניהול ותחזוקת בית משותף למשך חודשיים ממועד המסירה</w:t>
      </w:r>
    </w:p>
    <w:p w14:paraId="446BBBEE" w14:textId="77777777" w:rsidR="000B0F41" w:rsidRPr="004D7C71" w:rsidRDefault="000B0F41" w:rsidP="00F92632">
      <w:pPr>
        <w:spacing w:before="0" w:beforeAutospacing="0" w:after="0" w:afterAutospacing="0" w:line="240" w:lineRule="auto"/>
        <w:ind w:left="-58"/>
        <w:jc w:val="center"/>
        <w:rPr>
          <w:rFonts w:ascii="Times New Roman" w:eastAsia="Times New Roman" w:hAnsi="Times New Roman" w:cs="David"/>
          <w:b/>
          <w:bCs/>
          <w:sz w:val="24"/>
          <w:szCs w:val="24"/>
          <w:u w:val="single"/>
          <w:rtl/>
        </w:rPr>
      </w:pPr>
    </w:p>
    <w:tbl>
      <w:tblPr>
        <w:tblpPr w:leftFromText="180" w:rightFromText="180" w:vertAnchor="text" w:horzAnchor="margin" w:tblpXSpec="right" w:tblpY="81"/>
        <w:bidiVisual/>
        <w:tblW w:w="9693" w:type="dxa"/>
        <w:tblLook w:val="00A0" w:firstRow="1" w:lastRow="0" w:firstColumn="1" w:lastColumn="0" w:noHBand="0" w:noVBand="0"/>
      </w:tblPr>
      <w:tblGrid>
        <w:gridCol w:w="411"/>
        <w:gridCol w:w="2268"/>
        <w:gridCol w:w="5251"/>
        <w:gridCol w:w="2047"/>
      </w:tblGrid>
      <w:tr w:rsidR="00D1293E" w:rsidRPr="00D1293E" w14:paraId="23B07CBE" w14:textId="77777777" w:rsidTr="00D1293E">
        <w:trPr>
          <w:trHeight w:val="515"/>
        </w:trPr>
        <w:tc>
          <w:tcPr>
            <w:tcW w:w="411" w:type="dxa"/>
            <w:tcBorders>
              <w:top w:val="single" w:sz="4" w:space="0" w:color="auto"/>
              <w:left w:val="single" w:sz="4" w:space="0" w:color="auto"/>
              <w:bottom w:val="single" w:sz="4" w:space="0" w:color="auto"/>
              <w:right w:val="single" w:sz="4" w:space="0" w:color="auto"/>
            </w:tcBorders>
            <w:shd w:val="clear" w:color="auto" w:fill="808080"/>
          </w:tcPr>
          <w:p w14:paraId="42A5F140" w14:textId="77777777" w:rsidR="00D1293E" w:rsidRPr="00D1293E" w:rsidRDefault="00D1293E" w:rsidP="00D1293E">
            <w:pPr>
              <w:spacing w:before="0" w:beforeAutospacing="0" w:after="0" w:afterAutospacing="0" w:line="240" w:lineRule="auto"/>
              <w:rPr>
                <w:rFonts w:ascii="Arial" w:eastAsia="Times New Roman" w:hAnsi="Arial" w:cs="David"/>
                <w:b/>
                <w:bCs/>
                <w:sz w:val="24"/>
                <w:szCs w:val="24"/>
                <w:u w:val="single"/>
                <w:rtl/>
              </w:rPr>
            </w:pPr>
          </w:p>
        </w:tc>
        <w:tc>
          <w:tcPr>
            <w:tcW w:w="2268" w:type="dxa"/>
            <w:tcBorders>
              <w:top w:val="single" w:sz="4" w:space="0" w:color="auto"/>
              <w:left w:val="single" w:sz="4" w:space="0" w:color="auto"/>
              <w:bottom w:val="single" w:sz="4" w:space="0" w:color="auto"/>
              <w:right w:val="single" w:sz="4" w:space="0" w:color="auto"/>
            </w:tcBorders>
            <w:shd w:val="clear" w:color="auto" w:fill="808080"/>
            <w:noWrap/>
            <w:vAlign w:val="center"/>
          </w:tcPr>
          <w:p w14:paraId="7324F924" w14:textId="77777777" w:rsidR="00D1293E" w:rsidRPr="00D1293E" w:rsidRDefault="00D1293E" w:rsidP="00D1293E">
            <w:pPr>
              <w:spacing w:before="0" w:beforeAutospacing="0" w:after="0" w:afterAutospacing="0" w:line="240" w:lineRule="auto"/>
              <w:rPr>
                <w:rFonts w:ascii="Arial" w:eastAsia="Times New Roman" w:hAnsi="Arial" w:cs="David"/>
                <w:b/>
                <w:bCs/>
                <w:sz w:val="24"/>
                <w:szCs w:val="24"/>
                <w:u w:val="single"/>
              </w:rPr>
            </w:pPr>
            <w:r w:rsidRPr="00D1293E">
              <w:rPr>
                <w:rFonts w:ascii="Arial" w:eastAsia="Times New Roman" w:hAnsi="Arial" w:cs="David"/>
                <w:b/>
                <w:bCs/>
                <w:sz w:val="24"/>
                <w:szCs w:val="24"/>
                <w:u w:val="single"/>
                <w:rtl/>
              </w:rPr>
              <w:t>רשימת השירותים</w:t>
            </w:r>
          </w:p>
        </w:tc>
        <w:tc>
          <w:tcPr>
            <w:tcW w:w="5251" w:type="dxa"/>
            <w:tcBorders>
              <w:top w:val="single" w:sz="4" w:space="0" w:color="auto"/>
              <w:left w:val="single" w:sz="4" w:space="0" w:color="auto"/>
              <w:bottom w:val="single" w:sz="4" w:space="0" w:color="auto"/>
              <w:right w:val="single" w:sz="4" w:space="0" w:color="auto"/>
            </w:tcBorders>
            <w:shd w:val="clear" w:color="auto" w:fill="808080"/>
            <w:noWrap/>
            <w:vAlign w:val="center"/>
          </w:tcPr>
          <w:p w14:paraId="6C76D28F" w14:textId="77777777" w:rsidR="00D1293E" w:rsidRPr="00D1293E" w:rsidRDefault="00D1293E" w:rsidP="00D1293E">
            <w:pPr>
              <w:spacing w:before="0" w:beforeAutospacing="0" w:after="0" w:afterAutospacing="0" w:line="240" w:lineRule="auto"/>
              <w:jc w:val="center"/>
              <w:rPr>
                <w:rFonts w:ascii="Arial" w:eastAsia="Times New Roman" w:hAnsi="Arial" w:cs="David"/>
                <w:b/>
                <w:bCs/>
                <w:sz w:val="24"/>
                <w:szCs w:val="24"/>
                <w:u w:val="single"/>
                <w:rtl/>
              </w:rPr>
            </w:pPr>
            <w:r w:rsidRPr="00D1293E">
              <w:rPr>
                <w:rFonts w:ascii="Arial" w:eastAsia="Times New Roman" w:hAnsi="Arial" w:cs="David"/>
                <w:b/>
                <w:bCs/>
                <w:sz w:val="24"/>
                <w:szCs w:val="24"/>
                <w:u w:val="single"/>
                <w:rtl/>
              </w:rPr>
              <w:t>פרוט</w:t>
            </w:r>
            <w:r w:rsidRPr="00D1293E">
              <w:rPr>
                <w:rFonts w:ascii="Arial" w:eastAsia="Times New Roman" w:hAnsi="Arial" w:cs="David"/>
                <w:b/>
                <w:bCs/>
                <w:sz w:val="24"/>
                <w:szCs w:val="24"/>
                <w:u w:val="single"/>
              </w:rPr>
              <w:t xml:space="preserve"> </w:t>
            </w:r>
            <w:r w:rsidRPr="00D1293E">
              <w:rPr>
                <w:rFonts w:ascii="Arial" w:eastAsia="Times New Roman" w:hAnsi="Arial" w:cs="David"/>
                <w:b/>
                <w:bCs/>
                <w:sz w:val="24"/>
                <w:szCs w:val="24"/>
                <w:u w:val="single"/>
                <w:rtl/>
              </w:rPr>
              <w:t>השירותים</w:t>
            </w:r>
          </w:p>
        </w:tc>
        <w:tc>
          <w:tcPr>
            <w:tcW w:w="1763" w:type="dxa"/>
            <w:tcBorders>
              <w:top w:val="single" w:sz="4" w:space="0" w:color="auto"/>
              <w:left w:val="single" w:sz="4" w:space="0" w:color="auto"/>
              <w:bottom w:val="single" w:sz="4" w:space="0" w:color="auto"/>
              <w:right w:val="single" w:sz="4" w:space="0" w:color="auto"/>
            </w:tcBorders>
            <w:shd w:val="clear" w:color="auto" w:fill="808080"/>
            <w:vAlign w:val="center"/>
          </w:tcPr>
          <w:p w14:paraId="2578BB27" w14:textId="77777777" w:rsidR="00D1293E" w:rsidRPr="00D1293E" w:rsidRDefault="00D1293E" w:rsidP="00D1293E">
            <w:pPr>
              <w:spacing w:before="0" w:beforeAutospacing="0" w:after="0" w:afterAutospacing="0" w:line="240" w:lineRule="auto"/>
              <w:jc w:val="center"/>
              <w:rPr>
                <w:rFonts w:ascii="Arial" w:eastAsia="Times New Roman" w:hAnsi="Arial" w:cs="David"/>
                <w:b/>
                <w:bCs/>
                <w:sz w:val="24"/>
                <w:szCs w:val="24"/>
                <w:u w:val="single"/>
              </w:rPr>
            </w:pPr>
            <w:r w:rsidRPr="00D1293E">
              <w:rPr>
                <w:rFonts w:ascii="Arial" w:eastAsia="Times New Roman" w:hAnsi="Arial" w:cs="David"/>
                <w:b/>
                <w:bCs/>
                <w:sz w:val="24"/>
                <w:szCs w:val="24"/>
                <w:u w:val="single"/>
                <w:rtl/>
              </w:rPr>
              <w:t xml:space="preserve">מחיר לחודשיים  </w:t>
            </w:r>
            <w:r w:rsidRPr="00D1293E">
              <w:rPr>
                <w:rFonts w:ascii="Arial" w:eastAsia="Times New Roman" w:hAnsi="Arial" w:cs="David"/>
                <w:b/>
                <w:bCs/>
                <w:sz w:val="18"/>
                <w:szCs w:val="18"/>
                <w:rtl/>
              </w:rPr>
              <w:t>ללא מע"מ</w:t>
            </w:r>
            <w:r w:rsidRPr="00D1293E">
              <w:rPr>
                <w:rFonts w:ascii="Arial" w:eastAsia="Times New Roman" w:hAnsi="Arial" w:cs="David"/>
                <w:b/>
                <w:bCs/>
                <w:sz w:val="24"/>
                <w:szCs w:val="24"/>
                <w:u w:val="single"/>
                <w:rtl/>
              </w:rPr>
              <w:t xml:space="preserve"> </w:t>
            </w:r>
          </w:p>
        </w:tc>
      </w:tr>
      <w:tr w:rsidR="00D1293E" w:rsidRPr="00D1293E" w14:paraId="2E23FD24" w14:textId="77777777" w:rsidTr="00D1293E">
        <w:trPr>
          <w:trHeight w:val="300"/>
        </w:trPr>
        <w:tc>
          <w:tcPr>
            <w:tcW w:w="411" w:type="dxa"/>
            <w:tcBorders>
              <w:top w:val="single" w:sz="4" w:space="0" w:color="auto"/>
              <w:left w:val="single" w:sz="4" w:space="0" w:color="auto"/>
              <w:bottom w:val="single" w:sz="4" w:space="0" w:color="auto"/>
              <w:right w:val="single" w:sz="4" w:space="0" w:color="auto"/>
            </w:tcBorders>
            <w:shd w:val="clear" w:color="auto" w:fill="D9D9D9"/>
            <w:vAlign w:val="center"/>
          </w:tcPr>
          <w:p w14:paraId="44AE59FE"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1</w:t>
            </w:r>
          </w:p>
        </w:tc>
        <w:tc>
          <w:tcPr>
            <w:tcW w:w="2268"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6FBF3E5C"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tl/>
              </w:rPr>
            </w:pPr>
            <w:r w:rsidRPr="00D1293E">
              <w:rPr>
                <w:rFonts w:ascii="Times New Roman" w:eastAsia="Times New Roman" w:hAnsi="Times New Roman" w:cs="David"/>
                <w:b/>
                <w:bCs/>
                <w:rtl/>
              </w:rPr>
              <w:t>גינון</w:t>
            </w:r>
          </w:p>
        </w:tc>
        <w:tc>
          <w:tcPr>
            <w:tcW w:w="5251" w:type="dxa"/>
            <w:tcBorders>
              <w:top w:val="single" w:sz="4" w:space="0" w:color="auto"/>
              <w:left w:val="single" w:sz="4" w:space="0" w:color="auto"/>
              <w:bottom w:val="single" w:sz="4" w:space="0" w:color="auto"/>
              <w:right w:val="single" w:sz="4" w:space="0" w:color="auto"/>
            </w:tcBorders>
            <w:vAlign w:val="center"/>
          </w:tcPr>
          <w:p w14:paraId="16C84E81"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tl/>
              </w:rPr>
            </w:pPr>
            <w:r w:rsidRPr="00D1293E">
              <w:rPr>
                <w:rFonts w:ascii="Times New Roman" w:eastAsia="Times New Roman" w:hAnsi="Times New Roman" w:cs="David"/>
                <w:sz w:val="20"/>
                <w:szCs w:val="20"/>
                <w:rtl/>
              </w:rPr>
              <w:t>פעמיים בחודש</w:t>
            </w:r>
          </w:p>
        </w:tc>
        <w:tc>
          <w:tcPr>
            <w:tcW w:w="1763" w:type="dxa"/>
            <w:tcBorders>
              <w:top w:val="single" w:sz="4" w:space="0" w:color="auto"/>
              <w:left w:val="single" w:sz="4" w:space="0" w:color="auto"/>
              <w:bottom w:val="single" w:sz="4" w:space="0" w:color="auto"/>
              <w:right w:val="single" w:sz="4" w:space="0" w:color="auto"/>
            </w:tcBorders>
            <w:vAlign w:val="center"/>
          </w:tcPr>
          <w:p w14:paraId="1D7860BD" w14:textId="77777777" w:rsidR="00D1293E" w:rsidRPr="00D1293E" w:rsidDel="00D27419" w:rsidRDefault="00D1293E" w:rsidP="00D1293E">
            <w:pPr>
              <w:spacing w:before="0" w:beforeAutospacing="0" w:after="0" w:afterAutospacing="0" w:line="240" w:lineRule="auto"/>
              <w:rPr>
                <w:rFonts w:ascii="Arial" w:eastAsia="Times New Roman" w:hAnsi="Arial" w:cs="David"/>
                <w:color w:val="000000"/>
                <w:sz w:val="20"/>
                <w:szCs w:val="20"/>
                <w:rtl/>
              </w:rPr>
            </w:pPr>
            <w:r w:rsidRPr="00D1293E">
              <w:rPr>
                <w:rFonts w:ascii="Arial" w:eastAsia="Times New Roman" w:hAnsi="Arial" w:cs="David"/>
                <w:color w:val="000000"/>
                <w:sz w:val="20"/>
                <w:szCs w:val="20"/>
                <w:rtl/>
              </w:rPr>
              <w:t xml:space="preserve">                                   ₪</w:t>
            </w:r>
          </w:p>
        </w:tc>
      </w:tr>
      <w:tr w:rsidR="00D1293E" w:rsidRPr="00D1293E" w14:paraId="1305F3B0" w14:textId="77777777" w:rsidTr="00D1293E">
        <w:trPr>
          <w:trHeight w:val="300"/>
        </w:trPr>
        <w:tc>
          <w:tcPr>
            <w:tcW w:w="411" w:type="dxa"/>
            <w:tcBorders>
              <w:top w:val="single" w:sz="4" w:space="0" w:color="auto"/>
              <w:left w:val="single" w:sz="4" w:space="0" w:color="auto"/>
              <w:bottom w:val="single" w:sz="4" w:space="0" w:color="auto"/>
              <w:right w:val="single" w:sz="4" w:space="0" w:color="auto"/>
            </w:tcBorders>
            <w:shd w:val="clear" w:color="auto" w:fill="D9D9D9"/>
            <w:vAlign w:val="center"/>
          </w:tcPr>
          <w:p w14:paraId="35B316AF"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2</w:t>
            </w:r>
          </w:p>
        </w:tc>
        <w:tc>
          <w:tcPr>
            <w:tcW w:w="2268"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327A11CA"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tl/>
              </w:rPr>
            </w:pPr>
            <w:r w:rsidRPr="00D1293E">
              <w:rPr>
                <w:rFonts w:ascii="Times New Roman" w:eastAsia="Times New Roman" w:hAnsi="Times New Roman" w:cs="David"/>
                <w:b/>
                <w:bCs/>
                <w:rtl/>
              </w:rPr>
              <w:t>חומרים מתכלים</w:t>
            </w:r>
          </w:p>
        </w:tc>
        <w:tc>
          <w:tcPr>
            <w:tcW w:w="5251" w:type="dxa"/>
            <w:tcBorders>
              <w:top w:val="single" w:sz="4" w:space="0" w:color="auto"/>
              <w:left w:val="single" w:sz="4" w:space="0" w:color="auto"/>
              <w:bottom w:val="single" w:sz="4" w:space="0" w:color="auto"/>
              <w:right w:val="single" w:sz="4" w:space="0" w:color="auto"/>
            </w:tcBorders>
            <w:vAlign w:val="center"/>
          </w:tcPr>
          <w:p w14:paraId="10094089"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tl/>
              </w:rPr>
            </w:pPr>
            <w:r w:rsidRPr="00D1293E">
              <w:rPr>
                <w:rFonts w:ascii="Times New Roman" w:eastAsia="Times New Roman" w:hAnsi="Times New Roman" w:cs="David"/>
                <w:sz w:val="20"/>
                <w:szCs w:val="20"/>
                <w:rtl/>
              </w:rPr>
              <w:t>נורות, מנעולים וכדו</w:t>
            </w:r>
            <w:r w:rsidRPr="00D1293E">
              <w:rPr>
                <w:rFonts w:ascii="Times New Roman" w:eastAsia="Times New Roman" w:hAnsi="Times New Roman" w:cs="David"/>
                <w:sz w:val="20"/>
                <w:szCs w:val="20"/>
              </w:rPr>
              <w:t>'</w:t>
            </w:r>
          </w:p>
        </w:tc>
        <w:tc>
          <w:tcPr>
            <w:tcW w:w="1763" w:type="dxa"/>
            <w:tcBorders>
              <w:top w:val="single" w:sz="4" w:space="0" w:color="auto"/>
              <w:left w:val="single" w:sz="4" w:space="0" w:color="auto"/>
              <w:bottom w:val="single" w:sz="4" w:space="0" w:color="auto"/>
              <w:right w:val="single" w:sz="4" w:space="0" w:color="auto"/>
            </w:tcBorders>
            <w:vAlign w:val="center"/>
          </w:tcPr>
          <w:p w14:paraId="4DFD8C8E"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4"/>
                <w:szCs w:val="24"/>
              </w:rPr>
            </w:pPr>
            <w:r w:rsidRPr="00D1293E">
              <w:rPr>
                <w:rFonts w:ascii="Arial" w:eastAsia="Times New Roman" w:hAnsi="Arial" w:cs="David"/>
                <w:color w:val="000000"/>
                <w:sz w:val="20"/>
                <w:szCs w:val="20"/>
                <w:rtl/>
              </w:rPr>
              <w:t xml:space="preserve">                                   ₪</w:t>
            </w:r>
          </w:p>
        </w:tc>
      </w:tr>
      <w:tr w:rsidR="00D1293E" w:rsidRPr="00D1293E" w14:paraId="6A68C3CF" w14:textId="77777777" w:rsidTr="00D1293E">
        <w:trPr>
          <w:trHeight w:val="300"/>
        </w:trPr>
        <w:tc>
          <w:tcPr>
            <w:tcW w:w="411" w:type="dxa"/>
            <w:tcBorders>
              <w:top w:val="single" w:sz="4" w:space="0" w:color="auto"/>
              <w:left w:val="single" w:sz="4" w:space="0" w:color="auto"/>
              <w:bottom w:val="single" w:sz="4" w:space="0" w:color="auto"/>
              <w:right w:val="single" w:sz="4" w:space="0" w:color="auto"/>
            </w:tcBorders>
            <w:shd w:val="clear" w:color="auto" w:fill="D9D9D9"/>
            <w:vAlign w:val="center"/>
          </w:tcPr>
          <w:p w14:paraId="66626114"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3</w:t>
            </w:r>
          </w:p>
        </w:tc>
        <w:tc>
          <w:tcPr>
            <w:tcW w:w="2268"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67333AAB" w14:textId="77777777" w:rsidR="00D1293E" w:rsidRPr="00D1293E" w:rsidRDefault="00D1293E" w:rsidP="00D1293E">
            <w:pPr>
              <w:spacing w:before="0" w:beforeAutospacing="0" w:after="0" w:afterAutospacing="0" w:line="240" w:lineRule="auto"/>
              <w:rPr>
                <w:rFonts w:ascii="Times New Roman" w:eastAsia="Times New Roman" w:hAnsi="Times New Roman" w:cs="David"/>
                <w:b/>
                <w:bCs/>
                <w:sz w:val="24"/>
                <w:szCs w:val="24"/>
                <w:rtl/>
              </w:rPr>
            </w:pPr>
            <w:r w:rsidRPr="00D1293E">
              <w:rPr>
                <w:rFonts w:ascii="Arial" w:eastAsia="Times New Roman" w:hAnsi="Arial" w:cs="David"/>
                <w:b/>
                <w:bCs/>
                <w:color w:val="000000"/>
                <w:rtl/>
              </w:rPr>
              <w:t>פינוי אשפה</w:t>
            </w:r>
          </w:p>
        </w:tc>
        <w:tc>
          <w:tcPr>
            <w:tcW w:w="5251" w:type="dxa"/>
            <w:tcBorders>
              <w:top w:val="single" w:sz="4" w:space="0" w:color="auto"/>
              <w:left w:val="single" w:sz="4" w:space="0" w:color="auto"/>
              <w:bottom w:val="single" w:sz="4" w:space="0" w:color="auto"/>
              <w:right w:val="single" w:sz="4" w:space="0" w:color="auto"/>
            </w:tcBorders>
            <w:vAlign w:val="center"/>
          </w:tcPr>
          <w:p w14:paraId="335E9C5F"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r w:rsidRPr="00D1293E">
              <w:rPr>
                <w:rFonts w:ascii="Times New Roman" w:eastAsia="Times New Roman" w:hAnsi="Times New Roman" w:cs="David"/>
                <w:sz w:val="20"/>
                <w:szCs w:val="20"/>
                <w:rtl/>
              </w:rPr>
              <w:t>תחזוקה, ניקוי ופינוי של חדרי האשפה במבנה.</w:t>
            </w:r>
          </w:p>
          <w:p w14:paraId="4FA1B1B7"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r w:rsidRPr="00D1293E">
              <w:rPr>
                <w:rFonts w:ascii="Times New Roman" w:eastAsia="Times New Roman" w:hAnsi="Times New Roman" w:cs="David"/>
                <w:sz w:val="20"/>
                <w:szCs w:val="20"/>
                <w:rtl/>
              </w:rPr>
              <w:t>מעורבות מלאה בניהול ופינוי מכולות האשפה המשמשות לצורכי העברת דירות יחד עם הקבלן הראשי של הפרויקט.</w:t>
            </w:r>
          </w:p>
        </w:tc>
        <w:tc>
          <w:tcPr>
            <w:tcW w:w="1763" w:type="dxa"/>
            <w:tcBorders>
              <w:top w:val="single" w:sz="4" w:space="0" w:color="auto"/>
              <w:left w:val="single" w:sz="4" w:space="0" w:color="auto"/>
              <w:bottom w:val="single" w:sz="4" w:space="0" w:color="auto"/>
              <w:right w:val="single" w:sz="4" w:space="0" w:color="auto"/>
            </w:tcBorders>
            <w:vAlign w:val="center"/>
          </w:tcPr>
          <w:p w14:paraId="092BA515"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4"/>
                <w:szCs w:val="24"/>
              </w:rPr>
            </w:pPr>
            <w:r w:rsidRPr="00D1293E">
              <w:rPr>
                <w:rFonts w:ascii="Arial" w:eastAsia="Times New Roman" w:hAnsi="Arial" w:cs="David"/>
                <w:color w:val="000000"/>
                <w:sz w:val="20"/>
                <w:szCs w:val="20"/>
                <w:rtl/>
              </w:rPr>
              <w:t xml:space="preserve">                                   ₪</w:t>
            </w:r>
          </w:p>
        </w:tc>
      </w:tr>
      <w:tr w:rsidR="00D1293E" w:rsidRPr="00D1293E" w14:paraId="2A425915" w14:textId="77777777" w:rsidTr="00D1293E">
        <w:trPr>
          <w:trHeight w:val="300"/>
        </w:trPr>
        <w:tc>
          <w:tcPr>
            <w:tcW w:w="411" w:type="dxa"/>
            <w:tcBorders>
              <w:top w:val="single" w:sz="4" w:space="0" w:color="auto"/>
              <w:left w:val="single" w:sz="4" w:space="0" w:color="auto"/>
              <w:bottom w:val="single" w:sz="4" w:space="0" w:color="auto"/>
              <w:right w:val="single" w:sz="4" w:space="0" w:color="auto"/>
            </w:tcBorders>
            <w:shd w:val="clear" w:color="auto" w:fill="D9D9D9"/>
            <w:vAlign w:val="center"/>
          </w:tcPr>
          <w:p w14:paraId="502CCA58"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4</w:t>
            </w:r>
          </w:p>
        </w:tc>
        <w:tc>
          <w:tcPr>
            <w:tcW w:w="2268"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615B6C41"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tl/>
              </w:rPr>
            </w:pPr>
            <w:r w:rsidRPr="00D1293E">
              <w:rPr>
                <w:rFonts w:ascii="Times New Roman" w:eastAsia="Times New Roman" w:hAnsi="Times New Roman" w:cs="David"/>
                <w:b/>
                <w:bCs/>
                <w:rtl/>
              </w:rPr>
              <w:t xml:space="preserve">ביטוח </w:t>
            </w:r>
          </w:p>
        </w:tc>
        <w:tc>
          <w:tcPr>
            <w:tcW w:w="5251" w:type="dxa"/>
            <w:tcBorders>
              <w:top w:val="single" w:sz="4" w:space="0" w:color="auto"/>
              <w:left w:val="single" w:sz="4" w:space="0" w:color="auto"/>
              <w:bottom w:val="single" w:sz="4" w:space="0" w:color="auto"/>
              <w:right w:val="single" w:sz="4" w:space="0" w:color="auto"/>
            </w:tcBorders>
            <w:vAlign w:val="center"/>
          </w:tcPr>
          <w:p w14:paraId="0B54F519"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r w:rsidRPr="00D1293E">
              <w:rPr>
                <w:rFonts w:ascii="Times New Roman" w:eastAsia="Times New Roman" w:hAnsi="Times New Roman" w:cs="David"/>
                <w:sz w:val="20"/>
                <w:szCs w:val="20"/>
                <w:rtl/>
              </w:rPr>
              <w:t>ביטוח הרכוש המשותף מפני נזקי צד ג'</w:t>
            </w:r>
          </w:p>
          <w:p w14:paraId="554B80BF"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tl/>
              </w:rPr>
            </w:pPr>
            <w:r w:rsidRPr="00D1293E">
              <w:rPr>
                <w:rFonts w:ascii="Times New Roman" w:eastAsia="Times New Roman" w:hAnsi="Times New Roman" w:cs="David"/>
                <w:sz w:val="20"/>
                <w:szCs w:val="20"/>
                <w:rtl/>
              </w:rPr>
              <w:t xml:space="preserve">אחריות מעבידים </w:t>
            </w:r>
          </w:p>
          <w:p w14:paraId="4C96EFDC"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tl/>
              </w:rPr>
            </w:pPr>
            <w:r w:rsidRPr="00D1293E">
              <w:rPr>
                <w:rFonts w:ascii="Times New Roman" w:eastAsia="Times New Roman" w:hAnsi="Times New Roman" w:cs="David"/>
                <w:sz w:val="20"/>
                <w:szCs w:val="20"/>
                <w:rtl/>
              </w:rPr>
              <w:t>אחריות מקצועית</w:t>
            </w:r>
          </w:p>
        </w:tc>
        <w:tc>
          <w:tcPr>
            <w:tcW w:w="1763" w:type="dxa"/>
            <w:tcBorders>
              <w:top w:val="single" w:sz="4" w:space="0" w:color="auto"/>
              <w:left w:val="single" w:sz="4" w:space="0" w:color="auto"/>
              <w:bottom w:val="single" w:sz="4" w:space="0" w:color="auto"/>
              <w:right w:val="single" w:sz="4" w:space="0" w:color="auto"/>
            </w:tcBorders>
            <w:vAlign w:val="center"/>
          </w:tcPr>
          <w:p w14:paraId="557CA7E8"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4"/>
                <w:szCs w:val="24"/>
              </w:rPr>
            </w:pPr>
            <w:r w:rsidRPr="00D1293E">
              <w:rPr>
                <w:rFonts w:ascii="Arial" w:eastAsia="Times New Roman" w:hAnsi="Arial" w:cs="David"/>
                <w:color w:val="000000"/>
                <w:sz w:val="20"/>
                <w:szCs w:val="20"/>
                <w:rtl/>
              </w:rPr>
              <w:t xml:space="preserve">                                   ₪</w:t>
            </w:r>
          </w:p>
        </w:tc>
      </w:tr>
      <w:tr w:rsidR="00D1293E" w:rsidRPr="00D1293E" w14:paraId="799415C6" w14:textId="77777777" w:rsidTr="00D1293E">
        <w:trPr>
          <w:trHeight w:val="300"/>
        </w:trPr>
        <w:tc>
          <w:tcPr>
            <w:tcW w:w="411" w:type="dxa"/>
            <w:tcBorders>
              <w:top w:val="single" w:sz="4" w:space="0" w:color="auto"/>
              <w:left w:val="single" w:sz="4" w:space="0" w:color="auto"/>
              <w:bottom w:val="single" w:sz="4" w:space="0" w:color="auto"/>
              <w:right w:val="single" w:sz="4" w:space="0" w:color="auto"/>
            </w:tcBorders>
            <w:shd w:val="clear" w:color="auto" w:fill="D9D9D9"/>
            <w:vAlign w:val="center"/>
          </w:tcPr>
          <w:p w14:paraId="4E604063"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5</w:t>
            </w:r>
          </w:p>
        </w:tc>
        <w:tc>
          <w:tcPr>
            <w:tcW w:w="2268" w:type="dxa"/>
            <w:tcBorders>
              <w:top w:val="single" w:sz="4" w:space="0" w:color="auto"/>
              <w:left w:val="single" w:sz="4" w:space="0" w:color="auto"/>
              <w:bottom w:val="single" w:sz="4" w:space="0" w:color="auto"/>
              <w:right w:val="single" w:sz="4" w:space="0" w:color="auto"/>
            </w:tcBorders>
            <w:shd w:val="clear" w:color="auto" w:fill="D9D9D9"/>
            <w:noWrap/>
            <w:vAlign w:val="center"/>
          </w:tcPr>
          <w:p w14:paraId="5D92F3EC"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אחזקת מעליות</w:t>
            </w:r>
          </w:p>
        </w:tc>
        <w:tc>
          <w:tcPr>
            <w:tcW w:w="5251" w:type="dxa"/>
            <w:tcBorders>
              <w:top w:val="single" w:sz="4" w:space="0" w:color="auto"/>
              <w:left w:val="single" w:sz="4" w:space="0" w:color="auto"/>
              <w:bottom w:val="single" w:sz="4" w:space="0" w:color="auto"/>
              <w:right w:val="single" w:sz="4" w:space="0" w:color="auto"/>
            </w:tcBorders>
            <w:vAlign w:val="center"/>
          </w:tcPr>
          <w:p w14:paraId="69A49C65"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שירות חודשי כולל חלפים, בהתאם להסכם מול חברת המעליות של הפרויקט ___________</w:t>
            </w:r>
          </w:p>
        </w:tc>
        <w:tc>
          <w:tcPr>
            <w:tcW w:w="1763" w:type="dxa"/>
            <w:tcBorders>
              <w:top w:val="single" w:sz="4" w:space="0" w:color="auto"/>
              <w:left w:val="single" w:sz="4" w:space="0" w:color="auto"/>
              <w:bottom w:val="single" w:sz="4" w:space="0" w:color="auto"/>
              <w:right w:val="single" w:sz="4" w:space="0" w:color="auto"/>
            </w:tcBorders>
            <w:vAlign w:val="center"/>
          </w:tcPr>
          <w:p w14:paraId="6B10AB9A"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5849EB6E"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41143D3F"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6</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407E7E84"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בדיקת מעליות - מהנדס</w:t>
            </w:r>
          </w:p>
        </w:tc>
        <w:tc>
          <w:tcPr>
            <w:tcW w:w="5251" w:type="dxa"/>
            <w:tcBorders>
              <w:top w:val="nil"/>
              <w:left w:val="single" w:sz="4" w:space="0" w:color="auto"/>
              <w:bottom w:val="single" w:sz="4" w:space="0" w:color="auto"/>
              <w:right w:val="single" w:sz="4" w:space="0" w:color="auto"/>
            </w:tcBorders>
            <w:vAlign w:val="center"/>
          </w:tcPr>
          <w:p w14:paraId="4FC8659E"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בדיקת מהנדס  ככל ונדרש – טיפול מול חברת המעליות</w:t>
            </w:r>
          </w:p>
        </w:tc>
        <w:tc>
          <w:tcPr>
            <w:tcW w:w="1763" w:type="dxa"/>
            <w:tcBorders>
              <w:top w:val="nil"/>
              <w:left w:val="single" w:sz="4" w:space="0" w:color="auto"/>
              <w:bottom w:val="single" w:sz="4" w:space="0" w:color="auto"/>
              <w:right w:val="single" w:sz="4" w:space="0" w:color="auto"/>
            </w:tcBorders>
          </w:tcPr>
          <w:p w14:paraId="55EF4C2B"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2521BF4A"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26D9C4B0"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7</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0B5B52BB"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שרות לגנרטור</w:t>
            </w:r>
          </w:p>
        </w:tc>
        <w:tc>
          <w:tcPr>
            <w:tcW w:w="5251" w:type="dxa"/>
            <w:tcBorders>
              <w:top w:val="nil"/>
              <w:left w:val="single" w:sz="4" w:space="0" w:color="auto"/>
              <w:bottom w:val="single" w:sz="4" w:space="0" w:color="auto"/>
              <w:right w:val="single" w:sz="4" w:space="0" w:color="auto"/>
            </w:tcBorders>
            <w:vAlign w:val="center"/>
          </w:tcPr>
          <w:p w14:paraId="49818BA7"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שרות לגנרטור ככל ונדרש – טיפול מול החברה</w:t>
            </w:r>
          </w:p>
        </w:tc>
        <w:tc>
          <w:tcPr>
            <w:tcW w:w="1763" w:type="dxa"/>
            <w:tcBorders>
              <w:top w:val="nil"/>
              <w:left w:val="single" w:sz="4" w:space="0" w:color="auto"/>
              <w:bottom w:val="single" w:sz="4" w:space="0" w:color="auto"/>
              <w:right w:val="single" w:sz="4" w:space="0" w:color="auto"/>
            </w:tcBorders>
          </w:tcPr>
          <w:p w14:paraId="09D75698"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1F59A990"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1AB44AF5"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8</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11AC6103"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מע' אלקטרומכניות</w:t>
            </w:r>
          </w:p>
        </w:tc>
        <w:tc>
          <w:tcPr>
            <w:tcW w:w="5251" w:type="dxa"/>
            <w:tcBorders>
              <w:top w:val="nil"/>
              <w:left w:val="single" w:sz="4" w:space="0" w:color="auto"/>
              <w:bottom w:val="single" w:sz="4" w:space="0" w:color="auto"/>
              <w:right w:val="single" w:sz="4" w:space="0" w:color="auto"/>
            </w:tcBorders>
            <w:vAlign w:val="center"/>
          </w:tcPr>
          <w:p w14:paraId="1D1278EC"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שרות, טיפולים ותיקונים ככל ונדרש – טיפול מול החברה</w:t>
            </w:r>
          </w:p>
        </w:tc>
        <w:tc>
          <w:tcPr>
            <w:tcW w:w="1763" w:type="dxa"/>
            <w:tcBorders>
              <w:top w:val="nil"/>
              <w:left w:val="single" w:sz="4" w:space="0" w:color="auto"/>
              <w:bottom w:val="single" w:sz="4" w:space="0" w:color="auto"/>
              <w:right w:val="single" w:sz="4" w:space="0" w:color="auto"/>
            </w:tcBorders>
          </w:tcPr>
          <w:p w14:paraId="68B5BE7D"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7B227A41"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4DCABF38"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9</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7616B33D"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אינטרקום</w:t>
            </w:r>
          </w:p>
        </w:tc>
        <w:tc>
          <w:tcPr>
            <w:tcW w:w="5251" w:type="dxa"/>
            <w:tcBorders>
              <w:top w:val="nil"/>
              <w:left w:val="single" w:sz="4" w:space="0" w:color="auto"/>
              <w:bottom w:val="single" w:sz="4" w:space="0" w:color="auto"/>
              <w:right w:val="single" w:sz="4" w:space="0" w:color="auto"/>
            </w:tcBorders>
            <w:vAlign w:val="center"/>
          </w:tcPr>
          <w:p w14:paraId="5FE71A94" w14:textId="77777777" w:rsidR="00D1293E" w:rsidRPr="00D1293E" w:rsidRDefault="00D1293E" w:rsidP="00D1293E">
            <w:pPr>
              <w:spacing w:before="0" w:beforeAutospacing="0" w:after="0" w:afterAutospacing="0" w:line="240" w:lineRule="auto"/>
              <w:rPr>
                <w:rFonts w:ascii="Arial" w:eastAsia="Times New Roman" w:hAnsi="Arial" w:cs="David"/>
                <w:sz w:val="20"/>
                <w:szCs w:val="20"/>
              </w:rPr>
            </w:pPr>
            <w:r w:rsidRPr="00D1293E">
              <w:rPr>
                <w:rFonts w:ascii="Arial" w:eastAsia="Times New Roman" w:hAnsi="Arial" w:cs="David"/>
                <w:sz w:val="20"/>
                <w:szCs w:val="20"/>
                <w:rtl/>
              </w:rPr>
              <w:t>טיפול בתקלות אינטרקום ככל ונדרש – טיפול מול החברה</w:t>
            </w:r>
          </w:p>
        </w:tc>
        <w:tc>
          <w:tcPr>
            <w:tcW w:w="1763" w:type="dxa"/>
            <w:tcBorders>
              <w:top w:val="nil"/>
              <w:left w:val="single" w:sz="4" w:space="0" w:color="auto"/>
              <w:bottom w:val="single" w:sz="4" w:space="0" w:color="auto"/>
              <w:right w:val="single" w:sz="4" w:space="0" w:color="auto"/>
            </w:tcBorders>
          </w:tcPr>
          <w:p w14:paraId="3FF37D80"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60BB7A60"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74B8F8E2"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10</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7730FE3E"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טיפול בשער חניון</w:t>
            </w:r>
          </w:p>
        </w:tc>
        <w:tc>
          <w:tcPr>
            <w:tcW w:w="5251" w:type="dxa"/>
            <w:tcBorders>
              <w:top w:val="nil"/>
              <w:left w:val="single" w:sz="4" w:space="0" w:color="auto"/>
              <w:bottom w:val="single" w:sz="4" w:space="0" w:color="auto"/>
              <w:right w:val="single" w:sz="4" w:space="0" w:color="auto"/>
            </w:tcBorders>
            <w:vAlign w:val="center"/>
          </w:tcPr>
          <w:p w14:paraId="2D969260" w14:textId="77777777" w:rsidR="00D1293E" w:rsidRPr="00D1293E" w:rsidRDefault="00D1293E" w:rsidP="00D1293E">
            <w:pPr>
              <w:spacing w:before="0" w:beforeAutospacing="0" w:after="0" w:afterAutospacing="0" w:line="240" w:lineRule="auto"/>
              <w:rPr>
                <w:rFonts w:ascii="Arial" w:eastAsia="Times New Roman" w:hAnsi="Arial" w:cs="David"/>
                <w:sz w:val="20"/>
                <w:szCs w:val="20"/>
              </w:rPr>
            </w:pPr>
            <w:r w:rsidRPr="00D1293E">
              <w:rPr>
                <w:rFonts w:ascii="Arial" w:eastAsia="Times New Roman" w:hAnsi="Arial" w:cs="David"/>
                <w:sz w:val="20"/>
                <w:szCs w:val="20"/>
                <w:rtl/>
              </w:rPr>
              <w:t>טיפול בתקלות שער חניון ככל ונדרש – טיפול מול החברה</w:t>
            </w:r>
          </w:p>
        </w:tc>
        <w:tc>
          <w:tcPr>
            <w:tcW w:w="1763" w:type="dxa"/>
            <w:tcBorders>
              <w:top w:val="nil"/>
              <w:left w:val="single" w:sz="4" w:space="0" w:color="auto"/>
              <w:bottom w:val="single" w:sz="4" w:space="0" w:color="auto"/>
              <w:right w:val="single" w:sz="4" w:space="0" w:color="auto"/>
            </w:tcBorders>
          </w:tcPr>
          <w:p w14:paraId="047A3E7A"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23610F21"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1352AD96"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11</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65DA1EDE"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בדיקת ציוד כיבוי אש</w:t>
            </w:r>
          </w:p>
        </w:tc>
        <w:tc>
          <w:tcPr>
            <w:tcW w:w="5251" w:type="dxa"/>
            <w:tcBorders>
              <w:top w:val="nil"/>
              <w:left w:val="single" w:sz="4" w:space="0" w:color="auto"/>
              <w:bottom w:val="single" w:sz="4" w:space="0" w:color="auto"/>
              <w:right w:val="single" w:sz="4" w:space="0" w:color="auto"/>
            </w:tcBorders>
            <w:vAlign w:val="center"/>
          </w:tcPr>
          <w:p w14:paraId="7BDF2082" w14:textId="77777777" w:rsidR="00D1293E" w:rsidRPr="00D1293E" w:rsidRDefault="00D1293E" w:rsidP="00D1293E">
            <w:pPr>
              <w:spacing w:before="0" w:beforeAutospacing="0" w:after="0" w:afterAutospacing="0" w:line="240" w:lineRule="auto"/>
              <w:rPr>
                <w:rFonts w:ascii="Arial" w:eastAsia="Times New Roman" w:hAnsi="Arial" w:cs="David"/>
                <w:sz w:val="20"/>
                <w:szCs w:val="20"/>
              </w:rPr>
            </w:pPr>
            <w:r w:rsidRPr="00D1293E">
              <w:rPr>
                <w:rFonts w:ascii="Arial" w:eastAsia="Times New Roman" w:hAnsi="Arial" w:cs="David"/>
                <w:sz w:val="20"/>
                <w:szCs w:val="20"/>
                <w:rtl/>
              </w:rPr>
              <w:t>בדיקה ואישור של ארונות הכיבוי וציודם במעמד קבלת המבנה</w:t>
            </w:r>
          </w:p>
        </w:tc>
        <w:tc>
          <w:tcPr>
            <w:tcW w:w="1763" w:type="dxa"/>
            <w:tcBorders>
              <w:top w:val="nil"/>
              <w:left w:val="single" w:sz="4" w:space="0" w:color="auto"/>
              <w:bottom w:val="single" w:sz="4" w:space="0" w:color="auto"/>
              <w:right w:val="single" w:sz="4" w:space="0" w:color="auto"/>
            </w:tcBorders>
          </w:tcPr>
          <w:p w14:paraId="39EF10B7"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4204BFE7"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5D8E25E0"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lastRenderedPageBreak/>
              <w:t>12</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314FE7C1"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מע' גילוי אש ועשן</w:t>
            </w:r>
          </w:p>
        </w:tc>
        <w:tc>
          <w:tcPr>
            <w:tcW w:w="5251" w:type="dxa"/>
            <w:tcBorders>
              <w:top w:val="nil"/>
              <w:left w:val="single" w:sz="4" w:space="0" w:color="auto"/>
              <w:bottom w:val="single" w:sz="4" w:space="0" w:color="auto"/>
              <w:right w:val="single" w:sz="4" w:space="0" w:color="auto"/>
            </w:tcBorders>
            <w:vAlign w:val="center"/>
          </w:tcPr>
          <w:p w14:paraId="617AA7BC" w14:textId="77777777" w:rsidR="00D1293E" w:rsidRPr="00D1293E" w:rsidRDefault="00D1293E" w:rsidP="00D1293E">
            <w:pPr>
              <w:spacing w:before="0" w:beforeAutospacing="0" w:after="0" w:afterAutospacing="0" w:line="240" w:lineRule="auto"/>
              <w:rPr>
                <w:rFonts w:ascii="Arial" w:eastAsia="Times New Roman" w:hAnsi="Arial" w:cs="David"/>
                <w:sz w:val="20"/>
                <w:szCs w:val="20"/>
              </w:rPr>
            </w:pPr>
            <w:r w:rsidRPr="00D1293E">
              <w:rPr>
                <w:rFonts w:ascii="Arial" w:eastAsia="Times New Roman" w:hAnsi="Arial" w:cs="David"/>
                <w:sz w:val="20"/>
                <w:szCs w:val="20"/>
                <w:rtl/>
              </w:rPr>
              <w:t>בדיקה ואישור תקינות למערכת גילוי אש ועשן במעמד קבלת המבנה</w:t>
            </w:r>
          </w:p>
        </w:tc>
        <w:tc>
          <w:tcPr>
            <w:tcW w:w="1763" w:type="dxa"/>
            <w:tcBorders>
              <w:top w:val="nil"/>
              <w:left w:val="single" w:sz="4" w:space="0" w:color="auto"/>
              <w:bottom w:val="single" w:sz="4" w:space="0" w:color="auto"/>
              <w:right w:val="single" w:sz="4" w:space="0" w:color="auto"/>
            </w:tcBorders>
          </w:tcPr>
          <w:p w14:paraId="3981C238"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3313E7E2"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4B42C76D"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13</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5BE97783"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ספרינקלרים</w:t>
            </w:r>
          </w:p>
        </w:tc>
        <w:tc>
          <w:tcPr>
            <w:tcW w:w="5251" w:type="dxa"/>
            <w:tcBorders>
              <w:top w:val="nil"/>
              <w:left w:val="single" w:sz="4" w:space="0" w:color="auto"/>
              <w:bottom w:val="single" w:sz="4" w:space="0" w:color="auto"/>
              <w:right w:val="single" w:sz="4" w:space="0" w:color="auto"/>
            </w:tcBorders>
            <w:vAlign w:val="center"/>
          </w:tcPr>
          <w:p w14:paraId="269AD168" w14:textId="77777777" w:rsidR="00D1293E" w:rsidRPr="00D1293E" w:rsidRDefault="00D1293E" w:rsidP="00D1293E">
            <w:pPr>
              <w:spacing w:before="0" w:beforeAutospacing="0" w:after="0" w:afterAutospacing="0" w:line="240" w:lineRule="auto"/>
              <w:rPr>
                <w:rFonts w:ascii="Arial" w:eastAsia="Times New Roman" w:hAnsi="Arial" w:cs="David"/>
                <w:sz w:val="20"/>
                <w:szCs w:val="20"/>
              </w:rPr>
            </w:pPr>
            <w:r w:rsidRPr="00D1293E">
              <w:rPr>
                <w:rFonts w:ascii="Arial" w:eastAsia="Times New Roman" w:hAnsi="Arial" w:cs="David"/>
                <w:sz w:val="20"/>
                <w:szCs w:val="20"/>
                <w:rtl/>
              </w:rPr>
              <w:t>אישור תקינות למערכת הספרינקלרים במעמד קבלת המבנה</w:t>
            </w:r>
          </w:p>
        </w:tc>
        <w:tc>
          <w:tcPr>
            <w:tcW w:w="1763" w:type="dxa"/>
            <w:tcBorders>
              <w:top w:val="nil"/>
              <w:left w:val="single" w:sz="4" w:space="0" w:color="auto"/>
              <w:bottom w:val="single" w:sz="4" w:space="0" w:color="auto"/>
              <w:right w:val="single" w:sz="4" w:space="0" w:color="auto"/>
            </w:tcBorders>
          </w:tcPr>
          <w:p w14:paraId="1C603D14"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25F842D3"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1DB384BF"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14</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0AF85D58"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משאבות תיקונים ואחזקה</w:t>
            </w:r>
          </w:p>
        </w:tc>
        <w:tc>
          <w:tcPr>
            <w:tcW w:w="5251" w:type="dxa"/>
            <w:tcBorders>
              <w:top w:val="nil"/>
              <w:left w:val="single" w:sz="4" w:space="0" w:color="auto"/>
              <w:bottom w:val="single" w:sz="4" w:space="0" w:color="auto"/>
              <w:right w:val="single" w:sz="4" w:space="0" w:color="auto"/>
            </w:tcBorders>
            <w:vAlign w:val="center"/>
          </w:tcPr>
          <w:p w14:paraId="7521B728" w14:textId="77777777" w:rsidR="00D1293E" w:rsidRPr="00D1293E" w:rsidRDefault="00D1293E" w:rsidP="00D1293E">
            <w:pPr>
              <w:spacing w:before="0" w:beforeAutospacing="0" w:after="0" w:afterAutospacing="0" w:line="240" w:lineRule="auto"/>
              <w:rPr>
                <w:rFonts w:ascii="Arial" w:eastAsia="Times New Roman" w:hAnsi="Arial" w:cs="David"/>
                <w:sz w:val="20"/>
                <w:szCs w:val="20"/>
              </w:rPr>
            </w:pPr>
            <w:r w:rsidRPr="00D1293E">
              <w:rPr>
                <w:rFonts w:ascii="Arial" w:eastAsia="Times New Roman" w:hAnsi="Arial" w:cs="David"/>
                <w:sz w:val="20"/>
                <w:szCs w:val="20"/>
                <w:rtl/>
              </w:rPr>
              <w:t>תיקון תקלות במערכת המים- ככל ונדרש – טיפול מול החברה</w:t>
            </w:r>
          </w:p>
        </w:tc>
        <w:tc>
          <w:tcPr>
            <w:tcW w:w="1763" w:type="dxa"/>
            <w:tcBorders>
              <w:top w:val="nil"/>
              <w:left w:val="single" w:sz="4" w:space="0" w:color="auto"/>
              <w:bottom w:val="single" w:sz="4" w:space="0" w:color="auto"/>
              <w:right w:val="single" w:sz="4" w:space="0" w:color="auto"/>
            </w:tcBorders>
          </w:tcPr>
          <w:p w14:paraId="297C7098"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0B125BAC"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402856B1"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15</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6692AD6C"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תיקוני אינסטלציה</w:t>
            </w:r>
          </w:p>
        </w:tc>
        <w:tc>
          <w:tcPr>
            <w:tcW w:w="5251" w:type="dxa"/>
            <w:tcBorders>
              <w:top w:val="nil"/>
              <w:left w:val="single" w:sz="4" w:space="0" w:color="auto"/>
              <w:bottom w:val="single" w:sz="4" w:space="0" w:color="auto"/>
              <w:right w:val="single" w:sz="4" w:space="0" w:color="auto"/>
            </w:tcBorders>
            <w:vAlign w:val="center"/>
          </w:tcPr>
          <w:p w14:paraId="2414025F"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סתימות, פיצוצים וכדו' ככל ונדרש – טיפול מול החברה</w:t>
            </w:r>
          </w:p>
        </w:tc>
        <w:tc>
          <w:tcPr>
            <w:tcW w:w="1763" w:type="dxa"/>
            <w:tcBorders>
              <w:top w:val="nil"/>
              <w:left w:val="single" w:sz="4" w:space="0" w:color="auto"/>
              <w:bottom w:val="single" w:sz="4" w:space="0" w:color="auto"/>
              <w:right w:val="single" w:sz="4" w:space="0" w:color="auto"/>
            </w:tcBorders>
          </w:tcPr>
          <w:p w14:paraId="2EABACD6"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כלול באחריות וללא עלות כספית נוספת</w:t>
            </w:r>
          </w:p>
        </w:tc>
      </w:tr>
      <w:tr w:rsidR="00D1293E" w:rsidRPr="00D1293E" w14:paraId="29420EAC" w14:textId="77777777" w:rsidTr="00D1293E">
        <w:trPr>
          <w:trHeight w:val="300"/>
        </w:trPr>
        <w:tc>
          <w:tcPr>
            <w:tcW w:w="2679" w:type="dxa"/>
            <w:gridSpan w:val="2"/>
            <w:tcBorders>
              <w:top w:val="single" w:sz="4" w:space="0" w:color="auto"/>
              <w:left w:val="single" w:sz="4" w:space="0" w:color="auto"/>
              <w:bottom w:val="single" w:sz="4" w:space="0" w:color="auto"/>
            </w:tcBorders>
            <w:shd w:val="clear" w:color="auto" w:fill="BFBFBF"/>
            <w:vAlign w:val="center"/>
          </w:tcPr>
          <w:p w14:paraId="5A53855D" w14:textId="77777777" w:rsidR="00D1293E" w:rsidRPr="00D1293E" w:rsidRDefault="00D1293E" w:rsidP="00D1293E">
            <w:pPr>
              <w:spacing w:before="0" w:beforeAutospacing="0" w:after="0" w:afterAutospacing="0" w:line="240" w:lineRule="auto"/>
              <w:rPr>
                <w:rFonts w:ascii="Arial" w:eastAsia="Times New Roman" w:hAnsi="Arial" w:cs="David"/>
                <w:b/>
                <w:bCs/>
                <w:sz w:val="24"/>
                <w:szCs w:val="24"/>
              </w:rPr>
            </w:pPr>
            <w:r w:rsidRPr="00D1293E">
              <w:rPr>
                <w:rFonts w:ascii="Arial" w:eastAsia="Times New Roman" w:hAnsi="Arial" w:cs="David"/>
                <w:b/>
                <w:bCs/>
                <w:rtl/>
              </w:rPr>
              <w:t xml:space="preserve">                                                                                 </w:t>
            </w:r>
          </w:p>
        </w:tc>
        <w:tc>
          <w:tcPr>
            <w:tcW w:w="5251" w:type="dxa"/>
            <w:tcBorders>
              <w:top w:val="single" w:sz="4" w:space="0" w:color="auto"/>
              <w:bottom w:val="single" w:sz="4" w:space="0" w:color="auto"/>
              <w:right w:val="single" w:sz="4" w:space="0" w:color="auto"/>
            </w:tcBorders>
            <w:shd w:val="clear" w:color="auto" w:fill="BFBFBF"/>
            <w:vAlign w:val="center"/>
          </w:tcPr>
          <w:p w14:paraId="51301D3F" w14:textId="77777777" w:rsidR="00D1293E" w:rsidRPr="00D1293E" w:rsidRDefault="00D1293E" w:rsidP="00D1293E">
            <w:pPr>
              <w:spacing w:before="0" w:beforeAutospacing="0" w:after="0" w:afterAutospacing="0" w:line="240" w:lineRule="auto"/>
              <w:jc w:val="center"/>
              <w:rPr>
                <w:rFonts w:ascii="Arial" w:eastAsia="Times New Roman" w:hAnsi="Arial" w:cs="David"/>
                <w:b/>
                <w:bCs/>
                <w:sz w:val="24"/>
                <w:szCs w:val="24"/>
              </w:rPr>
            </w:pPr>
            <w:r w:rsidRPr="00D1293E">
              <w:rPr>
                <w:rFonts w:ascii="Arial" w:eastAsia="Times New Roman" w:hAnsi="Arial" w:cs="David"/>
                <w:b/>
                <w:bCs/>
                <w:rtl/>
              </w:rPr>
              <w:t>סה"כ הוצאות כלליות</w:t>
            </w:r>
          </w:p>
        </w:tc>
        <w:tc>
          <w:tcPr>
            <w:tcW w:w="1763" w:type="dxa"/>
            <w:tcBorders>
              <w:top w:val="nil"/>
              <w:left w:val="single" w:sz="4" w:space="0" w:color="auto"/>
              <w:bottom w:val="single" w:sz="4" w:space="0" w:color="auto"/>
              <w:right w:val="single" w:sz="4" w:space="0" w:color="auto"/>
            </w:tcBorders>
            <w:shd w:val="clear" w:color="auto" w:fill="FFFF99"/>
            <w:noWrap/>
            <w:vAlign w:val="bottom"/>
          </w:tcPr>
          <w:p w14:paraId="3DDED945" w14:textId="77777777" w:rsidR="00D1293E" w:rsidRPr="00D1293E" w:rsidRDefault="00D1293E" w:rsidP="00D1293E">
            <w:pPr>
              <w:bidi w:val="0"/>
              <w:spacing w:before="0" w:beforeAutospacing="0" w:after="0" w:afterAutospacing="0" w:line="240" w:lineRule="auto"/>
              <w:jc w:val="right"/>
              <w:rPr>
                <w:rFonts w:ascii="Arial" w:eastAsia="Times New Roman" w:hAnsi="Arial" w:cs="David"/>
                <w:b/>
                <w:bCs/>
                <w:color w:val="000000"/>
                <w:sz w:val="24"/>
                <w:szCs w:val="24"/>
              </w:rPr>
            </w:pPr>
          </w:p>
        </w:tc>
      </w:tr>
      <w:tr w:rsidR="00D1293E" w:rsidRPr="00D1293E" w14:paraId="0E3E60D8" w14:textId="77777777" w:rsidTr="00D1293E">
        <w:trPr>
          <w:trHeight w:val="429"/>
        </w:trPr>
        <w:tc>
          <w:tcPr>
            <w:tcW w:w="411" w:type="dxa"/>
            <w:tcBorders>
              <w:top w:val="nil"/>
              <w:left w:val="single" w:sz="4" w:space="0" w:color="auto"/>
              <w:bottom w:val="single" w:sz="4" w:space="0" w:color="auto"/>
              <w:right w:val="single" w:sz="4" w:space="0" w:color="auto"/>
            </w:tcBorders>
            <w:shd w:val="clear" w:color="auto" w:fill="D9D9D9"/>
            <w:vAlign w:val="center"/>
          </w:tcPr>
          <w:p w14:paraId="6639B7D2"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16</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4F4DDD3D"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אב בית</w:t>
            </w:r>
          </w:p>
        </w:tc>
        <w:tc>
          <w:tcPr>
            <w:tcW w:w="5251" w:type="dxa"/>
            <w:tcBorders>
              <w:top w:val="nil"/>
              <w:left w:val="single" w:sz="4" w:space="0" w:color="auto"/>
              <w:bottom w:val="single" w:sz="4" w:space="0" w:color="auto"/>
              <w:right w:val="single" w:sz="4" w:space="0" w:color="auto"/>
            </w:tcBorders>
            <w:vAlign w:val="center"/>
          </w:tcPr>
          <w:p w14:paraId="792D40DA"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tl/>
              </w:rPr>
            </w:pPr>
            <w:r w:rsidRPr="00D1293E">
              <w:rPr>
                <w:rFonts w:ascii="Arial" w:eastAsia="Times New Roman" w:hAnsi="Arial" w:cs="David"/>
                <w:color w:val="000000"/>
                <w:sz w:val="20"/>
                <w:szCs w:val="20"/>
                <w:highlight w:val="yellow"/>
              </w:rPr>
              <w:t>X</w:t>
            </w:r>
            <w:r w:rsidRPr="00D1293E">
              <w:rPr>
                <w:rFonts w:ascii="Arial" w:eastAsia="Times New Roman" w:hAnsi="Arial" w:cs="David"/>
                <w:color w:val="000000"/>
                <w:sz w:val="20"/>
                <w:szCs w:val="20"/>
              </w:rPr>
              <w:t>___</w:t>
            </w:r>
            <w:r w:rsidRPr="00D1293E">
              <w:rPr>
                <w:rFonts w:ascii="Arial" w:eastAsia="Times New Roman" w:hAnsi="Arial" w:cs="David"/>
                <w:color w:val="000000"/>
                <w:sz w:val="20"/>
                <w:szCs w:val="20"/>
                <w:rtl/>
              </w:rPr>
              <w:t xml:space="preserve"> ש"ע מדי יום + זמינות לקריאות מחוץ לשעות העבודה - ראה פרוט בסעיף </w:t>
            </w:r>
            <w:r w:rsidRPr="00D1293E">
              <w:rPr>
                <w:rFonts w:ascii="Arial" w:eastAsia="Times New Roman" w:hAnsi="Arial" w:cs="David"/>
                <w:b/>
                <w:bCs/>
                <w:sz w:val="20"/>
                <w:szCs w:val="20"/>
                <w:rtl/>
              </w:rPr>
              <w:t>20</w:t>
            </w:r>
            <w:r w:rsidRPr="00D1293E">
              <w:rPr>
                <w:rFonts w:ascii="Arial" w:eastAsia="Times New Roman" w:hAnsi="Arial" w:cs="David"/>
                <w:color w:val="000000"/>
                <w:sz w:val="20"/>
                <w:szCs w:val="20"/>
                <w:rtl/>
              </w:rPr>
              <w:t xml:space="preserve"> להלן ( יש לפרט את מספר השעות בבניין)</w:t>
            </w:r>
          </w:p>
        </w:tc>
        <w:tc>
          <w:tcPr>
            <w:tcW w:w="1763" w:type="dxa"/>
            <w:tcBorders>
              <w:top w:val="nil"/>
              <w:left w:val="single" w:sz="4" w:space="0" w:color="auto"/>
              <w:bottom w:val="single" w:sz="4" w:space="0" w:color="auto"/>
              <w:right w:val="single" w:sz="4" w:space="0" w:color="auto"/>
            </w:tcBorders>
          </w:tcPr>
          <w:p w14:paraId="581DE747"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4"/>
                <w:szCs w:val="24"/>
              </w:rPr>
            </w:pPr>
            <w:r w:rsidRPr="00D1293E">
              <w:rPr>
                <w:rFonts w:ascii="Arial" w:eastAsia="Times New Roman" w:hAnsi="Arial" w:cs="David"/>
                <w:sz w:val="24"/>
                <w:szCs w:val="24"/>
                <w:rtl/>
              </w:rPr>
              <w:t xml:space="preserve">                       ₪</w:t>
            </w:r>
          </w:p>
        </w:tc>
      </w:tr>
      <w:tr w:rsidR="00D1293E" w:rsidRPr="00D1293E" w14:paraId="388A9CB6" w14:textId="77777777" w:rsidTr="00D1293E">
        <w:trPr>
          <w:trHeight w:val="300"/>
        </w:trPr>
        <w:tc>
          <w:tcPr>
            <w:tcW w:w="411" w:type="dxa"/>
            <w:tcBorders>
              <w:top w:val="nil"/>
              <w:left w:val="single" w:sz="4" w:space="0" w:color="auto"/>
              <w:bottom w:val="single" w:sz="4" w:space="0" w:color="auto"/>
              <w:right w:val="single" w:sz="4" w:space="0" w:color="auto"/>
            </w:tcBorders>
            <w:shd w:val="clear" w:color="auto" w:fill="D9D9D9"/>
            <w:vAlign w:val="center"/>
          </w:tcPr>
          <w:p w14:paraId="0A15EDFA"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17</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06574972"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ניקיון</w:t>
            </w:r>
          </w:p>
        </w:tc>
        <w:tc>
          <w:tcPr>
            <w:tcW w:w="5251" w:type="dxa"/>
            <w:tcBorders>
              <w:top w:val="nil"/>
              <w:left w:val="single" w:sz="4" w:space="0" w:color="auto"/>
              <w:bottom w:val="single" w:sz="4" w:space="0" w:color="auto"/>
              <w:right w:val="single" w:sz="4" w:space="0" w:color="auto"/>
            </w:tcBorders>
            <w:vAlign w:val="center"/>
          </w:tcPr>
          <w:p w14:paraId="5DA941AD"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tl/>
              </w:rPr>
            </w:pPr>
            <w:r w:rsidRPr="00D1293E">
              <w:rPr>
                <w:rFonts w:ascii="Arial" w:eastAsia="Times New Roman" w:hAnsi="Arial" w:cs="David"/>
                <w:color w:val="000000"/>
                <w:sz w:val="20"/>
                <w:szCs w:val="20"/>
                <w:rtl/>
              </w:rPr>
              <w:t>עובד ניקיון במשך 8 שעות בימים א'-ה', ו-4 שעות בימי ו'</w:t>
            </w:r>
          </w:p>
        </w:tc>
        <w:tc>
          <w:tcPr>
            <w:tcW w:w="1763" w:type="dxa"/>
            <w:tcBorders>
              <w:top w:val="nil"/>
              <w:left w:val="single" w:sz="4" w:space="0" w:color="auto"/>
              <w:bottom w:val="single" w:sz="4" w:space="0" w:color="auto"/>
              <w:right w:val="single" w:sz="4" w:space="0" w:color="auto"/>
            </w:tcBorders>
          </w:tcPr>
          <w:p w14:paraId="41496A95"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4"/>
                <w:szCs w:val="24"/>
              </w:rPr>
            </w:pPr>
            <w:r w:rsidRPr="00D1293E">
              <w:rPr>
                <w:rFonts w:ascii="Arial" w:eastAsia="Times New Roman" w:hAnsi="Arial" w:cs="David"/>
                <w:sz w:val="24"/>
                <w:szCs w:val="24"/>
                <w:rtl/>
              </w:rPr>
              <w:t xml:space="preserve">                       ₪</w:t>
            </w:r>
          </w:p>
        </w:tc>
      </w:tr>
      <w:tr w:rsidR="00D1293E" w:rsidRPr="00D1293E" w14:paraId="72E1D2A4" w14:textId="77777777" w:rsidTr="00D1293E">
        <w:trPr>
          <w:trHeight w:val="1007"/>
        </w:trPr>
        <w:tc>
          <w:tcPr>
            <w:tcW w:w="411" w:type="dxa"/>
            <w:tcBorders>
              <w:top w:val="nil"/>
              <w:left w:val="single" w:sz="4" w:space="0" w:color="auto"/>
              <w:bottom w:val="single" w:sz="4" w:space="0" w:color="auto"/>
              <w:right w:val="single" w:sz="4" w:space="0" w:color="auto"/>
            </w:tcBorders>
            <w:shd w:val="clear" w:color="auto" w:fill="D9D9D9"/>
            <w:vAlign w:val="center"/>
          </w:tcPr>
          <w:p w14:paraId="38AAD001" w14:textId="77777777" w:rsidR="00D1293E" w:rsidRPr="00D1293E" w:rsidRDefault="00D1293E" w:rsidP="00D1293E">
            <w:pPr>
              <w:spacing w:before="0" w:beforeAutospacing="0" w:after="0" w:afterAutospacing="0" w:line="240" w:lineRule="auto"/>
              <w:jc w:val="center"/>
              <w:rPr>
                <w:rFonts w:ascii="Arial" w:eastAsia="Times New Roman" w:hAnsi="Arial" w:cs="David"/>
                <w:sz w:val="24"/>
                <w:szCs w:val="24"/>
                <w:rtl/>
              </w:rPr>
            </w:pPr>
            <w:r w:rsidRPr="00D1293E">
              <w:rPr>
                <w:rFonts w:ascii="Arial" w:eastAsia="Times New Roman" w:hAnsi="Arial" w:cs="David"/>
                <w:rtl/>
              </w:rPr>
              <w:t>18</w:t>
            </w:r>
          </w:p>
        </w:tc>
        <w:tc>
          <w:tcPr>
            <w:tcW w:w="2268" w:type="dxa"/>
            <w:tcBorders>
              <w:top w:val="nil"/>
              <w:left w:val="single" w:sz="4" w:space="0" w:color="auto"/>
              <w:bottom w:val="single" w:sz="4" w:space="0" w:color="auto"/>
              <w:right w:val="single" w:sz="4" w:space="0" w:color="auto"/>
            </w:tcBorders>
            <w:shd w:val="clear" w:color="auto" w:fill="D9D9D9"/>
            <w:noWrap/>
            <w:vAlign w:val="center"/>
          </w:tcPr>
          <w:p w14:paraId="0BFA80B2"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דמי ניהול</w:t>
            </w:r>
          </w:p>
        </w:tc>
        <w:tc>
          <w:tcPr>
            <w:tcW w:w="5251" w:type="dxa"/>
            <w:tcBorders>
              <w:top w:val="nil"/>
              <w:left w:val="single" w:sz="4" w:space="0" w:color="auto"/>
              <w:bottom w:val="single" w:sz="4" w:space="0" w:color="auto"/>
              <w:right w:val="single" w:sz="4" w:space="0" w:color="auto"/>
            </w:tcBorders>
            <w:vAlign w:val="center"/>
          </w:tcPr>
          <w:p w14:paraId="2427E756" w14:textId="77777777" w:rsidR="00D1293E" w:rsidRPr="00D1293E" w:rsidRDefault="00D1293E" w:rsidP="00D1293E">
            <w:pPr>
              <w:spacing w:before="0" w:beforeAutospacing="0" w:after="0" w:afterAutospacing="0" w:line="240" w:lineRule="auto"/>
              <w:rPr>
                <w:rFonts w:ascii="Arial" w:eastAsia="Times New Roman" w:hAnsi="Arial" w:cs="David"/>
                <w:color w:val="000000"/>
                <w:sz w:val="20"/>
                <w:szCs w:val="20"/>
              </w:rPr>
            </w:pPr>
            <w:r w:rsidRPr="00D1293E">
              <w:rPr>
                <w:rFonts w:ascii="Arial" w:eastAsia="Times New Roman" w:hAnsi="Arial" w:cs="David"/>
                <w:color w:val="000000"/>
                <w:sz w:val="20"/>
                <w:szCs w:val="20"/>
                <w:rtl/>
              </w:rPr>
              <w:t>דמי הניהול כוללים: טיפול בפניות 24/7 (לא כולל שבת), פיקוח צמוד של ההנהלה הבניין על הפרויקט והשתתפות בישיבות וועד ואספות דיירים ורווח חברת הניהול</w:t>
            </w:r>
          </w:p>
        </w:tc>
        <w:tc>
          <w:tcPr>
            <w:tcW w:w="1763" w:type="dxa"/>
            <w:tcBorders>
              <w:top w:val="nil"/>
              <w:left w:val="single" w:sz="4" w:space="0" w:color="auto"/>
              <w:bottom w:val="single" w:sz="4" w:space="0" w:color="auto"/>
              <w:right w:val="single" w:sz="4" w:space="0" w:color="auto"/>
            </w:tcBorders>
          </w:tcPr>
          <w:p w14:paraId="29E28A56"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4"/>
                <w:szCs w:val="24"/>
                <w:rtl/>
              </w:rPr>
            </w:pPr>
            <w:r w:rsidRPr="00D1293E">
              <w:rPr>
                <w:rFonts w:ascii="Arial" w:eastAsia="Times New Roman" w:hAnsi="Arial" w:cs="David"/>
                <w:sz w:val="24"/>
                <w:szCs w:val="24"/>
                <w:rtl/>
              </w:rPr>
              <w:t xml:space="preserve">                       ₪</w:t>
            </w:r>
          </w:p>
        </w:tc>
      </w:tr>
      <w:tr w:rsidR="00D1293E" w:rsidRPr="00D1293E" w14:paraId="64513A96" w14:textId="77777777" w:rsidTr="00D1293E">
        <w:trPr>
          <w:trHeight w:val="351"/>
        </w:trPr>
        <w:tc>
          <w:tcPr>
            <w:tcW w:w="2679" w:type="dxa"/>
            <w:gridSpan w:val="2"/>
            <w:tcBorders>
              <w:top w:val="single" w:sz="4" w:space="0" w:color="auto"/>
              <w:left w:val="single" w:sz="4" w:space="0" w:color="auto"/>
              <w:bottom w:val="single" w:sz="4" w:space="0" w:color="auto"/>
            </w:tcBorders>
            <w:shd w:val="clear" w:color="auto" w:fill="BFBFBF"/>
          </w:tcPr>
          <w:p w14:paraId="5C5ACFC4" w14:textId="77777777" w:rsidR="00D1293E" w:rsidRPr="00D1293E" w:rsidRDefault="00D1293E" w:rsidP="00D1293E">
            <w:pPr>
              <w:spacing w:before="0" w:beforeAutospacing="0" w:after="0" w:afterAutospacing="0" w:line="240" w:lineRule="auto"/>
              <w:rPr>
                <w:rFonts w:ascii="Arial" w:eastAsia="Times New Roman" w:hAnsi="Arial" w:cs="David"/>
                <w:color w:val="FFFFFF"/>
                <w:sz w:val="20"/>
                <w:szCs w:val="20"/>
              </w:rPr>
            </w:pPr>
            <w:r w:rsidRPr="00D1293E">
              <w:rPr>
                <w:rFonts w:ascii="Arial" w:eastAsia="Times New Roman" w:hAnsi="Arial" w:cs="David"/>
                <w:b/>
                <w:bCs/>
                <w:rtl/>
              </w:rPr>
              <w:t xml:space="preserve">                                                                                </w:t>
            </w:r>
          </w:p>
        </w:tc>
        <w:tc>
          <w:tcPr>
            <w:tcW w:w="5251" w:type="dxa"/>
            <w:tcBorders>
              <w:top w:val="single" w:sz="4" w:space="0" w:color="auto"/>
              <w:bottom w:val="single" w:sz="4" w:space="0" w:color="auto"/>
              <w:right w:val="single" w:sz="4" w:space="0" w:color="auto"/>
            </w:tcBorders>
            <w:shd w:val="clear" w:color="auto" w:fill="BFBFBF"/>
            <w:vAlign w:val="center"/>
          </w:tcPr>
          <w:p w14:paraId="22E18B84" w14:textId="77777777" w:rsidR="00D1293E" w:rsidRPr="00D1293E" w:rsidRDefault="00D1293E" w:rsidP="00D1293E">
            <w:pPr>
              <w:spacing w:before="0" w:beforeAutospacing="0" w:after="0" w:afterAutospacing="0" w:line="240" w:lineRule="auto"/>
              <w:jc w:val="center"/>
              <w:rPr>
                <w:rFonts w:ascii="Arial" w:eastAsia="Times New Roman" w:hAnsi="Arial" w:cs="David"/>
                <w:color w:val="FFFFFF"/>
                <w:sz w:val="20"/>
                <w:szCs w:val="20"/>
              </w:rPr>
            </w:pPr>
            <w:r w:rsidRPr="00D1293E">
              <w:rPr>
                <w:rFonts w:ascii="Arial" w:eastAsia="Times New Roman" w:hAnsi="Arial" w:cs="David"/>
                <w:b/>
                <w:bCs/>
                <w:rtl/>
              </w:rPr>
              <w:t>סה"כ הוצאות לחברת הניהול</w:t>
            </w:r>
          </w:p>
        </w:tc>
        <w:tc>
          <w:tcPr>
            <w:tcW w:w="1763" w:type="dxa"/>
            <w:tcBorders>
              <w:top w:val="nil"/>
              <w:left w:val="single" w:sz="4" w:space="0" w:color="auto"/>
              <w:bottom w:val="single" w:sz="4" w:space="0" w:color="auto"/>
              <w:right w:val="single" w:sz="4" w:space="0" w:color="auto"/>
            </w:tcBorders>
            <w:shd w:val="clear" w:color="auto" w:fill="FFFF99"/>
          </w:tcPr>
          <w:p w14:paraId="41B1FD5A" w14:textId="77777777" w:rsidR="00D1293E" w:rsidRPr="00D1293E" w:rsidRDefault="00D1293E" w:rsidP="00D1293E">
            <w:pPr>
              <w:bidi w:val="0"/>
              <w:spacing w:before="0" w:beforeAutospacing="0" w:after="0" w:afterAutospacing="0" w:line="240" w:lineRule="auto"/>
              <w:rPr>
                <w:rFonts w:ascii="Arial" w:eastAsia="Times New Roman" w:hAnsi="Arial" w:cs="David"/>
                <w:b/>
                <w:bCs/>
                <w:sz w:val="24"/>
                <w:szCs w:val="24"/>
              </w:rPr>
            </w:pPr>
            <w:r w:rsidRPr="00D1293E">
              <w:rPr>
                <w:rFonts w:ascii="Arial" w:eastAsia="Times New Roman" w:hAnsi="Arial" w:cs="Arial"/>
                <w:b/>
                <w:bCs/>
                <w:rtl/>
              </w:rPr>
              <w:t>₪</w:t>
            </w:r>
          </w:p>
        </w:tc>
      </w:tr>
      <w:tr w:rsidR="00D1293E" w:rsidRPr="00D1293E" w14:paraId="0F61C632" w14:textId="77777777" w:rsidTr="00D1293E">
        <w:trPr>
          <w:trHeight w:val="300"/>
        </w:trPr>
        <w:tc>
          <w:tcPr>
            <w:tcW w:w="411" w:type="dxa"/>
            <w:tcBorders>
              <w:top w:val="single" w:sz="4" w:space="0" w:color="auto"/>
              <w:left w:val="single" w:sz="4" w:space="0" w:color="auto"/>
              <w:bottom w:val="single" w:sz="4" w:space="0" w:color="auto"/>
              <w:right w:val="single" w:sz="4" w:space="0" w:color="auto"/>
            </w:tcBorders>
          </w:tcPr>
          <w:p w14:paraId="1B4184FB"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tl/>
              </w:rPr>
            </w:pPr>
          </w:p>
        </w:tc>
        <w:tc>
          <w:tcPr>
            <w:tcW w:w="7519" w:type="dxa"/>
            <w:gridSpan w:val="2"/>
            <w:tcBorders>
              <w:top w:val="single" w:sz="4" w:space="0" w:color="auto"/>
              <w:left w:val="single" w:sz="4" w:space="0" w:color="auto"/>
              <w:bottom w:val="single" w:sz="4" w:space="0" w:color="auto"/>
              <w:right w:val="single" w:sz="4" w:space="0" w:color="auto"/>
            </w:tcBorders>
            <w:noWrap/>
            <w:vAlign w:val="bottom"/>
          </w:tcPr>
          <w:p w14:paraId="3B9747A8" w14:textId="77777777" w:rsidR="00D1293E" w:rsidRPr="00D1293E" w:rsidRDefault="00D1293E" w:rsidP="00D1293E">
            <w:pPr>
              <w:spacing w:before="0" w:beforeAutospacing="0" w:after="0" w:afterAutospacing="0" w:line="240" w:lineRule="auto"/>
              <w:rPr>
                <w:rFonts w:ascii="Arial" w:eastAsia="Times New Roman" w:hAnsi="Arial" w:cs="David"/>
                <w:b/>
                <w:bCs/>
                <w:color w:val="000000"/>
                <w:sz w:val="24"/>
                <w:szCs w:val="24"/>
              </w:rPr>
            </w:pPr>
            <w:r w:rsidRPr="00D1293E">
              <w:rPr>
                <w:rFonts w:ascii="Arial" w:eastAsia="Times New Roman" w:hAnsi="Arial" w:cs="David"/>
                <w:b/>
                <w:bCs/>
                <w:color w:val="000000"/>
                <w:rtl/>
              </w:rPr>
              <w:t xml:space="preserve">                                             מע"מ</w:t>
            </w:r>
          </w:p>
        </w:tc>
        <w:tc>
          <w:tcPr>
            <w:tcW w:w="1763" w:type="dxa"/>
            <w:tcBorders>
              <w:top w:val="nil"/>
              <w:left w:val="single" w:sz="4" w:space="0" w:color="auto"/>
              <w:bottom w:val="single" w:sz="4" w:space="0" w:color="auto"/>
              <w:right w:val="single" w:sz="4" w:space="0" w:color="auto"/>
            </w:tcBorders>
            <w:shd w:val="clear" w:color="000000" w:fill="EAF1DD"/>
            <w:noWrap/>
            <w:vAlign w:val="bottom"/>
          </w:tcPr>
          <w:p w14:paraId="35A4D3E5" w14:textId="77777777" w:rsidR="00D1293E" w:rsidRPr="00D1293E" w:rsidRDefault="00D1293E" w:rsidP="00D1293E">
            <w:pPr>
              <w:bidi w:val="0"/>
              <w:spacing w:before="0" w:beforeAutospacing="0" w:after="0" w:afterAutospacing="0" w:line="240" w:lineRule="auto"/>
              <w:rPr>
                <w:rFonts w:ascii="Arial" w:eastAsia="Times New Roman" w:hAnsi="Arial" w:cs="David"/>
                <w:b/>
                <w:bCs/>
                <w:sz w:val="24"/>
                <w:szCs w:val="24"/>
              </w:rPr>
            </w:pPr>
            <w:r w:rsidRPr="00D1293E">
              <w:rPr>
                <w:rFonts w:ascii="Arial" w:eastAsia="Times New Roman" w:hAnsi="Arial" w:cs="Arial"/>
                <w:b/>
                <w:bCs/>
                <w:rtl/>
              </w:rPr>
              <w:t>₪</w:t>
            </w:r>
          </w:p>
        </w:tc>
      </w:tr>
      <w:tr w:rsidR="00D1293E" w:rsidRPr="00D1293E" w14:paraId="786D1313" w14:textId="77777777" w:rsidTr="00D1293E">
        <w:trPr>
          <w:trHeight w:val="300"/>
        </w:trPr>
        <w:tc>
          <w:tcPr>
            <w:tcW w:w="411" w:type="dxa"/>
            <w:tcBorders>
              <w:top w:val="single" w:sz="4" w:space="0" w:color="auto"/>
              <w:left w:val="single" w:sz="4" w:space="0" w:color="auto"/>
              <w:bottom w:val="single" w:sz="4" w:space="0" w:color="auto"/>
              <w:right w:val="single" w:sz="4" w:space="0" w:color="auto"/>
            </w:tcBorders>
          </w:tcPr>
          <w:p w14:paraId="34FD2303" w14:textId="77777777" w:rsidR="00D1293E" w:rsidRPr="00D1293E" w:rsidRDefault="00D1293E" w:rsidP="00D1293E">
            <w:pPr>
              <w:spacing w:before="0" w:beforeAutospacing="0" w:after="0" w:afterAutospacing="0" w:line="240" w:lineRule="auto"/>
              <w:rPr>
                <w:rFonts w:ascii="Arial" w:eastAsia="Times New Roman" w:hAnsi="Arial" w:cs="David"/>
                <w:b/>
                <w:bCs/>
                <w:sz w:val="24"/>
                <w:szCs w:val="24"/>
                <w:rtl/>
              </w:rPr>
            </w:pPr>
          </w:p>
        </w:tc>
        <w:tc>
          <w:tcPr>
            <w:tcW w:w="7519" w:type="dxa"/>
            <w:gridSpan w:val="2"/>
            <w:tcBorders>
              <w:top w:val="single" w:sz="4" w:space="0" w:color="auto"/>
              <w:left w:val="single" w:sz="4" w:space="0" w:color="auto"/>
              <w:bottom w:val="single" w:sz="4" w:space="0" w:color="auto"/>
              <w:right w:val="single" w:sz="4" w:space="0" w:color="auto"/>
            </w:tcBorders>
            <w:noWrap/>
            <w:vAlign w:val="bottom"/>
          </w:tcPr>
          <w:p w14:paraId="6E35026E" w14:textId="77777777" w:rsidR="00D1293E" w:rsidRPr="00D1293E" w:rsidRDefault="00D1293E" w:rsidP="00D1293E">
            <w:pPr>
              <w:spacing w:before="0" w:beforeAutospacing="0" w:after="0" w:afterAutospacing="0" w:line="240" w:lineRule="auto"/>
              <w:jc w:val="center"/>
              <w:rPr>
                <w:rFonts w:ascii="Arial" w:eastAsia="Times New Roman" w:hAnsi="Arial" w:cs="David"/>
                <w:b/>
                <w:bCs/>
                <w:sz w:val="24"/>
                <w:szCs w:val="24"/>
                <w:rtl/>
              </w:rPr>
            </w:pPr>
            <w:r w:rsidRPr="00D1293E">
              <w:rPr>
                <w:rFonts w:ascii="Arial" w:eastAsia="Times New Roman" w:hAnsi="Arial" w:cs="David"/>
                <w:b/>
                <w:bCs/>
                <w:rtl/>
              </w:rPr>
              <w:t xml:space="preserve">                                       סה"כ תקציב חודשי ל-</w:t>
            </w:r>
            <w:r w:rsidRPr="00D1293E">
              <w:rPr>
                <w:rFonts w:ascii="Arial" w:eastAsia="Times New Roman" w:hAnsi="Arial" w:cs="David"/>
                <w:b/>
                <w:bCs/>
                <w:highlight w:val="yellow"/>
                <w:rtl/>
              </w:rPr>
              <w:t>____</w:t>
            </w:r>
            <w:r w:rsidRPr="00D1293E">
              <w:rPr>
                <w:rFonts w:ascii="Arial" w:eastAsia="Times New Roman" w:hAnsi="Arial" w:cs="David"/>
                <w:b/>
                <w:bCs/>
                <w:rtl/>
              </w:rPr>
              <w:t xml:space="preserve"> בניינים הכוללים </w:t>
            </w:r>
            <w:r w:rsidRPr="00D1293E">
              <w:rPr>
                <w:rFonts w:ascii="Arial" w:eastAsia="Times New Roman" w:hAnsi="Arial" w:cs="David"/>
                <w:b/>
                <w:bCs/>
                <w:highlight w:val="yellow"/>
                <w:rtl/>
              </w:rPr>
              <w:t>____</w:t>
            </w:r>
            <w:r w:rsidRPr="00D1293E">
              <w:rPr>
                <w:rFonts w:ascii="Arial" w:eastAsia="Times New Roman" w:hAnsi="Arial" w:cs="David"/>
                <w:b/>
                <w:bCs/>
                <w:rtl/>
              </w:rPr>
              <w:t xml:space="preserve"> דירות</w:t>
            </w:r>
          </w:p>
        </w:tc>
        <w:tc>
          <w:tcPr>
            <w:tcW w:w="1763" w:type="dxa"/>
            <w:tcBorders>
              <w:top w:val="single" w:sz="4" w:space="0" w:color="auto"/>
              <w:left w:val="single" w:sz="4" w:space="0" w:color="auto"/>
              <w:bottom w:val="single" w:sz="4" w:space="0" w:color="auto"/>
              <w:right w:val="single" w:sz="4" w:space="0" w:color="auto"/>
            </w:tcBorders>
            <w:shd w:val="clear" w:color="auto" w:fill="FFFF99"/>
            <w:noWrap/>
            <w:vAlign w:val="bottom"/>
          </w:tcPr>
          <w:p w14:paraId="02AB15B9" w14:textId="77777777" w:rsidR="00D1293E" w:rsidRPr="00D1293E" w:rsidRDefault="00D1293E" w:rsidP="00D1293E">
            <w:pPr>
              <w:bidi w:val="0"/>
              <w:spacing w:before="0" w:beforeAutospacing="0" w:after="0" w:afterAutospacing="0" w:line="240" w:lineRule="auto"/>
              <w:rPr>
                <w:rFonts w:ascii="Arial" w:eastAsia="Times New Roman" w:hAnsi="Arial" w:cs="David"/>
                <w:b/>
                <w:bCs/>
                <w:sz w:val="24"/>
                <w:szCs w:val="24"/>
              </w:rPr>
            </w:pPr>
            <w:r w:rsidRPr="00D1293E">
              <w:rPr>
                <w:rFonts w:ascii="Arial" w:eastAsia="Times New Roman" w:hAnsi="Arial" w:cs="Arial"/>
                <w:b/>
                <w:bCs/>
                <w:rtl/>
              </w:rPr>
              <w:t xml:space="preserve">₪                           </w:t>
            </w:r>
          </w:p>
        </w:tc>
      </w:tr>
      <w:tr w:rsidR="00D1293E" w:rsidRPr="00D1293E" w14:paraId="5131DC76" w14:textId="77777777" w:rsidTr="00D1293E">
        <w:trPr>
          <w:trHeight w:val="300"/>
        </w:trPr>
        <w:tc>
          <w:tcPr>
            <w:tcW w:w="411" w:type="dxa"/>
            <w:tcBorders>
              <w:top w:val="single" w:sz="4" w:space="0" w:color="auto"/>
              <w:left w:val="single" w:sz="4" w:space="0" w:color="auto"/>
              <w:bottom w:val="single" w:sz="4" w:space="0" w:color="auto"/>
              <w:right w:val="single" w:sz="4" w:space="0" w:color="auto"/>
            </w:tcBorders>
          </w:tcPr>
          <w:p w14:paraId="0B81BAF1" w14:textId="77777777" w:rsidR="00D1293E" w:rsidRPr="00D1293E" w:rsidRDefault="00D1293E" w:rsidP="00D1293E">
            <w:pPr>
              <w:spacing w:before="0" w:beforeAutospacing="0" w:after="0" w:afterAutospacing="0" w:line="240" w:lineRule="auto"/>
              <w:rPr>
                <w:rFonts w:ascii="Arial" w:eastAsia="Times New Roman" w:hAnsi="Arial" w:cs="David"/>
                <w:b/>
                <w:bCs/>
                <w:sz w:val="24"/>
                <w:szCs w:val="24"/>
                <w:rtl/>
              </w:rPr>
            </w:pPr>
          </w:p>
        </w:tc>
        <w:tc>
          <w:tcPr>
            <w:tcW w:w="7519" w:type="dxa"/>
            <w:gridSpan w:val="2"/>
            <w:tcBorders>
              <w:top w:val="single" w:sz="4" w:space="0" w:color="auto"/>
              <w:left w:val="single" w:sz="4" w:space="0" w:color="auto"/>
              <w:bottom w:val="single" w:sz="4" w:space="0" w:color="auto"/>
              <w:right w:val="single" w:sz="4" w:space="0" w:color="auto"/>
            </w:tcBorders>
            <w:noWrap/>
            <w:vAlign w:val="bottom"/>
          </w:tcPr>
          <w:p w14:paraId="0AED5D7C" w14:textId="77777777" w:rsidR="00D1293E" w:rsidRPr="00D1293E" w:rsidRDefault="00D1293E" w:rsidP="00D1293E">
            <w:pPr>
              <w:spacing w:before="0" w:beforeAutospacing="0" w:after="0" w:afterAutospacing="0" w:line="240" w:lineRule="auto"/>
              <w:jc w:val="center"/>
              <w:rPr>
                <w:rFonts w:ascii="Arial" w:eastAsia="Times New Roman" w:hAnsi="Arial" w:cs="David"/>
                <w:b/>
                <w:bCs/>
                <w:sz w:val="24"/>
                <w:szCs w:val="24"/>
                <w:rtl/>
              </w:rPr>
            </w:pPr>
            <w:r w:rsidRPr="00D1293E">
              <w:rPr>
                <w:rFonts w:ascii="Arial" w:eastAsia="Times New Roman" w:hAnsi="Arial" w:cs="David"/>
                <w:b/>
                <w:bCs/>
                <w:rtl/>
              </w:rPr>
              <w:t xml:space="preserve">                                       סה"כ תשלום בממוצע לדירה לתקופת החודשיים חודשיים</w:t>
            </w:r>
          </w:p>
        </w:tc>
        <w:tc>
          <w:tcPr>
            <w:tcW w:w="1763" w:type="dxa"/>
            <w:tcBorders>
              <w:top w:val="single" w:sz="4" w:space="0" w:color="auto"/>
              <w:left w:val="single" w:sz="4" w:space="0" w:color="auto"/>
              <w:bottom w:val="single" w:sz="4" w:space="0" w:color="auto"/>
              <w:right w:val="single" w:sz="4" w:space="0" w:color="auto"/>
            </w:tcBorders>
            <w:shd w:val="clear" w:color="auto" w:fill="FFFF00"/>
            <w:noWrap/>
            <w:vAlign w:val="bottom"/>
          </w:tcPr>
          <w:p w14:paraId="4F281EC9" w14:textId="77777777" w:rsidR="00D1293E" w:rsidRPr="00D1293E" w:rsidRDefault="00D1293E" w:rsidP="00D1293E">
            <w:pPr>
              <w:bidi w:val="0"/>
              <w:spacing w:before="0" w:beforeAutospacing="0" w:after="0" w:afterAutospacing="0" w:line="240" w:lineRule="auto"/>
              <w:rPr>
                <w:rFonts w:ascii="Arial" w:eastAsia="Times New Roman" w:hAnsi="Arial" w:cs="David"/>
                <w:b/>
                <w:bCs/>
                <w:sz w:val="24"/>
                <w:szCs w:val="24"/>
              </w:rPr>
            </w:pPr>
            <w:r w:rsidRPr="00D1293E">
              <w:rPr>
                <w:rFonts w:ascii="Arial" w:eastAsia="Times New Roman" w:hAnsi="Arial" w:cs="Arial"/>
                <w:b/>
                <w:bCs/>
                <w:rtl/>
              </w:rPr>
              <w:t>₪</w:t>
            </w:r>
          </w:p>
        </w:tc>
      </w:tr>
    </w:tbl>
    <w:p w14:paraId="61D54995" w14:textId="77777777" w:rsidR="00D1293E" w:rsidRPr="00D1293E" w:rsidRDefault="00D1293E" w:rsidP="00D1293E">
      <w:pPr>
        <w:spacing w:before="0" w:beforeAutospacing="0" w:after="0" w:afterAutospacing="0" w:line="240" w:lineRule="auto"/>
        <w:ind w:left="-58"/>
        <w:rPr>
          <w:rFonts w:ascii="Times New Roman" w:eastAsia="Times New Roman" w:hAnsi="Times New Roman" w:cs="David"/>
          <w:b/>
          <w:bCs/>
          <w:sz w:val="24"/>
          <w:szCs w:val="24"/>
          <w:rtl/>
        </w:rPr>
      </w:pPr>
    </w:p>
    <w:p w14:paraId="5A7393B7" w14:textId="77777777" w:rsidR="00D1293E" w:rsidRPr="00D1293E" w:rsidRDefault="00D1293E" w:rsidP="00D1293E">
      <w:pPr>
        <w:spacing w:before="0" w:beforeAutospacing="0" w:after="0" w:afterAutospacing="0" w:line="240" w:lineRule="auto"/>
        <w:ind w:left="-58"/>
        <w:jc w:val="center"/>
        <w:rPr>
          <w:rFonts w:ascii="Times New Roman" w:eastAsia="Times New Roman" w:hAnsi="Times New Roman" w:cs="David"/>
          <w:b/>
          <w:bCs/>
          <w:color w:val="FF0000"/>
          <w:sz w:val="28"/>
          <w:szCs w:val="28"/>
          <w:u w:val="single"/>
          <w:rtl/>
        </w:rPr>
      </w:pPr>
    </w:p>
    <w:p w14:paraId="20FACB47" w14:textId="77777777" w:rsidR="00D1293E" w:rsidRPr="00D1293E" w:rsidRDefault="00D1293E" w:rsidP="00D1293E">
      <w:pPr>
        <w:spacing w:before="0" w:beforeAutospacing="0" w:after="0" w:afterAutospacing="0" w:line="240" w:lineRule="auto"/>
        <w:ind w:hanging="525"/>
        <w:rPr>
          <w:rFonts w:ascii="Times New Roman" w:eastAsia="Times New Roman" w:hAnsi="Times New Roman" w:cs="David"/>
          <w:sz w:val="24"/>
          <w:szCs w:val="24"/>
          <w:rtl/>
        </w:rPr>
      </w:pPr>
    </w:p>
    <w:p w14:paraId="50553178" w14:textId="77777777" w:rsidR="00D1293E" w:rsidRPr="00D1293E" w:rsidRDefault="00D1293E" w:rsidP="00D1293E">
      <w:pPr>
        <w:spacing w:before="0" w:beforeAutospacing="0" w:after="0" w:afterAutospacing="0" w:line="240" w:lineRule="auto"/>
        <w:ind w:hanging="525"/>
        <w:rPr>
          <w:rFonts w:ascii="Times New Roman" w:eastAsia="Times New Roman" w:hAnsi="Times New Roman" w:cs="David"/>
          <w:noProof/>
          <w:sz w:val="24"/>
          <w:szCs w:val="24"/>
          <w:rtl/>
        </w:rPr>
      </w:pPr>
    </w:p>
    <w:p w14:paraId="00E373BC" w14:textId="77777777" w:rsidR="00D1293E" w:rsidRDefault="00D1293E" w:rsidP="00D1293E">
      <w:pPr>
        <w:spacing w:before="0" w:beforeAutospacing="0" w:after="0" w:afterAutospacing="0" w:line="240" w:lineRule="auto"/>
        <w:rPr>
          <w:rFonts w:ascii="Times New Roman" w:eastAsia="Times New Roman" w:hAnsi="Times New Roman" w:cs="David"/>
          <w:noProof/>
          <w:rtl/>
        </w:rPr>
      </w:pPr>
    </w:p>
    <w:p w14:paraId="30DBB71C" w14:textId="77777777" w:rsidR="00D1293E" w:rsidRDefault="00D1293E" w:rsidP="00D1293E">
      <w:pPr>
        <w:spacing w:before="0" w:beforeAutospacing="0" w:after="0" w:afterAutospacing="0" w:line="240" w:lineRule="auto"/>
        <w:rPr>
          <w:rFonts w:ascii="Times New Roman" w:eastAsia="Times New Roman" w:hAnsi="Times New Roman" w:cs="David"/>
          <w:noProof/>
          <w:rtl/>
        </w:rPr>
      </w:pPr>
    </w:p>
    <w:p w14:paraId="780C6F68" w14:textId="77777777" w:rsidR="00D1293E" w:rsidRDefault="00D1293E" w:rsidP="00D1293E">
      <w:pPr>
        <w:spacing w:before="0" w:beforeAutospacing="0" w:after="0" w:afterAutospacing="0" w:line="240" w:lineRule="auto"/>
        <w:rPr>
          <w:rFonts w:ascii="Times New Roman" w:eastAsia="Times New Roman" w:hAnsi="Times New Roman" w:cs="David"/>
          <w:noProof/>
          <w:rtl/>
        </w:rPr>
      </w:pPr>
    </w:p>
    <w:p w14:paraId="72A9B5EE" w14:textId="77777777" w:rsidR="00D1293E" w:rsidRDefault="00D1293E">
      <w:pPr>
        <w:bidi w:val="0"/>
        <w:spacing w:before="0" w:beforeAutospacing="0" w:after="160" w:afterAutospacing="0" w:line="259" w:lineRule="auto"/>
        <w:rPr>
          <w:rFonts w:ascii="Times New Roman" w:eastAsia="Times New Roman" w:hAnsi="Times New Roman" w:cs="David"/>
          <w:noProof/>
          <w:rtl/>
        </w:rPr>
      </w:pPr>
      <w:r>
        <w:rPr>
          <w:rFonts w:ascii="Times New Roman" w:eastAsia="Times New Roman" w:hAnsi="Times New Roman" w:cs="David"/>
          <w:noProof/>
          <w:rtl/>
        </w:rPr>
        <w:br w:type="page"/>
      </w:r>
    </w:p>
    <w:p w14:paraId="09631DED" w14:textId="101AE401" w:rsidR="00D1293E" w:rsidRPr="00D1293E" w:rsidRDefault="00D1293E" w:rsidP="00D1293E">
      <w:pPr>
        <w:spacing w:before="0" w:beforeAutospacing="0" w:after="0" w:afterAutospacing="0" w:line="240" w:lineRule="auto"/>
        <w:jc w:val="center"/>
        <w:rPr>
          <w:rFonts w:ascii="Times New Roman" w:eastAsia="Times New Roman" w:hAnsi="Times New Roman" w:cs="David"/>
          <w:b/>
          <w:bCs/>
          <w:sz w:val="28"/>
          <w:szCs w:val="28"/>
          <w:u w:val="single"/>
          <w:rtl/>
        </w:rPr>
      </w:pPr>
      <w:r w:rsidRPr="00D1293E">
        <w:rPr>
          <w:rFonts w:ascii="Times New Roman" w:eastAsia="Times New Roman" w:hAnsi="Times New Roman" w:cs="David"/>
          <w:b/>
          <w:bCs/>
          <w:sz w:val="28"/>
          <w:szCs w:val="28"/>
          <w:u w:val="single"/>
          <w:rtl/>
        </w:rPr>
        <w:lastRenderedPageBreak/>
        <w:t>מפרט השירותים לניהול ותחזוקת בית משותף</w:t>
      </w:r>
    </w:p>
    <w:p w14:paraId="3A7FBD0D" w14:textId="6BFEDEA4" w:rsidR="00D1293E" w:rsidRPr="004D7C71" w:rsidRDefault="00D1293E" w:rsidP="00F92632">
      <w:pPr>
        <w:spacing w:before="0" w:beforeAutospacing="0" w:after="0" w:afterAutospacing="0" w:line="240" w:lineRule="auto"/>
        <w:ind w:left="-58"/>
        <w:rPr>
          <w:rFonts w:ascii="Times New Roman" w:eastAsia="Times New Roman" w:hAnsi="Times New Roman" w:cs="David"/>
          <w:b/>
          <w:bCs/>
          <w:sz w:val="24"/>
          <w:szCs w:val="24"/>
          <w:u w:val="single"/>
          <w:rtl/>
        </w:rPr>
      </w:pPr>
      <w:r w:rsidRPr="004D7C71">
        <w:rPr>
          <w:rFonts w:ascii="Times New Roman" w:eastAsia="Times New Roman" w:hAnsi="Times New Roman" w:cs="David"/>
          <w:b/>
          <w:bCs/>
          <w:sz w:val="28"/>
          <w:szCs w:val="28"/>
          <w:u w:val="single"/>
          <w:rtl/>
        </w:rPr>
        <w:t xml:space="preserve">שם הפרויקט: </w:t>
      </w:r>
      <w:r w:rsidRPr="004D7C71">
        <w:rPr>
          <w:rFonts w:ascii="Times New Roman" w:eastAsia="Times New Roman" w:hAnsi="Times New Roman" w:cs="David" w:hint="cs"/>
          <w:b/>
          <w:bCs/>
          <w:sz w:val="24"/>
          <w:szCs w:val="24"/>
          <w:u w:val="single"/>
          <w:rtl/>
        </w:rPr>
        <w:t xml:space="preserve"> </w:t>
      </w:r>
      <w:sdt>
        <w:sdtPr>
          <w:rPr>
            <w:rFonts w:ascii="Times New Roman" w:eastAsia="Times New Roman" w:hAnsi="Times New Roman" w:cs="David" w:hint="cs"/>
            <w:b/>
            <w:bCs/>
            <w:color w:val="00B0F0"/>
            <w:sz w:val="24"/>
            <w:szCs w:val="24"/>
            <w:u w:val="single"/>
            <w:rtl/>
          </w:rPr>
          <w:alias w:val="שם הפרויקט"/>
          <w:tag w:val="cntProjectName"/>
          <w:id w:val="-106129205"/>
          <w:placeholder>
            <w:docPart w:val="AFB92D574CD54638803DF2EE6B9AFB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D7C71" w:rsidRPr="004D7C71">
            <w:rPr>
              <w:rStyle w:val="PlaceholderText"/>
              <w:color w:val="00B0F0"/>
              <w:u w:val="single"/>
              <w:rtl/>
            </w:rPr>
            <w:t>[שם הפרויקט]</w:t>
          </w:r>
        </w:sdtContent>
      </w:sdt>
      <w:r w:rsidRPr="004D7C71">
        <w:rPr>
          <w:rFonts w:ascii="Times New Roman" w:eastAsia="Times New Roman" w:hAnsi="Times New Roman" w:cs="David" w:hint="cs"/>
          <w:b/>
          <w:bCs/>
          <w:sz w:val="24"/>
          <w:szCs w:val="24"/>
          <w:u w:val="single"/>
          <w:rtl/>
        </w:rPr>
        <w:t>.</w:t>
      </w:r>
    </w:p>
    <w:p w14:paraId="51847F27" w14:textId="77777777" w:rsidR="00D1293E" w:rsidRPr="00D1293E" w:rsidRDefault="00D1293E" w:rsidP="00D1293E">
      <w:pPr>
        <w:spacing w:before="0" w:beforeAutospacing="0" w:after="0" w:afterAutospacing="0" w:line="240" w:lineRule="auto"/>
        <w:ind w:left="-58"/>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גינון</w:t>
      </w:r>
    </w:p>
    <w:p w14:paraId="630ED66E" w14:textId="77777777" w:rsidR="00D1293E" w:rsidRPr="00D1293E" w:rsidRDefault="00D1293E" w:rsidP="00D1293E">
      <w:pPr>
        <w:numPr>
          <w:ilvl w:val="0"/>
          <w:numId w:val="11"/>
        </w:numPr>
        <w:spacing w:before="0" w:beforeAutospacing="0" w:after="0" w:afterAutospacing="0" w:line="240" w:lineRule="auto"/>
        <w:contextualSpacing/>
        <w:rPr>
          <w:rFonts w:ascii="Times New Roman" w:eastAsia="Times New Roman" w:hAnsi="Times New Roman" w:cs="David"/>
          <w:vanish/>
          <w:sz w:val="24"/>
          <w:szCs w:val="24"/>
          <w:rtl/>
        </w:rPr>
      </w:pPr>
    </w:p>
    <w:p w14:paraId="4B451CF1" w14:textId="77777777" w:rsidR="00D1293E" w:rsidRPr="00D1293E" w:rsidRDefault="00D1293E" w:rsidP="00D1293E">
      <w:pPr>
        <w:numPr>
          <w:ilvl w:val="0"/>
          <w:numId w:val="11"/>
        </w:numPr>
        <w:spacing w:before="0" w:beforeAutospacing="0" w:after="0" w:afterAutospacing="0" w:line="240" w:lineRule="auto"/>
        <w:contextualSpacing/>
        <w:rPr>
          <w:rFonts w:ascii="Times New Roman" w:eastAsia="Times New Roman" w:hAnsi="Times New Roman" w:cs="David"/>
          <w:vanish/>
          <w:sz w:val="24"/>
          <w:szCs w:val="24"/>
          <w:rtl/>
        </w:rPr>
      </w:pPr>
    </w:p>
    <w:p w14:paraId="3574215E" w14:textId="77777777" w:rsidR="00D1293E" w:rsidRPr="00D1293E" w:rsidRDefault="00D1293E" w:rsidP="00D1293E">
      <w:pPr>
        <w:numPr>
          <w:ilvl w:val="0"/>
          <w:numId w:val="11"/>
        </w:numPr>
        <w:spacing w:before="0" w:beforeAutospacing="0" w:after="0" w:afterAutospacing="0" w:line="240" w:lineRule="auto"/>
        <w:contextualSpacing/>
        <w:rPr>
          <w:rFonts w:ascii="Times New Roman" w:eastAsia="Times New Roman" w:hAnsi="Times New Roman" w:cs="David"/>
          <w:vanish/>
          <w:sz w:val="24"/>
          <w:szCs w:val="24"/>
          <w:rtl/>
        </w:rPr>
      </w:pPr>
    </w:p>
    <w:p w14:paraId="4330E87E" w14:textId="77777777" w:rsidR="00D1293E" w:rsidRPr="00D1293E" w:rsidRDefault="00D1293E" w:rsidP="00D1293E">
      <w:pPr>
        <w:numPr>
          <w:ilvl w:val="0"/>
          <w:numId w:val="11"/>
        </w:numPr>
        <w:spacing w:before="0" w:beforeAutospacing="0" w:after="0" w:afterAutospacing="0" w:line="240" w:lineRule="auto"/>
        <w:contextualSpacing/>
        <w:rPr>
          <w:rFonts w:ascii="Times New Roman" w:eastAsia="Times New Roman" w:hAnsi="Times New Roman" w:cs="David"/>
          <w:vanish/>
          <w:sz w:val="24"/>
          <w:szCs w:val="24"/>
          <w:rtl/>
        </w:rPr>
      </w:pPr>
    </w:p>
    <w:p w14:paraId="4653FF57" w14:textId="77777777" w:rsidR="00D1293E" w:rsidRPr="00D1293E" w:rsidRDefault="00D1293E" w:rsidP="00D1293E">
      <w:pPr>
        <w:numPr>
          <w:ilvl w:val="0"/>
          <w:numId w:val="15"/>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טיפול בשטח הגינה ובאדניות יבוצע על ידי גנן מקצועי פעם בשבועיים</w:t>
      </w:r>
    </w:p>
    <w:p w14:paraId="1F779715" w14:textId="77777777" w:rsidR="00D1293E" w:rsidRPr="00D1293E" w:rsidRDefault="00D1293E" w:rsidP="00D1293E">
      <w:pPr>
        <w:numPr>
          <w:ilvl w:val="0"/>
          <w:numId w:val="15"/>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במסגרת הטיפול תיבדק מערכת ההשקיה, צנרת ההשקיה, הסרת עלים וענפים יבשים, דישון, גיזום וזאת בהתאם לדרישות ותנאי השטח</w:t>
      </w:r>
    </w:p>
    <w:p w14:paraId="49EBB860" w14:textId="77777777" w:rsidR="00D1293E" w:rsidRPr="00D1293E" w:rsidRDefault="00D1293E" w:rsidP="00D1293E">
      <w:pPr>
        <w:spacing w:before="0" w:beforeAutospacing="0" w:after="0" w:afterAutospacing="0" w:line="240" w:lineRule="auto"/>
        <w:rPr>
          <w:rFonts w:ascii="Times New Roman" w:eastAsia="Times New Roman" w:hAnsi="Times New Roman" w:cs="David"/>
          <w:b/>
          <w:bCs/>
          <w:sz w:val="24"/>
          <w:szCs w:val="24"/>
          <w:u w:val="single"/>
          <w:rtl/>
        </w:rPr>
      </w:pPr>
    </w:p>
    <w:p w14:paraId="730D1A1B" w14:textId="77777777" w:rsidR="00D1293E" w:rsidRPr="00D1293E" w:rsidRDefault="00D1293E" w:rsidP="00D1293E">
      <w:pPr>
        <w:numPr>
          <w:ilvl w:val="0"/>
          <w:numId w:val="12"/>
        </w:numPr>
        <w:spacing w:before="0" w:beforeAutospacing="0" w:after="0" w:afterAutospacing="0" w:line="240" w:lineRule="auto"/>
        <w:contextualSpacing/>
        <w:rPr>
          <w:rFonts w:ascii="Times New Roman" w:eastAsia="Times New Roman" w:hAnsi="Times New Roman" w:cs="David"/>
          <w:vanish/>
          <w:sz w:val="24"/>
          <w:szCs w:val="24"/>
          <w:rtl/>
        </w:rPr>
      </w:pPr>
    </w:p>
    <w:p w14:paraId="58AF78D7" w14:textId="77777777" w:rsidR="00D1293E" w:rsidRPr="00D1293E" w:rsidRDefault="00D1293E" w:rsidP="00D1293E">
      <w:pPr>
        <w:numPr>
          <w:ilvl w:val="0"/>
          <w:numId w:val="12"/>
        </w:numPr>
        <w:spacing w:before="0" w:beforeAutospacing="0" w:after="0" w:afterAutospacing="0" w:line="240" w:lineRule="auto"/>
        <w:contextualSpacing/>
        <w:rPr>
          <w:rFonts w:ascii="Times New Roman" w:eastAsia="Times New Roman" w:hAnsi="Times New Roman" w:cs="David"/>
          <w:vanish/>
          <w:sz w:val="24"/>
          <w:szCs w:val="24"/>
          <w:rtl/>
        </w:rPr>
      </w:pPr>
    </w:p>
    <w:p w14:paraId="5EBBB3D5"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חומרים מתכלים</w:t>
      </w:r>
    </w:p>
    <w:p w14:paraId="61EEE983" w14:textId="77777777" w:rsidR="00D1293E" w:rsidRPr="00D1293E" w:rsidRDefault="00D1293E" w:rsidP="00D1293E">
      <w:pPr>
        <w:numPr>
          <w:ilvl w:val="0"/>
          <w:numId w:val="15"/>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חברת הניהול תדאג לספק נורות, מנעולים, מוצרי היגיינה, חומרי ניקוי ועוד. ככל שיידרש לניהול ותחזוקת הפרויקט</w:t>
      </w:r>
    </w:p>
    <w:p w14:paraId="25813F73" w14:textId="77777777" w:rsidR="00D1293E" w:rsidRPr="00D1293E" w:rsidRDefault="00D1293E" w:rsidP="00D1293E">
      <w:pPr>
        <w:spacing w:before="0" w:beforeAutospacing="0" w:after="0" w:afterAutospacing="0" w:line="240" w:lineRule="auto"/>
        <w:ind w:left="-19"/>
        <w:contextualSpacing/>
        <w:rPr>
          <w:rFonts w:ascii="Times New Roman" w:eastAsia="Times New Roman" w:hAnsi="Times New Roman" w:cs="David"/>
          <w:b/>
          <w:bCs/>
          <w:sz w:val="24"/>
          <w:szCs w:val="24"/>
          <w:u w:val="single"/>
          <w:rtl/>
        </w:rPr>
      </w:pPr>
      <w:r w:rsidRPr="00D1293E">
        <w:rPr>
          <w:rFonts w:ascii="Times New Roman" w:eastAsia="Times New Roman" w:hAnsi="Times New Roman" w:cs="David"/>
          <w:b/>
          <w:bCs/>
          <w:sz w:val="24"/>
          <w:szCs w:val="24"/>
          <w:u w:val="single"/>
          <w:rtl/>
        </w:rPr>
        <w:t>פינוי אשפה</w:t>
      </w:r>
    </w:p>
    <w:p w14:paraId="6A6BF817" w14:textId="77777777" w:rsidR="00D1293E" w:rsidRPr="00D1293E" w:rsidRDefault="00D1293E" w:rsidP="00D1293E">
      <w:pPr>
        <w:numPr>
          <w:ilvl w:val="0"/>
          <w:numId w:val="15"/>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תחזוקה, ניקוי ופינוי של חדרי האשפה במבנה</w:t>
      </w:r>
    </w:p>
    <w:p w14:paraId="4B1977FA" w14:textId="77777777" w:rsidR="00D1293E" w:rsidRPr="00D1293E" w:rsidRDefault="00D1293E" w:rsidP="00D1293E">
      <w:pPr>
        <w:numPr>
          <w:ilvl w:val="0"/>
          <w:numId w:val="15"/>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מעורבות מלאה בניהול ופינוי מכולות האשפה המשמשות לצורכי העברת דירות יחד עם הקבלן הראשי של הפרויקט</w:t>
      </w:r>
    </w:p>
    <w:p w14:paraId="2B1C81B2" w14:textId="77777777" w:rsidR="00D1293E" w:rsidRPr="00D1293E" w:rsidRDefault="00D1293E" w:rsidP="00D1293E">
      <w:pPr>
        <w:spacing w:before="0" w:beforeAutospacing="0" w:after="0" w:afterAutospacing="0" w:line="240" w:lineRule="auto"/>
        <w:rPr>
          <w:rFonts w:ascii="Times New Roman" w:eastAsia="Times New Roman" w:hAnsi="Times New Roman" w:cs="David"/>
          <w:b/>
          <w:bCs/>
          <w:sz w:val="24"/>
          <w:szCs w:val="24"/>
          <w:u w:val="single"/>
          <w:rtl/>
        </w:rPr>
      </w:pPr>
    </w:p>
    <w:p w14:paraId="7FA85543" w14:textId="77777777" w:rsidR="00D1293E" w:rsidRPr="00D1293E" w:rsidRDefault="00D1293E" w:rsidP="00D1293E">
      <w:pPr>
        <w:spacing w:before="0" w:beforeAutospacing="0" w:after="0" w:afterAutospacing="0" w:line="240" w:lineRule="auto"/>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ביטוח פעילות חברת הניהול</w:t>
      </w:r>
    </w:p>
    <w:p w14:paraId="77DBF61B" w14:textId="77777777" w:rsidR="00D1293E" w:rsidRPr="00D1293E" w:rsidRDefault="00D1293E" w:rsidP="00D1293E">
      <w:pPr>
        <w:numPr>
          <w:ilvl w:val="0"/>
          <w:numId w:val="15"/>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ביטוח אחריות כלפי צד שלישי – גבול אחריות 10,000,000 ₪ למקרה ולתקופה</w:t>
      </w:r>
    </w:p>
    <w:p w14:paraId="4C7D52EF" w14:textId="77777777" w:rsidR="00D1293E" w:rsidRPr="00D1293E" w:rsidRDefault="00D1293E" w:rsidP="00D1293E">
      <w:pPr>
        <w:numPr>
          <w:ilvl w:val="0"/>
          <w:numId w:val="15"/>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ביטוח חבות מעבידים – גבול אחריות 20,000,000 ₪ למקרה ולתקופה</w:t>
      </w:r>
    </w:p>
    <w:p w14:paraId="7EE36EAA" w14:textId="77777777" w:rsidR="00D1293E" w:rsidRPr="00D1293E" w:rsidRDefault="00D1293E" w:rsidP="00D1293E">
      <w:pPr>
        <w:numPr>
          <w:ilvl w:val="0"/>
          <w:numId w:val="15"/>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lastRenderedPageBreak/>
        <w:t>ביטוח אחריות מקצועית – גבול אחריות – 2,000,000 ₪ למקרה ולתקופה</w:t>
      </w:r>
    </w:p>
    <w:p w14:paraId="761979C6" w14:textId="77777777" w:rsidR="00D1293E" w:rsidRPr="00D1293E" w:rsidRDefault="00D1293E" w:rsidP="00D1293E">
      <w:pPr>
        <w:spacing w:before="0" w:beforeAutospacing="0" w:after="0" w:afterAutospacing="0" w:line="240" w:lineRule="auto"/>
        <w:ind w:left="-19"/>
        <w:contextualSpacing/>
        <w:rPr>
          <w:rFonts w:ascii="Times New Roman" w:eastAsia="Times New Roman" w:hAnsi="Times New Roman" w:cs="David"/>
          <w:b/>
          <w:bCs/>
          <w:sz w:val="24"/>
          <w:szCs w:val="24"/>
          <w:u w:val="single"/>
          <w:rtl/>
        </w:rPr>
      </w:pPr>
    </w:p>
    <w:p w14:paraId="4A61913F" w14:textId="77777777" w:rsidR="00D1293E" w:rsidRPr="00D1293E" w:rsidRDefault="00D1293E" w:rsidP="00D1293E">
      <w:pPr>
        <w:spacing w:before="0" w:beforeAutospacing="0" w:after="0" w:afterAutospacing="0" w:line="240" w:lineRule="auto"/>
        <w:ind w:left="-19"/>
        <w:contextualSpacing/>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אחזקת מעליות</w:t>
      </w:r>
    </w:p>
    <w:p w14:paraId="1C0E0285" w14:textId="77777777" w:rsidR="00D1293E" w:rsidRPr="00D1293E" w:rsidRDefault="00D1293E" w:rsidP="00D1293E">
      <w:pPr>
        <w:numPr>
          <w:ilvl w:val="0"/>
          <w:numId w:val="15"/>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מתן שירותי תחזוקה שוטפת, תיקון תקלות, חילוץ ממעלית תקועה ופתרון תקלות לפי קריאה על ידי ספקית המעליות בפרויקט _________</w:t>
      </w:r>
    </w:p>
    <w:p w14:paraId="6083599E" w14:textId="77777777" w:rsidR="00D1293E" w:rsidRPr="00D1293E" w:rsidRDefault="00D1293E" w:rsidP="00D1293E">
      <w:pPr>
        <w:numPr>
          <w:ilvl w:val="0"/>
          <w:numId w:val="15"/>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בדיקת מהנדס בהתאם לתקנות משרד העבודה במעמד קבלת המבנה</w:t>
      </w:r>
    </w:p>
    <w:p w14:paraId="2A11F02C" w14:textId="77777777" w:rsidR="00D1293E" w:rsidRPr="00D1293E" w:rsidRDefault="00D1293E" w:rsidP="00D1293E">
      <w:pPr>
        <w:spacing w:before="0" w:beforeAutospacing="0" w:after="0" w:afterAutospacing="0" w:line="240" w:lineRule="auto"/>
        <w:ind w:left="368"/>
        <w:contextualSpacing/>
        <w:rPr>
          <w:rFonts w:ascii="Times New Roman" w:eastAsia="Times New Roman" w:hAnsi="Times New Roman" w:cs="David"/>
          <w:sz w:val="24"/>
          <w:szCs w:val="24"/>
          <w:rtl/>
        </w:rPr>
      </w:pPr>
    </w:p>
    <w:p w14:paraId="0D377F6F"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שירות לגנראטור</w:t>
      </w:r>
    </w:p>
    <w:p w14:paraId="252088B0" w14:textId="77777777" w:rsidR="00D1293E" w:rsidRPr="00D1293E" w:rsidRDefault="00D1293E" w:rsidP="00D1293E">
      <w:pPr>
        <w:numPr>
          <w:ilvl w:val="0"/>
          <w:numId w:val="16"/>
        </w:numPr>
        <w:spacing w:before="0" w:beforeAutospacing="0" w:after="0" w:afterAutospacing="0" w:line="240" w:lineRule="auto"/>
        <w:contextualSpacing/>
        <w:rPr>
          <w:rFonts w:ascii="Times New Roman" w:eastAsia="Times New Roman" w:hAnsi="Times New Roman" w:cs="David"/>
          <w:b/>
          <w:bCs/>
          <w:sz w:val="24"/>
          <w:szCs w:val="24"/>
        </w:rPr>
      </w:pPr>
      <w:r w:rsidRPr="00D1293E">
        <w:rPr>
          <w:rFonts w:ascii="Times New Roman" w:eastAsia="Times New Roman" w:hAnsi="Times New Roman" w:cs="David"/>
          <w:b/>
          <w:bCs/>
          <w:sz w:val="24"/>
          <w:szCs w:val="24"/>
          <w:rtl/>
        </w:rPr>
        <w:t>טיפול שוטף הכולל:</w:t>
      </w:r>
    </w:p>
    <w:p w14:paraId="6C2886BA" w14:textId="77777777" w:rsidR="00D1293E" w:rsidRPr="00D1293E" w:rsidRDefault="00D1293E" w:rsidP="00D1293E">
      <w:pPr>
        <w:numPr>
          <w:ilvl w:val="0"/>
          <w:numId w:val="17"/>
        </w:numPr>
        <w:spacing w:before="0" w:beforeAutospacing="0" w:after="0" w:afterAutospacing="0" w:line="240" w:lineRule="auto"/>
        <w:contextualSpacing/>
        <w:rPr>
          <w:rFonts w:ascii="Times New Roman" w:eastAsia="Times New Roman" w:hAnsi="Times New Roman" w:cs="David"/>
          <w:b/>
          <w:bCs/>
          <w:sz w:val="24"/>
          <w:szCs w:val="24"/>
          <w:u w:val="single"/>
        </w:rPr>
      </w:pPr>
      <w:r w:rsidRPr="00D1293E">
        <w:rPr>
          <w:rFonts w:ascii="Times New Roman" w:eastAsia="Times New Roman" w:hAnsi="Times New Roman" w:cs="David"/>
          <w:sz w:val="24"/>
          <w:szCs w:val="24"/>
          <w:rtl/>
        </w:rPr>
        <w:t>הפעלה יזומה של הגנראטור בהתאם להוראות יצרן (חודשי\דו חודשי)</w:t>
      </w:r>
    </w:p>
    <w:p w14:paraId="69C56FA6" w14:textId="77777777" w:rsidR="00D1293E" w:rsidRPr="00D1293E" w:rsidRDefault="00D1293E" w:rsidP="00D1293E">
      <w:pPr>
        <w:numPr>
          <w:ilvl w:val="0"/>
          <w:numId w:val="17"/>
        </w:numPr>
        <w:spacing w:before="0" w:beforeAutospacing="0" w:after="0" w:afterAutospacing="0" w:line="240" w:lineRule="auto"/>
        <w:contextualSpacing/>
        <w:rPr>
          <w:rFonts w:ascii="Times New Roman" w:eastAsia="Times New Roman" w:hAnsi="Times New Roman" w:cs="David"/>
          <w:b/>
          <w:bCs/>
          <w:sz w:val="24"/>
          <w:szCs w:val="24"/>
          <w:u w:val="single"/>
        </w:rPr>
      </w:pPr>
      <w:r w:rsidRPr="00D1293E">
        <w:rPr>
          <w:rFonts w:ascii="Times New Roman" w:eastAsia="Times New Roman" w:hAnsi="Times New Roman" w:cs="David"/>
          <w:sz w:val="24"/>
          <w:szCs w:val="24"/>
          <w:rtl/>
        </w:rPr>
        <w:t>בדיקת שמן מנוע, מפלס המים במצברים - חודשית</w:t>
      </w:r>
    </w:p>
    <w:p w14:paraId="56592AAA" w14:textId="77777777" w:rsidR="00D1293E" w:rsidRPr="00D1293E" w:rsidRDefault="00D1293E" w:rsidP="00D1293E">
      <w:pPr>
        <w:numPr>
          <w:ilvl w:val="0"/>
          <w:numId w:val="16"/>
        </w:numPr>
        <w:spacing w:before="0" w:beforeAutospacing="0" w:after="0" w:afterAutospacing="0" w:line="240" w:lineRule="auto"/>
        <w:contextualSpacing/>
        <w:rPr>
          <w:rFonts w:ascii="Times New Roman" w:eastAsia="Times New Roman" w:hAnsi="Times New Roman" w:cs="David"/>
          <w:b/>
          <w:bCs/>
          <w:sz w:val="24"/>
          <w:szCs w:val="24"/>
          <w:rtl/>
        </w:rPr>
      </w:pPr>
      <w:r w:rsidRPr="00D1293E">
        <w:rPr>
          <w:rFonts w:ascii="Times New Roman" w:eastAsia="Times New Roman" w:hAnsi="Times New Roman" w:cs="David"/>
          <w:b/>
          <w:bCs/>
          <w:sz w:val="24"/>
          <w:szCs w:val="24"/>
          <w:rtl/>
        </w:rPr>
        <w:t>טיפול שנתי הכולל:</w:t>
      </w:r>
    </w:p>
    <w:p w14:paraId="35C6A329" w14:textId="77777777" w:rsidR="00D1293E" w:rsidRPr="00D1293E" w:rsidRDefault="00D1293E" w:rsidP="00D1293E">
      <w:pPr>
        <w:numPr>
          <w:ilvl w:val="0"/>
          <w:numId w:val="18"/>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טיפול בהתאם להוראות היצרן, החלפת שמנים, מסנני אויר ושמן וכו'</w:t>
      </w:r>
      <w:r w:rsidRPr="00D1293E">
        <w:rPr>
          <w:rFonts w:ascii="Times New Roman" w:eastAsia="Times New Roman" w:hAnsi="Times New Roman" w:cs="David"/>
          <w:sz w:val="24"/>
          <w:szCs w:val="24"/>
          <w:rtl/>
        </w:rPr>
        <w:tab/>
      </w:r>
    </w:p>
    <w:p w14:paraId="206E28D9" w14:textId="77777777" w:rsidR="00D1293E" w:rsidRPr="00D1293E" w:rsidRDefault="00D1293E" w:rsidP="00D1293E">
      <w:pPr>
        <w:spacing w:before="0" w:beforeAutospacing="0" w:after="0" w:afterAutospacing="0" w:line="240" w:lineRule="auto"/>
        <w:ind w:left="1076" w:hanging="708"/>
        <w:contextualSpacing/>
        <w:rPr>
          <w:rFonts w:ascii="Times New Roman" w:eastAsia="Times New Roman" w:hAnsi="Times New Roman" w:cs="David"/>
          <w:b/>
          <w:bCs/>
          <w:sz w:val="24"/>
          <w:szCs w:val="24"/>
          <w:u w:val="single"/>
          <w:rtl/>
        </w:rPr>
      </w:pPr>
      <w:r w:rsidRPr="00D1293E">
        <w:rPr>
          <w:rFonts w:ascii="Times New Roman" w:eastAsia="Times New Roman" w:hAnsi="Times New Roman" w:cs="David"/>
          <w:sz w:val="24"/>
          <w:szCs w:val="24"/>
          <w:rtl/>
        </w:rPr>
        <w:tab/>
      </w:r>
    </w:p>
    <w:p w14:paraId="3D21D537"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מערכות אלקטרומכניות</w:t>
      </w:r>
    </w:p>
    <w:p w14:paraId="55FD644A" w14:textId="77777777" w:rsidR="00D1293E" w:rsidRPr="00D1293E" w:rsidRDefault="00D1293E" w:rsidP="00D1293E">
      <w:pPr>
        <w:numPr>
          <w:ilvl w:val="0"/>
          <w:numId w:val="16"/>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טיפול שוטף (כולל תיקונים והחלפת חלקים במקרה הצורך) למערכות השונות בפרויקט:</w:t>
      </w:r>
    </w:p>
    <w:p w14:paraId="74FD4565" w14:textId="77777777" w:rsidR="00D1293E" w:rsidRPr="00D1293E" w:rsidRDefault="00D1293E" w:rsidP="00D1293E">
      <w:pPr>
        <w:numPr>
          <w:ilvl w:val="0"/>
          <w:numId w:val="19"/>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מפוחי אוורור, דחוס ושחרור עשן</w:t>
      </w:r>
    </w:p>
    <w:p w14:paraId="335C1DB7" w14:textId="77777777" w:rsidR="00D1293E" w:rsidRPr="00D1293E" w:rsidRDefault="00D1293E" w:rsidP="00D1293E">
      <w:pPr>
        <w:numPr>
          <w:ilvl w:val="0"/>
          <w:numId w:val="19"/>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משאבות ביוב טבולות</w:t>
      </w:r>
    </w:p>
    <w:p w14:paraId="6FECD037" w14:textId="77777777" w:rsidR="00D1293E" w:rsidRPr="00D1293E" w:rsidRDefault="00D1293E" w:rsidP="00D1293E">
      <w:pPr>
        <w:numPr>
          <w:ilvl w:val="0"/>
          <w:numId w:val="19"/>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lastRenderedPageBreak/>
        <w:t xml:space="preserve">דחסנית אשפה </w:t>
      </w:r>
    </w:p>
    <w:p w14:paraId="6AFCCCE8" w14:textId="77777777" w:rsidR="00D1293E" w:rsidRPr="00D1293E" w:rsidRDefault="00D1293E" w:rsidP="00D1293E">
      <w:pPr>
        <w:numPr>
          <w:ilvl w:val="0"/>
          <w:numId w:val="19"/>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תאורת חרום-בדיקת תקינות</w:t>
      </w:r>
    </w:p>
    <w:p w14:paraId="7F4DD517"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67F4DA73"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שירות למערכת האינטרקום</w:t>
      </w:r>
    </w:p>
    <w:p w14:paraId="376D5ACD" w14:textId="77777777" w:rsidR="00D1293E" w:rsidRPr="00D1293E" w:rsidRDefault="00D1293E" w:rsidP="00D1293E">
      <w:pPr>
        <w:numPr>
          <w:ilvl w:val="0"/>
          <w:numId w:val="16"/>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אחריות ושירות יצרן בהתאם להסכם שירות קיים</w:t>
      </w:r>
    </w:p>
    <w:p w14:paraId="794128F6"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53CD51F0"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טיפול בשערי חניון</w:t>
      </w:r>
    </w:p>
    <w:p w14:paraId="06CD45AC" w14:textId="77777777" w:rsidR="00D1293E" w:rsidRPr="00D1293E" w:rsidRDefault="00D1293E" w:rsidP="00D1293E">
      <w:pPr>
        <w:numPr>
          <w:ilvl w:val="0"/>
          <w:numId w:val="20"/>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תיקון תקלות במחסומי החניון.</w:t>
      </w:r>
    </w:p>
    <w:p w14:paraId="0BF69707" w14:textId="77777777" w:rsidR="00D1293E" w:rsidRPr="00D1293E" w:rsidRDefault="00D1293E" w:rsidP="00D1293E">
      <w:pPr>
        <w:numPr>
          <w:ilvl w:val="0"/>
          <w:numId w:val="20"/>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ניהול תוכנה למערכת הפעלה סלולארית לכניסת דיירים (אם קיים)</w:t>
      </w:r>
    </w:p>
    <w:p w14:paraId="0E0C9C39"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14D1DE6C"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524E930D"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2B6C2DF2"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702B56AE"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49A95323"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7FE73E5A"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654FFE53"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sz w:val="24"/>
          <w:szCs w:val="24"/>
          <w:rtl/>
        </w:rPr>
      </w:pPr>
    </w:p>
    <w:p w14:paraId="6348865B" w14:textId="77777777" w:rsidR="00D1293E" w:rsidRPr="00D1293E" w:rsidRDefault="00D1293E">
      <w:pPr>
        <w:bidi w:val="0"/>
        <w:spacing w:before="0" w:beforeAutospacing="0" w:after="160" w:afterAutospacing="0" w:line="259" w:lineRule="auto"/>
        <w:rPr>
          <w:rFonts w:ascii="Times New Roman" w:eastAsia="Times New Roman" w:hAnsi="Times New Roman" w:cs="David"/>
          <w:sz w:val="24"/>
          <w:szCs w:val="24"/>
          <w:rtl/>
        </w:rPr>
      </w:pPr>
      <w:r w:rsidRPr="00D1293E">
        <w:rPr>
          <w:rFonts w:ascii="Times New Roman" w:eastAsia="Times New Roman" w:hAnsi="Times New Roman" w:cs="David"/>
          <w:sz w:val="24"/>
          <w:szCs w:val="24"/>
          <w:rtl/>
        </w:rPr>
        <w:br w:type="page"/>
      </w:r>
    </w:p>
    <w:p w14:paraId="48DCAB44" w14:textId="7338C0C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lastRenderedPageBreak/>
        <w:t>מערכות כיבוי וגילוי אש ועשן</w:t>
      </w:r>
    </w:p>
    <w:p w14:paraId="54A325DF" w14:textId="77777777" w:rsidR="00D1293E" w:rsidRPr="00D1293E" w:rsidRDefault="00D1293E" w:rsidP="00D1293E">
      <w:pPr>
        <w:numPr>
          <w:ilvl w:val="0"/>
          <w:numId w:val="9"/>
        </w:numPr>
        <w:spacing w:before="0" w:beforeAutospacing="0" w:after="0" w:afterAutospacing="0" w:line="240" w:lineRule="auto"/>
        <w:contextualSpacing/>
        <w:rPr>
          <w:rFonts w:ascii="Times New Roman" w:eastAsia="Times New Roman" w:hAnsi="Times New Roman" w:cs="David"/>
          <w:vanish/>
          <w:sz w:val="24"/>
          <w:szCs w:val="24"/>
          <w:u w:val="single"/>
          <w:rtl/>
        </w:rPr>
      </w:pPr>
    </w:p>
    <w:p w14:paraId="11F0B182" w14:textId="77777777" w:rsidR="00D1293E" w:rsidRPr="00D1293E" w:rsidRDefault="00D1293E" w:rsidP="00D1293E">
      <w:pPr>
        <w:numPr>
          <w:ilvl w:val="0"/>
          <w:numId w:val="9"/>
        </w:numPr>
        <w:spacing w:before="0" w:beforeAutospacing="0" w:after="0" w:afterAutospacing="0" w:line="240" w:lineRule="auto"/>
        <w:contextualSpacing/>
        <w:rPr>
          <w:rFonts w:ascii="Times New Roman" w:eastAsia="Times New Roman" w:hAnsi="Times New Roman" w:cs="David"/>
          <w:vanish/>
          <w:sz w:val="24"/>
          <w:szCs w:val="24"/>
          <w:u w:val="single"/>
          <w:rtl/>
        </w:rPr>
      </w:pPr>
    </w:p>
    <w:p w14:paraId="59D6855E" w14:textId="77777777" w:rsidR="00D1293E" w:rsidRPr="00D1293E" w:rsidRDefault="00D1293E" w:rsidP="00D1293E">
      <w:pPr>
        <w:numPr>
          <w:ilvl w:val="0"/>
          <w:numId w:val="21"/>
        </w:numPr>
        <w:spacing w:before="0" w:beforeAutospacing="0" w:after="0" w:afterAutospacing="0" w:line="240" w:lineRule="auto"/>
        <w:contextualSpacing/>
        <w:rPr>
          <w:rFonts w:ascii="Times New Roman" w:eastAsia="Times New Roman" w:hAnsi="Times New Roman" w:cs="David"/>
          <w:b/>
          <w:bCs/>
          <w:sz w:val="24"/>
          <w:szCs w:val="24"/>
        </w:rPr>
      </w:pPr>
      <w:r w:rsidRPr="00D1293E">
        <w:rPr>
          <w:rFonts w:ascii="Times New Roman" w:eastAsia="Times New Roman" w:hAnsi="Times New Roman" w:cs="David"/>
          <w:b/>
          <w:bCs/>
          <w:sz w:val="24"/>
          <w:szCs w:val="24"/>
          <w:rtl/>
        </w:rPr>
        <w:t>בדיקת ארונות כיבוי אש:</w:t>
      </w:r>
    </w:p>
    <w:p w14:paraId="15C74962" w14:textId="77777777" w:rsidR="00D1293E" w:rsidRPr="00D1293E" w:rsidRDefault="00D1293E" w:rsidP="00D1293E">
      <w:pPr>
        <w:spacing w:before="0" w:beforeAutospacing="0" w:after="0" w:afterAutospacing="0" w:line="240" w:lineRule="auto"/>
        <w:ind w:left="1080"/>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אישור תקינות  במעמד קבלת המבנה על ידי חברה מוסמכת, לציוד המצוי בארונות כיבוי לפי דרישות כיבוי אש</w:t>
      </w:r>
    </w:p>
    <w:p w14:paraId="1956ED1A" w14:textId="77777777" w:rsidR="00D1293E" w:rsidRPr="00D1293E" w:rsidRDefault="00D1293E" w:rsidP="00D1293E">
      <w:pPr>
        <w:numPr>
          <w:ilvl w:val="0"/>
          <w:numId w:val="21"/>
        </w:numPr>
        <w:spacing w:before="0" w:beforeAutospacing="0" w:after="0" w:afterAutospacing="0" w:line="240" w:lineRule="auto"/>
        <w:contextualSpacing/>
        <w:rPr>
          <w:rFonts w:ascii="Times New Roman" w:eastAsia="Times New Roman" w:hAnsi="Times New Roman" w:cs="David"/>
          <w:b/>
          <w:bCs/>
          <w:sz w:val="24"/>
          <w:szCs w:val="24"/>
        </w:rPr>
      </w:pPr>
      <w:r w:rsidRPr="00D1293E">
        <w:rPr>
          <w:rFonts w:ascii="Times New Roman" w:eastAsia="Times New Roman" w:hAnsi="Times New Roman" w:cs="David"/>
          <w:b/>
          <w:bCs/>
          <w:sz w:val="24"/>
          <w:szCs w:val="24"/>
          <w:rtl/>
        </w:rPr>
        <w:t>מערכת גילוי אש ועשן:</w:t>
      </w:r>
    </w:p>
    <w:p w14:paraId="36D2B046" w14:textId="77777777" w:rsidR="00D1293E" w:rsidRPr="00D1293E" w:rsidRDefault="00D1293E" w:rsidP="00D1293E">
      <w:pPr>
        <w:numPr>
          <w:ilvl w:val="0"/>
          <w:numId w:val="22"/>
        </w:numPr>
        <w:spacing w:before="0" w:beforeAutospacing="0" w:after="0" w:afterAutospacing="0" w:line="240" w:lineRule="auto"/>
        <w:contextualSpacing/>
        <w:jc w:val="both"/>
        <w:rPr>
          <w:rFonts w:ascii="Times New Roman" w:eastAsia="Times New Roman" w:hAnsi="Times New Roman" w:cs="David"/>
          <w:sz w:val="24"/>
          <w:szCs w:val="24"/>
          <w:rtl/>
        </w:rPr>
      </w:pPr>
      <w:r w:rsidRPr="00D1293E">
        <w:rPr>
          <w:rFonts w:ascii="Times New Roman" w:eastAsia="Times New Roman" w:hAnsi="Times New Roman" w:cs="David"/>
          <w:sz w:val="24"/>
          <w:szCs w:val="24"/>
          <w:rtl/>
        </w:rPr>
        <w:t>אישור תקינות במעמד קבלת המבנה על ידי חברה המורשית ומוסמכת לטפל ברכזת מערכת גילוי אש ועשן. כולל בדיקת אינטגרציה ובדיקת גלאים פרטנית. טיפול בתקלות.</w:t>
      </w:r>
    </w:p>
    <w:p w14:paraId="4BC13F40" w14:textId="77777777" w:rsidR="00D1293E" w:rsidRPr="00D1293E" w:rsidRDefault="00D1293E" w:rsidP="00D1293E">
      <w:pPr>
        <w:numPr>
          <w:ilvl w:val="0"/>
          <w:numId w:val="22"/>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חייגן מערכת גילוי אש ועשן, יתוכנת להתקשר במקרה שריפה אל- תחנת כיבוי אש אזורית ומנהל הבית.</w:t>
      </w:r>
    </w:p>
    <w:p w14:paraId="4FA46193" w14:textId="77777777" w:rsidR="00D1293E" w:rsidRPr="00D1293E" w:rsidRDefault="00D1293E" w:rsidP="00D1293E">
      <w:pPr>
        <w:numPr>
          <w:ilvl w:val="0"/>
          <w:numId w:val="21"/>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b/>
          <w:bCs/>
          <w:sz w:val="24"/>
          <w:szCs w:val="24"/>
          <w:rtl/>
        </w:rPr>
        <w:t>מערכת ספרינקלרים</w:t>
      </w:r>
      <w:r w:rsidRPr="00D1293E">
        <w:rPr>
          <w:rFonts w:ascii="Times New Roman" w:eastAsia="Times New Roman" w:hAnsi="Times New Roman" w:cs="David"/>
          <w:sz w:val="24"/>
          <w:szCs w:val="24"/>
          <w:rtl/>
        </w:rPr>
        <w:t>:</w:t>
      </w:r>
    </w:p>
    <w:p w14:paraId="704030BF" w14:textId="77777777" w:rsidR="00D1293E" w:rsidRPr="00D1293E" w:rsidRDefault="00D1293E" w:rsidP="00D1293E">
      <w:pPr>
        <w:spacing w:before="0" w:beforeAutospacing="0" w:after="0" w:afterAutospacing="0" w:line="240" w:lineRule="auto"/>
        <w:ind w:left="1080"/>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אישור תקינות במעמד קבלת המבנה על ידי חברה מוסמכת, למערכת ספרינקלרים. כולל בדיקת משאבת ספרינקלרים</w:t>
      </w:r>
    </w:p>
    <w:p w14:paraId="699B0240" w14:textId="77777777" w:rsidR="00D1293E" w:rsidRPr="00D1293E" w:rsidRDefault="00D1293E" w:rsidP="00D1293E">
      <w:pPr>
        <w:spacing w:before="0" w:beforeAutospacing="0" w:after="0" w:afterAutospacing="0" w:line="240" w:lineRule="auto"/>
        <w:ind w:firstLine="425"/>
        <w:rPr>
          <w:rFonts w:ascii="Times New Roman" w:eastAsia="Times New Roman" w:hAnsi="Times New Roman" w:cs="David"/>
          <w:sz w:val="24"/>
          <w:szCs w:val="24"/>
          <w:rtl/>
        </w:rPr>
      </w:pPr>
    </w:p>
    <w:p w14:paraId="7AB23C9E"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מפוחי שחרור עשן</w:t>
      </w:r>
    </w:p>
    <w:p w14:paraId="22CC84C4"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r w:rsidRPr="00D1293E">
        <w:rPr>
          <w:rFonts w:ascii="Times New Roman" w:eastAsia="Times New Roman" w:hAnsi="Times New Roman" w:cs="David"/>
          <w:sz w:val="24"/>
          <w:szCs w:val="24"/>
          <w:rtl/>
        </w:rPr>
        <w:t>אישור תקינות  במעמד קבלת המבנה למערכת המפוחים בהתאם להוראות כיבוי אש</w:t>
      </w:r>
    </w:p>
    <w:p w14:paraId="1B0E275A"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09085A80"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r w:rsidRPr="00D1293E">
        <w:rPr>
          <w:rFonts w:ascii="Times New Roman" w:eastAsia="Times New Roman" w:hAnsi="Times New Roman" w:cs="David"/>
          <w:b/>
          <w:bCs/>
          <w:sz w:val="24"/>
          <w:szCs w:val="24"/>
          <w:u w:val="single"/>
          <w:rtl/>
        </w:rPr>
        <w:t>משאבות, תיקונים ואחזקה</w:t>
      </w:r>
    </w:p>
    <w:p w14:paraId="208499D3" w14:textId="77777777" w:rsidR="00D1293E" w:rsidRPr="00D1293E" w:rsidRDefault="00D1293E" w:rsidP="00D1293E">
      <w:pPr>
        <w:numPr>
          <w:ilvl w:val="0"/>
          <w:numId w:val="10"/>
        </w:numPr>
        <w:spacing w:before="0" w:beforeAutospacing="0" w:after="0" w:afterAutospacing="0" w:line="240" w:lineRule="auto"/>
        <w:contextualSpacing/>
        <w:rPr>
          <w:rFonts w:ascii="Times New Roman" w:eastAsia="Times New Roman" w:hAnsi="Times New Roman" w:cs="David"/>
          <w:vanish/>
          <w:sz w:val="24"/>
          <w:szCs w:val="24"/>
          <w:rtl/>
        </w:rPr>
      </w:pPr>
    </w:p>
    <w:p w14:paraId="1A0DE568" w14:textId="77777777" w:rsidR="00D1293E" w:rsidRPr="00D1293E" w:rsidRDefault="00D1293E" w:rsidP="00D1293E">
      <w:pPr>
        <w:numPr>
          <w:ilvl w:val="0"/>
          <w:numId w:val="10"/>
        </w:numPr>
        <w:spacing w:before="0" w:beforeAutospacing="0" w:after="0" w:afterAutospacing="0" w:line="240" w:lineRule="auto"/>
        <w:contextualSpacing/>
        <w:rPr>
          <w:rFonts w:ascii="Times New Roman" w:eastAsia="Times New Roman" w:hAnsi="Times New Roman" w:cs="David"/>
          <w:vanish/>
          <w:sz w:val="24"/>
          <w:szCs w:val="24"/>
          <w:rtl/>
        </w:rPr>
      </w:pPr>
    </w:p>
    <w:p w14:paraId="222691A3" w14:textId="77777777" w:rsidR="00D1293E" w:rsidRPr="00D1293E" w:rsidRDefault="00D1293E" w:rsidP="00D1293E">
      <w:pPr>
        <w:numPr>
          <w:ilvl w:val="0"/>
          <w:numId w:val="23"/>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בדיקת משאבות המים לגילוי נזילות ו/או רעשים חריגים תבוצע אחת לשבוע על ידי מנהל האחזקה</w:t>
      </w:r>
    </w:p>
    <w:p w14:paraId="3CADDF4D" w14:textId="77777777" w:rsidR="00D1293E" w:rsidRPr="00D1293E" w:rsidRDefault="00D1293E" w:rsidP="00D1293E">
      <w:pPr>
        <w:numPr>
          <w:ilvl w:val="0"/>
          <w:numId w:val="23"/>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הגנת משאבות וצנרת המשאבות, שימון דק נגד חלודה</w:t>
      </w:r>
    </w:p>
    <w:p w14:paraId="755C5294" w14:textId="77777777" w:rsidR="00D1293E" w:rsidRPr="00D1293E" w:rsidRDefault="00D1293E" w:rsidP="00D1293E">
      <w:pPr>
        <w:numPr>
          <w:ilvl w:val="0"/>
          <w:numId w:val="23"/>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lastRenderedPageBreak/>
        <w:t>בדיקת לוחות פיקוד ובקרים תבוצע על ידי איש משאבות אחת לרבעון</w:t>
      </w:r>
    </w:p>
    <w:p w14:paraId="71D8EE26" w14:textId="77777777" w:rsidR="00D1293E" w:rsidRPr="00D1293E" w:rsidRDefault="00D1293E" w:rsidP="00D1293E">
      <w:pPr>
        <w:spacing w:before="0" w:beforeAutospacing="0" w:after="0" w:afterAutospacing="0" w:line="240" w:lineRule="auto"/>
        <w:ind w:left="368" w:hanging="426"/>
        <w:rPr>
          <w:rFonts w:ascii="Times New Roman" w:eastAsia="Times New Roman" w:hAnsi="Times New Roman" w:cs="David"/>
          <w:sz w:val="24"/>
          <w:szCs w:val="24"/>
          <w:rtl/>
        </w:rPr>
      </w:pPr>
    </w:p>
    <w:p w14:paraId="2A3527B5" w14:textId="77777777" w:rsidR="00D1293E" w:rsidRPr="00D1293E" w:rsidRDefault="00D1293E" w:rsidP="00D1293E">
      <w:pPr>
        <w:spacing w:before="0" w:beforeAutospacing="0" w:after="0" w:afterAutospacing="0" w:line="240" w:lineRule="auto"/>
        <w:ind w:left="42"/>
        <w:contextualSpacing/>
        <w:rPr>
          <w:rFonts w:ascii="Times New Roman" w:eastAsia="Times New Roman" w:hAnsi="Times New Roman" w:cs="David"/>
          <w:b/>
          <w:bCs/>
          <w:sz w:val="24"/>
          <w:szCs w:val="24"/>
          <w:u w:val="single"/>
          <w:rtl/>
        </w:rPr>
      </w:pPr>
      <w:r w:rsidRPr="00D1293E">
        <w:rPr>
          <w:rFonts w:ascii="Times New Roman" w:eastAsia="Times New Roman" w:hAnsi="Times New Roman" w:cs="David"/>
          <w:b/>
          <w:bCs/>
          <w:sz w:val="24"/>
          <w:szCs w:val="24"/>
          <w:u w:val="single"/>
          <w:rtl/>
        </w:rPr>
        <w:t>תיקוני אינסטלציה</w:t>
      </w:r>
    </w:p>
    <w:p w14:paraId="544126FD" w14:textId="77777777" w:rsidR="00D1293E" w:rsidRPr="00D1293E" w:rsidRDefault="00D1293E" w:rsidP="00D1293E">
      <w:pPr>
        <w:numPr>
          <w:ilvl w:val="0"/>
          <w:numId w:val="24"/>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טיפול בפתיחת סתימות על ידי אינסטלאטור או על ידי ביובית במידת הצורך</w:t>
      </w:r>
    </w:p>
    <w:p w14:paraId="6281A8C0" w14:textId="77777777" w:rsidR="00D1293E" w:rsidRPr="00D1293E" w:rsidRDefault="00D1293E" w:rsidP="00D1293E">
      <w:pPr>
        <w:numPr>
          <w:ilvl w:val="0"/>
          <w:numId w:val="24"/>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טיפול בתיקון פיצוצי צנרת ו/או החלפת חלקים בשטחים הציבוריים בלבד</w:t>
      </w:r>
    </w:p>
    <w:p w14:paraId="2333BCB9"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4"/>
          <w:szCs w:val="24"/>
          <w:rtl/>
        </w:rPr>
      </w:pPr>
    </w:p>
    <w:p w14:paraId="12DBB90F"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 xml:space="preserve">ניקיון </w:t>
      </w:r>
    </w:p>
    <w:p w14:paraId="1257429A" w14:textId="77777777" w:rsidR="00D1293E" w:rsidRPr="00D1293E" w:rsidRDefault="00D1293E" w:rsidP="00D1293E">
      <w:pPr>
        <w:numPr>
          <w:ilvl w:val="0"/>
          <w:numId w:val="13"/>
        </w:numPr>
        <w:spacing w:before="0" w:beforeAutospacing="0" w:after="0" w:afterAutospacing="0" w:line="240" w:lineRule="auto"/>
        <w:ind w:right="-142"/>
        <w:contextualSpacing/>
        <w:rPr>
          <w:rFonts w:ascii="Times New Roman" w:eastAsia="Times New Roman" w:hAnsi="Times New Roman" w:cs="David"/>
          <w:vanish/>
          <w:sz w:val="24"/>
          <w:szCs w:val="24"/>
          <w:rtl/>
        </w:rPr>
      </w:pPr>
    </w:p>
    <w:p w14:paraId="38A2D2BB" w14:textId="77777777" w:rsidR="00D1293E" w:rsidRPr="00D1293E" w:rsidRDefault="00D1293E" w:rsidP="00D1293E">
      <w:pPr>
        <w:numPr>
          <w:ilvl w:val="0"/>
          <w:numId w:val="13"/>
        </w:numPr>
        <w:spacing w:before="0" w:beforeAutospacing="0" w:after="0" w:afterAutospacing="0" w:line="240" w:lineRule="auto"/>
        <w:ind w:right="-142"/>
        <w:contextualSpacing/>
        <w:rPr>
          <w:rFonts w:ascii="Times New Roman" w:eastAsia="Times New Roman" w:hAnsi="Times New Roman" w:cs="David"/>
          <w:vanish/>
          <w:sz w:val="24"/>
          <w:szCs w:val="24"/>
          <w:rtl/>
        </w:rPr>
      </w:pPr>
    </w:p>
    <w:p w14:paraId="597B2008" w14:textId="77777777" w:rsidR="00D1293E" w:rsidRPr="00D1293E" w:rsidRDefault="00D1293E" w:rsidP="00D1293E">
      <w:pPr>
        <w:numPr>
          <w:ilvl w:val="0"/>
          <w:numId w:val="25"/>
        </w:numPr>
        <w:spacing w:before="0" w:beforeAutospacing="0" w:after="0" w:afterAutospacing="0" w:line="240" w:lineRule="auto"/>
        <w:ind w:right="-142"/>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ניקיון הבניין יבוצע על ידי: עובד ניקיון במשרה של  (8 שעות עבודה יומיות 5 ימים בשבוע+4 שעות בימי שישי וערבי חג)</w:t>
      </w:r>
    </w:p>
    <w:p w14:paraId="6388B369" w14:textId="77777777" w:rsidR="00D1293E" w:rsidRPr="00D1293E" w:rsidRDefault="00D1293E" w:rsidP="00D1293E">
      <w:pPr>
        <w:numPr>
          <w:ilvl w:val="0"/>
          <w:numId w:val="25"/>
        </w:numPr>
        <w:spacing w:before="0" w:beforeAutospacing="0" w:after="0" w:afterAutospacing="0" w:line="240" w:lineRule="auto"/>
        <w:ind w:right="-142"/>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עובד הניקיון ילבש מדים הנושאים את לוגו חברת הניהול</w:t>
      </w:r>
    </w:p>
    <w:p w14:paraId="0E57C18D" w14:textId="77777777" w:rsidR="00D1293E" w:rsidRPr="00D1293E" w:rsidRDefault="00D1293E" w:rsidP="00D1293E">
      <w:pPr>
        <w:numPr>
          <w:ilvl w:val="0"/>
          <w:numId w:val="25"/>
        </w:numPr>
        <w:spacing w:before="0" w:beforeAutospacing="0" w:after="0" w:afterAutospacing="0" w:line="240" w:lineRule="auto"/>
        <w:ind w:right="-142"/>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חברת הניהול תשתמש בחומרי ניקיון תקניים, באיכות טובה</w:t>
      </w:r>
    </w:p>
    <w:p w14:paraId="57A9021B" w14:textId="77777777" w:rsidR="00D1293E" w:rsidRPr="00D1293E" w:rsidRDefault="00D1293E" w:rsidP="00D1293E">
      <w:pPr>
        <w:numPr>
          <w:ilvl w:val="0"/>
          <w:numId w:val="25"/>
        </w:numPr>
        <w:spacing w:before="0" w:beforeAutospacing="0" w:after="0" w:afterAutospacing="0" w:line="240" w:lineRule="auto"/>
        <w:ind w:right="-142"/>
        <w:contextualSpacing/>
        <w:rPr>
          <w:rFonts w:ascii="Times New Roman" w:eastAsia="Times New Roman" w:hAnsi="Times New Roman" w:cs="David"/>
          <w:b/>
          <w:bCs/>
          <w:sz w:val="24"/>
          <w:szCs w:val="24"/>
        </w:rPr>
      </w:pPr>
      <w:r w:rsidRPr="00D1293E">
        <w:rPr>
          <w:rFonts w:ascii="Times New Roman" w:eastAsia="Times New Roman" w:hAnsi="Times New Roman" w:cs="David"/>
          <w:sz w:val="24"/>
          <w:szCs w:val="24"/>
          <w:rtl/>
        </w:rPr>
        <w:t>תכנית ניקיון תיקבע על פי המבנה ודרישות הדיירים</w:t>
      </w:r>
    </w:p>
    <w:p w14:paraId="09C2B561"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tl/>
        </w:rPr>
      </w:pPr>
    </w:p>
    <w:p w14:paraId="0DB50F7A" w14:textId="77777777" w:rsidR="00D1293E" w:rsidRPr="00D1293E" w:rsidRDefault="00D1293E" w:rsidP="00D1293E">
      <w:pPr>
        <w:spacing w:before="0" w:beforeAutospacing="0" w:after="0" w:afterAutospacing="0" w:line="240" w:lineRule="auto"/>
        <w:ind w:left="-58"/>
        <w:contextualSpacing/>
        <w:rPr>
          <w:rFonts w:ascii="Times New Roman" w:eastAsia="Times New Roman" w:hAnsi="Times New Roman" w:cs="David"/>
          <w:b/>
          <w:bCs/>
          <w:sz w:val="24"/>
          <w:szCs w:val="24"/>
          <w:u w:val="single"/>
        </w:rPr>
      </w:pPr>
      <w:r w:rsidRPr="00D1293E">
        <w:rPr>
          <w:rFonts w:ascii="Times New Roman" w:eastAsia="Times New Roman" w:hAnsi="Times New Roman" w:cs="David"/>
          <w:b/>
          <w:bCs/>
          <w:sz w:val="24"/>
          <w:szCs w:val="24"/>
          <w:u w:val="single"/>
          <w:rtl/>
        </w:rPr>
        <w:t>אב בית</w:t>
      </w:r>
    </w:p>
    <w:p w14:paraId="761F6880" w14:textId="77777777" w:rsidR="00D1293E" w:rsidRPr="00D1293E" w:rsidRDefault="00D1293E" w:rsidP="00D1293E">
      <w:pPr>
        <w:numPr>
          <w:ilvl w:val="0"/>
          <w:numId w:val="26"/>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 xml:space="preserve">חברת הניהול תעסיק בפרויקט מנהל בניין בהיקף של </w:t>
      </w:r>
      <w:r w:rsidRPr="00D1293E">
        <w:rPr>
          <w:rFonts w:ascii="Times New Roman" w:eastAsia="Times New Roman" w:hAnsi="Times New Roman" w:cs="David"/>
          <w:sz w:val="24"/>
          <w:szCs w:val="24"/>
          <w:highlight w:val="yellow"/>
        </w:rPr>
        <w:t xml:space="preserve">X </w:t>
      </w:r>
      <w:r w:rsidRPr="00D1293E">
        <w:rPr>
          <w:rFonts w:ascii="Times New Roman" w:eastAsia="Times New Roman" w:hAnsi="Times New Roman" w:cs="David"/>
          <w:sz w:val="24"/>
          <w:szCs w:val="24"/>
          <w:highlight w:val="yellow"/>
          <w:rtl/>
        </w:rPr>
        <w:t xml:space="preserve"> שעה ביום</w:t>
      </w:r>
    </w:p>
    <w:p w14:paraId="2DF8E4A5" w14:textId="77777777" w:rsidR="00D1293E" w:rsidRPr="00D1293E" w:rsidRDefault="00D1293E" w:rsidP="00D1293E">
      <w:pPr>
        <w:numPr>
          <w:ilvl w:val="0"/>
          <w:numId w:val="26"/>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מנהל הבניין יהיה בעל רקע ניהולי, דובר עברית רהוטה</w:t>
      </w:r>
    </w:p>
    <w:p w14:paraId="40686861" w14:textId="77777777" w:rsidR="00D1293E" w:rsidRPr="00D1293E" w:rsidRDefault="00D1293E" w:rsidP="00D1293E">
      <w:pPr>
        <w:numPr>
          <w:ilvl w:val="0"/>
          <w:numId w:val="26"/>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תכולת תפקיד מנהל הבניין כוללת:</w:t>
      </w:r>
    </w:p>
    <w:p w14:paraId="0079344C" w14:textId="77777777" w:rsidR="00D1293E" w:rsidRPr="00D1293E" w:rsidRDefault="00D1293E" w:rsidP="00D1293E">
      <w:pPr>
        <w:numPr>
          <w:ilvl w:val="0"/>
          <w:numId w:val="14"/>
        </w:numPr>
        <w:spacing w:before="0" w:beforeAutospacing="0" w:after="0" w:afterAutospacing="0" w:line="240" w:lineRule="auto"/>
        <w:contextualSpacing/>
        <w:rPr>
          <w:rFonts w:ascii="Times New Roman" w:eastAsia="Times New Roman" w:hAnsi="Times New Roman" w:cs="David"/>
          <w:vanish/>
          <w:sz w:val="24"/>
          <w:szCs w:val="24"/>
          <w:rtl/>
        </w:rPr>
      </w:pPr>
    </w:p>
    <w:p w14:paraId="44D80008" w14:textId="77777777" w:rsidR="00D1293E" w:rsidRPr="00D1293E" w:rsidRDefault="00D1293E" w:rsidP="00D1293E">
      <w:pPr>
        <w:numPr>
          <w:ilvl w:val="0"/>
          <w:numId w:val="14"/>
        </w:numPr>
        <w:spacing w:before="0" w:beforeAutospacing="0" w:after="0" w:afterAutospacing="0" w:line="240" w:lineRule="auto"/>
        <w:contextualSpacing/>
        <w:rPr>
          <w:rFonts w:ascii="Times New Roman" w:eastAsia="Times New Roman" w:hAnsi="Times New Roman" w:cs="David"/>
          <w:vanish/>
          <w:sz w:val="24"/>
          <w:szCs w:val="24"/>
          <w:rtl/>
        </w:rPr>
      </w:pPr>
    </w:p>
    <w:p w14:paraId="2D860422" w14:textId="77777777" w:rsidR="00D1293E" w:rsidRPr="00D1293E" w:rsidRDefault="00D1293E" w:rsidP="00D1293E">
      <w:pPr>
        <w:numPr>
          <w:ilvl w:val="0"/>
          <w:numId w:val="14"/>
        </w:numPr>
        <w:spacing w:before="0" w:beforeAutospacing="0" w:after="0" w:afterAutospacing="0" w:line="240" w:lineRule="auto"/>
        <w:contextualSpacing/>
        <w:rPr>
          <w:rFonts w:ascii="Times New Roman" w:eastAsia="Times New Roman" w:hAnsi="Times New Roman" w:cs="David"/>
          <w:vanish/>
          <w:sz w:val="24"/>
          <w:szCs w:val="24"/>
          <w:rtl/>
        </w:rPr>
      </w:pPr>
    </w:p>
    <w:p w14:paraId="09594766" w14:textId="77777777" w:rsidR="00D1293E" w:rsidRPr="00D1293E" w:rsidRDefault="00D1293E" w:rsidP="00D1293E">
      <w:pPr>
        <w:numPr>
          <w:ilvl w:val="0"/>
          <w:numId w:val="14"/>
        </w:numPr>
        <w:spacing w:before="0" w:beforeAutospacing="0" w:after="0" w:afterAutospacing="0" w:line="240" w:lineRule="auto"/>
        <w:contextualSpacing/>
        <w:rPr>
          <w:rFonts w:ascii="Times New Roman" w:eastAsia="Times New Roman" w:hAnsi="Times New Roman" w:cs="David"/>
          <w:vanish/>
          <w:sz w:val="24"/>
          <w:szCs w:val="24"/>
          <w:rtl/>
        </w:rPr>
      </w:pPr>
    </w:p>
    <w:p w14:paraId="4114CCA0" w14:textId="77777777" w:rsidR="00D1293E" w:rsidRPr="00D1293E" w:rsidRDefault="00D1293E" w:rsidP="00D1293E">
      <w:pPr>
        <w:numPr>
          <w:ilvl w:val="0"/>
          <w:numId w:val="14"/>
        </w:numPr>
        <w:spacing w:before="0" w:beforeAutospacing="0" w:after="0" w:afterAutospacing="0" w:line="240" w:lineRule="auto"/>
        <w:contextualSpacing/>
        <w:rPr>
          <w:rFonts w:ascii="Times New Roman" w:eastAsia="Times New Roman" w:hAnsi="Times New Roman" w:cs="David"/>
          <w:vanish/>
          <w:sz w:val="24"/>
          <w:szCs w:val="24"/>
          <w:rtl/>
        </w:rPr>
      </w:pPr>
    </w:p>
    <w:p w14:paraId="55FAF548"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פיקוח על כל העובדים, הקבלנים ונותני השירותים בפרויקט</w:t>
      </w:r>
    </w:p>
    <w:p w14:paraId="17A0BF39"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ניהול מערכת מידע ופרטי קשר של כל הדיירים בפרויקט</w:t>
      </w:r>
    </w:p>
    <w:p w14:paraId="0CD4AF0C"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ניהול מעקב ופיקוח על ביצוע כל פעולות התחזוקה הכלולות במסמך זה. על פי לוחות זמנים ומועדי בצוע בהתאם לספר הנהלים של הפרויקט</w:t>
      </w:r>
    </w:p>
    <w:p w14:paraId="564C21D2"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מנהל הבניין יהיה איש הקשר של הדיירים לכל תלונה ובקשה</w:t>
      </w:r>
    </w:p>
    <w:p w14:paraId="41BA538D"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מנהל הבניין יהיה זמין טלפונית גם מעבר לשעות העבודה</w:t>
      </w:r>
    </w:p>
    <w:p w14:paraId="24240F08"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עריכת דוח קריאות ותקלות מאת הדיירים, ומעקב אחר גמר טיפול</w:t>
      </w:r>
    </w:p>
    <w:p w14:paraId="16617256"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החלפת נורות שרופות</w:t>
      </w:r>
    </w:p>
    <w:p w14:paraId="336C0B35"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סיור בדיקת נזילות בחדרי משאבות, בגגות ובצנרת המים בשטחים ציבוריים</w:t>
      </w:r>
    </w:p>
    <w:p w14:paraId="52F6D269"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הפעלה יזומה של גנראטור החירום פעם בחודש</w:t>
      </w:r>
    </w:p>
    <w:p w14:paraId="61F2DE09"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בדיקת תקינות מתקני חשמל</w:t>
      </w:r>
    </w:p>
    <w:p w14:paraId="3D3CDB95"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החלפת מתגים ולחצנים</w:t>
      </w:r>
    </w:p>
    <w:p w14:paraId="62C0B493"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החלפת מנעולים וידיות</w:t>
      </w:r>
    </w:p>
    <w:p w14:paraId="15DC5641"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שימון צירי דלתות</w:t>
      </w:r>
    </w:p>
    <w:p w14:paraId="40E5AFD7"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כיוון מחזירי שמן</w:t>
      </w:r>
    </w:p>
    <w:p w14:paraId="469795BC" w14:textId="77777777" w:rsidR="00D1293E" w:rsidRPr="00D1293E" w:rsidRDefault="00D1293E" w:rsidP="00D1293E">
      <w:pPr>
        <w:numPr>
          <w:ilvl w:val="1"/>
          <w:numId w:val="27"/>
        </w:numPr>
        <w:spacing w:before="0" w:beforeAutospacing="0" w:after="0" w:afterAutospacing="0" w:line="240" w:lineRule="auto"/>
        <w:contextualSpacing/>
        <w:rPr>
          <w:rFonts w:ascii="Times New Roman" w:eastAsia="Times New Roman" w:hAnsi="Times New Roman" w:cs="David"/>
          <w:sz w:val="24"/>
          <w:szCs w:val="24"/>
        </w:rPr>
      </w:pPr>
      <w:r w:rsidRPr="00D1293E">
        <w:rPr>
          <w:rFonts w:ascii="Times New Roman" w:eastAsia="Times New Roman" w:hAnsi="Times New Roman" w:cs="David"/>
          <w:sz w:val="24"/>
          <w:szCs w:val="24"/>
          <w:rtl/>
        </w:rPr>
        <w:t>כיוון שעוני שבת לתאורה</w:t>
      </w:r>
    </w:p>
    <w:p w14:paraId="405823D7"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Pr>
      </w:pPr>
    </w:p>
    <w:p w14:paraId="1063C115" w14:textId="77777777" w:rsidR="00D1293E" w:rsidRPr="00D1293E" w:rsidRDefault="00D1293E" w:rsidP="00D1293E">
      <w:pPr>
        <w:spacing w:before="0" w:beforeAutospacing="0" w:after="0" w:afterAutospacing="0" w:line="276" w:lineRule="auto"/>
        <w:jc w:val="center"/>
        <w:rPr>
          <w:rFonts w:ascii="Times New Roman" w:eastAsia="Times New Roman" w:hAnsi="Times New Roman" w:cs="David"/>
          <w:b/>
          <w:bCs/>
          <w:sz w:val="24"/>
          <w:szCs w:val="24"/>
          <w:u w:val="single"/>
          <w:rtl/>
        </w:rPr>
      </w:pPr>
      <w:r w:rsidRPr="00D1293E">
        <w:rPr>
          <w:rFonts w:ascii="Times New Roman" w:eastAsia="Times New Roman" w:hAnsi="Times New Roman" w:cs="David"/>
          <w:b/>
          <w:bCs/>
          <w:sz w:val="24"/>
          <w:szCs w:val="24"/>
          <w:u w:val="single"/>
          <w:rtl/>
        </w:rPr>
        <w:lastRenderedPageBreak/>
        <w:t>נספח תנאים משפטיים להזמנת עבודה - מתן שירותי ניהול ותחזוקת בית משותף</w:t>
      </w:r>
    </w:p>
    <w:p w14:paraId="5DF2EB2A" w14:textId="77777777" w:rsidR="00D1293E" w:rsidRPr="00D1293E" w:rsidRDefault="00D1293E" w:rsidP="00D1293E">
      <w:pPr>
        <w:spacing w:before="0" w:beforeAutospacing="0" w:after="0" w:afterAutospacing="0" w:line="276" w:lineRule="auto"/>
        <w:ind w:left="1701"/>
        <w:jc w:val="both"/>
        <w:rPr>
          <w:rFonts w:ascii="Times New Roman" w:eastAsia="Times New Roman" w:hAnsi="Times New Roman" w:cs="David"/>
          <w:sz w:val="24"/>
          <w:szCs w:val="24"/>
          <w:rtl/>
        </w:rPr>
      </w:pPr>
      <w:r w:rsidRPr="00D1293E">
        <w:rPr>
          <w:rFonts w:ascii="Times New Roman" w:eastAsia="Times New Roman" w:hAnsi="Times New Roman" w:cs="David"/>
          <w:sz w:val="24"/>
          <w:szCs w:val="24"/>
        </w:rPr>
        <w:t xml:space="preserve">               </w:t>
      </w:r>
      <w:r w:rsidRPr="00D1293E">
        <w:rPr>
          <w:rFonts w:ascii="Times New Roman" w:eastAsia="Times New Roman" w:hAnsi="Times New Roman" w:cs="David"/>
          <w:sz w:val="24"/>
          <w:szCs w:val="24"/>
          <w:rtl/>
        </w:rPr>
        <w:t>מיום ____ בחודש _______ שנת ___/__/__</w:t>
      </w:r>
    </w:p>
    <w:p w14:paraId="4B348E5D" w14:textId="77777777" w:rsidR="00D1293E" w:rsidRPr="00D1293E" w:rsidRDefault="00D1293E" w:rsidP="00D1293E">
      <w:pPr>
        <w:spacing w:before="0" w:beforeAutospacing="0" w:after="0" w:afterAutospacing="0" w:line="276" w:lineRule="auto"/>
        <w:jc w:val="both"/>
        <w:rPr>
          <w:rFonts w:ascii="Times New Roman" w:eastAsia="Times New Roman" w:hAnsi="Times New Roman" w:cs="David"/>
          <w:sz w:val="24"/>
          <w:szCs w:val="24"/>
          <w:rtl/>
        </w:rPr>
      </w:pPr>
      <w:r w:rsidRPr="00D1293E">
        <w:rPr>
          <w:rFonts w:ascii="Times New Roman" w:eastAsia="Times New Roman" w:hAnsi="Times New Roman" w:cs="Times New Roman"/>
          <w:noProof/>
          <w:sz w:val="24"/>
          <w:szCs w:val="24"/>
          <w:rtl/>
        </w:rPr>
        <mc:AlternateContent>
          <mc:Choice Requires="wps">
            <w:drawing>
              <wp:anchor distT="45720" distB="45720" distL="114300" distR="114300" simplePos="0" relativeHeight="251658240" behindDoc="0" locked="0" layoutInCell="1" allowOverlap="1" wp14:anchorId="57356521" wp14:editId="36757D47">
                <wp:simplePos x="0" y="0"/>
                <wp:positionH relativeFrom="column">
                  <wp:posOffset>-528320</wp:posOffset>
                </wp:positionH>
                <wp:positionV relativeFrom="paragraph">
                  <wp:posOffset>132080</wp:posOffset>
                </wp:positionV>
                <wp:extent cx="2280920" cy="1092200"/>
                <wp:effectExtent l="8890" t="9525" r="5715" b="12700"/>
                <wp:wrapSquare wrapText="bothSides"/>
                <wp:docPr id="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80920" cy="1092200"/>
                        </a:xfrm>
                        <a:prstGeom prst="rect">
                          <a:avLst/>
                        </a:prstGeom>
                        <a:solidFill>
                          <a:srgbClr val="FFFFFF"/>
                        </a:solidFill>
                        <a:ln w="9525">
                          <a:solidFill>
                            <a:srgbClr val="FFFFFF"/>
                          </a:solidFill>
                          <a:miter lim="800000"/>
                          <a:headEnd/>
                          <a:tailEnd/>
                        </a:ln>
                      </wps:spPr>
                      <wps:txbx>
                        <w:txbxContent>
                          <w:p w14:paraId="56173825" w14:textId="77777777" w:rsidR="00D1293E" w:rsidRPr="00CC7F7F" w:rsidRDefault="00D1293E" w:rsidP="00D1293E">
                            <w:pPr>
                              <w:pStyle w:val="TOAHeading"/>
                              <w:spacing w:before="0" w:line="276" w:lineRule="auto"/>
                              <w:rPr>
                                <w:rFonts w:cs="David"/>
                                <w:rtl/>
                              </w:rPr>
                            </w:pPr>
                            <w:r w:rsidRPr="00CC7F7F">
                              <w:rPr>
                                <w:rFonts w:cs="David" w:hint="eastAsia"/>
                                <w:rtl/>
                              </w:rPr>
                              <w:t>נותן</w:t>
                            </w:r>
                            <w:r w:rsidRPr="00CC7F7F">
                              <w:rPr>
                                <w:rFonts w:cs="David"/>
                                <w:rtl/>
                              </w:rPr>
                              <w:t xml:space="preserve"> </w:t>
                            </w:r>
                            <w:r w:rsidRPr="00CC7F7F">
                              <w:rPr>
                                <w:rFonts w:cs="David" w:hint="eastAsia"/>
                                <w:rtl/>
                              </w:rPr>
                              <w:t>השירות</w:t>
                            </w:r>
                            <w:r w:rsidRPr="00CC7F7F">
                              <w:rPr>
                                <w:rFonts w:cs="David"/>
                                <w:rtl/>
                              </w:rPr>
                              <w:t>:</w:t>
                            </w:r>
                          </w:p>
                          <w:sdt>
                            <w:sdtPr>
                              <w:rPr>
                                <w:rFonts w:asciiTheme="minorBidi" w:hAnsiTheme="minorBidi" w:cstheme="minorBidi"/>
                                <w:b w:val="0"/>
                                <w:bCs w:val="0"/>
                                <w:color w:val="00B0F0"/>
                                <w:rtl/>
                              </w:rPr>
                              <w:alias w:val="צדדים נוספים"/>
                              <w:tag w:val="cntTzadB_x002C__x0020_cntTzadC_x002C__x0020_cntTzadD"/>
                              <w:id w:val="-1762675294"/>
                              <w:placeholder>
                                <w:docPart w:val="2ADE1A2D9D154170AEAAFAC6308CED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13252FD" w14:textId="1D00E41C" w:rsidR="00F92632" w:rsidRPr="00FF28CA" w:rsidRDefault="00FF28CA" w:rsidP="00D1293E">
                                <w:pPr>
                                  <w:pStyle w:val="TOAHeading"/>
                                  <w:spacing w:before="0" w:line="276" w:lineRule="auto"/>
                                  <w:rPr>
                                    <w:rFonts w:asciiTheme="minorBidi" w:hAnsiTheme="minorBidi" w:cstheme="minorBidi"/>
                                    <w:b w:val="0"/>
                                    <w:bCs w:val="0"/>
                                    <w:rtl/>
                                  </w:rPr>
                                </w:pPr>
                                <w:r w:rsidRPr="00FF28CA">
                                  <w:rPr>
                                    <w:rStyle w:val="PlaceholderText"/>
                                    <w:rFonts w:asciiTheme="minorBidi" w:hAnsiTheme="minorBidi" w:cstheme="minorBidi"/>
                                    <w:b w:val="0"/>
                                    <w:bCs w:val="0"/>
                                    <w:color w:val="00B0F0"/>
                                    <w:rtl/>
                                  </w:rPr>
                                  <w:t>[צדדים נוספים]</w:t>
                                </w:r>
                              </w:p>
                            </w:sdtContent>
                          </w:sdt>
                          <w:p w14:paraId="332BA43D" w14:textId="77777777" w:rsidR="00D1293E" w:rsidRPr="00CC7F7F" w:rsidRDefault="00D1293E" w:rsidP="00D1293E">
                            <w:pPr>
                              <w:pStyle w:val="TOAHeading"/>
                              <w:spacing w:before="0" w:line="276" w:lineRule="auto"/>
                              <w:rPr>
                                <w:rFonts w:cs="David"/>
                                <w:b w:val="0"/>
                                <w:bCs w:val="0"/>
                                <w:rtl/>
                              </w:rPr>
                            </w:pPr>
                            <w:r w:rsidRPr="00CC7F7F">
                              <w:rPr>
                                <w:rFonts w:cs="David" w:hint="eastAsia"/>
                                <w:b w:val="0"/>
                                <w:bCs w:val="0"/>
                                <w:rtl/>
                              </w:rPr>
                              <w:t>מ</w:t>
                            </w:r>
                            <w:r w:rsidRPr="00CC7F7F">
                              <w:rPr>
                                <w:rFonts w:cs="David"/>
                                <w:b w:val="0"/>
                                <w:bCs w:val="0"/>
                                <w:rtl/>
                              </w:rPr>
                              <w:t>.</w:t>
                            </w:r>
                            <w:r w:rsidRPr="00CC7F7F">
                              <w:rPr>
                                <w:rFonts w:cs="David" w:hint="eastAsia"/>
                                <w:b w:val="0"/>
                                <w:bCs w:val="0"/>
                                <w:rtl/>
                              </w:rPr>
                              <w:t>ח</w:t>
                            </w:r>
                            <w:r w:rsidRPr="00CC7F7F">
                              <w:rPr>
                                <w:rFonts w:cs="David"/>
                                <w:b w:val="0"/>
                                <w:bCs w:val="0"/>
                                <w:rtl/>
                              </w:rPr>
                              <w:t>. ___________________</w:t>
                            </w:r>
                          </w:p>
                          <w:p w14:paraId="2C488EDB" w14:textId="77777777" w:rsidR="00D1293E" w:rsidRPr="00CC7F7F" w:rsidRDefault="00D1293E" w:rsidP="00D1293E">
                            <w:pPr>
                              <w:pStyle w:val="TOAHeading"/>
                              <w:spacing w:before="0" w:line="276" w:lineRule="auto"/>
                              <w:rPr>
                                <w:rFonts w:cs="David"/>
                                <w:b w:val="0"/>
                                <w:bCs w:val="0"/>
                                <w:rtl/>
                              </w:rPr>
                            </w:pPr>
                            <w:r w:rsidRPr="00CC7F7F">
                              <w:rPr>
                                <w:rFonts w:cs="David" w:hint="eastAsia"/>
                                <w:b w:val="0"/>
                                <w:bCs w:val="0"/>
                                <w:rtl/>
                              </w:rPr>
                              <w:t>מרח</w:t>
                            </w:r>
                            <w:r w:rsidRPr="00CC7F7F">
                              <w:rPr>
                                <w:rFonts w:cs="David"/>
                                <w:b w:val="0"/>
                                <w:bCs w:val="0"/>
                                <w:rtl/>
                              </w:rPr>
                              <w:t>' ___________________</w:t>
                            </w:r>
                          </w:p>
                          <w:p w14:paraId="769D211A" w14:textId="77777777" w:rsidR="00D1293E" w:rsidRPr="00CC7F7F" w:rsidRDefault="00D1293E" w:rsidP="00D1293E">
                            <w:pPr>
                              <w:pStyle w:val="TOAHeading"/>
                              <w:spacing w:before="0" w:line="276" w:lineRule="auto"/>
                              <w:rPr>
                                <w:rFonts w:cs="David"/>
                                <w:b w:val="0"/>
                                <w:bCs w:val="0"/>
                                <w:rtl/>
                              </w:rPr>
                            </w:pPr>
                            <w:r w:rsidRPr="00CC7F7F">
                              <w:rPr>
                                <w:rFonts w:cs="David"/>
                                <w:b w:val="0"/>
                                <w:bCs w:val="0"/>
                                <w:rtl/>
                              </w:rPr>
                              <w:t>(</w:t>
                            </w:r>
                            <w:r w:rsidRPr="00CC7F7F">
                              <w:rPr>
                                <w:rFonts w:cs="David" w:hint="eastAsia"/>
                                <w:b w:val="0"/>
                                <w:bCs w:val="0"/>
                                <w:rtl/>
                              </w:rPr>
                              <w:t>להלן</w:t>
                            </w:r>
                            <w:r w:rsidRPr="00CC7F7F">
                              <w:rPr>
                                <w:rFonts w:cs="David"/>
                                <w:b w:val="0"/>
                                <w:bCs w:val="0"/>
                                <w:rtl/>
                              </w:rPr>
                              <w:t xml:space="preserve">: </w:t>
                            </w:r>
                            <w:r w:rsidRPr="00CC7F7F">
                              <w:rPr>
                                <w:rFonts w:cs="David"/>
                                <w:rtl/>
                              </w:rPr>
                              <w:t>"</w:t>
                            </w:r>
                            <w:r w:rsidRPr="00CC7F7F">
                              <w:rPr>
                                <w:rFonts w:cs="David" w:hint="eastAsia"/>
                                <w:rtl/>
                              </w:rPr>
                              <w:t>חב</w:t>
                            </w:r>
                            <w:r w:rsidRPr="00CC7F7F">
                              <w:rPr>
                                <w:rFonts w:cs="David"/>
                                <w:rtl/>
                              </w:rPr>
                              <w:t xml:space="preserve">' </w:t>
                            </w:r>
                            <w:r w:rsidRPr="00CC7F7F">
                              <w:rPr>
                                <w:rFonts w:cs="David" w:hint="eastAsia"/>
                                <w:rtl/>
                              </w:rPr>
                              <w:t>הניהול</w:t>
                            </w:r>
                            <w:r w:rsidRPr="00CC7F7F">
                              <w:rPr>
                                <w:rFonts w:cs="David"/>
                                <w:rtl/>
                              </w:rPr>
                              <w:t>"</w:t>
                            </w:r>
                            <w:r w:rsidRPr="00CC7F7F">
                              <w:rPr>
                                <w:rFonts w:cs="David"/>
                                <w:b w:val="0"/>
                                <w:bCs w:val="0"/>
                                <w:rtl/>
                              </w:rPr>
                              <w:t>)</w:t>
                            </w:r>
                          </w:p>
                          <w:p w14:paraId="050BCF78" w14:textId="77777777" w:rsidR="00D1293E" w:rsidRPr="00CC7F7F" w:rsidRDefault="00D1293E" w:rsidP="00D1293E">
                            <w:pPr>
                              <w:rPr>
                                <w:rFonts w:cs="David"/>
                                <w:rtl/>
                                <w: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356521" id="_x0000_t202" coordsize="21600,21600" o:spt="202" path="m,l,21600r21600,l21600,xe">
                <v:stroke joinstyle="miter"/>
                <v:path gradientshapeok="t" o:connecttype="rect"/>
              </v:shapetype>
              <v:shape id="תיבת טקסט 2" o:spid="_x0000_s1026" type="#_x0000_t202" style="position:absolute;left:0;text-align:left;margin-left:-41.6pt;margin-top:10.4pt;width:179.6pt;height:86pt;flip:x;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" strokecolor="white">
                <v:textbox>
                  <w:txbxContent>
                    <w:p w14:paraId="56173825" w14:textId="77777777" w:rsidR="00D1293E" w:rsidRPr="00CC7F7F" w:rsidRDefault="00D1293E" w:rsidP="00D1293E">
                      <w:pPr>
                        <w:pStyle w:val="TOAHeading"/>
                        <w:spacing w:before="0" w:line="276" w:lineRule="auto"/>
                        <w:rPr>
                          <w:rFonts w:cs="David"/>
                          <w:rtl/>
                        </w:rPr>
                      </w:pPr>
                      <w:r w:rsidRPr="00CC7F7F">
                        <w:rPr>
                          <w:rFonts w:cs="David" w:hint="eastAsia"/>
                          <w:rtl/>
                        </w:rPr>
                        <w:t>נותן</w:t>
                      </w:r>
                      <w:r w:rsidRPr="00CC7F7F">
                        <w:rPr>
                          <w:rFonts w:cs="David"/>
                          <w:rtl/>
                        </w:rPr>
                        <w:t xml:space="preserve"> </w:t>
                      </w:r>
                      <w:r w:rsidRPr="00CC7F7F">
                        <w:rPr>
                          <w:rFonts w:cs="David" w:hint="eastAsia"/>
                          <w:rtl/>
                        </w:rPr>
                        <w:t>השירות</w:t>
                      </w:r>
                      <w:r w:rsidRPr="00CC7F7F">
                        <w:rPr>
                          <w:rFonts w:cs="David"/>
                          <w:rtl/>
                        </w:rPr>
                        <w:t>:</w:t>
                      </w:r>
                    </w:p>
                    <w:sdt>
                      <w:sdtPr>
                        <w:rPr>
                          <w:rFonts w:asciiTheme="minorBidi" w:hAnsiTheme="minorBidi" w:cstheme="minorBidi"/>
                          <w:b w:val="0"/>
                          <w:bCs w:val="0"/>
                          <w:color w:val="00B0F0"/>
                          <w:rtl/>
                        </w:rPr>
                        <w:alias w:val="צדדים נוספים"/>
                        <w:tag w:val="cntTzadB_x002C__x0020_cntTzadC_x002C__x0020_cntTzadD"/>
                        <w:id w:val="-1762675294"/>
                        <w:placeholder>
                          <w:docPart w:val="2ADE1A2D9D154170AEAAFAC6308CED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13252FD" w14:textId="1D00E41C" w:rsidR="00F92632" w:rsidRPr="00FF28CA" w:rsidRDefault="00FF28CA" w:rsidP="00D1293E">
                          <w:pPr>
                            <w:pStyle w:val="TOAHeading"/>
                            <w:spacing w:before="0" w:line="276" w:lineRule="auto"/>
                            <w:rPr>
                              <w:rFonts w:asciiTheme="minorBidi" w:hAnsiTheme="minorBidi" w:cstheme="minorBidi"/>
                              <w:b w:val="0"/>
                              <w:bCs w:val="0"/>
                              <w:rtl/>
                            </w:rPr>
                          </w:pPr>
                          <w:r w:rsidRPr="00FF28CA">
                            <w:rPr>
                              <w:rStyle w:val="PlaceholderText"/>
                              <w:rFonts w:asciiTheme="minorBidi" w:hAnsiTheme="minorBidi" w:cstheme="minorBidi"/>
                              <w:b w:val="0"/>
                              <w:bCs w:val="0"/>
                              <w:color w:val="00B0F0"/>
                              <w:rtl/>
                            </w:rPr>
                            <w:t>[צדדים נוספים]</w:t>
                          </w:r>
                        </w:p>
                      </w:sdtContent>
                    </w:sdt>
                    <w:p w14:paraId="332BA43D" w14:textId="77777777" w:rsidR="00D1293E" w:rsidRPr="00CC7F7F" w:rsidRDefault="00D1293E" w:rsidP="00D1293E">
                      <w:pPr>
                        <w:pStyle w:val="TOAHeading"/>
                        <w:spacing w:before="0" w:line="276" w:lineRule="auto"/>
                        <w:rPr>
                          <w:rFonts w:cs="David"/>
                          <w:b w:val="0"/>
                          <w:bCs w:val="0"/>
                          <w:rtl/>
                        </w:rPr>
                      </w:pPr>
                      <w:r w:rsidRPr="00CC7F7F">
                        <w:rPr>
                          <w:rFonts w:cs="David" w:hint="eastAsia"/>
                          <w:b w:val="0"/>
                          <w:bCs w:val="0"/>
                          <w:rtl/>
                        </w:rPr>
                        <w:t>מ</w:t>
                      </w:r>
                      <w:r w:rsidRPr="00CC7F7F">
                        <w:rPr>
                          <w:rFonts w:cs="David"/>
                          <w:b w:val="0"/>
                          <w:bCs w:val="0"/>
                          <w:rtl/>
                        </w:rPr>
                        <w:t>.</w:t>
                      </w:r>
                      <w:r w:rsidRPr="00CC7F7F">
                        <w:rPr>
                          <w:rFonts w:cs="David" w:hint="eastAsia"/>
                          <w:b w:val="0"/>
                          <w:bCs w:val="0"/>
                          <w:rtl/>
                        </w:rPr>
                        <w:t>ח</w:t>
                      </w:r>
                      <w:r w:rsidRPr="00CC7F7F">
                        <w:rPr>
                          <w:rFonts w:cs="David"/>
                          <w:b w:val="0"/>
                          <w:bCs w:val="0"/>
                          <w:rtl/>
                        </w:rPr>
                        <w:t>. ___________________</w:t>
                      </w:r>
                    </w:p>
                    <w:p w14:paraId="2C488EDB" w14:textId="77777777" w:rsidR="00D1293E" w:rsidRPr="00CC7F7F" w:rsidRDefault="00D1293E" w:rsidP="00D1293E">
                      <w:pPr>
                        <w:pStyle w:val="TOAHeading"/>
                        <w:spacing w:before="0" w:line="276" w:lineRule="auto"/>
                        <w:rPr>
                          <w:rFonts w:cs="David"/>
                          <w:b w:val="0"/>
                          <w:bCs w:val="0"/>
                          <w:rtl/>
                        </w:rPr>
                      </w:pPr>
                      <w:r w:rsidRPr="00CC7F7F">
                        <w:rPr>
                          <w:rFonts w:cs="David" w:hint="eastAsia"/>
                          <w:b w:val="0"/>
                          <w:bCs w:val="0"/>
                          <w:rtl/>
                        </w:rPr>
                        <w:t>מרח</w:t>
                      </w:r>
                      <w:r w:rsidRPr="00CC7F7F">
                        <w:rPr>
                          <w:rFonts w:cs="David"/>
                          <w:b w:val="0"/>
                          <w:bCs w:val="0"/>
                          <w:rtl/>
                        </w:rPr>
                        <w:t>' ___________________</w:t>
                      </w:r>
                    </w:p>
                    <w:p w14:paraId="769D211A" w14:textId="77777777" w:rsidR="00D1293E" w:rsidRPr="00CC7F7F" w:rsidRDefault="00D1293E" w:rsidP="00D1293E">
                      <w:pPr>
                        <w:pStyle w:val="TOAHeading"/>
                        <w:spacing w:before="0" w:line="276" w:lineRule="auto"/>
                        <w:rPr>
                          <w:rFonts w:cs="David"/>
                          <w:b w:val="0"/>
                          <w:bCs w:val="0"/>
                          <w:rtl/>
                        </w:rPr>
                      </w:pPr>
                      <w:r w:rsidRPr="00CC7F7F">
                        <w:rPr>
                          <w:rFonts w:cs="David"/>
                          <w:b w:val="0"/>
                          <w:bCs w:val="0"/>
                          <w:rtl/>
                        </w:rPr>
                        <w:t>(</w:t>
                      </w:r>
                      <w:r w:rsidRPr="00CC7F7F">
                        <w:rPr>
                          <w:rFonts w:cs="David" w:hint="eastAsia"/>
                          <w:b w:val="0"/>
                          <w:bCs w:val="0"/>
                          <w:rtl/>
                        </w:rPr>
                        <w:t>להלן</w:t>
                      </w:r>
                      <w:r w:rsidRPr="00CC7F7F">
                        <w:rPr>
                          <w:rFonts w:cs="David"/>
                          <w:b w:val="0"/>
                          <w:bCs w:val="0"/>
                          <w:rtl/>
                        </w:rPr>
                        <w:t xml:space="preserve">: </w:t>
                      </w:r>
                      <w:r w:rsidRPr="00CC7F7F">
                        <w:rPr>
                          <w:rFonts w:cs="David"/>
                          <w:rtl/>
                        </w:rPr>
                        <w:t>"</w:t>
                      </w:r>
                      <w:r w:rsidRPr="00CC7F7F">
                        <w:rPr>
                          <w:rFonts w:cs="David" w:hint="eastAsia"/>
                          <w:rtl/>
                        </w:rPr>
                        <w:t>חב</w:t>
                      </w:r>
                      <w:r w:rsidRPr="00CC7F7F">
                        <w:rPr>
                          <w:rFonts w:cs="David"/>
                          <w:rtl/>
                        </w:rPr>
                        <w:t xml:space="preserve">' </w:t>
                      </w:r>
                      <w:r w:rsidRPr="00CC7F7F">
                        <w:rPr>
                          <w:rFonts w:cs="David" w:hint="eastAsia"/>
                          <w:rtl/>
                        </w:rPr>
                        <w:t>הניהול</w:t>
                      </w:r>
                      <w:r w:rsidRPr="00CC7F7F">
                        <w:rPr>
                          <w:rFonts w:cs="David"/>
                          <w:rtl/>
                        </w:rPr>
                        <w:t>"</w:t>
                      </w:r>
                      <w:r w:rsidRPr="00CC7F7F">
                        <w:rPr>
                          <w:rFonts w:cs="David"/>
                          <w:b w:val="0"/>
                          <w:bCs w:val="0"/>
                          <w:rtl/>
                        </w:rPr>
                        <w:t>)</w:t>
                      </w:r>
                    </w:p>
                    <w:p w14:paraId="050BCF78" w14:textId="77777777" w:rsidR="00D1293E" w:rsidRPr="00CC7F7F" w:rsidRDefault="00D1293E" w:rsidP="00D1293E">
                      <w:pPr>
                        <w:rPr>
                          <w:rFonts w:cs="David"/>
                          <w:rtl/>
                          <w:cs/>
                        </w:rPr>
                      </w:pPr>
                    </w:p>
                  </w:txbxContent>
                </v:textbox>
                <w10:wrap type="square"/>
              </v:shape>
            </w:pict>
          </mc:Fallback>
        </mc:AlternateContent>
      </w:r>
    </w:p>
    <w:p w14:paraId="3A465309" w14:textId="77777777" w:rsidR="00D1293E" w:rsidRPr="004D7C71" w:rsidRDefault="00D1293E" w:rsidP="00D1293E">
      <w:pPr>
        <w:spacing w:before="0" w:beforeAutospacing="0" w:after="0" w:afterAutospacing="0" w:line="276" w:lineRule="auto"/>
        <w:jc w:val="both"/>
        <w:rPr>
          <w:rFonts w:ascii="Times New Roman" w:eastAsia="Times New Roman" w:hAnsi="Times New Roman" w:cs="David"/>
          <w:b/>
          <w:bCs/>
          <w:sz w:val="24"/>
          <w:szCs w:val="24"/>
          <w:rtl/>
        </w:rPr>
      </w:pPr>
      <w:r w:rsidRPr="004D7C71">
        <w:rPr>
          <w:rFonts w:ascii="Times New Roman" w:eastAsia="Times New Roman" w:hAnsi="Times New Roman" w:cs="David"/>
          <w:b/>
          <w:bCs/>
          <w:sz w:val="24"/>
          <w:szCs w:val="24"/>
          <w:rtl/>
        </w:rPr>
        <w:t>המזמין:</w:t>
      </w:r>
    </w:p>
    <w:p w14:paraId="3EB068DE" w14:textId="77777777" w:rsidR="00F92632" w:rsidRDefault="00854786" w:rsidP="00D1293E">
      <w:pPr>
        <w:spacing w:before="0" w:beforeAutospacing="0" w:after="0" w:afterAutospacing="0" w:line="276" w:lineRule="auto"/>
        <w:jc w:val="both"/>
        <w:rPr>
          <w:rFonts w:ascii="Times New Roman" w:eastAsia="Times New Roman" w:hAnsi="Times New Roman" w:cs="David"/>
          <w:sz w:val="24"/>
          <w:szCs w:val="24"/>
          <w:rtl/>
        </w:rPr>
      </w:pPr>
      <w:sdt>
        <w:sdtPr>
          <w:rPr>
            <w:rFonts w:ascii="Times New Roman" w:eastAsia="Times New Roman" w:hAnsi="Times New Roman" w:cs="David"/>
            <w:sz w:val="24"/>
            <w:szCs w:val="24"/>
            <w:rtl/>
          </w:rPr>
          <w:alias w:val="צד א בחוזה"/>
          <w:tag w:val="cntTzadA"/>
          <w:id w:val="1083491973"/>
          <w:placeholder>
            <w:docPart w:val="2073A8A531D140F18C52DAA94CD2A6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F92632" w:rsidRPr="00F92632">
            <w:rPr>
              <w:rStyle w:val="PlaceholderText"/>
              <w:color w:val="00B0F0"/>
              <w:u w:val="single"/>
              <w:rtl/>
            </w:rPr>
            <w:t>[צד א בחוזה]</w:t>
          </w:r>
        </w:sdtContent>
      </w:sdt>
    </w:p>
    <w:p w14:paraId="6EB46A54" w14:textId="10B3DA47" w:rsidR="00D1293E" w:rsidRPr="00D1293E" w:rsidRDefault="00D1293E" w:rsidP="00D1293E">
      <w:pPr>
        <w:spacing w:before="0" w:beforeAutospacing="0" w:after="0" w:afterAutospacing="0" w:line="276" w:lineRule="auto"/>
        <w:jc w:val="both"/>
        <w:rPr>
          <w:rFonts w:ascii="Times New Roman" w:eastAsia="Times New Roman" w:hAnsi="Times New Roman" w:cs="David"/>
          <w:sz w:val="24"/>
          <w:szCs w:val="24"/>
          <w:rtl/>
        </w:rPr>
      </w:pPr>
      <w:r w:rsidRPr="00D1293E">
        <w:rPr>
          <w:rFonts w:ascii="Times New Roman" w:eastAsia="Times New Roman" w:hAnsi="Times New Roman" w:cs="David"/>
          <w:sz w:val="24"/>
          <w:szCs w:val="24"/>
          <w:rtl/>
        </w:rPr>
        <w:t xml:space="preserve">(להלן: </w:t>
      </w:r>
      <w:r w:rsidRPr="00D1293E">
        <w:rPr>
          <w:rFonts w:ascii="Times New Roman" w:eastAsia="Times New Roman" w:hAnsi="Times New Roman" w:cs="David"/>
          <w:b/>
          <w:bCs/>
          <w:sz w:val="24"/>
          <w:szCs w:val="24"/>
          <w:rtl/>
        </w:rPr>
        <w:t>"החברה היזמית"</w:t>
      </w:r>
      <w:r w:rsidRPr="00D1293E">
        <w:rPr>
          <w:rFonts w:ascii="Times New Roman" w:eastAsia="Times New Roman" w:hAnsi="Times New Roman" w:cs="David"/>
          <w:sz w:val="24"/>
          <w:szCs w:val="24"/>
          <w:rtl/>
        </w:rPr>
        <w:t>)</w:t>
      </w:r>
    </w:p>
    <w:p w14:paraId="1A6013DA" w14:textId="77777777" w:rsidR="00D1293E" w:rsidRPr="00D1293E" w:rsidRDefault="00D1293E" w:rsidP="00D1293E">
      <w:pPr>
        <w:keepLines/>
        <w:spacing w:before="0" w:beforeAutospacing="0" w:after="0" w:afterAutospacing="0" w:line="276" w:lineRule="auto"/>
        <w:jc w:val="both"/>
        <w:rPr>
          <w:rFonts w:ascii="Times New Roman" w:eastAsia="Times New Roman" w:hAnsi="Times New Roman" w:cs="David"/>
          <w:sz w:val="24"/>
          <w:szCs w:val="24"/>
          <w:rtl/>
          <w:lang w:eastAsia="he-IL"/>
        </w:rPr>
      </w:pPr>
    </w:p>
    <w:p w14:paraId="72E64512" w14:textId="77777777" w:rsidR="00D1293E" w:rsidRPr="00D1293E" w:rsidRDefault="00D1293E" w:rsidP="00D1293E">
      <w:pPr>
        <w:keepLines/>
        <w:spacing w:before="0" w:beforeAutospacing="0" w:after="0" w:afterAutospacing="0" w:line="276" w:lineRule="auto"/>
        <w:jc w:val="both"/>
        <w:rPr>
          <w:rFonts w:ascii="Times New Roman" w:eastAsia="Times New Roman" w:hAnsi="Times New Roman" w:cs="David"/>
          <w:sz w:val="8"/>
          <w:szCs w:val="8"/>
          <w:rtl/>
          <w:lang w:eastAsia="he-IL"/>
        </w:rPr>
      </w:pPr>
    </w:p>
    <w:p w14:paraId="06F4AA32" w14:textId="63A8DEEE" w:rsidR="00D1293E" w:rsidRPr="00D1293E" w:rsidRDefault="00D1293E" w:rsidP="00F92632">
      <w:pPr>
        <w:keepLines/>
        <w:spacing w:before="0" w:beforeAutospacing="0" w:after="0" w:afterAutospacing="0" w:line="276" w:lineRule="auto"/>
        <w:jc w:val="both"/>
        <w:rPr>
          <w:rFonts w:ascii="Times New Roman" w:eastAsia="Times New Roman" w:hAnsi="Times New Roman" w:cs="David"/>
          <w:b/>
          <w:bCs/>
          <w:sz w:val="24"/>
          <w:szCs w:val="24"/>
          <w:u w:val="single"/>
          <w:rtl/>
          <w:lang w:eastAsia="he-IL"/>
        </w:rPr>
      </w:pPr>
      <w:r w:rsidRPr="00D1293E">
        <w:rPr>
          <w:rFonts w:ascii="Times New Roman" w:eastAsia="Times New Roman" w:hAnsi="Times New Roman" w:cs="David"/>
          <w:sz w:val="24"/>
          <w:szCs w:val="24"/>
          <w:rtl/>
          <w:lang w:eastAsia="he-IL"/>
        </w:rPr>
        <w:t>שם הפרויקט</w:t>
      </w:r>
      <w:r w:rsidR="00F92632">
        <w:rPr>
          <w:rFonts w:ascii="Times New Roman" w:eastAsia="Times New Roman" w:hAnsi="Times New Roman" w:cs="David" w:hint="cs"/>
          <w:sz w:val="24"/>
          <w:szCs w:val="24"/>
          <w:u w:val="single"/>
          <w:rtl/>
          <w:lang w:eastAsia="he-IL"/>
        </w:rPr>
        <w:t xml:space="preserve"> </w:t>
      </w:r>
      <w:sdt>
        <w:sdtPr>
          <w:rPr>
            <w:rFonts w:ascii="Times New Roman" w:eastAsia="Times New Roman" w:hAnsi="Times New Roman" w:cs="David" w:hint="cs"/>
            <w:sz w:val="24"/>
            <w:szCs w:val="24"/>
            <w:u w:val="single"/>
            <w:rtl/>
            <w:lang w:eastAsia="he-IL"/>
          </w:rPr>
          <w:alias w:val="שם הפרויקט"/>
          <w:tag w:val="cntProjectName"/>
          <w:id w:val="1315759090"/>
          <w:placeholder>
            <w:docPart w:val="E0D6D4200B134AED9BD8B00BFF8A39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4D7C71" w:rsidRPr="004D7C71">
            <w:rPr>
              <w:rStyle w:val="PlaceholderText"/>
              <w:color w:val="00B0F0"/>
              <w:u w:val="single"/>
              <w:rtl/>
            </w:rPr>
            <w:t>[שם הפרויקט]</w:t>
          </w:r>
        </w:sdtContent>
      </w:sdt>
      <w:r w:rsidR="00F92632" w:rsidRPr="004D7C71">
        <w:rPr>
          <w:rFonts w:ascii="Times New Roman" w:eastAsia="Times New Roman" w:hAnsi="Times New Roman" w:cs="David" w:hint="cs"/>
          <w:sz w:val="24"/>
          <w:szCs w:val="24"/>
          <w:u w:val="single"/>
          <w:rtl/>
          <w:lang w:eastAsia="he-IL"/>
        </w:rPr>
        <w:t xml:space="preserve"> </w:t>
      </w:r>
      <w:r w:rsidRPr="00D1293E">
        <w:rPr>
          <w:rFonts w:ascii="Times New Roman" w:eastAsia="Times New Roman" w:hAnsi="Times New Roman" w:cs="David"/>
          <w:sz w:val="24"/>
          <w:szCs w:val="24"/>
          <w:rtl/>
          <w:lang w:eastAsia="he-IL"/>
        </w:rPr>
        <w:t>המצוי ברח'_________________________ מס'____ הידוע  כגוש</w:t>
      </w:r>
      <w:r w:rsidR="00F92632">
        <w:rPr>
          <w:rFonts w:ascii="Times New Roman" w:eastAsia="Times New Roman" w:hAnsi="Times New Roman" w:cs="David" w:hint="cs"/>
          <w:sz w:val="24"/>
          <w:szCs w:val="24"/>
          <w:rtl/>
          <w:lang w:eastAsia="he-IL"/>
        </w:rPr>
        <w:t xml:space="preserve"> וחלקה </w:t>
      </w:r>
      <w:r w:rsidRPr="00D1293E">
        <w:rPr>
          <w:rFonts w:ascii="Times New Roman" w:eastAsia="Times New Roman" w:hAnsi="Times New Roman" w:cs="David"/>
          <w:sz w:val="24"/>
          <w:szCs w:val="24"/>
          <w:rtl/>
          <w:lang w:eastAsia="he-IL"/>
        </w:rPr>
        <w:t xml:space="preserve"> </w:t>
      </w:r>
      <w:sdt>
        <w:sdtPr>
          <w:rPr>
            <w:rFonts w:ascii="Times New Roman" w:eastAsia="Times New Roman" w:hAnsi="Times New Roman" w:cs="David"/>
            <w:sz w:val="24"/>
            <w:szCs w:val="24"/>
            <w:rtl/>
            <w:lang w:eastAsia="he-IL"/>
          </w:rPr>
          <w:alias w:val="שדה נוסף 1"/>
          <w:tag w:val="cntCustomField1"/>
          <w:id w:val="-1521770954"/>
          <w:placeholder>
            <w:docPart w:val="08C94EEB05454C7DAA9AEF2DBB42B4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4D7C71" w:rsidRPr="004D7C71">
            <w:rPr>
              <w:rStyle w:val="PlaceholderText"/>
              <w:color w:val="00B0F0"/>
              <w:u w:val="single"/>
              <w:rtl/>
            </w:rPr>
            <w:t>[שדה נוסף 1]</w:t>
          </w:r>
        </w:sdtContent>
      </w:sdt>
      <w:r w:rsidRPr="00D1293E">
        <w:rPr>
          <w:rFonts w:ascii="Times New Roman" w:eastAsia="Times New Roman" w:hAnsi="Times New Roman" w:cs="David"/>
          <w:sz w:val="24"/>
          <w:szCs w:val="24"/>
          <w:rtl/>
          <w:lang w:eastAsia="he-IL"/>
        </w:rPr>
        <w:t xml:space="preserve"> (להלן: </w:t>
      </w:r>
      <w:r w:rsidRPr="00D1293E">
        <w:rPr>
          <w:rFonts w:ascii="Times New Roman" w:eastAsia="Times New Roman" w:hAnsi="Times New Roman" w:cs="David"/>
          <w:b/>
          <w:bCs/>
          <w:sz w:val="24"/>
          <w:szCs w:val="24"/>
          <w:rtl/>
          <w:lang w:eastAsia="he-IL"/>
        </w:rPr>
        <w:t>"הבניין"</w:t>
      </w:r>
      <w:r w:rsidRPr="00D1293E">
        <w:rPr>
          <w:rFonts w:ascii="Times New Roman" w:eastAsia="Times New Roman" w:hAnsi="Times New Roman" w:cs="David"/>
          <w:sz w:val="24"/>
          <w:szCs w:val="24"/>
          <w:rtl/>
          <w:lang w:eastAsia="he-IL"/>
        </w:rPr>
        <w:t>);</w:t>
      </w:r>
    </w:p>
    <w:p w14:paraId="7331EDF1" w14:textId="77777777" w:rsidR="00D1293E" w:rsidRPr="00D1293E" w:rsidRDefault="00D1293E" w:rsidP="00D1293E">
      <w:pPr>
        <w:spacing w:before="0" w:beforeAutospacing="0" w:after="0" w:afterAutospacing="0" w:line="276" w:lineRule="auto"/>
        <w:jc w:val="both"/>
        <w:rPr>
          <w:rFonts w:ascii="Times New Roman" w:eastAsia="Times New Roman" w:hAnsi="Times New Roman" w:cs="David"/>
          <w:kern w:val="28"/>
          <w:sz w:val="10"/>
          <w:szCs w:val="10"/>
          <w:rtl/>
        </w:rPr>
      </w:pPr>
    </w:p>
    <w:p w14:paraId="5D823614" w14:textId="77777777" w:rsidR="00D1293E" w:rsidRPr="00D1293E" w:rsidRDefault="00D1293E" w:rsidP="00D1293E">
      <w:pPr>
        <w:spacing w:before="0" w:beforeAutospacing="0" w:after="0" w:afterAutospacing="0" w:line="276" w:lineRule="auto"/>
        <w:jc w:val="both"/>
        <w:rPr>
          <w:rFonts w:ascii="Times New Roman" w:eastAsia="Times New Roman" w:hAnsi="Times New Roman" w:cs="David"/>
          <w:kern w:val="28"/>
          <w:sz w:val="24"/>
          <w:szCs w:val="24"/>
          <w:rtl/>
        </w:rPr>
      </w:pPr>
      <w:r w:rsidRPr="00D1293E">
        <w:rPr>
          <w:rFonts w:ascii="Times New Roman" w:eastAsia="Times New Roman" w:hAnsi="Times New Roman" w:cs="David"/>
          <w:kern w:val="28"/>
          <w:sz w:val="24"/>
          <w:szCs w:val="24"/>
          <w:rtl/>
        </w:rPr>
        <w:t xml:space="preserve">נציג חב' הניהול האחראי לניהול ותפעול השירותים היא/הוא ______________________________, </w:t>
      </w:r>
    </w:p>
    <w:p w14:paraId="67617D19" w14:textId="77777777" w:rsidR="00D1293E" w:rsidRPr="00D1293E" w:rsidRDefault="00D1293E" w:rsidP="00D1293E">
      <w:pPr>
        <w:spacing w:before="0" w:beforeAutospacing="0" w:after="0" w:afterAutospacing="0" w:line="276" w:lineRule="auto"/>
        <w:jc w:val="both"/>
        <w:rPr>
          <w:rFonts w:ascii="Times New Roman" w:eastAsia="Times New Roman" w:hAnsi="Times New Roman" w:cs="David"/>
          <w:kern w:val="28"/>
          <w:sz w:val="24"/>
          <w:szCs w:val="24"/>
          <w:rtl/>
        </w:rPr>
      </w:pPr>
      <w:r w:rsidRPr="00D1293E">
        <w:rPr>
          <w:rFonts w:ascii="Times New Roman" w:eastAsia="Times New Roman" w:hAnsi="Times New Roman" w:cs="David"/>
          <w:kern w:val="28"/>
          <w:sz w:val="24"/>
          <w:szCs w:val="24"/>
          <w:rtl/>
        </w:rPr>
        <w:t xml:space="preserve">ת.ז. ____________, מס' טל' נייד: _________________ (להלן: </w:t>
      </w:r>
      <w:r w:rsidRPr="00D1293E">
        <w:rPr>
          <w:rFonts w:ascii="Times New Roman" w:eastAsia="Times New Roman" w:hAnsi="Times New Roman" w:cs="David"/>
          <w:b/>
          <w:bCs/>
          <w:kern w:val="28"/>
          <w:sz w:val="24"/>
          <w:szCs w:val="24"/>
          <w:rtl/>
        </w:rPr>
        <w:t>"אב הבית"</w:t>
      </w:r>
      <w:r w:rsidRPr="00D1293E">
        <w:rPr>
          <w:rFonts w:ascii="Times New Roman" w:eastAsia="Times New Roman" w:hAnsi="Times New Roman" w:cs="David"/>
          <w:kern w:val="28"/>
          <w:sz w:val="24"/>
          <w:szCs w:val="24"/>
          <w:rtl/>
        </w:rPr>
        <w:t>).</w:t>
      </w:r>
    </w:p>
    <w:p w14:paraId="22090E23" w14:textId="77777777" w:rsidR="00D1293E" w:rsidRPr="00D1293E" w:rsidRDefault="00D1293E" w:rsidP="00D1293E">
      <w:pPr>
        <w:spacing w:before="0" w:beforeAutospacing="0" w:after="0" w:afterAutospacing="0" w:line="276" w:lineRule="auto"/>
        <w:ind w:left="397" w:right="567"/>
        <w:jc w:val="both"/>
        <w:rPr>
          <w:rFonts w:ascii="Times New Roman" w:eastAsia="Times New Roman" w:hAnsi="Times New Roman" w:cs="David"/>
          <w:sz w:val="24"/>
          <w:szCs w:val="24"/>
        </w:rPr>
      </w:pPr>
    </w:p>
    <w:p w14:paraId="50701753"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color w:val="000000"/>
          <w:sz w:val="24"/>
          <w:szCs w:val="24"/>
        </w:rPr>
      </w:pPr>
      <w:r w:rsidRPr="00D1293E">
        <w:rPr>
          <w:rFonts w:ascii="Times New Roman" w:eastAsia="Times New Roman" w:hAnsi="Times New Roman" w:cs="David"/>
          <w:sz w:val="24"/>
          <w:szCs w:val="24"/>
          <w:rtl/>
        </w:rPr>
        <w:t xml:space="preserve">חב' הניהול ראתה ובדקה את הבניין, ויש באפשרותה לספק את השירותים בהתאם לתנאי הזמנת העבודה, ובבעלותה הציוד, החומרים, כוח האדם וכל ההיתרים האישורים והרישיונות על פי כל דין, הדרושים לצורך הספקת השירותים ברמה גבוהה ובמקצועיות, תוך שמירה על כל </w:t>
      </w:r>
      <w:r w:rsidRPr="00D1293E">
        <w:rPr>
          <w:rFonts w:ascii="Times New Roman" w:eastAsia="Times New Roman" w:hAnsi="Times New Roman" w:cs="David"/>
          <w:color w:val="000000"/>
          <w:sz w:val="24"/>
          <w:szCs w:val="24"/>
          <w:rtl/>
        </w:rPr>
        <w:t>התקנים המחייבים.</w:t>
      </w:r>
    </w:p>
    <w:p w14:paraId="773BB759"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color w:val="000000"/>
          <w:sz w:val="24"/>
          <w:szCs w:val="24"/>
          <w:rtl/>
        </w:rPr>
        <w:t>חב' הניהול תסייר בבניין בתדירות סבירה בהתאם לנסיבות ותאתר תקלות בבניין ותתקנן מיידית, וזאת במידה והדבר אינו במסגרת אחריותו של הקבלן הראשי. עלות תיק</w:t>
      </w:r>
      <w:r w:rsidRPr="00D1293E">
        <w:rPr>
          <w:rFonts w:ascii="Times New Roman" w:eastAsia="Times New Roman" w:hAnsi="Times New Roman" w:cs="David"/>
          <w:sz w:val="24"/>
          <w:szCs w:val="24"/>
          <w:rtl/>
        </w:rPr>
        <w:t xml:space="preserve">ון תקלות כאמור לעיל תחול על התקציב, כמפורט בהזמנת העבודה. </w:t>
      </w:r>
    </w:p>
    <w:p w14:paraId="48F5B643"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אב הבית יימצא בבניין לצורך פיקוח על עבודות הניקיון, פתרון תקלות, קשר מול דיירי הבניין וכיוצא בזאת.   אב הבית יהיה זמין גם לאחר שעות העבודה המקובלות למקרי חירום וכן לטלפונים של חייגני מערכות החרום בבניין, וכפי המפורט בהצעת העבודה.</w:t>
      </w:r>
    </w:p>
    <w:p w14:paraId="155DF598"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חב' הניהול תבצע ביקורות ותחזוקה שוטפת לכל מערכות הבניין (ובכלל זה שערים, מחסומים, משאבות מים, גנרטורים, אינטרקום, מתקני חשמל, משאבות דיזל), על-פי הוראות היצרן הרלוונטיות, והנמצאות במסגרת האחריות של הקבלן המבצע: __________________ מ.ח. ________ (להלן: "</w:t>
      </w:r>
      <w:r w:rsidRPr="00D1293E">
        <w:rPr>
          <w:rFonts w:ascii="Times New Roman" w:eastAsia="Times New Roman" w:hAnsi="Times New Roman" w:cs="David"/>
          <w:b/>
          <w:bCs/>
          <w:sz w:val="24"/>
          <w:szCs w:val="24"/>
          <w:rtl/>
        </w:rPr>
        <w:t>הקבלן המבצע</w:t>
      </w:r>
      <w:r w:rsidRPr="00D1293E">
        <w:rPr>
          <w:rFonts w:ascii="Times New Roman" w:eastAsia="Times New Roman" w:hAnsi="Times New Roman" w:cs="David"/>
          <w:sz w:val="24"/>
          <w:szCs w:val="24"/>
          <w:rtl/>
        </w:rPr>
        <w:t>").</w:t>
      </w:r>
    </w:p>
    <w:p w14:paraId="50A3861C"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חב' הניהול תתקשר ו/או תמשיך התקשרויות קיימות בשם החברה היזמית עם ספקים וצדדים שלישיים לביצוע הפעולות הדרושות בקשר לאספקת השירותים אך תהיה רשאית להפסיק התקשרויות עם עובדים, ספקים ו/או צדדים שלישיים שונים. להסרת ספק, בהעדר תזרים מזומנים פנוי למתן השירותים ו/או חלקם בשל אי-תשלום דמי הניהול, לא תהיה חב' הניהול חייבת להמשיך ולספקם.</w:t>
      </w:r>
    </w:p>
    <w:p w14:paraId="2C5CBB5C"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tl/>
        </w:rPr>
      </w:pPr>
      <w:r w:rsidRPr="00D1293E">
        <w:rPr>
          <w:rFonts w:ascii="Times New Roman" w:eastAsia="Times New Roman" w:hAnsi="Times New Roman" w:cs="David"/>
          <w:sz w:val="24"/>
          <w:szCs w:val="24"/>
          <w:rtl/>
        </w:rPr>
        <w:t xml:space="preserve">עם כניסת חב' הניהול לבניין תבוצע סקירה על ידי נציגה לבדיקת המערכות ותקינותן ו/או הכשרת המערכות למצב תקין. העלויות להכשרת המערכות ו/או השלמת </w:t>
      </w:r>
      <w:r w:rsidRPr="00D1293E">
        <w:rPr>
          <w:rFonts w:ascii="Times New Roman" w:eastAsia="Times New Roman" w:hAnsi="Times New Roman" w:cs="David"/>
          <w:color w:val="000000"/>
          <w:sz w:val="24"/>
          <w:szCs w:val="24"/>
          <w:rtl/>
        </w:rPr>
        <w:t>הציוד לא יחולו על חברת הניהו</w:t>
      </w:r>
      <w:r w:rsidRPr="00D1293E">
        <w:rPr>
          <w:rFonts w:ascii="Times New Roman" w:eastAsia="Times New Roman" w:hAnsi="Times New Roman" w:cs="David"/>
          <w:sz w:val="24"/>
          <w:szCs w:val="24"/>
          <w:rtl/>
        </w:rPr>
        <w:t>ל.</w:t>
      </w:r>
    </w:p>
    <w:p w14:paraId="7C8C946E"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 xml:space="preserve">שירותי הניהול יסופקו בשני שלבים: </w:t>
      </w:r>
      <w:r w:rsidRPr="00D1293E">
        <w:rPr>
          <w:rFonts w:ascii="Times New Roman" w:eastAsia="Times New Roman" w:hAnsi="Times New Roman" w:cs="David"/>
          <w:sz w:val="24"/>
          <w:szCs w:val="24"/>
          <w:u w:val="single"/>
          <w:rtl/>
        </w:rPr>
        <w:t>השלב המקדמי</w:t>
      </w:r>
      <w:r w:rsidRPr="00D1293E">
        <w:rPr>
          <w:rFonts w:ascii="Times New Roman" w:eastAsia="Times New Roman" w:hAnsi="Times New Roman" w:cs="David"/>
          <w:sz w:val="24"/>
          <w:szCs w:val="24"/>
          <w:rtl/>
        </w:rPr>
        <w:t>: הכולל את קבלת הבניין לרבות המערכות והשטחים המשותפים וכן את כל הפעילות הנדרשת טרם תחילת מתן שירותי הניהול השוטפים המפורטים להלן (להלן: "</w:t>
      </w:r>
      <w:r w:rsidRPr="00D1293E">
        <w:rPr>
          <w:rFonts w:ascii="Times New Roman" w:eastAsia="Times New Roman" w:hAnsi="Times New Roman" w:cs="David"/>
          <w:b/>
          <w:bCs/>
          <w:sz w:val="24"/>
          <w:szCs w:val="24"/>
          <w:rtl/>
        </w:rPr>
        <w:t>שלב א</w:t>
      </w:r>
      <w:r w:rsidRPr="00D1293E">
        <w:rPr>
          <w:rFonts w:ascii="Times New Roman" w:eastAsia="Times New Roman" w:hAnsi="Times New Roman" w:cs="David"/>
          <w:sz w:val="24"/>
          <w:szCs w:val="24"/>
          <w:rtl/>
        </w:rPr>
        <w:t xml:space="preserve">"); </w:t>
      </w:r>
      <w:r w:rsidRPr="00D1293E">
        <w:rPr>
          <w:rFonts w:ascii="Times New Roman" w:eastAsia="Times New Roman" w:hAnsi="Times New Roman" w:cs="David"/>
          <w:sz w:val="24"/>
          <w:szCs w:val="24"/>
          <w:u w:val="single"/>
          <w:rtl/>
        </w:rPr>
        <w:t>שלב מתן שירותי הניהול השוטפים</w:t>
      </w:r>
      <w:r w:rsidRPr="00D1293E">
        <w:rPr>
          <w:rFonts w:ascii="Times New Roman" w:eastAsia="Times New Roman" w:hAnsi="Times New Roman" w:cs="David"/>
          <w:sz w:val="24"/>
          <w:szCs w:val="24"/>
          <w:rtl/>
        </w:rPr>
        <w:t xml:space="preserve">: </w:t>
      </w:r>
      <w:r w:rsidRPr="00D1293E">
        <w:rPr>
          <w:rFonts w:ascii="Times New Roman" w:eastAsia="Times New Roman" w:hAnsi="Times New Roman" w:cs="David"/>
          <w:color w:val="000000"/>
          <w:sz w:val="24"/>
          <w:szCs w:val="24"/>
          <w:rtl/>
        </w:rPr>
        <w:t>ממועד גמר מסירת הבניין כולו בפועל ו/או תחילת אכלוס הבניין, והכל לפי שיקול דעתה הבלעדי של החברה היזמית,</w:t>
      </w:r>
      <w:r w:rsidRPr="00D1293E">
        <w:rPr>
          <w:rFonts w:ascii="Times New Roman" w:eastAsia="Times New Roman" w:hAnsi="Times New Roman" w:cs="David"/>
          <w:sz w:val="24"/>
          <w:szCs w:val="24"/>
          <w:rtl/>
        </w:rPr>
        <w:t xml:space="preserve"> </w:t>
      </w:r>
      <w:r w:rsidRPr="00D1293E">
        <w:rPr>
          <w:rFonts w:ascii="Times New Roman" w:eastAsia="Times New Roman" w:hAnsi="Times New Roman" w:cs="David"/>
          <w:color w:val="000000"/>
          <w:sz w:val="24"/>
          <w:szCs w:val="24"/>
          <w:rtl/>
        </w:rPr>
        <w:t>ועד 60 ימים ממועד תחילת האכלוס</w:t>
      </w:r>
      <w:r w:rsidRPr="00D1293E">
        <w:rPr>
          <w:rFonts w:ascii="Times New Roman" w:eastAsia="Times New Roman" w:hAnsi="Times New Roman" w:cs="David"/>
          <w:sz w:val="24"/>
          <w:szCs w:val="24"/>
          <w:rtl/>
        </w:rPr>
        <w:t xml:space="preserve"> (להלן: "</w:t>
      </w:r>
      <w:r w:rsidRPr="00D1293E">
        <w:rPr>
          <w:rFonts w:ascii="Times New Roman" w:eastAsia="Times New Roman" w:hAnsi="Times New Roman" w:cs="David"/>
          <w:b/>
          <w:bCs/>
          <w:sz w:val="24"/>
          <w:szCs w:val="24"/>
          <w:rtl/>
        </w:rPr>
        <w:t>שלב ב</w:t>
      </w:r>
      <w:r w:rsidRPr="00D1293E">
        <w:rPr>
          <w:rFonts w:ascii="Times New Roman" w:eastAsia="Times New Roman" w:hAnsi="Times New Roman" w:cs="David"/>
          <w:sz w:val="24"/>
          <w:szCs w:val="24"/>
          <w:rtl/>
        </w:rPr>
        <w:t xml:space="preserve">"). </w:t>
      </w:r>
    </w:p>
    <w:p w14:paraId="38274243" w14:textId="77777777" w:rsidR="00D1293E" w:rsidRPr="00D1293E" w:rsidRDefault="00D1293E" w:rsidP="00D1293E">
      <w:pPr>
        <w:spacing w:before="0" w:beforeAutospacing="0" w:after="0" w:afterAutospacing="0" w:line="360" w:lineRule="auto"/>
        <w:jc w:val="both"/>
        <w:rPr>
          <w:rFonts w:ascii="Times New Roman" w:eastAsia="Times New Roman" w:hAnsi="Times New Roman" w:cs="David"/>
          <w:sz w:val="24"/>
          <w:szCs w:val="24"/>
        </w:rPr>
      </w:pPr>
    </w:p>
    <w:p w14:paraId="5525D962"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 xml:space="preserve">חברה היזמית תשלם לחב' הניהול דמי ניהול </w:t>
      </w:r>
      <w:r w:rsidRPr="00D1293E">
        <w:rPr>
          <w:rFonts w:ascii="Times New Roman" w:eastAsia="Times New Roman" w:hAnsi="Times New Roman" w:cs="David"/>
          <w:color w:val="000000"/>
          <w:sz w:val="24"/>
          <w:szCs w:val="24"/>
          <w:rtl/>
        </w:rPr>
        <w:t>למשך כל תקופות שלב א' ושלב ב' ביחד  דמי ניהול סופיים בסך של  ________</w:t>
      </w:r>
      <w:r w:rsidRPr="00D1293E">
        <w:rPr>
          <w:rFonts w:ascii="Times New Roman" w:eastAsia="Times New Roman" w:hAnsi="Times New Roman" w:cs="David"/>
          <w:b/>
          <w:bCs/>
          <w:color w:val="000000"/>
          <w:sz w:val="24"/>
          <w:szCs w:val="24"/>
          <w:rtl/>
        </w:rPr>
        <w:t xml:space="preserve"> </w:t>
      </w:r>
      <w:r w:rsidRPr="00D1293E">
        <w:rPr>
          <w:rFonts w:ascii="Times New Roman" w:eastAsia="Times New Roman" w:hAnsi="Times New Roman" w:cs="David"/>
          <w:color w:val="000000"/>
          <w:sz w:val="24"/>
          <w:szCs w:val="24"/>
          <w:rtl/>
        </w:rPr>
        <w:t>ש"ח</w:t>
      </w:r>
      <w:r w:rsidRPr="00D1293E">
        <w:rPr>
          <w:rFonts w:ascii="Times New Roman" w:eastAsia="Times New Roman" w:hAnsi="Times New Roman" w:cs="David"/>
          <w:b/>
          <w:bCs/>
          <w:color w:val="000000"/>
          <w:sz w:val="24"/>
          <w:szCs w:val="24"/>
          <w:rtl/>
        </w:rPr>
        <w:t xml:space="preserve"> </w:t>
      </w:r>
      <w:r w:rsidRPr="00D1293E">
        <w:rPr>
          <w:rFonts w:ascii="Times New Roman" w:eastAsia="Times New Roman" w:hAnsi="Times New Roman" w:cs="David"/>
          <w:color w:val="000000"/>
          <w:sz w:val="24"/>
          <w:szCs w:val="24"/>
          <w:rtl/>
        </w:rPr>
        <w:t xml:space="preserve">(ובמילים: </w:t>
      </w:r>
      <w:r w:rsidRPr="00D1293E">
        <w:rPr>
          <w:rFonts w:ascii="Times New Roman" w:eastAsia="Times New Roman" w:hAnsi="Times New Roman" w:cs="David"/>
          <w:sz w:val="24"/>
          <w:szCs w:val="24"/>
          <w:rtl/>
        </w:rPr>
        <w:t>_______________ ש"ח) בצירוף מע"מ כחוק "</w:t>
      </w:r>
      <w:r w:rsidRPr="00D1293E">
        <w:rPr>
          <w:rFonts w:ascii="Times New Roman" w:eastAsia="Times New Roman" w:hAnsi="Times New Roman" w:cs="David"/>
          <w:b/>
          <w:bCs/>
          <w:sz w:val="24"/>
          <w:szCs w:val="24"/>
          <w:rtl/>
        </w:rPr>
        <w:t>דמי הניהול</w:t>
      </w:r>
      <w:r w:rsidRPr="00D1293E">
        <w:rPr>
          <w:rFonts w:ascii="Times New Roman" w:eastAsia="Times New Roman" w:hAnsi="Times New Roman" w:cs="David"/>
          <w:sz w:val="24"/>
          <w:szCs w:val="24"/>
          <w:rtl/>
        </w:rPr>
        <w:t>" ו/או "</w:t>
      </w:r>
      <w:r w:rsidRPr="00D1293E">
        <w:rPr>
          <w:rFonts w:ascii="Times New Roman" w:eastAsia="Times New Roman" w:hAnsi="Times New Roman" w:cs="David"/>
          <w:b/>
          <w:bCs/>
          <w:sz w:val="24"/>
          <w:szCs w:val="24"/>
          <w:rtl/>
        </w:rPr>
        <w:t>התמורה</w:t>
      </w:r>
      <w:r w:rsidRPr="00D1293E">
        <w:rPr>
          <w:rFonts w:ascii="Times New Roman" w:eastAsia="Times New Roman" w:hAnsi="Times New Roman" w:cs="David"/>
          <w:sz w:val="24"/>
          <w:szCs w:val="24"/>
          <w:rtl/>
        </w:rPr>
        <w:t>") והכל בכפוף לאמור בהזמנת העבודה. דמי הניהול ישולמו עד יום ה- 10 לכל חודש בהמחאות ו/או בצורה אחרת שתוסכם בין הצדדים בכתב, וכנגד הוצאת חשבונית מס כחוק. חב' ניהול מסכימה ומאשרת, כי לאחר תום התקופה המוגדרת בסעיף 7 לעיל, ובהתאם לאמור בהסכמי המכר של החברה היזמית עם הדיירים, החברה היזמית תישא בתשלומים בגין הוצאות החזקת הרכוש המשותף החלים על דירות שטרם נמסרו בבניין, אך ורק בגין התקופה שראשיתה בתום שישה החודשים ממועד מסירת הדירה הראשונה בבניין, ועד למסירת אותן דירות, וזאת בשיעור של 50% בלבד.</w:t>
      </w:r>
    </w:p>
    <w:p w14:paraId="281164A9"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לאחר תום התקופה לעיל תסתיים ההתקשרות בין הצדדים, ושירותי הניהול של חב' הניהול יתבצעו מול דיירי הבניין ונציגותו, בכפוף לחתימה עמם על הסכם למתן שירותי ניהול. נציגות דיריי הבניין תוכל לחתום על הסכם שירותי ניהול עם חב' הניהול ו/או כל חב' ניהול אחרת אף לפני המועד הנ"ל, ולחב' הניהול לא תהיה כל טענה בנדון.</w:t>
      </w:r>
    </w:p>
    <w:p w14:paraId="3E4F7BFD"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השירותים יינתנו על-ידי עובדי חב' הניהול ו/או על-ידי העסקת כוח אדם מספיק ו/או באמצעות קבלני משנה מורשים על-פי כל דין, והכול לפי שיקול דעתה הבלעדי של חב' הניהול, לביצוע הזמנת העבודה, בצורה נאותה ומשביעת רצון, בהתאם לנדרש לשם ביצוע מלא ושלם של מחויבויותיה על פי הזמנת העבודה. למען הסר ספק מובהר בזאת, כי אין באמור לעיל בכדי לגרוע באופן כלשהו מאחריותה המלאה והבלעדית של חב' הניהול לביצוע תקין של מלוא מחויבויותיה לפי מסמך זה, וחב' הניהול מתחייבת לשאת בכל העלויות הכרוכות בהעסקת עובדיה. יובהר, כי חב' הניהול משמשת כקבלן עצמאי המעניק שירותי ניהול לבניינים, ולפיכך לא יחולו בשום אופן וצורה יחסי עובד-מעביד בין הצדדים, על כל המשתמע מכך. בהתאם לכך ולמען הסר ספק מובהר, כי העובדים אשר יפעלו מטעמה של חב' הניהול בבניין לביצוע הזמנת העבודה אינם ולא יחשבו כעובדי החברה היזמית, ואין בינם לבין החברה היזמית כל יחסי עובד-מעביד, על כל המשתמע מכך. חב' הניהול ת</w:t>
      </w:r>
      <w:r w:rsidRPr="00D1293E">
        <w:rPr>
          <w:rFonts w:ascii="Times New Roman" w:eastAsia="Times New Roman" w:hAnsi="Times New Roman" w:cs="David" w:hint="cs"/>
          <w:sz w:val="24"/>
          <w:szCs w:val="24"/>
          <w:rtl/>
        </w:rPr>
        <w:t>י</w:t>
      </w:r>
      <w:r w:rsidRPr="00D1293E">
        <w:rPr>
          <w:rFonts w:ascii="Times New Roman" w:eastAsia="Times New Roman" w:hAnsi="Times New Roman" w:cs="David"/>
          <w:sz w:val="24"/>
          <w:szCs w:val="24"/>
          <w:rtl/>
        </w:rPr>
        <w:t>שא לבדה באחריות לכל הזכויות הסוציאליות של עובדיה (כגון - ניכויי מס הכנסה ובטוח לאומי, תשלומים לקרנות איגודים מקצועיים ותשלומים סוציאליים אחרים) ולכל החובות החלות על פי דין על מעביד כלפי עובדיו.</w:t>
      </w:r>
    </w:p>
    <w:p w14:paraId="0A547586"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חב' הניהול מתחייבת לשפות את החברה היזמית, מיד עם דרישתה הראשונה, בגין כל ההוצאות ו/או הנזק שיגרמו לחברה היזמית, במקרה של תביעה ו/או דרישה מצד חב' הניהול ו/או מי מעובדיה כלפי החברה היזמית, הנובעים מיחסי עובד מעביד ולצורך זה בלבד, ולרבות הוצאות משפט ושכ"ט עו"ד.</w:t>
      </w:r>
    </w:p>
    <w:p w14:paraId="652D5CA3"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b/>
          <w:bCs/>
          <w:sz w:val="24"/>
          <w:szCs w:val="24"/>
        </w:rPr>
      </w:pPr>
      <w:r w:rsidRPr="00D1293E">
        <w:rPr>
          <w:rFonts w:ascii="Times New Roman" w:eastAsia="Times New Roman" w:hAnsi="Times New Roman" w:cs="David"/>
          <w:sz w:val="24"/>
          <w:szCs w:val="24"/>
          <w:rtl/>
        </w:rPr>
        <w:t>החומרים והציוד הנדרשים לשם ביצוע ההתחייבויות שבהזמנת העבודה יסופקו ע"י חב' הניהול ויהיו באיכות גבוהה ומתאימה לתחזוקת וניקיון האתר, ועלותם הינה חלק מהתקציב כאמור בהזמנת העבודה.</w:t>
      </w:r>
      <w:r w:rsidRPr="00D1293E">
        <w:rPr>
          <w:rFonts w:ascii="Times New Roman" w:eastAsia="Times New Roman" w:hAnsi="Times New Roman" w:cs="David"/>
          <w:b/>
          <w:bCs/>
          <w:sz w:val="24"/>
          <w:szCs w:val="24"/>
          <w:rtl/>
        </w:rPr>
        <w:t xml:space="preserve"> </w:t>
      </w:r>
    </w:p>
    <w:p w14:paraId="1847B395"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color w:val="000000"/>
        </w:rPr>
      </w:pPr>
      <w:r w:rsidRPr="00D1293E">
        <w:rPr>
          <w:rFonts w:ascii="Times New Roman" w:eastAsia="Times New Roman" w:hAnsi="Times New Roman" w:cs="David"/>
          <w:sz w:val="24"/>
          <w:szCs w:val="24"/>
          <w:rtl/>
        </w:rPr>
        <w:t xml:space="preserve">חב' הניהול תקצה למתחם מכונה אוטומטית נטענת לניקוי הרצפות בבניין אשר תופעל בבניין באופן יומי על פי מפרט הניקיון. החברה היזמית תקצה לחב' הניהול מקום לאחסון החומרים והציוד הנדרשים לביצוע השירותים נשוא הזמנת העבודה (להלן: </w:t>
      </w:r>
      <w:r w:rsidRPr="00D1293E">
        <w:rPr>
          <w:rFonts w:ascii="Times New Roman" w:eastAsia="Times New Roman" w:hAnsi="Times New Roman" w:cs="David"/>
          <w:b/>
          <w:bCs/>
          <w:sz w:val="24"/>
          <w:szCs w:val="24"/>
          <w:rtl/>
        </w:rPr>
        <w:t>"חדר השירות"</w:t>
      </w:r>
      <w:r w:rsidRPr="00D1293E">
        <w:rPr>
          <w:rFonts w:ascii="Times New Roman" w:eastAsia="Times New Roman" w:hAnsi="Times New Roman" w:cs="David"/>
          <w:sz w:val="24"/>
          <w:szCs w:val="24"/>
          <w:rtl/>
        </w:rPr>
        <w:t>).</w:t>
      </w:r>
      <w:r w:rsidRPr="00D1293E">
        <w:rPr>
          <w:rFonts w:ascii="Times New Roman" w:eastAsia="Times New Roman" w:hAnsi="Times New Roman" w:cs="David"/>
          <w:b/>
          <w:bCs/>
          <w:sz w:val="24"/>
          <w:szCs w:val="24"/>
          <w:rtl/>
        </w:rPr>
        <w:t xml:space="preserve"> </w:t>
      </w:r>
      <w:r w:rsidRPr="00D1293E">
        <w:rPr>
          <w:rFonts w:ascii="Times New Roman" w:eastAsia="Times New Roman" w:hAnsi="Times New Roman" w:cs="David"/>
          <w:sz w:val="24"/>
          <w:szCs w:val="24"/>
          <w:rtl/>
        </w:rPr>
        <w:t>יובהר, כי</w:t>
      </w:r>
      <w:r w:rsidRPr="00D1293E">
        <w:rPr>
          <w:rFonts w:ascii="Times New Roman" w:eastAsia="Times New Roman" w:hAnsi="Times New Roman" w:cs="David"/>
          <w:b/>
          <w:bCs/>
          <w:sz w:val="24"/>
          <w:szCs w:val="24"/>
          <w:rtl/>
        </w:rPr>
        <w:t xml:space="preserve"> </w:t>
      </w:r>
      <w:r w:rsidRPr="00D1293E">
        <w:rPr>
          <w:rFonts w:ascii="Times New Roman" w:eastAsia="Times New Roman" w:hAnsi="Times New Roman" w:cs="David"/>
          <w:sz w:val="24"/>
          <w:szCs w:val="24"/>
          <w:rtl/>
        </w:rPr>
        <w:t>החזקת החומרים, הציוד והכלים בבניין תהיה מתוקף הרשאה בלבד של החברה היזמית, ואין בכוונת הצדדים ליצור ביניהם קשר של שכירות. לחב' הניהול לא תהיה כל חזקה על המקום המוקצה לה או על חלק ממנו, והיא מתחייבת לשמור על המצב התקין של המקום ולהשתמש בו באופן סביר וזהיר ולצרכי מתן השירות בלבד. מיד עם תום תקופת הזמנת העבודה או ביטולה, מתחייבת חב' הניהול להוציא מן הבנ</w:t>
      </w:r>
      <w:r w:rsidRPr="00D1293E">
        <w:rPr>
          <w:rFonts w:ascii="Times New Roman" w:eastAsia="Times New Roman" w:hAnsi="Times New Roman" w:cs="David" w:hint="cs"/>
          <w:sz w:val="24"/>
          <w:szCs w:val="24"/>
          <w:rtl/>
        </w:rPr>
        <w:t>י</w:t>
      </w:r>
      <w:r w:rsidRPr="00D1293E">
        <w:rPr>
          <w:rFonts w:ascii="Times New Roman" w:eastAsia="Times New Roman" w:hAnsi="Times New Roman" w:cs="David"/>
          <w:sz w:val="24"/>
          <w:szCs w:val="24"/>
          <w:rtl/>
        </w:rPr>
        <w:t>ין ומסביבתו את כל המכשירים, המכונות, הציוד והחומרים.</w:t>
      </w:r>
      <w:r w:rsidRPr="00D1293E">
        <w:rPr>
          <w:rFonts w:ascii="Times New Roman" w:eastAsia="Times New Roman" w:hAnsi="Times New Roman" w:cs="David"/>
          <w:color w:val="000000"/>
          <w:rtl/>
        </w:rPr>
        <w:t xml:space="preserve"> </w:t>
      </w:r>
      <w:r w:rsidRPr="00D1293E">
        <w:rPr>
          <w:rFonts w:ascii="Arial" w:eastAsia="Times New Roman" w:hAnsi="Arial" w:cs="David"/>
          <w:color w:val="000000"/>
          <w:sz w:val="24"/>
          <w:szCs w:val="24"/>
          <w:rtl/>
        </w:rPr>
        <w:t xml:space="preserve">חב' הניהול לא תבצע כל </w:t>
      </w:r>
      <w:r w:rsidRPr="00D1293E">
        <w:rPr>
          <w:rFonts w:ascii="Times New Roman" w:eastAsia="Times New Roman" w:hAnsi="Times New Roman" w:cs="David"/>
          <w:sz w:val="24"/>
          <w:szCs w:val="24"/>
          <w:rtl/>
        </w:rPr>
        <w:t>שימוש</w:t>
      </w:r>
      <w:r w:rsidRPr="00D1293E">
        <w:rPr>
          <w:rFonts w:ascii="Arial" w:eastAsia="Times New Roman" w:hAnsi="Arial" w:cs="David"/>
          <w:color w:val="000000"/>
          <w:sz w:val="24"/>
          <w:szCs w:val="24"/>
          <w:rtl/>
        </w:rPr>
        <w:t xml:space="preserve"> בשום חלק של הבניין, למעט חדר השירות, לטובתה ו/או לרווחיה הפרטיים לרבות בדירות ו/או במחסנים ו/או בחניות. </w:t>
      </w:r>
    </w:p>
    <w:p w14:paraId="11C110DB" w14:textId="77777777" w:rsid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שום דבר מהאמור בהזמנת העבודה לא ימצה את זכויות ותרופות הצדדים בגין הפרתה, ואין בו כדי לפגוע ו/או לגרוע בכל זכות ותרופה המוקנות להם על-פי הזמנת העבודה ועל-פי כל דין.</w:t>
      </w:r>
    </w:p>
    <w:p w14:paraId="4C80669F" w14:textId="77777777" w:rsidR="00FF28CA" w:rsidRPr="00D1293E" w:rsidRDefault="00FF28CA" w:rsidP="00FF28CA">
      <w:pPr>
        <w:spacing w:before="0" w:beforeAutospacing="0" w:after="0" w:afterAutospacing="0" w:line="360" w:lineRule="auto"/>
        <w:jc w:val="both"/>
        <w:rPr>
          <w:rFonts w:ascii="Times New Roman" w:eastAsia="Times New Roman" w:hAnsi="Times New Roman" w:cs="David"/>
          <w:sz w:val="24"/>
          <w:szCs w:val="24"/>
        </w:rPr>
      </w:pPr>
    </w:p>
    <w:p w14:paraId="36B05E1A"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על אף האמור בכל מקום אחר, רשאית החברה היזמית, בכל עת, להביא את הזמנת העבודה, כולה או מקצתה, לידי גמר על ידי מתן הודעה בכתב לחב' הניהול. ניתנה הודעה כאמור תבוא הזמנת העבודה לידי גמר בתאריך הנקוב בהודעה, שלא יפחת מ- 14 ימים לאחר שליחת ההודעה.</w:t>
      </w:r>
    </w:p>
    <w:p w14:paraId="2716DC4B"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הזמנת העבודה מפרטת את כל שהוסכם בין הצדדים ומבטלת כל הסדר מסמך או הבנה אחרים שקדמו.</w:t>
      </w:r>
    </w:p>
    <w:p w14:paraId="330E02B6"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 xml:space="preserve">חב' הניהול מתחייבת שלא להעביר ו/או להמחות ו/או להסב את זכויותיה ו/או חובותיה, כולן או מקצתן, למעט ביצוע התחייבויותיה לפי הזמנת העבודה באמצעות קבלני משנה, ובלבד שיהיו להם כל הרישיונות ההיתרים והאישורים הדרושים לכך על-פי כל דין. </w:t>
      </w:r>
    </w:p>
    <w:p w14:paraId="3B8AD550"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הסמכות המקומית הייחודית והבלעדית נתונה לבית המשפט המוסמך בעיר תל אביב.</w:t>
      </w:r>
    </w:p>
    <w:p w14:paraId="582625B1"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שום ויתור ו/או ארכה ו/או הימנעות מפעולה במועדה מטעם אחד הצדדים לא ייחשבו כויתור על זכויותיו על פי הזמנת העבודה ו/או על פי כל דין ולא ישמשו מניעה לכל תביעה ו/או זכאות לכל סעד.</w:t>
      </w:r>
    </w:p>
    <w:p w14:paraId="4A80EA04" w14:textId="77777777" w:rsidR="00D1293E" w:rsidRPr="00D1293E" w:rsidRDefault="00D1293E" w:rsidP="00D1293E">
      <w:pPr>
        <w:numPr>
          <w:ilvl w:val="0"/>
          <w:numId w:val="29"/>
        </w:numPr>
        <w:spacing w:before="0" w:beforeAutospacing="0" w:after="0" w:afterAutospacing="0" w:line="360" w:lineRule="auto"/>
        <w:ind w:hanging="425"/>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כתובת הצדדים הינן כמפורט בהזמנת העבודה וכל הודעה שתשלח מצד אחד למשנהו בדואר רשום לפי הכתובת הנ"ל, תיחשב כאילו נתקבלה על-ידי הנמען תוך 72 שעות מהמועד בו נשלחה, ובמידה ונשלחה בפקסימיליה ו/או באמצעות דוא"ל – תוך 24 שעות, ואילו אם הונחה במען הרשום לעיל – במועד בו הונחה כאמור.</w:t>
      </w:r>
    </w:p>
    <w:p w14:paraId="4E9E78D0" w14:textId="77777777" w:rsidR="00D1293E" w:rsidRPr="00D1293E" w:rsidRDefault="00D1293E" w:rsidP="00D1293E">
      <w:pPr>
        <w:spacing w:before="0" w:beforeAutospacing="0" w:after="0" w:afterAutospacing="0" w:line="240" w:lineRule="auto"/>
        <w:ind w:left="567" w:firstLine="567"/>
        <w:jc w:val="both"/>
        <w:rPr>
          <w:rFonts w:ascii="Times New Roman" w:eastAsia="Times New Roman" w:hAnsi="Times New Roman" w:cs="David"/>
          <w:b/>
          <w:bCs/>
          <w:sz w:val="24"/>
          <w:szCs w:val="24"/>
          <w:rtl/>
        </w:rPr>
      </w:pPr>
    </w:p>
    <w:p w14:paraId="308DA9D7" w14:textId="77777777" w:rsidR="00D1293E" w:rsidRPr="00D1293E" w:rsidRDefault="00D1293E" w:rsidP="00D1293E">
      <w:pPr>
        <w:spacing w:before="0" w:beforeAutospacing="0" w:after="0" w:afterAutospacing="0" w:line="240" w:lineRule="auto"/>
        <w:ind w:left="567" w:firstLine="567"/>
        <w:jc w:val="both"/>
        <w:rPr>
          <w:rFonts w:ascii="Times New Roman" w:eastAsia="Times New Roman" w:hAnsi="Times New Roman" w:cs="David"/>
          <w:b/>
          <w:bCs/>
          <w:sz w:val="24"/>
          <w:szCs w:val="24"/>
          <w:rtl/>
        </w:rPr>
      </w:pPr>
    </w:p>
    <w:p w14:paraId="45B9749F" w14:textId="77777777" w:rsidR="00D1293E" w:rsidRPr="00D1293E" w:rsidRDefault="00D1293E" w:rsidP="00D1293E">
      <w:pPr>
        <w:spacing w:before="0" w:beforeAutospacing="0" w:after="0" w:afterAutospacing="0" w:line="240" w:lineRule="auto"/>
        <w:ind w:left="567" w:firstLine="567"/>
        <w:jc w:val="both"/>
        <w:rPr>
          <w:rFonts w:ascii="Times New Roman" w:eastAsia="Times New Roman" w:hAnsi="Times New Roman" w:cs="David"/>
          <w:b/>
          <w:bCs/>
          <w:sz w:val="24"/>
          <w:szCs w:val="24"/>
          <w:rtl/>
        </w:rPr>
      </w:pPr>
    </w:p>
    <w:p w14:paraId="76BBD798" w14:textId="723FCBE9" w:rsidR="00D1293E" w:rsidRPr="00D1293E" w:rsidRDefault="00FF28CA" w:rsidP="00FF28CA">
      <w:pPr>
        <w:spacing w:before="0" w:beforeAutospacing="0" w:after="0" w:afterAutospacing="0" w:line="240" w:lineRule="auto"/>
        <w:ind w:left="567" w:firstLine="567"/>
        <w:jc w:val="both"/>
        <w:rPr>
          <w:rFonts w:ascii="Times New Roman" w:eastAsia="Times New Roman" w:hAnsi="Times New Roman" w:cs="David"/>
          <w:b/>
          <w:bCs/>
          <w:sz w:val="24"/>
          <w:szCs w:val="24"/>
          <w:rtl/>
        </w:rPr>
      </w:pPr>
      <w:r>
        <w:rPr>
          <w:rFonts w:ascii="Times New Roman" w:eastAsia="Times New Roman" w:hAnsi="Times New Roman" w:cs="David" w:hint="cs"/>
          <w:b/>
          <w:bCs/>
          <w:color w:val="000000"/>
          <w:sz w:val="24"/>
          <w:szCs w:val="24"/>
          <w:rtl/>
        </w:rPr>
        <w:t xml:space="preserve">   </w:t>
      </w:r>
      <w:sdt>
        <w:sdtPr>
          <w:rPr>
            <w:rFonts w:ascii="Times New Roman" w:eastAsia="Times New Roman" w:hAnsi="Times New Roman" w:cs="David"/>
            <w:b/>
            <w:bCs/>
            <w:color w:val="000000"/>
            <w:sz w:val="24"/>
            <w:szCs w:val="24"/>
            <w:rtl/>
          </w:rPr>
          <w:alias w:val="שם צד א"/>
          <w:tag w:val="cmtTzadAName"/>
          <w:id w:val="2033457738"/>
          <w:placeholder>
            <w:docPart w:val="24D097B652554717A322DDB656EDEE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B0F41" w:rsidRPr="000B0F41">
            <w:rPr>
              <w:rStyle w:val="PlaceholderText"/>
              <w:color w:val="00B0F0"/>
              <w:rtl/>
            </w:rPr>
            <w:t>[שם צד א]</w:t>
          </w:r>
        </w:sdtContent>
      </w:sdt>
      <w:r w:rsidR="000B0F41">
        <w:rPr>
          <w:rFonts w:ascii="Times New Roman" w:eastAsia="Times New Roman" w:hAnsi="Times New Roman" w:cs="David" w:hint="cs"/>
          <w:b/>
          <w:bCs/>
          <w:color w:val="000000"/>
          <w:sz w:val="24"/>
          <w:szCs w:val="24"/>
          <w:rtl/>
        </w:rPr>
        <w:t xml:space="preserve">                                                                                </w:t>
      </w:r>
      <w:sdt>
        <w:sdtPr>
          <w:rPr>
            <w:rFonts w:ascii="Times New Roman" w:eastAsia="Times New Roman" w:hAnsi="Times New Roman" w:cs="David" w:hint="cs"/>
            <w:b/>
            <w:bCs/>
            <w:color w:val="000000"/>
            <w:sz w:val="24"/>
            <w:szCs w:val="24"/>
            <w:rtl/>
          </w:rPr>
          <w:alias w:val="שם ספק"/>
          <w:tag w:val="cntSupllierName"/>
          <w:id w:val="1646701850"/>
          <w:placeholder>
            <w:docPart w:val="313035AD17E543D5AEF773EED7B9DA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B0F41" w:rsidRPr="000B0F41">
            <w:rPr>
              <w:rStyle w:val="PlaceholderText"/>
              <w:color w:val="00B0F0"/>
              <w:rtl/>
            </w:rPr>
            <w:t>[שם ספק]</w:t>
          </w:r>
        </w:sdtContent>
      </w:sdt>
    </w:p>
    <w:p w14:paraId="1F4AC846" w14:textId="77777777" w:rsidR="00D1293E" w:rsidRPr="00D1293E" w:rsidRDefault="00D1293E" w:rsidP="00D1293E">
      <w:pPr>
        <w:spacing w:before="0" w:beforeAutospacing="0" w:after="0" w:afterAutospacing="0" w:line="240" w:lineRule="auto"/>
        <w:ind w:firstLine="567"/>
        <w:rPr>
          <w:rFonts w:ascii="Times New Roman" w:eastAsia="Times New Roman" w:hAnsi="Times New Roman" w:cs="David"/>
          <w:b/>
          <w:bCs/>
          <w:sz w:val="24"/>
          <w:szCs w:val="24"/>
          <w:rtl/>
        </w:rPr>
      </w:pPr>
      <w:r w:rsidRPr="00D1293E">
        <w:rPr>
          <w:rFonts w:ascii="Times New Roman" w:eastAsia="Times New Roman" w:hAnsi="Times New Roman" w:cs="David"/>
          <w:b/>
          <w:bCs/>
          <w:sz w:val="24"/>
          <w:szCs w:val="24"/>
          <w:rtl/>
        </w:rPr>
        <w:t>_______________________</w:t>
      </w:r>
      <w:r w:rsidRPr="00D1293E">
        <w:rPr>
          <w:rFonts w:ascii="Times New Roman" w:eastAsia="Times New Roman" w:hAnsi="Times New Roman" w:cs="David"/>
          <w:b/>
          <w:bCs/>
          <w:sz w:val="24"/>
          <w:szCs w:val="24"/>
          <w:rtl/>
        </w:rPr>
        <w:tab/>
      </w:r>
      <w:r w:rsidRPr="00D1293E">
        <w:rPr>
          <w:rFonts w:ascii="Times New Roman" w:eastAsia="Times New Roman" w:hAnsi="Times New Roman" w:cs="David"/>
          <w:b/>
          <w:bCs/>
          <w:sz w:val="24"/>
          <w:szCs w:val="24"/>
          <w:rtl/>
        </w:rPr>
        <w:tab/>
      </w:r>
      <w:r w:rsidRPr="00D1293E">
        <w:rPr>
          <w:rFonts w:ascii="Times New Roman" w:eastAsia="Times New Roman" w:hAnsi="Times New Roman" w:cs="David" w:hint="cs"/>
          <w:b/>
          <w:bCs/>
          <w:sz w:val="24"/>
          <w:szCs w:val="24"/>
        </w:rPr>
        <w:t xml:space="preserve">             </w:t>
      </w:r>
      <w:r w:rsidRPr="00D1293E">
        <w:rPr>
          <w:rFonts w:ascii="Times New Roman" w:eastAsia="Times New Roman" w:hAnsi="Times New Roman" w:cs="David"/>
          <w:b/>
          <w:bCs/>
          <w:sz w:val="24"/>
          <w:szCs w:val="24"/>
          <w:rtl/>
        </w:rPr>
        <w:t>_______</w:t>
      </w:r>
      <w:r w:rsidRPr="00D1293E">
        <w:rPr>
          <w:rFonts w:ascii="Times New Roman" w:eastAsia="Times New Roman" w:hAnsi="Times New Roman" w:cs="David" w:hint="cs"/>
          <w:b/>
          <w:bCs/>
          <w:sz w:val="24"/>
          <w:szCs w:val="24"/>
          <w:rtl/>
        </w:rPr>
        <w:t>_______</w:t>
      </w:r>
      <w:r w:rsidRPr="00D1293E">
        <w:rPr>
          <w:rFonts w:ascii="Times New Roman" w:eastAsia="Times New Roman" w:hAnsi="Times New Roman" w:cs="David"/>
          <w:b/>
          <w:bCs/>
          <w:sz w:val="24"/>
          <w:szCs w:val="24"/>
          <w:rtl/>
        </w:rPr>
        <w:t>_____________</w:t>
      </w:r>
    </w:p>
    <w:p w14:paraId="603045C6" w14:textId="627BE070" w:rsidR="00F92632" w:rsidRDefault="00F92632" w:rsidP="000B0F41">
      <w:pPr>
        <w:spacing w:before="0" w:beforeAutospacing="0" w:after="0" w:afterAutospacing="0" w:line="240" w:lineRule="auto"/>
        <w:ind w:firstLine="567"/>
        <w:jc w:val="both"/>
        <w:rPr>
          <w:rFonts w:ascii="Times New Roman" w:eastAsia="Times New Roman" w:hAnsi="Times New Roman" w:cs="David"/>
          <w:b/>
          <w:bCs/>
          <w:color w:val="000000"/>
          <w:sz w:val="24"/>
          <w:szCs w:val="24"/>
          <w:rtl/>
        </w:rPr>
      </w:pPr>
      <w:r>
        <w:rPr>
          <w:rFonts w:ascii="Times New Roman" w:eastAsia="Times New Roman" w:hAnsi="Times New Roman" w:cs="David" w:hint="cs"/>
          <w:b/>
          <w:bCs/>
          <w:color w:val="000000"/>
          <w:sz w:val="24"/>
          <w:szCs w:val="24"/>
          <w:rtl/>
        </w:rPr>
        <w:t xml:space="preserve">               </w:t>
      </w:r>
      <w:r w:rsidR="00D1293E" w:rsidRPr="00D1293E">
        <w:rPr>
          <w:rFonts w:ascii="Times New Roman" w:eastAsia="Times New Roman" w:hAnsi="Times New Roman" w:cs="David"/>
          <w:b/>
          <w:bCs/>
          <w:color w:val="000000"/>
          <w:sz w:val="24"/>
          <w:szCs w:val="24"/>
          <w:rtl/>
        </w:rPr>
        <w:tab/>
      </w:r>
      <w:r w:rsidR="000B0F41">
        <w:rPr>
          <w:rFonts w:ascii="Times New Roman" w:eastAsia="Times New Roman" w:hAnsi="Times New Roman" w:cs="David" w:hint="cs"/>
          <w:b/>
          <w:bCs/>
          <w:color w:val="000000"/>
          <w:sz w:val="24"/>
          <w:szCs w:val="24"/>
          <w:rtl/>
        </w:rPr>
        <w:t>המזמין</w:t>
      </w:r>
      <w:r w:rsidR="00D1293E" w:rsidRPr="00D1293E">
        <w:rPr>
          <w:rFonts w:ascii="Times New Roman" w:eastAsia="Times New Roman" w:hAnsi="Times New Roman" w:cs="David"/>
          <w:b/>
          <w:bCs/>
          <w:color w:val="000000"/>
          <w:sz w:val="24"/>
          <w:szCs w:val="24"/>
          <w:rtl/>
        </w:rPr>
        <w:tab/>
        <w:t xml:space="preserve">                               </w:t>
      </w:r>
      <w:r w:rsidR="00D1293E" w:rsidRPr="00D1293E">
        <w:rPr>
          <w:rFonts w:ascii="Times New Roman" w:eastAsia="Times New Roman" w:hAnsi="Times New Roman" w:cs="David" w:hint="cs"/>
          <w:b/>
          <w:bCs/>
          <w:color w:val="000000"/>
          <w:sz w:val="24"/>
          <w:szCs w:val="24"/>
          <w:rtl/>
        </w:rPr>
        <w:t xml:space="preserve">   </w:t>
      </w:r>
      <w:r w:rsidR="00D1293E" w:rsidRPr="00D1293E">
        <w:rPr>
          <w:rFonts w:ascii="Times New Roman" w:eastAsia="Times New Roman" w:hAnsi="Times New Roman" w:cs="David"/>
          <w:b/>
          <w:bCs/>
          <w:color w:val="000000"/>
          <w:sz w:val="24"/>
          <w:szCs w:val="24"/>
          <w:rtl/>
        </w:rPr>
        <w:t xml:space="preserve">  </w:t>
      </w:r>
      <w:r>
        <w:rPr>
          <w:rFonts w:ascii="Times New Roman" w:eastAsia="Times New Roman" w:hAnsi="Times New Roman" w:cs="David" w:hint="cs"/>
          <w:b/>
          <w:bCs/>
          <w:color w:val="000000"/>
          <w:sz w:val="24"/>
          <w:szCs w:val="24"/>
          <w:rtl/>
        </w:rPr>
        <w:t xml:space="preserve">                </w:t>
      </w:r>
    </w:p>
    <w:p w14:paraId="12F1E832" w14:textId="721FBC76" w:rsidR="00D1293E" w:rsidRPr="00D1293E" w:rsidRDefault="00F92632" w:rsidP="00F92632">
      <w:pPr>
        <w:spacing w:before="0" w:beforeAutospacing="0" w:after="0" w:afterAutospacing="0" w:line="240" w:lineRule="auto"/>
        <w:ind w:firstLine="567"/>
        <w:jc w:val="both"/>
        <w:rPr>
          <w:rFonts w:ascii="Times New Roman" w:eastAsia="Times New Roman" w:hAnsi="Times New Roman" w:cs="David"/>
          <w:b/>
          <w:bCs/>
          <w:color w:val="000000"/>
          <w:sz w:val="24"/>
          <w:szCs w:val="24"/>
          <w:rtl/>
        </w:rPr>
      </w:pPr>
      <w:r>
        <w:rPr>
          <w:rFonts w:ascii="Times New Roman" w:eastAsia="Times New Roman" w:hAnsi="Times New Roman" w:cs="David" w:hint="cs"/>
          <w:b/>
          <w:bCs/>
          <w:color w:val="000000"/>
          <w:sz w:val="24"/>
          <w:szCs w:val="24"/>
          <w:rtl/>
        </w:rPr>
        <w:t xml:space="preserve">                                                                                                            </w:t>
      </w:r>
      <w:r w:rsidR="00D1293E" w:rsidRPr="00D1293E">
        <w:rPr>
          <w:rFonts w:ascii="Times New Roman" w:eastAsia="Times New Roman" w:hAnsi="Times New Roman" w:cs="David"/>
          <w:b/>
          <w:bCs/>
          <w:color w:val="000000"/>
          <w:sz w:val="24"/>
          <w:szCs w:val="24"/>
          <w:rtl/>
        </w:rPr>
        <w:t>חב' הניהול</w:t>
      </w:r>
    </w:p>
    <w:p w14:paraId="65657392" w14:textId="77777777" w:rsidR="00D1293E" w:rsidRPr="00D1293E" w:rsidRDefault="00D1293E" w:rsidP="00D1293E">
      <w:pPr>
        <w:spacing w:before="0" w:beforeAutospacing="0" w:after="0" w:afterAutospacing="0" w:line="240" w:lineRule="auto"/>
        <w:ind w:left="567" w:firstLine="567"/>
        <w:jc w:val="both"/>
        <w:rPr>
          <w:rFonts w:ascii="Times New Roman" w:eastAsia="Times New Roman" w:hAnsi="Times New Roman" w:cs="David"/>
          <w:b/>
          <w:bCs/>
          <w:color w:val="000000"/>
          <w:sz w:val="24"/>
          <w:szCs w:val="24"/>
          <w:rtl/>
        </w:rPr>
      </w:pPr>
      <w:r w:rsidRPr="00D1293E">
        <w:rPr>
          <w:rFonts w:ascii="Times New Roman" w:eastAsia="Times New Roman" w:hAnsi="Times New Roman" w:cs="David"/>
          <w:b/>
          <w:bCs/>
          <w:color w:val="000000"/>
          <w:sz w:val="24"/>
          <w:szCs w:val="24"/>
          <w:rtl/>
        </w:rPr>
        <w:t xml:space="preserve">                                                                                 חתימת מורשה חתימה +חותמת</w:t>
      </w:r>
    </w:p>
    <w:p w14:paraId="000F84BB"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6E63A17E"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7F375B61"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09B9826A"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2CCCDED2"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rtl/>
        </w:rPr>
      </w:pPr>
    </w:p>
    <w:p w14:paraId="4A8CEE9D"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4"/>
          <w:szCs w:val="24"/>
        </w:rPr>
      </w:pPr>
      <w:r w:rsidRPr="00D1293E">
        <w:rPr>
          <w:rFonts w:ascii="Times New Roman" w:eastAsia="Times New Roman" w:hAnsi="Times New Roman" w:cs="David"/>
          <w:sz w:val="24"/>
          <w:szCs w:val="24"/>
          <w:u w:val="single"/>
          <w:rtl/>
        </w:rPr>
        <w:t>אישור עורך-דין</w:t>
      </w:r>
    </w:p>
    <w:p w14:paraId="1BAACC16"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10"/>
          <w:szCs w:val="10"/>
          <w:rtl/>
        </w:rPr>
      </w:pPr>
    </w:p>
    <w:p w14:paraId="026433AD" w14:textId="77777777" w:rsidR="00D1293E" w:rsidRPr="00D1293E" w:rsidRDefault="00D1293E" w:rsidP="00D1293E">
      <w:pPr>
        <w:spacing w:before="0" w:beforeAutospacing="0" w:after="0" w:afterAutospacing="0" w:line="240" w:lineRule="auto"/>
        <w:rPr>
          <w:rFonts w:ascii="Times New Roman" w:eastAsia="Times New Roman" w:hAnsi="Times New Roman" w:cs="David"/>
          <w:sz w:val="24"/>
          <w:szCs w:val="24"/>
        </w:rPr>
      </w:pPr>
      <w:r w:rsidRPr="00D1293E">
        <w:rPr>
          <w:rFonts w:ascii="Times New Roman" w:eastAsia="Times New Roman" w:hAnsi="Times New Roman" w:cs="David"/>
          <w:sz w:val="24"/>
          <w:szCs w:val="24"/>
          <w:rtl/>
        </w:rPr>
        <w:t>אני החתום מטה, עו"ד  ____________________, מאשר בזה כדלהלן:</w:t>
      </w:r>
    </w:p>
    <w:p w14:paraId="591F127E" w14:textId="77777777" w:rsidR="00D1293E" w:rsidRPr="00D1293E" w:rsidRDefault="00D1293E" w:rsidP="00D1293E">
      <w:pPr>
        <w:numPr>
          <w:ilvl w:val="0"/>
          <w:numId w:val="31"/>
        </w:numPr>
        <w:spacing w:before="0" w:beforeAutospacing="0" w:after="0" w:afterAutospacing="0" w:line="240" w:lineRule="auto"/>
        <w:ind w:left="282" w:hanging="283"/>
        <w:jc w:val="both"/>
        <w:rPr>
          <w:rFonts w:ascii="Times New Roman" w:eastAsia="Times New Roman" w:hAnsi="Times New Roman" w:cs="David"/>
          <w:sz w:val="24"/>
          <w:szCs w:val="24"/>
          <w:rtl/>
        </w:rPr>
      </w:pPr>
      <w:r w:rsidRPr="00D1293E">
        <w:rPr>
          <w:rFonts w:ascii="Times New Roman" w:eastAsia="Times New Roman" w:hAnsi="Times New Roman" w:cs="David"/>
          <w:sz w:val="24"/>
          <w:szCs w:val="24"/>
          <w:rtl/>
        </w:rPr>
        <w:t>חברת הניהול התאגדה כדין והיא קיימת ופעילה, ובהתאם למסמכי החברה לרבות התזכיר והתקנון כפי שהם כיום החברה רשאית לחתום על הזמנת העבודה ונספחיה.</w:t>
      </w:r>
    </w:p>
    <w:p w14:paraId="181550C8" w14:textId="77777777" w:rsidR="00D1293E" w:rsidRPr="00D1293E" w:rsidRDefault="00D1293E" w:rsidP="00D1293E">
      <w:pPr>
        <w:numPr>
          <w:ilvl w:val="0"/>
          <w:numId w:val="31"/>
        </w:numPr>
        <w:spacing w:before="0" w:beforeAutospacing="0" w:after="0" w:afterAutospacing="0" w:line="240" w:lineRule="auto"/>
        <w:ind w:left="282" w:hanging="283"/>
        <w:jc w:val="both"/>
        <w:rPr>
          <w:rFonts w:ascii="Times New Roman" w:eastAsia="Times New Roman" w:hAnsi="Times New Roman" w:cs="David"/>
          <w:sz w:val="24"/>
          <w:szCs w:val="24"/>
          <w:rtl/>
        </w:rPr>
      </w:pPr>
      <w:r w:rsidRPr="00D1293E">
        <w:rPr>
          <w:rFonts w:ascii="Times New Roman" w:eastAsia="Times New Roman" w:hAnsi="Times New Roman" w:cs="David"/>
          <w:sz w:val="24"/>
          <w:szCs w:val="24"/>
          <w:rtl/>
        </w:rPr>
        <w:t>ה"ה _______________ ת.ז __________ ו- _______________ ת.ז __________ הם המוסמכים לפעול את פעולות החברה, חתימותיהם מחייבות את החברה לכל דבר ועניין, והם חתמו על הזמנת העבודה, לאחר שהסברתי להם את כל המשמעויות הנובעות מכך, מרצונם החופשי, ולאחר שהזדהו בפני באמצעות תעודת זהות.</w:t>
      </w:r>
    </w:p>
    <w:p w14:paraId="04C8CD72" w14:textId="77777777" w:rsidR="00D1293E" w:rsidRPr="00D1293E" w:rsidRDefault="00D1293E" w:rsidP="00D1293E">
      <w:pPr>
        <w:spacing w:before="0" w:beforeAutospacing="0" w:after="0" w:afterAutospacing="0" w:line="240" w:lineRule="auto"/>
        <w:ind w:left="-1"/>
        <w:rPr>
          <w:rFonts w:ascii="Times New Roman" w:eastAsia="Times New Roman" w:hAnsi="Times New Roman" w:cs="David"/>
          <w:sz w:val="24"/>
          <w:szCs w:val="24"/>
        </w:rPr>
      </w:pPr>
    </w:p>
    <w:p w14:paraId="267E3827" w14:textId="77777777" w:rsidR="00D1293E" w:rsidRPr="00D1293E" w:rsidRDefault="00D1293E" w:rsidP="00D1293E">
      <w:pPr>
        <w:spacing w:before="0" w:beforeAutospacing="0" w:after="0" w:afterAutospacing="0" w:line="240" w:lineRule="auto"/>
        <w:ind w:left="282"/>
        <w:rPr>
          <w:rFonts w:ascii="Times New Roman" w:eastAsia="Times New Roman" w:hAnsi="Times New Roman" w:cs="David"/>
          <w:sz w:val="24"/>
          <w:szCs w:val="24"/>
        </w:rPr>
      </w:pPr>
    </w:p>
    <w:p w14:paraId="533CEA50" w14:textId="77777777" w:rsidR="00D1293E" w:rsidRPr="00D1293E" w:rsidRDefault="00D1293E" w:rsidP="00D1293E">
      <w:pPr>
        <w:spacing w:before="0" w:beforeAutospacing="0" w:after="0" w:afterAutospacing="0" w:line="240" w:lineRule="auto"/>
        <w:ind w:left="282"/>
        <w:rPr>
          <w:rFonts w:ascii="Times New Roman" w:eastAsia="Times New Roman" w:hAnsi="Times New Roman" w:cs="David"/>
          <w:sz w:val="24"/>
          <w:szCs w:val="24"/>
        </w:rPr>
      </w:pPr>
      <w:r w:rsidRPr="00D1293E">
        <w:rPr>
          <w:rFonts w:ascii="Times New Roman" w:eastAsia="Times New Roman" w:hAnsi="Times New Roman" w:cs="David"/>
          <w:sz w:val="24"/>
          <w:szCs w:val="24"/>
          <w:rtl/>
        </w:rPr>
        <w:t xml:space="preserve">_______________                                                                                         _____________, עו"ד   </w:t>
      </w:r>
    </w:p>
    <w:p w14:paraId="62F5D71A" w14:textId="77777777" w:rsidR="00D1293E" w:rsidRPr="00D1293E" w:rsidRDefault="00D1293E" w:rsidP="00D1293E">
      <w:pPr>
        <w:spacing w:before="0" w:beforeAutospacing="0" w:after="0" w:afterAutospacing="0" w:line="240" w:lineRule="auto"/>
        <w:ind w:left="282"/>
        <w:rPr>
          <w:rFonts w:ascii="Times New Roman" w:eastAsia="Times New Roman" w:hAnsi="Times New Roman" w:cs="David"/>
          <w:sz w:val="24"/>
          <w:szCs w:val="24"/>
        </w:rPr>
      </w:pPr>
      <w:r w:rsidRPr="00D1293E">
        <w:rPr>
          <w:rFonts w:ascii="Times New Roman" w:eastAsia="Times New Roman" w:hAnsi="Times New Roman" w:cs="David"/>
          <w:sz w:val="24"/>
          <w:szCs w:val="24"/>
          <w:rtl/>
        </w:rPr>
        <w:t>           תאריך                                                                                                       (חתימה וחותמת)</w:t>
      </w:r>
    </w:p>
    <w:p w14:paraId="0C49EAB2"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0ABD77DF"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21AC6B3F"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6E9B236E"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50AB211B"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5021E33F"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3F17CAF1"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0ED15E57"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111CDA78"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p>
    <w:p w14:paraId="306E1BB0" w14:textId="77777777" w:rsidR="00F92632" w:rsidRDefault="00F92632" w:rsidP="00D1293E">
      <w:pPr>
        <w:spacing w:before="0" w:beforeAutospacing="0" w:after="0" w:afterAutospacing="0" w:line="240" w:lineRule="auto"/>
        <w:jc w:val="center"/>
        <w:rPr>
          <w:rFonts w:ascii="Times New Roman" w:eastAsia="Times New Roman" w:hAnsi="Times New Roman" w:cs="David"/>
          <w:b/>
          <w:bCs/>
          <w:sz w:val="24"/>
          <w:szCs w:val="24"/>
          <w:u w:val="single"/>
          <w:rtl/>
        </w:rPr>
      </w:pPr>
    </w:p>
    <w:p w14:paraId="665583C3" w14:textId="77777777" w:rsidR="00F92632" w:rsidRDefault="00F92632" w:rsidP="00D1293E">
      <w:pPr>
        <w:spacing w:before="0" w:beforeAutospacing="0" w:after="0" w:afterAutospacing="0" w:line="240" w:lineRule="auto"/>
        <w:jc w:val="center"/>
        <w:rPr>
          <w:rFonts w:ascii="Times New Roman" w:eastAsia="Times New Roman" w:hAnsi="Times New Roman" w:cs="David"/>
          <w:b/>
          <w:bCs/>
          <w:sz w:val="24"/>
          <w:szCs w:val="24"/>
          <w:u w:val="single"/>
          <w:rtl/>
        </w:rPr>
      </w:pPr>
    </w:p>
    <w:p w14:paraId="3EAA64B1" w14:textId="77777777" w:rsidR="000B0F41" w:rsidRDefault="000B0F41" w:rsidP="00D1293E">
      <w:pPr>
        <w:spacing w:before="0" w:beforeAutospacing="0" w:after="0" w:afterAutospacing="0" w:line="240" w:lineRule="auto"/>
        <w:jc w:val="center"/>
        <w:rPr>
          <w:rFonts w:ascii="Times New Roman" w:eastAsia="Times New Roman" w:hAnsi="Times New Roman" w:cs="David"/>
          <w:b/>
          <w:bCs/>
          <w:sz w:val="24"/>
          <w:szCs w:val="24"/>
          <w:u w:val="single"/>
          <w:rtl/>
        </w:rPr>
      </w:pPr>
    </w:p>
    <w:p w14:paraId="38705071" w14:textId="77777777" w:rsidR="000B0F41" w:rsidRDefault="000B0F41" w:rsidP="00D1293E">
      <w:pPr>
        <w:spacing w:before="0" w:beforeAutospacing="0" w:after="0" w:afterAutospacing="0" w:line="240" w:lineRule="auto"/>
        <w:jc w:val="center"/>
        <w:rPr>
          <w:rFonts w:ascii="Times New Roman" w:eastAsia="Times New Roman" w:hAnsi="Times New Roman" w:cs="David"/>
          <w:b/>
          <w:bCs/>
          <w:sz w:val="24"/>
          <w:szCs w:val="24"/>
          <w:u w:val="single"/>
          <w:rtl/>
        </w:rPr>
      </w:pPr>
    </w:p>
    <w:p w14:paraId="1AF5DD2D" w14:textId="77777777" w:rsidR="00D1293E" w:rsidRPr="00D1293E" w:rsidRDefault="00D1293E" w:rsidP="00D1293E">
      <w:pPr>
        <w:spacing w:before="0" w:beforeAutospacing="0" w:after="0" w:afterAutospacing="0" w:line="240" w:lineRule="auto"/>
        <w:jc w:val="center"/>
        <w:rPr>
          <w:rFonts w:ascii="Times New Roman" w:eastAsia="Times New Roman" w:hAnsi="Times New Roman" w:cs="David"/>
          <w:b/>
          <w:bCs/>
          <w:sz w:val="24"/>
          <w:szCs w:val="24"/>
          <w:u w:val="single"/>
          <w:rtl/>
        </w:rPr>
      </w:pPr>
      <w:r w:rsidRPr="00D1293E">
        <w:rPr>
          <w:rFonts w:ascii="Times New Roman" w:eastAsia="Times New Roman" w:hAnsi="Times New Roman" w:cs="David"/>
          <w:b/>
          <w:bCs/>
          <w:sz w:val="24"/>
          <w:szCs w:val="24"/>
          <w:u w:val="single"/>
          <w:rtl/>
        </w:rPr>
        <w:t>נספח הביטוח להזמנת העבודה - מתן שירותי ניהול ותחזוקת בית משותף</w:t>
      </w:r>
    </w:p>
    <w:p w14:paraId="6532C7EF" w14:textId="77777777" w:rsidR="00D1293E" w:rsidRPr="00D1293E" w:rsidRDefault="00D1293E" w:rsidP="00D1293E">
      <w:pPr>
        <w:spacing w:before="0" w:beforeAutospacing="0" w:after="0" w:afterAutospacing="0" w:line="240" w:lineRule="auto"/>
        <w:rPr>
          <w:rFonts w:ascii="Times New Roman" w:eastAsia="Times New Roman" w:hAnsi="Times New Roman" w:cs="David"/>
          <w:b/>
          <w:bCs/>
          <w:sz w:val="24"/>
          <w:szCs w:val="24"/>
          <w:rtl/>
        </w:rPr>
      </w:pPr>
    </w:p>
    <w:p w14:paraId="682D0BB1" w14:textId="77777777" w:rsidR="00D1293E" w:rsidRPr="00D1293E" w:rsidRDefault="00D1293E" w:rsidP="00D1293E">
      <w:pPr>
        <w:spacing w:before="0" w:beforeAutospacing="0" w:after="0" w:afterAutospacing="0" w:line="240" w:lineRule="auto"/>
        <w:jc w:val="both"/>
        <w:rPr>
          <w:rFonts w:ascii="Times New Roman" w:eastAsia="Times New Roman" w:hAnsi="Times New Roman" w:cs="David"/>
          <w:sz w:val="24"/>
          <w:szCs w:val="24"/>
          <w:rtl/>
        </w:rPr>
      </w:pPr>
    </w:p>
    <w:p w14:paraId="23266669" w14:textId="77777777" w:rsidR="00D1293E" w:rsidRPr="00D1293E" w:rsidRDefault="00D1293E" w:rsidP="00D1293E">
      <w:pPr>
        <w:numPr>
          <w:ilvl w:val="0"/>
          <w:numId w:val="30"/>
        </w:numPr>
        <w:spacing w:before="0" w:beforeAutospacing="0" w:after="0" w:afterAutospacing="0" w:line="240" w:lineRule="auto"/>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 xml:space="preserve">מבלי לגרוע מאחריות חברת הניהול על פי הסכם זה ו/או על פי כל דין, מתחייבת חברת הניהול לערוך ולקיים, על חשבונה, למשך כל תקופת ההסכם את הביטוחים בהתאם לתנאים ולסכומים שלא יפחתו מהמפורט באישור עריכת הביטוח הרצוף למסמך, והמהווה חלק בלתי נפרד הימנו (להלן: </w:t>
      </w:r>
      <w:r w:rsidRPr="00D1293E">
        <w:rPr>
          <w:rFonts w:ascii="Times New Roman" w:eastAsia="Times New Roman" w:hAnsi="Times New Roman" w:cs="David"/>
          <w:b/>
          <w:bCs/>
          <w:sz w:val="24"/>
          <w:szCs w:val="24"/>
          <w:rtl/>
        </w:rPr>
        <w:t>"ביטוחי חברת הניהול"</w:t>
      </w:r>
      <w:r w:rsidRPr="00D1293E">
        <w:rPr>
          <w:rFonts w:ascii="Times New Roman" w:eastAsia="Times New Roman" w:hAnsi="Times New Roman" w:cs="David"/>
          <w:sz w:val="24"/>
          <w:szCs w:val="24"/>
          <w:rtl/>
        </w:rPr>
        <w:t xml:space="preserve"> ו/או </w:t>
      </w:r>
      <w:r w:rsidRPr="00D1293E">
        <w:rPr>
          <w:rFonts w:ascii="Times New Roman" w:eastAsia="Times New Roman" w:hAnsi="Times New Roman" w:cs="David"/>
          <w:b/>
          <w:bCs/>
          <w:sz w:val="24"/>
          <w:szCs w:val="24"/>
          <w:rtl/>
        </w:rPr>
        <w:t>"אישור עריכת הביטוח"</w:t>
      </w:r>
      <w:r w:rsidRPr="00D1293E">
        <w:rPr>
          <w:rFonts w:ascii="Times New Roman" w:eastAsia="Times New Roman" w:hAnsi="Times New Roman" w:cs="David"/>
          <w:sz w:val="24"/>
          <w:szCs w:val="24"/>
          <w:rtl/>
        </w:rPr>
        <w:t>, לפי העניין), אצל חברת ביטוח מורשית כדין בישראל.</w:t>
      </w:r>
    </w:p>
    <w:p w14:paraId="13338D35" w14:textId="77777777" w:rsidR="00D1293E" w:rsidRPr="00D1293E" w:rsidRDefault="00D1293E" w:rsidP="00D1293E">
      <w:pPr>
        <w:spacing w:before="0" w:beforeAutospacing="0" w:after="0" w:afterAutospacing="0" w:line="240" w:lineRule="exact"/>
        <w:ind w:hanging="720"/>
        <w:jc w:val="both"/>
        <w:rPr>
          <w:rFonts w:ascii="Times New Roman" w:eastAsia="Times New Roman" w:hAnsi="Times New Roman" w:cs="David"/>
          <w:sz w:val="24"/>
          <w:szCs w:val="24"/>
          <w:lang w:eastAsia="he-IL"/>
        </w:rPr>
      </w:pPr>
    </w:p>
    <w:p w14:paraId="3BBCF389" w14:textId="77777777" w:rsidR="00D1293E" w:rsidRPr="00D1293E" w:rsidRDefault="00D1293E" w:rsidP="00D1293E">
      <w:pPr>
        <w:numPr>
          <w:ilvl w:val="0"/>
          <w:numId w:val="30"/>
        </w:numPr>
        <w:spacing w:before="0" w:beforeAutospacing="0" w:after="0" w:afterAutospacing="0" w:line="240" w:lineRule="exact"/>
        <w:jc w:val="both"/>
        <w:rPr>
          <w:rFonts w:ascii="Times New Roman" w:eastAsia="Times New Roman" w:hAnsi="Times New Roman" w:cs="David"/>
          <w:sz w:val="24"/>
          <w:szCs w:val="24"/>
          <w:rtl/>
          <w:lang w:eastAsia="he-IL"/>
        </w:rPr>
      </w:pPr>
      <w:r w:rsidRPr="00D1293E">
        <w:rPr>
          <w:rFonts w:ascii="Times New Roman" w:eastAsia="Times New Roman" w:hAnsi="Times New Roman" w:cs="David"/>
          <w:sz w:val="24"/>
          <w:szCs w:val="24"/>
          <w:rtl/>
          <w:lang w:eastAsia="he-IL"/>
        </w:rPr>
        <w:t>מובהר כי גבולות האחריות הנדרשים במסגרת ביטוחי חברת הניהול כמפורט באישור עריכת הביטוח הינם בבחינת דרישה מזערית המוטלת על חברת הניהול. חברת הניהול מצהירה ומאשרת כי תהיה מנועה מלהעלות כל טענה כלפי החברה היזמית ו/או מי מטעמה בכל הקשור לגבולות האחריות כאמור.</w:t>
      </w:r>
    </w:p>
    <w:p w14:paraId="5AD79AF8" w14:textId="77777777" w:rsidR="00D1293E" w:rsidRPr="00D1293E" w:rsidRDefault="00D1293E" w:rsidP="00D1293E">
      <w:pPr>
        <w:spacing w:before="0" w:beforeAutospacing="0" w:after="0" w:afterAutospacing="0" w:line="240" w:lineRule="exact"/>
        <w:ind w:hanging="720"/>
        <w:jc w:val="both"/>
        <w:rPr>
          <w:rFonts w:ascii="Times New Roman" w:eastAsia="Times New Roman" w:hAnsi="Times New Roman" w:cs="David"/>
          <w:sz w:val="24"/>
          <w:szCs w:val="24"/>
          <w:rtl/>
          <w:lang w:eastAsia="he-IL"/>
        </w:rPr>
      </w:pPr>
    </w:p>
    <w:p w14:paraId="1C6111E2" w14:textId="77777777" w:rsidR="00D1293E" w:rsidRPr="00D1293E" w:rsidRDefault="00D1293E" w:rsidP="00D1293E">
      <w:pPr>
        <w:numPr>
          <w:ilvl w:val="0"/>
          <w:numId w:val="30"/>
        </w:numPr>
        <w:spacing w:before="0" w:beforeAutospacing="0" w:after="0" w:afterAutospacing="0" w:line="240" w:lineRule="auto"/>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 xml:space="preserve">ללא צורך בכל דרישה מצד החברה היזמית, מתחייבת חברת הניהול להמציא לידי החברה היזמית, לפני תחילת מתן השירותים נשוא הסכם זה וכתנאי מוקדם להתקשרות את אישור עריכת הביטוח, כשהוא חתום בידי מבטחיה.  </w:t>
      </w:r>
    </w:p>
    <w:p w14:paraId="52F7D342" w14:textId="77777777" w:rsidR="00D1293E" w:rsidRPr="00D1293E" w:rsidRDefault="00D1293E" w:rsidP="00D1293E">
      <w:pPr>
        <w:spacing w:before="0" w:beforeAutospacing="0" w:after="0" w:afterAutospacing="0" w:line="240" w:lineRule="auto"/>
        <w:ind w:left="1440"/>
        <w:contextualSpacing/>
        <w:rPr>
          <w:rFonts w:ascii="Times New Roman" w:eastAsia="Times New Roman" w:hAnsi="Times New Roman" w:cs="David"/>
          <w:sz w:val="24"/>
          <w:szCs w:val="24"/>
          <w:rtl/>
        </w:rPr>
      </w:pPr>
      <w:r w:rsidRPr="00D1293E">
        <w:rPr>
          <w:rFonts w:ascii="Times New Roman" w:eastAsia="Times New Roman" w:hAnsi="Times New Roman" w:cs="David"/>
          <w:sz w:val="24"/>
          <w:szCs w:val="24"/>
          <w:rtl/>
        </w:rPr>
        <w:t xml:space="preserve">לא יאוחר מ- 14 ימים לפני מועד תום תקופת הביטוח, מתחייבת חברת הניהול להמציא לידי החברה היזמית אישור עריכת ביטוח כאמור בסעיף זה לעיל בגין הארכת תוקפו לשנה נוספת, כל עוד הסכם זה בתוקף ו/או מתקיים בפועל. </w:t>
      </w:r>
    </w:p>
    <w:p w14:paraId="087061BF" w14:textId="77777777" w:rsidR="00D1293E" w:rsidRPr="00D1293E" w:rsidRDefault="00D1293E" w:rsidP="00D1293E">
      <w:pPr>
        <w:spacing w:before="0" w:beforeAutospacing="0" w:after="0" w:afterAutospacing="0" w:line="240" w:lineRule="auto"/>
        <w:ind w:left="720"/>
        <w:contextualSpacing/>
        <w:rPr>
          <w:rFonts w:ascii="Times New Roman" w:eastAsia="Times New Roman" w:hAnsi="Times New Roman" w:cs="David"/>
          <w:sz w:val="24"/>
          <w:szCs w:val="24"/>
          <w:rtl/>
        </w:rPr>
      </w:pPr>
    </w:p>
    <w:p w14:paraId="5A629CE6" w14:textId="77777777" w:rsidR="00D1293E" w:rsidRPr="00D1293E" w:rsidRDefault="00D1293E" w:rsidP="00D1293E">
      <w:pPr>
        <w:numPr>
          <w:ilvl w:val="0"/>
          <w:numId w:val="30"/>
        </w:numPr>
        <w:spacing w:before="0" w:beforeAutospacing="0" w:after="0" w:afterAutospacing="0" w:line="240" w:lineRule="auto"/>
        <w:jc w:val="both"/>
        <w:rPr>
          <w:rFonts w:ascii="Times New Roman" w:eastAsia="Times New Roman" w:hAnsi="Times New Roman" w:cs="David"/>
          <w:sz w:val="24"/>
          <w:szCs w:val="24"/>
        </w:rPr>
      </w:pPr>
      <w:r w:rsidRPr="00D1293E">
        <w:rPr>
          <w:rFonts w:ascii="Times New Roman" w:eastAsia="Times New Roman" w:hAnsi="Times New Roman" w:cs="David"/>
          <w:sz w:val="24"/>
          <w:szCs w:val="24"/>
          <w:rtl/>
        </w:rPr>
        <w:t>חברת הניהול פוטרת את החברה היזמית ו/או מי מטעמה מאחריות לכל אובדן ו/או נזק לרכוש בבעלותה ו/או בחזקתה ו/או בשימושה ולא תהיה לה כל טענה ו/או דרישה ו/או תביעה כלפי החברה היזמית ו/או מי מטעמה בגין אובדן ו/או נזק כאמור, לרבות בגין נזקים תוצאתיים מכל מין וסוג שהוא; הפטור כאמור לא יחול לטובת אדם שגרם לנזק בזדון.</w:t>
      </w:r>
    </w:p>
    <w:p w14:paraId="142A0C75" w14:textId="77777777" w:rsidR="00D1293E" w:rsidRPr="00D1293E" w:rsidRDefault="00D1293E" w:rsidP="00D1293E">
      <w:pPr>
        <w:spacing w:before="0" w:beforeAutospacing="0" w:after="0" w:afterAutospacing="0" w:line="240" w:lineRule="auto"/>
        <w:ind w:left="720"/>
        <w:contextualSpacing/>
        <w:rPr>
          <w:rFonts w:ascii="Times New Roman" w:eastAsia="Times New Roman" w:hAnsi="Times New Roman" w:cs="David"/>
          <w:sz w:val="24"/>
          <w:szCs w:val="24"/>
          <w:rtl/>
        </w:rPr>
      </w:pPr>
    </w:p>
    <w:p w14:paraId="2C2CA35F" w14:textId="77777777" w:rsidR="00D1293E" w:rsidRPr="00D1293E" w:rsidRDefault="00D1293E" w:rsidP="00D1293E">
      <w:pPr>
        <w:numPr>
          <w:ilvl w:val="0"/>
          <w:numId w:val="30"/>
        </w:numPr>
        <w:spacing w:before="0" w:beforeAutospacing="0" w:after="0" w:afterAutospacing="0" w:line="240" w:lineRule="auto"/>
        <w:jc w:val="both"/>
        <w:rPr>
          <w:rFonts w:ascii="Times New Roman" w:eastAsia="Times New Roman" w:hAnsi="Times New Roman" w:cs="David"/>
          <w:sz w:val="24"/>
          <w:szCs w:val="24"/>
          <w:rtl/>
        </w:rPr>
      </w:pPr>
      <w:r w:rsidRPr="00D1293E">
        <w:rPr>
          <w:rFonts w:ascii="Times New Roman" w:eastAsia="Times New Roman" w:hAnsi="Times New Roman" w:cs="David"/>
          <w:sz w:val="24"/>
          <w:szCs w:val="24"/>
          <w:rtl/>
        </w:rPr>
        <w:t xml:space="preserve">לעניין ביטוח אחריות מקצועית כמפורט בסעיף 3 באישור עריכת הביטוח, מתחייבת חברת הניהול להמשיך ולערוך את הביטוח למשך 5 שנים נוספות (להלן: </w:t>
      </w:r>
      <w:r w:rsidRPr="00D1293E">
        <w:rPr>
          <w:rFonts w:ascii="Times New Roman" w:eastAsia="Times New Roman" w:hAnsi="Times New Roman" w:cs="David"/>
          <w:b/>
          <w:bCs/>
          <w:sz w:val="24"/>
          <w:szCs w:val="24"/>
          <w:rtl/>
        </w:rPr>
        <w:t>התקופה הנוספת</w:t>
      </w:r>
      <w:r w:rsidRPr="00D1293E">
        <w:rPr>
          <w:rFonts w:ascii="Times New Roman" w:eastAsia="Times New Roman" w:hAnsi="Times New Roman" w:cs="David"/>
          <w:sz w:val="24"/>
          <w:szCs w:val="24"/>
          <w:rtl/>
        </w:rPr>
        <w:t xml:space="preserve">") מיום סיום ההסכם ולהמציא לחברה היזמית את אישור הביטוח בגינו מידי שנה בגין התקופה הנוספת. אם מתקיים ההסכם בפועל אף מעבר לתקופת ההסכם הנקובה מתחייבת חברת הניהול להמשיך ולערוך את הביטוח למשך 5 שנים נוספות מיום סיום מתן השירותים בפועל ולהמציא את אישור הביטוח בגינם מידי שנה בגין התקופה הנוספת. </w:t>
      </w:r>
    </w:p>
    <w:p w14:paraId="47843633" w14:textId="77777777" w:rsidR="00D1293E" w:rsidRPr="00D1293E" w:rsidRDefault="00D1293E" w:rsidP="00D1293E">
      <w:pPr>
        <w:spacing w:before="0" w:beforeAutospacing="0" w:after="0" w:afterAutospacing="0" w:line="240" w:lineRule="auto"/>
        <w:jc w:val="both"/>
        <w:rPr>
          <w:rFonts w:ascii="Times New Roman" w:eastAsia="Times New Roman" w:hAnsi="Times New Roman" w:cs="David"/>
          <w:sz w:val="24"/>
          <w:szCs w:val="24"/>
          <w:rtl/>
        </w:rPr>
      </w:pPr>
    </w:p>
    <w:p w14:paraId="36200F54" w14:textId="77777777" w:rsidR="00D1293E" w:rsidRPr="00D1293E" w:rsidRDefault="00D1293E" w:rsidP="00D1293E">
      <w:pPr>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D1293E">
        <w:rPr>
          <w:rFonts w:ascii="Times New Roman" w:eastAsia="Times New Roman" w:hAnsi="Times New Roman" w:cs="David"/>
          <w:sz w:val="24"/>
          <w:szCs w:val="24"/>
          <w:rtl/>
          <w:lang w:eastAsia="he-IL"/>
        </w:rPr>
        <w:t xml:space="preserve">מבלי לגרוע מכל הוראה מהוראות הסכם זה, במקרה בו השירותים יסופקו על-ידי קבלן משנה מטעם חברת הניהול, מתחייבת חברת הניהול לדאוג כי בידי קבלן המשנה פוליסות ביטוח בהתאם לתנאים ולסכומים הנדרשים על פי הסכם זה. מובהר בזאת כי חברת הניהול היא הנושאת באחריות כלפי החברה היזמית ביחס לשירותים במלואם והיא תהיה אחראית לשפות ו/או לפצות את החברה היזמית בגין כל אובדן ו/או נזק שייגרם, במישרין או בעקיפין, עקב השירותים שסופקו על ידי קבלן המשנה. </w:t>
      </w:r>
    </w:p>
    <w:p w14:paraId="06F8EA54" w14:textId="77777777" w:rsidR="00D1293E" w:rsidRPr="00D1293E" w:rsidRDefault="00D1293E" w:rsidP="00D1293E">
      <w:pPr>
        <w:spacing w:before="0" w:beforeAutospacing="0" w:after="0" w:afterAutospacing="0" w:line="240" w:lineRule="auto"/>
        <w:ind w:left="720"/>
        <w:contextualSpacing/>
        <w:rPr>
          <w:rFonts w:ascii="Times New Roman" w:eastAsia="Times New Roman" w:hAnsi="Times New Roman" w:cs="David"/>
          <w:sz w:val="24"/>
          <w:szCs w:val="24"/>
          <w:rtl/>
        </w:rPr>
      </w:pPr>
    </w:p>
    <w:p w14:paraId="16423FB5"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r w:rsidRPr="00D1293E">
        <w:rPr>
          <w:rFonts w:ascii="Times New Roman" w:eastAsia="Times New Roman" w:hAnsi="Times New Roman" w:cs="David"/>
          <w:sz w:val="24"/>
          <w:szCs w:val="24"/>
          <w:rtl/>
        </w:rPr>
        <w:t>הפרת סעיף זה על כל תנאיו תיחשב להפרה יסודית של ההסכם.</w:t>
      </w:r>
    </w:p>
    <w:p w14:paraId="0692B629"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p>
    <w:p w14:paraId="4562E73C"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p>
    <w:p w14:paraId="7E4DC64E"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p>
    <w:p w14:paraId="08BD928E"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p>
    <w:p w14:paraId="6BABFA92" w14:textId="77777777" w:rsidR="00D1293E" w:rsidRDefault="00D1293E" w:rsidP="00D1293E">
      <w:pPr>
        <w:spacing w:before="0" w:beforeAutospacing="0" w:after="0" w:afterAutospacing="0" w:line="240" w:lineRule="auto"/>
        <w:ind w:left="1440"/>
        <w:rPr>
          <w:ins w:id="0" w:author="מיה קאירי [2]" w:date="2024-09-10T13:27:00Z"/>
          <w:rFonts w:ascii="Times New Roman" w:eastAsia="Times New Roman" w:hAnsi="Times New Roman" w:cs="David"/>
          <w:sz w:val="24"/>
          <w:szCs w:val="24"/>
          <w:rtl/>
        </w:rPr>
      </w:pPr>
    </w:p>
    <w:p w14:paraId="00466FD0" w14:textId="2AB1625F" w:rsidR="00821C15" w:rsidRDefault="00821C15" w:rsidP="00D1293E">
      <w:pPr>
        <w:spacing w:before="0" w:beforeAutospacing="0" w:after="0" w:afterAutospacing="0" w:line="240" w:lineRule="auto"/>
        <w:ind w:left="1440"/>
        <w:rPr>
          <w:ins w:id="1" w:author="מיה קאירי [2]" w:date="2024-09-10T13:27:00Z"/>
          <w:rFonts w:ascii="Times New Roman" w:eastAsia="Times New Roman" w:hAnsi="Times New Roman" w:cs="David"/>
          <w:sz w:val="24"/>
          <w:szCs w:val="24"/>
          <w:rtl/>
        </w:rPr>
      </w:pPr>
    </w:p>
    <w:p w14:paraId="3101BCB6" w14:textId="77777777" w:rsidR="00821C15" w:rsidRDefault="00821C15" w:rsidP="00D1293E">
      <w:pPr>
        <w:spacing w:before="0" w:beforeAutospacing="0" w:after="0" w:afterAutospacing="0" w:line="240" w:lineRule="auto"/>
        <w:ind w:left="1440"/>
        <w:rPr>
          <w:ins w:id="2" w:author="מיה קאירי [2]" w:date="2024-09-10T13:27:00Z"/>
          <w:rFonts w:ascii="Times New Roman" w:eastAsia="Times New Roman" w:hAnsi="Times New Roman" w:cs="David"/>
          <w:sz w:val="24"/>
          <w:szCs w:val="24"/>
          <w:rtl/>
        </w:rPr>
      </w:pPr>
    </w:p>
    <w:p w14:paraId="1968CBC1" w14:textId="77777777" w:rsidR="00821C15" w:rsidRDefault="00821C15" w:rsidP="00D1293E">
      <w:pPr>
        <w:spacing w:before="0" w:beforeAutospacing="0" w:after="0" w:afterAutospacing="0" w:line="240" w:lineRule="auto"/>
        <w:ind w:left="1440"/>
        <w:rPr>
          <w:ins w:id="3" w:author="מיה קאירי [2]" w:date="2024-09-10T13:27:00Z"/>
          <w:rFonts w:ascii="Times New Roman" w:eastAsia="Times New Roman" w:hAnsi="Times New Roman" w:cs="David"/>
          <w:sz w:val="24"/>
          <w:szCs w:val="24"/>
          <w:rtl/>
        </w:rPr>
      </w:pPr>
    </w:p>
    <w:p w14:paraId="205E5314" w14:textId="77777777" w:rsidR="00821C15" w:rsidRDefault="00821C15" w:rsidP="00D1293E">
      <w:pPr>
        <w:spacing w:before="0" w:beforeAutospacing="0" w:after="0" w:afterAutospacing="0" w:line="240" w:lineRule="auto"/>
        <w:ind w:left="1440"/>
        <w:rPr>
          <w:ins w:id="4" w:author="מיה קאירי [2]" w:date="2024-09-10T13:27:00Z"/>
          <w:rFonts w:ascii="Times New Roman" w:eastAsia="Times New Roman" w:hAnsi="Times New Roman" w:cs="David"/>
          <w:sz w:val="24"/>
          <w:szCs w:val="24"/>
          <w:rtl/>
        </w:rPr>
      </w:pPr>
    </w:p>
    <w:p w14:paraId="6D382004" w14:textId="77777777" w:rsidR="00821C15" w:rsidRDefault="00821C15" w:rsidP="00D1293E">
      <w:pPr>
        <w:spacing w:before="0" w:beforeAutospacing="0" w:after="0" w:afterAutospacing="0" w:line="240" w:lineRule="auto"/>
        <w:ind w:left="1440"/>
        <w:rPr>
          <w:ins w:id="5" w:author="מיה קאירי [2]" w:date="2024-09-10T13:27:00Z"/>
          <w:rFonts w:ascii="Times New Roman" w:eastAsia="Times New Roman" w:hAnsi="Times New Roman" w:cs="David"/>
          <w:sz w:val="24"/>
          <w:szCs w:val="24"/>
          <w:rtl/>
        </w:rPr>
      </w:pPr>
    </w:p>
    <w:p w14:paraId="7E540DFA" w14:textId="77777777" w:rsidR="00821C15" w:rsidRDefault="00821C15" w:rsidP="00D1293E">
      <w:pPr>
        <w:spacing w:before="0" w:beforeAutospacing="0" w:after="0" w:afterAutospacing="0" w:line="240" w:lineRule="auto"/>
        <w:ind w:left="1440"/>
        <w:rPr>
          <w:ins w:id="6" w:author="מיה קאירי [2]" w:date="2024-09-10T13:27:00Z"/>
          <w:rFonts w:ascii="Times New Roman" w:eastAsia="Times New Roman" w:hAnsi="Times New Roman" w:cs="David"/>
          <w:sz w:val="24"/>
          <w:szCs w:val="24"/>
          <w:rtl/>
        </w:rPr>
      </w:pPr>
    </w:p>
    <w:p w14:paraId="49372535" w14:textId="77777777" w:rsidR="00821C15" w:rsidRPr="00D1293E" w:rsidRDefault="00821C15" w:rsidP="00D1293E">
      <w:pPr>
        <w:spacing w:before="0" w:beforeAutospacing="0" w:after="0" w:afterAutospacing="0" w:line="240" w:lineRule="auto"/>
        <w:ind w:left="1440"/>
        <w:rPr>
          <w:rFonts w:ascii="Times New Roman" w:eastAsia="Times New Roman" w:hAnsi="Times New Roman" w:cs="David"/>
          <w:sz w:val="24"/>
          <w:szCs w:val="24"/>
          <w:rtl/>
        </w:rPr>
      </w:pPr>
    </w:p>
    <w:p w14:paraId="7DF27514" w14:textId="6EEE646B" w:rsidR="00821C15" w:rsidRPr="00FA17C3" w:rsidRDefault="00821C15" w:rsidP="00854786">
      <w:pPr>
        <w:keepNext/>
        <w:keepLines/>
        <w:spacing w:after="177"/>
        <w:jc w:val="center"/>
        <w:outlineLvl w:val="4"/>
        <w:rPr>
          <w:rFonts w:ascii="Courier New" w:eastAsia="Times New Roman" w:hAnsi="Courier New" w:cs="David"/>
          <w:b/>
          <w:bCs/>
          <w:color w:val="000000"/>
          <w:sz w:val="24"/>
          <w:szCs w:val="24"/>
          <w:rtl/>
          <w:lang w:val="he-IL" w:eastAsia="he-IL"/>
        </w:rPr>
      </w:pPr>
      <w:bookmarkStart w:id="7" w:name="bookmark153"/>
      <w:r w:rsidRPr="00FA17C3">
        <w:rPr>
          <w:rFonts w:ascii="Courier New" w:eastAsia="Times New Roman" w:hAnsi="Courier New" w:cs="David"/>
          <w:b/>
          <w:bCs/>
          <w:color w:val="000000"/>
          <w:sz w:val="24"/>
          <w:szCs w:val="24"/>
          <w:u w:val="single"/>
          <w:rtl/>
        </w:rPr>
        <w:t xml:space="preserve">נספח ביטוח </w:t>
      </w:r>
      <w:bookmarkEnd w:id="7"/>
    </w:p>
    <w:p w14:paraId="59827C45" w14:textId="77777777" w:rsidR="00821C15" w:rsidRPr="00FA17C3" w:rsidRDefault="00821C15" w:rsidP="00821C15">
      <w:pPr>
        <w:widowControl w:val="0"/>
        <w:numPr>
          <w:ilvl w:val="0"/>
          <w:numId w:val="34"/>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7DE65494" w14:textId="77777777" w:rsidR="00821C15" w:rsidRPr="00FA17C3" w:rsidRDefault="00821C15" w:rsidP="00821C15">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0847B917" w14:textId="77777777" w:rsidR="00821C15" w:rsidRPr="00FA17C3" w:rsidRDefault="00821C15" w:rsidP="00821C15">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42945CA1" w14:textId="77777777" w:rsidR="00821C15" w:rsidRPr="00FA17C3" w:rsidRDefault="00821C15" w:rsidP="00821C15">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50B26BF2" w14:textId="77777777" w:rsidR="00821C15" w:rsidRPr="00FA17C3" w:rsidRDefault="00821C15" w:rsidP="00821C15">
      <w:pPr>
        <w:widowControl w:val="0"/>
        <w:numPr>
          <w:ilvl w:val="0"/>
          <w:numId w:val="35"/>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67E40C7C" w14:textId="77777777" w:rsidR="00821C15" w:rsidRPr="00FA17C3" w:rsidRDefault="00821C15" w:rsidP="00821C15">
      <w:pPr>
        <w:widowControl w:val="0"/>
        <w:numPr>
          <w:ilvl w:val="1"/>
          <w:numId w:val="35"/>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32BFEEA1" w14:textId="77777777" w:rsidR="00821C15" w:rsidRPr="00FA17C3" w:rsidRDefault="00821C15" w:rsidP="00821C15">
      <w:pPr>
        <w:widowControl w:val="0"/>
        <w:numPr>
          <w:ilvl w:val="1"/>
          <w:numId w:val="35"/>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08325A74" w14:textId="77777777" w:rsidR="00821C15" w:rsidRPr="00FA17C3" w:rsidRDefault="00821C15" w:rsidP="00821C15">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EC4BDF4" w14:textId="77777777" w:rsidR="00821C15" w:rsidRPr="00FA17C3" w:rsidRDefault="00821C15" w:rsidP="00821C15">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CB7FAC1" w14:textId="77777777" w:rsidR="00821C15" w:rsidRPr="00FA17C3" w:rsidRDefault="00821C15" w:rsidP="00821C15">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291B9209" w14:textId="77777777" w:rsidR="00821C15" w:rsidRPr="00FA17C3" w:rsidRDefault="00821C15" w:rsidP="00821C15">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21BE2788" w14:textId="77777777" w:rsidR="00821C15" w:rsidRPr="00FA17C3" w:rsidRDefault="00821C15" w:rsidP="00821C15">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16FF5218" w14:textId="77777777" w:rsidR="00821C15" w:rsidRPr="00FA17C3" w:rsidRDefault="00821C15" w:rsidP="00821C15">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5BFD1359" w14:textId="77777777" w:rsidR="00821C15" w:rsidRPr="00FA17C3" w:rsidRDefault="00821C15" w:rsidP="00821C15">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6DC12C1" w14:textId="77777777" w:rsidR="00821C15" w:rsidRPr="00FA17C3" w:rsidRDefault="00821C15" w:rsidP="00821C15">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13C82C4A" w14:textId="77777777" w:rsidR="00821C15" w:rsidRPr="00FA17C3" w:rsidRDefault="00821C15" w:rsidP="00821C15">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8" w:name="_Ref265584921"/>
      <w:bookmarkStart w:id="9"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8"/>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9"/>
    </w:p>
    <w:p w14:paraId="0157D2E0" w14:textId="77777777" w:rsidR="00821C15" w:rsidRPr="00FA17C3" w:rsidRDefault="00821C15" w:rsidP="00821C15">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21419380" w14:textId="77777777" w:rsidR="00821C15" w:rsidRPr="00FA17C3" w:rsidRDefault="00821C15" w:rsidP="00821C15">
      <w:pPr>
        <w:widowControl w:val="0"/>
        <w:numPr>
          <w:ilvl w:val="0"/>
          <w:numId w:val="34"/>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6BC44AD9" w14:textId="77777777" w:rsidR="00821C15" w:rsidRDefault="00821C15" w:rsidP="00821C1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47858C2" w14:textId="77777777" w:rsidR="00821C15" w:rsidRDefault="00821C15" w:rsidP="00821C1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7F1FEB0" w14:textId="77777777" w:rsidR="00821C15" w:rsidRDefault="00821C15" w:rsidP="00821C1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9C49B94" w14:textId="77777777" w:rsidR="00821C15" w:rsidRDefault="00821C15" w:rsidP="00821C1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6913723" w14:textId="77777777" w:rsidR="00821C15" w:rsidRDefault="00821C15" w:rsidP="00821C1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FB89A97"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p>
    <w:p w14:paraId="280F6DE5"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p>
    <w:p w14:paraId="72F7B844"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p>
    <w:p w14:paraId="2464ECE2"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p>
    <w:p w14:paraId="4EE06E65" w14:textId="6F5156E5" w:rsidR="00D1293E" w:rsidRDefault="00D1293E" w:rsidP="00D1293E">
      <w:pPr>
        <w:spacing w:before="0" w:beforeAutospacing="0" w:after="0" w:afterAutospacing="0" w:line="240" w:lineRule="auto"/>
        <w:ind w:left="1440"/>
        <w:rPr>
          <w:ins w:id="10" w:author="מיה קאירי" w:date="2023-02-15T10:35:00Z"/>
          <w:rFonts w:ascii="Times New Roman" w:eastAsia="Times New Roman" w:hAnsi="Times New Roman" w:cs="David"/>
          <w:sz w:val="24"/>
          <w:szCs w:val="24"/>
          <w:rtl/>
        </w:rPr>
      </w:pPr>
    </w:p>
    <w:p w14:paraId="1E7F82BC" w14:textId="165CC4D2" w:rsidR="0091414D" w:rsidRDefault="0091414D" w:rsidP="00D1293E">
      <w:pPr>
        <w:spacing w:before="0" w:beforeAutospacing="0" w:after="0" w:afterAutospacing="0" w:line="240" w:lineRule="auto"/>
        <w:ind w:left="1440"/>
        <w:rPr>
          <w:ins w:id="11" w:author="מיה קאירי" w:date="2023-02-15T10:35:00Z"/>
          <w:rFonts w:ascii="Times New Roman" w:eastAsia="Times New Roman" w:hAnsi="Times New Roman" w:cs="David"/>
          <w:sz w:val="24"/>
          <w:szCs w:val="24"/>
          <w:rtl/>
        </w:rPr>
      </w:pPr>
    </w:p>
    <w:p w14:paraId="7FF773FE" w14:textId="2050E5B9" w:rsidR="0091414D" w:rsidRDefault="0091414D" w:rsidP="00D1293E">
      <w:pPr>
        <w:spacing w:before="0" w:beforeAutospacing="0" w:after="0" w:afterAutospacing="0" w:line="240" w:lineRule="auto"/>
        <w:ind w:left="1440"/>
        <w:rPr>
          <w:ins w:id="12" w:author="מיה קאירי" w:date="2023-02-15T10:35:00Z"/>
          <w:rFonts w:ascii="Times New Roman" w:eastAsia="Times New Roman" w:hAnsi="Times New Roman" w:cs="David"/>
          <w:sz w:val="24"/>
          <w:szCs w:val="24"/>
          <w:rtl/>
        </w:rPr>
      </w:pPr>
    </w:p>
    <w:p w14:paraId="5A89BC1A" w14:textId="77777777" w:rsidR="0091414D" w:rsidRPr="00D1293E" w:rsidRDefault="0091414D" w:rsidP="00D1293E">
      <w:pPr>
        <w:spacing w:before="0" w:beforeAutospacing="0" w:after="0" w:afterAutospacing="0" w:line="240" w:lineRule="auto"/>
        <w:ind w:left="1440"/>
        <w:rPr>
          <w:rFonts w:ascii="Times New Roman" w:eastAsia="Times New Roman" w:hAnsi="Times New Roman" w:cs="David"/>
          <w:sz w:val="24"/>
          <w:szCs w:val="24"/>
          <w:rtl/>
        </w:rPr>
      </w:pPr>
    </w:p>
    <w:p w14:paraId="12F7FFCC"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p>
    <w:p w14:paraId="4F1CE630" w14:textId="77777777" w:rsidR="00D1293E" w:rsidRPr="00D1293E" w:rsidRDefault="00D1293E" w:rsidP="00D1293E">
      <w:pPr>
        <w:spacing w:before="0" w:beforeAutospacing="0" w:after="0" w:afterAutospacing="0" w:line="240" w:lineRule="auto"/>
        <w:ind w:left="1440"/>
        <w:rPr>
          <w:rFonts w:ascii="Times New Roman" w:eastAsia="Times New Roman" w:hAnsi="Times New Roman" w:cs="David"/>
          <w:sz w:val="24"/>
          <w:szCs w:val="24"/>
          <w:rtl/>
        </w:rPr>
      </w:pPr>
    </w:p>
    <w:p w14:paraId="369C978B" w14:textId="77777777" w:rsidR="001A69D5" w:rsidRPr="00D1293E" w:rsidRDefault="001A69D5" w:rsidP="00D1293E">
      <w:pPr>
        <w:rPr>
          <w:rtl/>
        </w:rPr>
      </w:pPr>
      <w:bookmarkStart w:id="13" w:name="_GoBack"/>
      <w:bookmarkEnd w:id="13"/>
    </w:p>
    <w:sectPr w:rsidR="001A69D5" w:rsidRPr="00D1293E" w:rsidSect="00D1293E">
      <w:headerReference w:type="default" r:id="rId13"/>
      <w:footerReference w:type="default" r:id="rId14"/>
      <w:pgSz w:w="11906" w:h="16838"/>
      <w:pgMar w:top="1440" w:right="707"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C81171" w:rsidRDefault="00C81171" w:rsidP="00AF234B">
      <w:pPr>
        <w:spacing w:before="0" w:after="0" w:line="240" w:lineRule="auto"/>
      </w:pPr>
      <w:r>
        <w:separator/>
      </w:r>
    </w:p>
  </w:endnote>
  <w:endnote w:type="continuationSeparator" w:id="0">
    <w:p w14:paraId="04D8FD46" w14:textId="77777777" w:rsidR="00C81171" w:rsidRDefault="00C81171" w:rsidP="00AF234B">
      <w:pPr>
        <w:spacing w:before="0" w:after="0" w:line="240" w:lineRule="auto"/>
      </w:pPr>
      <w:r>
        <w:continuationSeparator/>
      </w:r>
    </w:p>
  </w:endnote>
  <w:endnote w:type="continuationNotice" w:id="1">
    <w:p w14:paraId="15B5D78A" w14:textId="77777777" w:rsidR="00C81171" w:rsidRDefault="00C8117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
      <w:gridCol w:w="1682"/>
      <w:gridCol w:w="2847"/>
      <w:gridCol w:w="229"/>
      <w:gridCol w:w="1390"/>
      <w:gridCol w:w="2114"/>
    </w:tblGrid>
    <w:tr w:rsidR="000B0F41" w:rsidRPr="003D5B2E" w14:paraId="754DB1B2" w14:textId="77777777" w:rsidTr="000B0F41">
      <w:tc>
        <w:tcPr>
          <w:tcW w:w="810" w:type="dxa"/>
        </w:tcPr>
        <w:p w14:paraId="68D273BF"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6CAF5D12" w14:textId="77777777" w:rsidR="000B0F41" w:rsidRPr="003D5B2E" w:rsidRDefault="000B0F41" w:rsidP="000B0F41">
              <w:pPr>
                <w:tabs>
                  <w:tab w:val="center" w:pos="4153"/>
                  <w:tab w:val="right" w:pos="8306"/>
                </w:tabs>
                <w:spacing w:before="0" w:after="0" w:line="240" w:lineRule="auto"/>
                <w:ind w:left="752" w:right="-851" w:hanging="425"/>
                <w:rPr>
                  <w:rFonts w:ascii="David" w:hAnsi="David"/>
                  <w:color w:val="00B0F0"/>
                  <w:sz w:val="20"/>
                  <w:szCs w:val="20"/>
                  <w:rtl/>
                </w:rPr>
              </w:pPr>
              <w:r w:rsidRPr="003D5B2E">
                <w:rPr>
                  <w:color w:val="00B0F0"/>
                  <w:sz w:val="20"/>
                  <w:szCs w:val="20"/>
                  <w:rtl/>
                </w:rPr>
                <w:t>[שם הפרויקט]</w:t>
              </w:r>
            </w:p>
          </w:tc>
        </w:sdtContent>
      </w:sdt>
      <w:tc>
        <w:tcPr>
          <w:tcW w:w="2873" w:type="dxa"/>
        </w:tcPr>
        <w:p w14:paraId="1E9270F4" w14:textId="3EBA8C00"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הזמנת עבודה ניהול מבנים</w:t>
              </w:r>
            </w:sdtContent>
          </w:sdt>
        </w:p>
      </w:tc>
      <w:tc>
        <w:tcPr>
          <w:tcW w:w="233" w:type="dxa"/>
        </w:tcPr>
        <w:p w14:paraId="73040C64"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16"/>
              <w:szCs w:val="16"/>
              <w:rtl/>
            </w:rPr>
          </w:pPr>
        </w:p>
      </w:tc>
      <w:tc>
        <w:tcPr>
          <w:tcW w:w="1044" w:type="dxa"/>
        </w:tcPr>
        <w:p w14:paraId="7D5C4AAA"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614" w:type="dxa"/>
            </w:tcPr>
            <w:p w14:paraId="58A96327" w14:textId="2BBF92CC"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r>
                <w:rPr>
                  <w:rFonts w:ascii="David" w:hAnsi="David" w:hint="cs"/>
                  <w:sz w:val="20"/>
                  <w:szCs w:val="20"/>
                </w:rPr>
                <w:t>CONT-5-677</w:t>
              </w:r>
            </w:p>
          </w:tc>
        </w:sdtContent>
      </w:sdt>
    </w:tr>
    <w:tr w:rsidR="000B0F41" w:rsidRPr="003D5B2E" w14:paraId="48A576BF" w14:textId="77777777" w:rsidTr="000B0F41">
      <w:tc>
        <w:tcPr>
          <w:tcW w:w="810" w:type="dxa"/>
        </w:tcPr>
        <w:p w14:paraId="40A6F466"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5FFAB4E9" w14:textId="77777777" w:rsidR="000B0F41" w:rsidRPr="003D5B2E" w:rsidRDefault="000B0F41" w:rsidP="000B0F41">
              <w:pPr>
                <w:tabs>
                  <w:tab w:val="center" w:pos="4153"/>
                  <w:tab w:val="right" w:pos="8306"/>
                </w:tabs>
                <w:spacing w:before="0" w:after="0" w:line="240" w:lineRule="auto"/>
                <w:ind w:left="752" w:right="-851" w:hanging="425"/>
                <w:rPr>
                  <w:rFonts w:ascii="David" w:hAnsi="David"/>
                  <w:color w:val="00B0F0"/>
                  <w:sz w:val="20"/>
                  <w:szCs w:val="20"/>
                  <w:rtl/>
                </w:rPr>
              </w:pPr>
              <w:r w:rsidRPr="003D5B2E">
                <w:rPr>
                  <w:color w:val="00B0F0"/>
                  <w:sz w:val="20"/>
                  <w:szCs w:val="20"/>
                  <w:rtl/>
                </w:rPr>
                <w:t>[שם ספק]</w:t>
              </w:r>
            </w:p>
          </w:tc>
        </w:sdtContent>
      </w:sdt>
      <w:tc>
        <w:tcPr>
          <w:tcW w:w="2873"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1578"/>
          </w:tblGrid>
          <w:tr w:rsidR="000B0F41" w:rsidRPr="003D5B2E" w14:paraId="34A9D569" w14:textId="77777777" w:rsidTr="006328C2">
            <w:trPr>
              <w:trHeight w:val="201"/>
            </w:trPr>
            <w:tc>
              <w:tcPr>
                <w:tcW w:w="926" w:type="dxa"/>
              </w:tcPr>
              <w:p w14:paraId="2FFB2FE7"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26981EA" w14:textId="77777777" w:rsidR="000B0F41" w:rsidRPr="003D5B2E" w:rsidRDefault="000B0F41" w:rsidP="000B0F41">
                    <w:pPr>
                      <w:tabs>
                        <w:tab w:val="center" w:pos="4153"/>
                        <w:tab w:val="right" w:pos="8306"/>
                      </w:tabs>
                      <w:spacing w:before="0" w:after="0" w:line="240" w:lineRule="auto"/>
                      <w:ind w:left="752" w:right="-851" w:hanging="425"/>
                      <w:rPr>
                        <w:rFonts w:ascii="David" w:hAnsi="David"/>
                        <w:color w:val="00B0F0"/>
                        <w:sz w:val="20"/>
                        <w:szCs w:val="20"/>
                        <w:rtl/>
                      </w:rPr>
                    </w:pPr>
                    <w:r w:rsidRPr="003D5B2E">
                      <w:rPr>
                        <w:rFonts w:ascii="David" w:hAnsi="David"/>
                        <w:color w:val="00B0F0"/>
                        <w:sz w:val="20"/>
                        <w:szCs w:val="20"/>
                        <w:rtl/>
                      </w:rPr>
                      <w:t>[גרסת חוזה]</w:t>
                    </w:r>
                  </w:p>
                </w:tc>
              </w:sdtContent>
            </w:sdt>
          </w:tr>
        </w:tbl>
        <w:p w14:paraId="726CEA18"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p>
      </w:tc>
      <w:tc>
        <w:tcPr>
          <w:tcW w:w="233" w:type="dxa"/>
        </w:tcPr>
        <w:p w14:paraId="575D8976"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p>
      </w:tc>
      <w:tc>
        <w:tcPr>
          <w:tcW w:w="1044" w:type="dxa"/>
        </w:tcPr>
        <w:p w14:paraId="3A6F5FB1"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r w:rsidRPr="003D5B2E">
            <w:rPr>
              <w:rFonts w:ascii="David" w:hAnsi="David" w:hint="cs"/>
              <w:sz w:val="20"/>
              <w:szCs w:val="20"/>
              <w:rtl/>
            </w:rPr>
            <w:t>סטטוס:</w:t>
          </w:r>
        </w:p>
      </w:tc>
      <w:tc>
        <w:tcPr>
          <w:tcW w:w="2614" w:type="dxa"/>
        </w:tcPr>
        <w:p w14:paraId="5DB6CB63" w14:textId="77777777" w:rsidR="000B0F41" w:rsidRPr="003D5B2E" w:rsidRDefault="00854786" w:rsidP="000B0F41">
          <w:pPr>
            <w:tabs>
              <w:tab w:val="center" w:pos="4153"/>
              <w:tab w:val="right" w:pos="8306"/>
            </w:tabs>
            <w:spacing w:before="0" w:after="0" w:line="240" w:lineRule="auto"/>
            <w:ind w:left="752" w:right="-851" w:hanging="425"/>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0B0F41" w:rsidRPr="003D5B2E">
                <w:rPr>
                  <w:rFonts w:ascii="David" w:hAnsi="David"/>
                  <w:color w:val="00B0F0"/>
                  <w:sz w:val="20"/>
                  <w:szCs w:val="20"/>
                  <w:rtl/>
                </w:rPr>
                <w:t>[סטטוס חוזה]</w:t>
              </w:r>
            </w:sdtContent>
          </w:sdt>
        </w:p>
      </w:tc>
    </w:tr>
    <w:tr w:rsidR="000B0F41" w:rsidRPr="003D5B2E" w14:paraId="56317027" w14:textId="77777777" w:rsidTr="000B0F41">
      <w:trPr>
        <w:trHeight w:val="80"/>
      </w:trPr>
      <w:tc>
        <w:tcPr>
          <w:tcW w:w="810" w:type="dxa"/>
        </w:tcPr>
        <w:p w14:paraId="0EC958CD"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p>
      </w:tc>
      <w:tc>
        <w:tcPr>
          <w:tcW w:w="1646" w:type="dxa"/>
        </w:tcPr>
        <w:p w14:paraId="5D607B06" w14:textId="77777777" w:rsidR="000B0F41" w:rsidRPr="003D5B2E" w:rsidRDefault="000B0F41" w:rsidP="000B0F41">
          <w:pPr>
            <w:tabs>
              <w:tab w:val="center" w:pos="4153"/>
              <w:tab w:val="right" w:pos="8306"/>
            </w:tabs>
            <w:spacing w:before="0" w:after="0" w:line="240" w:lineRule="auto"/>
            <w:ind w:left="752" w:right="-851" w:hanging="425"/>
            <w:rPr>
              <w:rFonts w:ascii="David" w:hAnsi="David"/>
              <w:color w:val="00B0F0"/>
              <w:sz w:val="20"/>
              <w:szCs w:val="20"/>
              <w:rtl/>
            </w:rPr>
          </w:pPr>
        </w:p>
      </w:tc>
      <w:tc>
        <w:tcPr>
          <w:tcW w:w="2873" w:type="dxa"/>
        </w:tcPr>
        <w:p w14:paraId="595C8B1E"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p>
      </w:tc>
      <w:tc>
        <w:tcPr>
          <w:tcW w:w="233" w:type="dxa"/>
        </w:tcPr>
        <w:p w14:paraId="4E51D3FE"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p>
      </w:tc>
      <w:tc>
        <w:tcPr>
          <w:tcW w:w="1044" w:type="dxa"/>
        </w:tcPr>
        <w:p w14:paraId="343E85CD"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p>
      </w:tc>
      <w:tc>
        <w:tcPr>
          <w:tcW w:w="2614" w:type="dxa"/>
        </w:tcPr>
        <w:p w14:paraId="5D9FCABC" w14:textId="77777777" w:rsidR="000B0F41" w:rsidRPr="003D5B2E" w:rsidRDefault="000B0F41" w:rsidP="000B0F41">
          <w:pPr>
            <w:tabs>
              <w:tab w:val="center" w:pos="4153"/>
              <w:tab w:val="right" w:pos="8306"/>
            </w:tabs>
            <w:spacing w:before="0" w:after="0" w:line="240" w:lineRule="auto"/>
            <w:ind w:left="752" w:right="-851" w:hanging="425"/>
            <w:rPr>
              <w:rFonts w:ascii="David" w:hAnsi="David"/>
              <w:sz w:val="20"/>
              <w:szCs w:val="20"/>
              <w:rtl/>
            </w:rPr>
          </w:pPr>
        </w:p>
      </w:tc>
    </w:tr>
  </w:tbl>
  <w:p w14:paraId="38EF21BD" w14:textId="597C77CB" w:rsidR="00C81171" w:rsidRPr="00552E11" w:rsidRDefault="00C81171" w:rsidP="000B0F41">
    <w:pPr>
      <w:spacing w:before="0" w:beforeAutospacing="0" w:after="0" w:afterAutospacing="0" w:line="240" w:lineRule="auto"/>
      <w:ind w:left="752" w:right="-170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C81171" w:rsidRDefault="00C81171" w:rsidP="00AF234B">
      <w:pPr>
        <w:spacing w:before="0" w:after="0" w:line="240" w:lineRule="auto"/>
      </w:pPr>
      <w:r>
        <w:separator/>
      </w:r>
    </w:p>
  </w:footnote>
  <w:footnote w:type="continuationSeparator" w:id="0">
    <w:p w14:paraId="30C24261" w14:textId="77777777" w:rsidR="00C81171" w:rsidRDefault="00C81171" w:rsidP="00AF234B">
      <w:pPr>
        <w:spacing w:before="0" w:after="0" w:line="240" w:lineRule="auto"/>
      </w:pPr>
      <w:r>
        <w:continuationSeparator/>
      </w:r>
    </w:p>
  </w:footnote>
  <w:footnote w:type="continuationNotice" w:id="1">
    <w:p w14:paraId="733299D5" w14:textId="77777777" w:rsidR="00C81171" w:rsidRDefault="00C81171">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C81171" w:rsidRDefault="00C81171" w:rsidP="00CF334C">
        <w:pPr>
          <w:pStyle w:val="Header"/>
          <w:jc w:val="center"/>
        </w:pPr>
        <w:r>
          <w:fldChar w:fldCharType="begin"/>
        </w:r>
        <w:r>
          <w:instrText xml:space="preserve"> PAGE   \* MERGEFORMAT </w:instrText>
        </w:r>
        <w:r>
          <w:fldChar w:fldCharType="separate"/>
        </w:r>
        <w:r w:rsidR="00854786">
          <w:rPr>
            <w:noProof/>
            <w:rtl/>
          </w:rPr>
          <w:t>11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349C5"/>
    <w:multiLevelType w:val="hybridMultilevel"/>
    <w:tmpl w:val="34724E10"/>
    <w:lvl w:ilvl="0" w:tplc="0409000F">
      <w:start w:val="1"/>
      <w:numFmt w:val="decimal"/>
      <w:lvlText w:val="%1."/>
      <w:lvlJc w:val="left"/>
      <w:pPr>
        <w:ind w:left="1140" w:hanging="114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286EA8"/>
    <w:multiLevelType w:val="hybridMultilevel"/>
    <w:tmpl w:val="C802B0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5A26BA"/>
    <w:multiLevelType w:val="hybridMultilevel"/>
    <w:tmpl w:val="F358207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 w15:restartNumberingAfterBreak="0">
    <w:nsid w:val="1C40011E"/>
    <w:multiLevelType w:val="hybridMultilevel"/>
    <w:tmpl w:val="ECD67C92"/>
    <w:lvl w:ilvl="0" w:tplc="4F062AF4">
      <w:start w:val="1"/>
      <w:numFmt w:val="decimal"/>
      <w:lvlText w:val="%1."/>
      <w:lvlJc w:val="left"/>
      <w:pPr>
        <w:ind w:left="720" w:hanging="360"/>
      </w:pPr>
      <w:rPr>
        <w:rFonts w:cs="Times New Roman" w:hint="default"/>
        <w:b w:val="0"/>
        <w:bCs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CE66597"/>
    <w:multiLevelType w:val="hybridMultilevel"/>
    <w:tmpl w:val="22A44D34"/>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5" w15:restartNumberingAfterBreak="0">
    <w:nsid w:val="1E136E72"/>
    <w:multiLevelType w:val="hybridMultilevel"/>
    <w:tmpl w:val="863AF36E"/>
    <w:lvl w:ilvl="0" w:tplc="04090003">
      <w:start w:val="1"/>
      <w:numFmt w:val="bullet"/>
      <w:lvlText w:val="o"/>
      <w:lvlJc w:val="left"/>
      <w:pPr>
        <w:ind w:left="1448" w:hanging="360"/>
      </w:pPr>
      <w:rPr>
        <w:rFonts w:ascii="Courier New" w:hAnsi="Courier New" w:hint="default"/>
      </w:rPr>
    </w:lvl>
    <w:lvl w:ilvl="1" w:tplc="04090003" w:tentative="1">
      <w:start w:val="1"/>
      <w:numFmt w:val="bullet"/>
      <w:lvlText w:val="o"/>
      <w:lvlJc w:val="left"/>
      <w:pPr>
        <w:ind w:left="2168" w:hanging="360"/>
      </w:pPr>
      <w:rPr>
        <w:rFonts w:ascii="Courier New" w:hAnsi="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6" w15:restartNumberingAfterBreak="0">
    <w:nsid w:val="1F3749A0"/>
    <w:multiLevelType w:val="hybridMultilevel"/>
    <w:tmpl w:val="983822EA"/>
    <w:lvl w:ilvl="0" w:tplc="04090003">
      <w:start w:val="1"/>
      <w:numFmt w:val="bullet"/>
      <w:lvlText w:val="o"/>
      <w:lvlJc w:val="left"/>
      <w:pPr>
        <w:ind w:left="1448" w:hanging="360"/>
      </w:pPr>
      <w:rPr>
        <w:rFonts w:ascii="Courier New" w:hAnsi="Courier New" w:hint="default"/>
      </w:rPr>
    </w:lvl>
    <w:lvl w:ilvl="1" w:tplc="04090003" w:tentative="1">
      <w:start w:val="1"/>
      <w:numFmt w:val="bullet"/>
      <w:lvlText w:val="o"/>
      <w:lvlJc w:val="left"/>
      <w:pPr>
        <w:ind w:left="2168" w:hanging="360"/>
      </w:pPr>
      <w:rPr>
        <w:rFonts w:ascii="Courier New" w:hAnsi="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7" w15:restartNumberingAfterBreak="0">
    <w:nsid w:val="2358316D"/>
    <w:multiLevelType w:val="hybridMultilevel"/>
    <w:tmpl w:val="3DC661B8"/>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8" w15:restartNumberingAfterBreak="0">
    <w:nsid w:val="24C01FE6"/>
    <w:multiLevelType w:val="hybridMultilevel"/>
    <w:tmpl w:val="FA2E6D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4F0D60"/>
    <w:multiLevelType w:val="hybridMultilevel"/>
    <w:tmpl w:val="9FFAE8F4"/>
    <w:lvl w:ilvl="0" w:tplc="D42E7EB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8730ABB"/>
    <w:multiLevelType w:val="hybridMultilevel"/>
    <w:tmpl w:val="3216E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DD0BF1"/>
    <w:multiLevelType w:val="multilevel"/>
    <w:tmpl w:val="AE489E36"/>
    <w:lvl w:ilvl="0">
      <w:start w:val="18"/>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2" w15:restartNumberingAfterBreak="0">
    <w:nsid w:val="31A83CA9"/>
    <w:multiLevelType w:val="hybridMultilevel"/>
    <w:tmpl w:val="C8061EBC"/>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13" w15:restartNumberingAfterBreak="0">
    <w:nsid w:val="37F43A50"/>
    <w:multiLevelType w:val="hybridMultilevel"/>
    <w:tmpl w:val="B4964FB8"/>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E214714"/>
    <w:multiLevelType w:val="multilevel"/>
    <w:tmpl w:val="5DD2AD8C"/>
    <w:lvl w:ilvl="0">
      <w:start w:val="14"/>
      <w:numFmt w:val="decimal"/>
      <w:lvlText w:val="%1"/>
      <w:lvlJc w:val="left"/>
      <w:pPr>
        <w:ind w:left="420" w:hanging="420"/>
      </w:pPr>
      <w:rPr>
        <w:rFonts w:cs="Times New Roman" w:hint="default"/>
        <w:b w:val="0"/>
        <w:u w:val="none"/>
      </w:rPr>
    </w:lvl>
    <w:lvl w:ilvl="1">
      <w:start w:val="1"/>
      <w:numFmt w:val="decimal"/>
      <w:lvlText w:val="%1.%2"/>
      <w:lvlJc w:val="left"/>
      <w:pPr>
        <w:ind w:left="362" w:hanging="420"/>
      </w:pPr>
      <w:rPr>
        <w:rFonts w:cs="Times New Roman" w:hint="default"/>
        <w:b/>
        <w:bCs w:val="0"/>
        <w:u w:val="none"/>
      </w:rPr>
    </w:lvl>
    <w:lvl w:ilvl="2">
      <w:start w:val="1"/>
      <w:numFmt w:val="decimal"/>
      <w:lvlText w:val="%1.%2.%3"/>
      <w:lvlJc w:val="left"/>
      <w:pPr>
        <w:ind w:left="604" w:hanging="720"/>
      </w:pPr>
      <w:rPr>
        <w:rFonts w:cs="Times New Roman" w:hint="default"/>
        <w:b w:val="0"/>
        <w:u w:val="none"/>
      </w:rPr>
    </w:lvl>
    <w:lvl w:ilvl="3">
      <w:start w:val="1"/>
      <w:numFmt w:val="decimal"/>
      <w:lvlText w:val="%1.%2.%3.%4"/>
      <w:lvlJc w:val="left"/>
      <w:pPr>
        <w:ind w:left="546" w:hanging="720"/>
      </w:pPr>
      <w:rPr>
        <w:rFonts w:cs="Times New Roman" w:hint="default"/>
        <w:b w:val="0"/>
        <w:u w:val="none"/>
      </w:rPr>
    </w:lvl>
    <w:lvl w:ilvl="4">
      <w:start w:val="1"/>
      <w:numFmt w:val="decimal"/>
      <w:lvlText w:val="%1.%2.%3.%4.%5"/>
      <w:lvlJc w:val="left"/>
      <w:pPr>
        <w:ind w:left="848" w:hanging="1080"/>
      </w:pPr>
      <w:rPr>
        <w:rFonts w:cs="Times New Roman" w:hint="default"/>
        <w:b w:val="0"/>
        <w:u w:val="none"/>
      </w:rPr>
    </w:lvl>
    <w:lvl w:ilvl="5">
      <w:start w:val="1"/>
      <w:numFmt w:val="decimal"/>
      <w:lvlText w:val="%1.%2.%3.%4.%5.%6"/>
      <w:lvlJc w:val="left"/>
      <w:pPr>
        <w:ind w:left="790" w:hanging="1080"/>
      </w:pPr>
      <w:rPr>
        <w:rFonts w:cs="Times New Roman" w:hint="default"/>
        <w:b w:val="0"/>
        <w:u w:val="none"/>
      </w:rPr>
    </w:lvl>
    <w:lvl w:ilvl="6">
      <w:start w:val="1"/>
      <w:numFmt w:val="decimal"/>
      <w:lvlText w:val="%1.%2.%3.%4.%5.%6.%7"/>
      <w:lvlJc w:val="left"/>
      <w:pPr>
        <w:ind w:left="1092" w:hanging="1440"/>
      </w:pPr>
      <w:rPr>
        <w:rFonts w:cs="Times New Roman" w:hint="default"/>
        <w:b w:val="0"/>
        <w:u w:val="none"/>
      </w:rPr>
    </w:lvl>
    <w:lvl w:ilvl="7">
      <w:start w:val="1"/>
      <w:numFmt w:val="decimal"/>
      <w:lvlText w:val="%1.%2.%3.%4.%5.%6.%7.%8"/>
      <w:lvlJc w:val="left"/>
      <w:pPr>
        <w:ind w:left="1034" w:hanging="1440"/>
      </w:pPr>
      <w:rPr>
        <w:rFonts w:cs="Times New Roman" w:hint="default"/>
        <w:b w:val="0"/>
        <w:u w:val="none"/>
      </w:rPr>
    </w:lvl>
    <w:lvl w:ilvl="8">
      <w:start w:val="1"/>
      <w:numFmt w:val="decimal"/>
      <w:lvlText w:val="%1.%2.%3.%4.%5.%6.%7.%8.%9"/>
      <w:lvlJc w:val="left"/>
      <w:pPr>
        <w:ind w:left="1336" w:hanging="1800"/>
      </w:pPr>
      <w:rPr>
        <w:rFonts w:cs="Times New Roman" w:hint="default"/>
        <w:b w:val="0"/>
        <w:u w:val="none"/>
      </w:rPr>
    </w:lvl>
  </w:abstractNum>
  <w:abstractNum w:abstractNumId="18" w15:restartNumberingAfterBreak="0">
    <w:nsid w:val="3FEA3E03"/>
    <w:multiLevelType w:val="hybridMultilevel"/>
    <w:tmpl w:val="44DABF90"/>
    <w:lvl w:ilvl="0" w:tplc="D42E7EB4">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AA90734"/>
    <w:multiLevelType w:val="hybridMultilevel"/>
    <w:tmpl w:val="2D1031D8"/>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5C5F2C"/>
    <w:multiLevelType w:val="multilevel"/>
    <w:tmpl w:val="EF9A9176"/>
    <w:lvl w:ilvl="0">
      <w:start w:val="9"/>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3" w15:restartNumberingAfterBreak="0">
    <w:nsid w:val="50B16419"/>
    <w:multiLevelType w:val="hybridMultilevel"/>
    <w:tmpl w:val="C6C2A4D2"/>
    <w:lvl w:ilvl="0" w:tplc="04090003">
      <w:start w:val="1"/>
      <w:numFmt w:val="bullet"/>
      <w:lvlText w:val="o"/>
      <w:lvlJc w:val="left"/>
      <w:pPr>
        <w:ind w:left="1448" w:hanging="360"/>
      </w:pPr>
      <w:rPr>
        <w:rFonts w:ascii="Courier New" w:hAnsi="Courier New" w:hint="default"/>
      </w:rPr>
    </w:lvl>
    <w:lvl w:ilvl="1" w:tplc="04090003" w:tentative="1">
      <w:start w:val="1"/>
      <w:numFmt w:val="bullet"/>
      <w:lvlText w:val="o"/>
      <w:lvlJc w:val="left"/>
      <w:pPr>
        <w:ind w:left="2168" w:hanging="360"/>
      </w:pPr>
      <w:rPr>
        <w:rFonts w:ascii="Courier New" w:hAnsi="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24" w15:restartNumberingAfterBreak="0">
    <w:nsid w:val="52EB3B89"/>
    <w:multiLevelType w:val="hybridMultilevel"/>
    <w:tmpl w:val="58E48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E982FB4"/>
    <w:multiLevelType w:val="hybridMultilevel"/>
    <w:tmpl w:val="3FB685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EF5245E"/>
    <w:multiLevelType w:val="multilevel"/>
    <w:tmpl w:val="D59449A4"/>
    <w:lvl w:ilvl="0">
      <w:start w:val="17"/>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9" w15:restartNumberingAfterBreak="0">
    <w:nsid w:val="5F602528"/>
    <w:multiLevelType w:val="multilevel"/>
    <w:tmpl w:val="513E1644"/>
    <w:lvl w:ilvl="0">
      <w:start w:val="12"/>
      <w:numFmt w:val="decimal"/>
      <w:lvlText w:val="%1"/>
      <w:lvlJc w:val="left"/>
      <w:pPr>
        <w:ind w:left="420" w:hanging="420"/>
      </w:pPr>
      <w:rPr>
        <w:rFonts w:cs="Times New Roman" w:hint="default"/>
      </w:rPr>
    </w:lvl>
    <w:lvl w:ilvl="1">
      <w:start w:val="1"/>
      <w:numFmt w:val="decimal"/>
      <w:lvlText w:val="%1.%2"/>
      <w:lvlJc w:val="left"/>
      <w:pPr>
        <w:ind w:left="2940" w:hanging="420"/>
      </w:pPr>
      <w:rPr>
        <w:rFonts w:cs="Times New Roman" w:hint="default"/>
      </w:rPr>
    </w:lvl>
    <w:lvl w:ilvl="2">
      <w:start w:val="1"/>
      <w:numFmt w:val="decimal"/>
      <w:lvlText w:val="%1.%2.%3"/>
      <w:lvlJc w:val="left"/>
      <w:pPr>
        <w:ind w:left="5760" w:hanging="720"/>
      </w:pPr>
      <w:rPr>
        <w:rFonts w:cs="Times New Roman" w:hint="default"/>
      </w:rPr>
    </w:lvl>
    <w:lvl w:ilvl="3">
      <w:start w:val="1"/>
      <w:numFmt w:val="decimal"/>
      <w:lvlText w:val="%1.%2.%3.%4"/>
      <w:lvlJc w:val="left"/>
      <w:pPr>
        <w:ind w:left="8280" w:hanging="720"/>
      </w:pPr>
      <w:rPr>
        <w:rFonts w:cs="Times New Roman" w:hint="default"/>
      </w:rPr>
    </w:lvl>
    <w:lvl w:ilvl="4">
      <w:start w:val="1"/>
      <w:numFmt w:val="decimal"/>
      <w:lvlText w:val="%1.%2.%3.%4.%5"/>
      <w:lvlJc w:val="left"/>
      <w:pPr>
        <w:ind w:left="11160" w:hanging="1080"/>
      </w:pPr>
      <w:rPr>
        <w:rFonts w:cs="Times New Roman" w:hint="default"/>
      </w:rPr>
    </w:lvl>
    <w:lvl w:ilvl="5">
      <w:start w:val="1"/>
      <w:numFmt w:val="decimal"/>
      <w:lvlText w:val="%1.%2.%3.%4.%5.%6"/>
      <w:lvlJc w:val="left"/>
      <w:pPr>
        <w:ind w:left="13680" w:hanging="1080"/>
      </w:pPr>
      <w:rPr>
        <w:rFonts w:cs="Times New Roman" w:hint="default"/>
      </w:rPr>
    </w:lvl>
    <w:lvl w:ilvl="6">
      <w:start w:val="1"/>
      <w:numFmt w:val="decimal"/>
      <w:lvlText w:val="%1.%2.%3.%4.%5.%6.%7"/>
      <w:lvlJc w:val="left"/>
      <w:pPr>
        <w:ind w:left="16560" w:hanging="1440"/>
      </w:pPr>
      <w:rPr>
        <w:rFonts w:cs="Times New Roman" w:hint="default"/>
      </w:rPr>
    </w:lvl>
    <w:lvl w:ilvl="7">
      <w:start w:val="1"/>
      <w:numFmt w:val="decimal"/>
      <w:lvlText w:val="%1.%2.%3.%4.%5.%6.%7.%8"/>
      <w:lvlJc w:val="left"/>
      <w:pPr>
        <w:ind w:left="19080" w:hanging="1440"/>
      </w:pPr>
      <w:rPr>
        <w:rFonts w:cs="Times New Roman" w:hint="default"/>
      </w:rPr>
    </w:lvl>
    <w:lvl w:ilvl="8">
      <w:start w:val="1"/>
      <w:numFmt w:val="decimal"/>
      <w:lvlText w:val="%1.%2.%3.%4.%5.%6.%7.%8.%9"/>
      <w:lvlJc w:val="left"/>
      <w:pPr>
        <w:ind w:left="21960" w:hanging="1800"/>
      </w:pPr>
      <w:rPr>
        <w:rFonts w:cs="Times New Roman" w:hint="default"/>
      </w:rPr>
    </w:lvl>
  </w:abstractNum>
  <w:abstractNum w:abstractNumId="30" w15:restartNumberingAfterBreak="0">
    <w:nsid w:val="60237822"/>
    <w:multiLevelType w:val="hybridMultilevel"/>
    <w:tmpl w:val="EC02C0BC"/>
    <w:lvl w:ilvl="0" w:tplc="6A14DE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914BE5"/>
    <w:multiLevelType w:val="multilevel"/>
    <w:tmpl w:val="B38C8D5E"/>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2" w15:restartNumberingAfterBreak="0">
    <w:nsid w:val="6A1156ED"/>
    <w:multiLevelType w:val="hybridMultilevel"/>
    <w:tmpl w:val="CC22DE36"/>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3" w15:restartNumberingAfterBreak="0">
    <w:nsid w:val="6E7F562A"/>
    <w:multiLevelType w:val="hybridMultilevel"/>
    <w:tmpl w:val="B4605BCA"/>
    <w:lvl w:ilvl="0" w:tplc="C9DC80E8">
      <w:start w:val="1"/>
      <w:numFmt w:val="hebrew1"/>
      <w:lvlText w:val="%1."/>
      <w:lvlJc w:val="left"/>
      <w:pPr>
        <w:ind w:left="2580" w:hanging="114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35"/>
  </w:num>
  <w:num w:numId="2">
    <w:abstractNumId w:val="20"/>
  </w:num>
  <w:num w:numId="3">
    <w:abstractNumId w:val="16"/>
  </w:num>
  <w:num w:numId="4">
    <w:abstractNumId w:val="15"/>
  </w:num>
  <w:num w:numId="5">
    <w:abstractNumId w:val="34"/>
  </w:num>
  <w:num w:numId="6">
    <w:abstractNumId w:val="33"/>
  </w:num>
  <w:num w:numId="7">
    <w:abstractNumId w:val="0"/>
  </w:num>
  <w:num w:numId="8">
    <w:abstractNumId w:val="26"/>
  </w:num>
  <w:num w:numId="9">
    <w:abstractNumId w:val="31"/>
  </w:num>
  <w:num w:numId="10">
    <w:abstractNumId w:val="22"/>
  </w:num>
  <w:num w:numId="11">
    <w:abstractNumId w:val="17"/>
  </w:num>
  <w:num w:numId="12">
    <w:abstractNumId w:val="11"/>
  </w:num>
  <w:num w:numId="13">
    <w:abstractNumId w:val="29"/>
  </w:num>
  <w:num w:numId="14">
    <w:abstractNumId w:val="28"/>
  </w:num>
  <w:num w:numId="15">
    <w:abstractNumId w:val="12"/>
  </w:num>
  <w:num w:numId="16">
    <w:abstractNumId w:val="7"/>
  </w:num>
  <w:num w:numId="17">
    <w:abstractNumId w:val="6"/>
  </w:num>
  <w:num w:numId="18">
    <w:abstractNumId w:val="5"/>
  </w:num>
  <w:num w:numId="19">
    <w:abstractNumId w:val="23"/>
  </w:num>
  <w:num w:numId="20">
    <w:abstractNumId w:val="8"/>
  </w:num>
  <w:num w:numId="21">
    <w:abstractNumId w:val="1"/>
  </w:num>
  <w:num w:numId="22">
    <w:abstractNumId w:val="13"/>
  </w:num>
  <w:num w:numId="23">
    <w:abstractNumId w:val="2"/>
  </w:num>
  <w:num w:numId="24">
    <w:abstractNumId w:val="4"/>
  </w:num>
  <w:num w:numId="25">
    <w:abstractNumId w:val="27"/>
  </w:num>
  <w:num w:numId="26">
    <w:abstractNumId w:val="10"/>
  </w:num>
  <w:num w:numId="27">
    <w:abstractNumId w:val="21"/>
  </w:num>
  <w:num w:numId="28">
    <w:abstractNumId w:val="24"/>
  </w:num>
  <w:num w:numId="29">
    <w:abstractNumId w:val="3"/>
  </w:num>
  <w:num w:numId="30">
    <w:abstractNumId w:val="18"/>
  </w:num>
  <w:num w:numId="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num>
  <w:num w:numId="33">
    <w:abstractNumId w:val="30"/>
  </w:num>
  <w:num w:numId="34">
    <w:abstractNumId w:val="19"/>
  </w:num>
  <w:num w:numId="35">
    <w:abstractNumId w:val="14"/>
  </w:num>
  <w:num w:numId="36">
    <w:abstractNumId w:val="25"/>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מיה קאירי [2]">
    <w15:presenceInfo w15:providerId="AD" w15:userId="S-1-5-21-1915107579-1707952165-794563710-13577"/>
  </w15:person>
  <w15:person w15:author="מיה קאירי">
    <w15:presenceInfo w15:providerId="AD" w15:userId="S::maya.k@africa-israel.com::b8902db2-3cb0-49c3-84c2-e4f8b0cde0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trackRevisions/>
  <w:documentProtection w:edit="trackedChanges" w:enforcement="0"/>
  <w:defaultTabStop w:val="720"/>
  <w:characterSpacingControl w:val="doNotCompress"/>
  <w:hdrShapeDefaults>
    <o:shapedefaults v:ext="edit" spidmax="307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0B0F41"/>
    <w:rsid w:val="000C4C23"/>
    <w:rsid w:val="00134C85"/>
    <w:rsid w:val="001A0C3C"/>
    <w:rsid w:val="001A69D5"/>
    <w:rsid w:val="001D4EC2"/>
    <w:rsid w:val="00214ACF"/>
    <w:rsid w:val="002436F3"/>
    <w:rsid w:val="00264D14"/>
    <w:rsid w:val="00272745"/>
    <w:rsid w:val="002B2234"/>
    <w:rsid w:val="004D7C71"/>
    <w:rsid w:val="00552E11"/>
    <w:rsid w:val="005B6AFF"/>
    <w:rsid w:val="005D6E29"/>
    <w:rsid w:val="00650D2D"/>
    <w:rsid w:val="00666119"/>
    <w:rsid w:val="0072103C"/>
    <w:rsid w:val="00821C15"/>
    <w:rsid w:val="00831241"/>
    <w:rsid w:val="00854786"/>
    <w:rsid w:val="008C64C6"/>
    <w:rsid w:val="0091414D"/>
    <w:rsid w:val="00942177"/>
    <w:rsid w:val="00A42271"/>
    <w:rsid w:val="00A50F5B"/>
    <w:rsid w:val="00AF234B"/>
    <w:rsid w:val="00B404AC"/>
    <w:rsid w:val="00BD72C4"/>
    <w:rsid w:val="00BE17B4"/>
    <w:rsid w:val="00BF0AA7"/>
    <w:rsid w:val="00C81171"/>
    <w:rsid w:val="00C903A8"/>
    <w:rsid w:val="00CF334C"/>
    <w:rsid w:val="00D1293E"/>
    <w:rsid w:val="00E679C7"/>
    <w:rsid w:val="00E870A8"/>
    <w:rsid w:val="00EC37B6"/>
    <w:rsid w:val="00F92632"/>
    <w:rsid w:val="00FE4D87"/>
    <w:rsid w:val="00FF28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paragraph" w:styleId="TOAHeading">
    <w:name w:val="toa heading"/>
    <w:basedOn w:val="Normal"/>
    <w:next w:val="Normal"/>
    <w:uiPriority w:val="99"/>
    <w:semiHidden/>
    <w:rsid w:val="00D1293E"/>
    <w:pPr>
      <w:spacing w:before="120" w:beforeAutospacing="0" w:after="0" w:afterAutospacing="0" w:line="240" w:lineRule="auto"/>
    </w:pPr>
    <w:rPr>
      <w:rFonts w:ascii="Cambria" w:eastAsia="Times New Roman" w:hAnsi="Cambria" w:cs="Times New Roman"/>
      <w:b/>
      <w:bCs/>
      <w:sz w:val="24"/>
      <w:szCs w:val="24"/>
    </w:rPr>
  </w:style>
  <w:style w:type="table" w:customStyle="1" w:styleId="11">
    <w:name w:val="רשת טבלה1"/>
    <w:basedOn w:val="TableNormal"/>
    <w:next w:val="TableGrid"/>
    <w:rsid w:val="000B0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141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DD02A01F8294CB58E81666C846BC977"/>
        <w:category>
          <w:name w:val="כללי"/>
          <w:gallery w:val="placeholder"/>
        </w:category>
        <w:types>
          <w:type w:val="bbPlcHdr"/>
        </w:types>
        <w:behaviors>
          <w:behavior w:val="content"/>
        </w:behaviors>
        <w:guid w:val="{85B66DD7-55F7-4804-8EE1-EFEE04ABEC06}"/>
      </w:docPartPr>
      <w:docPartBody>
        <w:p w:rsidR="00140F98" w:rsidRDefault="00F267FA">
          <w:r w:rsidRPr="00670D56">
            <w:rPr>
              <w:rStyle w:val="PlaceholderText"/>
              <w:rtl/>
            </w:rPr>
            <w:t>[שם הפרויקט]</w:t>
          </w:r>
        </w:p>
      </w:docPartBody>
    </w:docPart>
    <w:docPart>
      <w:docPartPr>
        <w:name w:val="2DB4681AAD944E90BC10B5142934D77F"/>
        <w:category>
          <w:name w:val="כללי"/>
          <w:gallery w:val="placeholder"/>
        </w:category>
        <w:types>
          <w:type w:val="bbPlcHdr"/>
        </w:types>
        <w:behaviors>
          <w:behavior w:val="content"/>
        </w:behaviors>
        <w:guid w:val="{1EA42D4E-E2CF-48E2-827D-C8D0220B06F1}"/>
      </w:docPartPr>
      <w:docPartBody>
        <w:p w:rsidR="00140F98" w:rsidRDefault="00F267FA">
          <w:r w:rsidRPr="00670D56">
            <w:rPr>
              <w:rStyle w:val="PlaceholderText"/>
              <w:rtl/>
            </w:rPr>
            <w:t>[שם ספק]</w:t>
          </w:r>
        </w:p>
      </w:docPartBody>
    </w:docPart>
    <w:docPart>
      <w:docPartPr>
        <w:name w:val="504B3688CB034D14B3213221DBF32070"/>
        <w:category>
          <w:name w:val="כללי"/>
          <w:gallery w:val="placeholder"/>
        </w:category>
        <w:types>
          <w:type w:val="bbPlcHdr"/>
        </w:types>
        <w:behaviors>
          <w:behavior w:val="content"/>
        </w:behaviors>
        <w:guid w:val="{CAC26274-0BE5-4FEE-AEFD-BDC250D09089}"/>
      </w:docPartPr>
      <w:docPartBody>
        <w:p w:rsidR="00140F98" w:rsidRDefault="00F267FA">
          <w:r w:rsidRPr="00670D56">
            <w:rPr>
              <w:rStyle w:val="PlaceholderText"/>
              <w:rtl/>
            </w:rPr>
            <w:t>[שם הפרויקט]</w:t>
          </w:r>
        </w:p>
      </w:docPartBody>
    </w:docPart>
    <w:docPart>
      <w:docPartPr>
        <w:name w:val="AFB92D574CD54638803DF2EE6B9AFBA5"/>
        <w:category>
          <w:name w:val="כללי"/>
          <w:gallery w:val="placeholder"/>
        </w:category>
        <w:types>
          <w:type w:val="bbPlcHdr"/>
        </w:types>
        <w:behaviors>
          <w:behavior w:val="content"/>
        </w:behaviors>
        <w:guid w:val="{1077567F-714F-4C7C-9C76-915367489A17}"/>
      </w:docPartPr>
      <w:docPartBody>
        <w:p w:rsidR="00140F98" w:rsidRDefault="00F267FA">
          <w:r w:rsidRPr="00670D56">
            <w:rPr>
              <w:rStyle w:val="PlaceholderText"/>
              <w:rtl/>
            </w:rPr>
            <w:t>[שם הפרויקט]</w:t>
          </w:r>
        </w:p>
      </w:docPartBody>
    </w:docPart>
    <w:docPart>
      <w:docPartPr>
        <w:name w:val="2073A8A531D140F18C52DAA94CD2A6C9"/>
        <w:category>
          <w:name w:val="כללי"/>
          <w:gallery w:val="placeholder"/>
        </w:category>
        <w:types>
          <w:type w:val="bbPlcHdr"/>
        </w:types>
        <w:behaviors>
          <w:behavior w:val="content"/>
        </w:behaviors>
        <w:guid w:val="{F858D4BB-5DD2-4E0D-8F87-2B5A8DB0D3E5}"/>
      </w:docPartPr>
      <w:docPartBody>
        <w:p w:rsidR="00140F98" w:rsidRDefault="00F267FA">
          <w:r w:rsidRPr="00670D56">
            <w:rPr>
              <w:rStyle w:val="PlaceholderText"/>
              <w:rtl/>
            </w:rPr>
            <w:t>[צד א בחוזה]</w:t>
          </w:r>
        </w:p>
      </w:docPartBody>
    </w:docPart>
    <w:docPart>
      <w:docPartPr>
        <w:name w:val="E0D6D4200B134AED9BD8B00BFF8A39B2"/>
        <w:category>
          <w:name w:val="כללי"/>
          <w:gallery w:val="placeholder"/>
        </w:category>
        <w:types>
          <w:type w:val="bbPlcHdr"/>
        </w:types>
        <w:behaviors>
          <w:behavior w:val="content"/>
        </w:behaviors>
        <w:guid w:val="{1A103B22-8DA4-4992-9D60-A5E68CFD59A4}"/>
      </w:docPartPr>
      <w:docPartBody>
        <w:p w:rsidR="00140F98" w:rsidRDefault="00F267FA">
          <w:r w:rsidRPr="00670D56">
            <w:rPr>
              <w:rStyle w:val="PlaceholderText"/>
              <w:rtl/>
            </w:rPr>
            <w:t>[שם הפרויקט]</w:t>
          </w:r>
        </w:p>
      </w:docPartBody>
    </w:docPart>
    <w:docPart>
      <w:docPartPr>
        <w:name w:val="08C94EEB05454C7DAA9AEF2DBB42B4ED"/>
        <w:category>
          <w:name w:val="כללי"/>
          <w:gallery w:val="placeholder"/>
        </w:category>
        <w:types>
          <w:type w:val="bbPlcHdr"/>
        </w:types>
        <w:behaviors>
          <w:behavior w:val="content"/>
        </w:behaviors>
        <w:guid w:val="{67DB0CAD-8A4C-4098-AAC3-66CC5385A9A7}"/>
      </w:docPartPr>
      <w:docPartBody>
        <w:p w:rsidR="00E96E71" w:rsidRDefault="00140F98">
          <w:r w:rsidRPr="00670D56">
            <w:rPr>
              <w:rStyle w:val="PlaceholderText"/>
              <w:rtl/>
            </w:rPr>
            <w:t>[שדה נוסף 1]</w:t>
          </w:r>
        </w:p>
      </w:docPartBody>
    </w:docPart>
    <w:docPart>
      <w:docPartPr>
        <w:name w:val="2D2FED1EB83C42D99AE77D54A752DDAC"/>
        <w:category>
          <w:name w:val="כללי"/>
          <w:gallery w:val="placeholder"/>
        </w:category>
        <w:types>
          <w:type w:val="bbPlcHdr"/>
        </w:types>
        <w:behaviors>
          <w:behavior w:val="content"/>
        </w:behaviors>
        <w:guid w:val="{39B784B2-1E08-4F02-8458-192D9BC64ED9}"/>
      </w:docPartPr>
      <w:docPartBody>
        <w:p w:rsidR="00E96E71" w:rsidRDefault="00140F98" w:rsidP="00140F98">
          <w:pPr>
            <w:pStyle w:val="2D2FED1EB83C42D99AE77D54A752DDAC"/>
          </w:pPr>
          <w:r w:rsidRPr="00F11BAF">
            <w:rPr>
              <w:rStyle w:val="PlaceholderText"/>
              <w:rtl/>
            </w:rPr>
            <w:t>[שם אתר]</w:t>
          </w:r>
        </w:p>
      </w:docPartBody>
    </w:docPart>
    <w:docPart>
      <w:docPartPr>
        <w:name w:val="24D097B652554717A322DDB656EDEED9"/>
        <w:category>
          <w:name w:val="כללי"/>
          <w:gallery w:val="placeholder"/>
        </w:category>
        <w:types>
          <w:type w:val="bbPlcHdr"/>
        </w:types>
        <w:behaviors>
          <w:behavior w:val="content"/>
        </w:behaviors>
        <w:guid w:val="{7EAB5B7F-D6BE-4DCE-BD3E-493383A43843}"/>
      </w:docPartPr>
      <w:docPartBody>
        <w:p w:rsidR="007F1234" w:rsidRDefault="00E96E71" w:rsidP="00E96E71">
          <w:pPr>
            <w:pStyle w:val="24D097B652554717A322DDB656EDEED9"/>
          </w:pPr>
          <w:r w:rsidRPr="00396C69">
            <w:rPr>
              <w:rStyle w:val="PlaceholderText"/>
              <w:rtl/>
            </w:rPr>
            <w:t>[שם צד א]</w:t>
          </w:r>
        </w:p>
      </w:docPartBody>
    </w:docPart>
    <w:docPart>
      <w:docPartPr>
        <w:name w:val="313035AD17E543D5AEF773EED7B9DA5F"/>
        <w:category>
          <w:name w:val="כללי"/>
          <w:gallery w:val="placeholder"/>
        </w:category>
        <w:types>
          <w:type w:val="bbPlcHdr"/>
        </w:types>
        <w:behaviors>
          <w:behavior w:val="content"/>
        </w:behaviors>
        <w:guid w:val="{319D29B9-EE14-4562-949F-609E11F7F100}"/>
      </w:docPartPr>
      <w:docPartBody>
        <w:p w:rsidR="007F1234" w:rsidRDefault="00E96E71">
          <w:r w:rsidRPr="00396C69">
            <w:rPr>
              <w:rStyle w:val="PlaceholderText"/>
              <w:rtl/>
            </w:rPr>
            <w:t>[שם ספק]</w:t>
          </w:r>
        </w:p>
      </w:docPartBody>
    </w:docPart>
    <w:docPart>
      <w:docPartPr>
        <w:name w:val="2ADE1A2D9D154170AEAAFAC6308CED6D"/>
        <w:category>
          <w:name w:val="כללי"/>
          <w:gallery w:val="placeholder"/>
        </w:category>
        <w:types>
          <w:type w:val="bbPlcHdr"/>
        </w:types>
        <w:behaviors>
          <w:behavior w:val="content"/>
        </w:behaviors>
        <w:guid w:val="{6F1CF680-9E08-4D85-9A55-EAAB2154056E}"/>
      </w:docPartPr>
      <w:docPartBody>
        <w:p w:rsidR="007F1234" w:rsidRDefault="00E96E71">
          <w:r w:rsidRPr="00396C69">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40F98"/>
    <w:rsid w:val="00172407"/>
    <w:rsid w:val="0032380B"/>
    <w:rsid w:val="003D3172"/>
    <w:rsid w:val="006865A5"/>
    <w:rsid w:val="007F1234"/>
    <w:rsid w:val="00874A5F"/>
    <w:rsid w:val="00E96E71"/>
    <w:rsid w:val="00F267FA"/>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6E71"/>
    <w:rPr>
      <w:color w:val="808080"/>
    </w:rPr>
  </w:style>
  <w:style w:type="paragraph" w:customStyle="1" w:styleId="2D2FED1EB83C42D99AE77D54A752DDAC">
    <w:name w:val="2D2FED1EB83C42D99AE77D54A752DDAC"/>
    <w:rsid w:val="00140F98"/>
    <w:pPr>
      <w:bidi/>
    </w:pPr>
  </w:style>
  <w:style w:type="paragraph" w:customStyle="1" w:styleId="24D097B652554717A322DDB656EDEED9">
    <w:name w:val="24D097B652554717A322DDB656EDEED9"/>
    <w:rsid w:val="00E96E7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30953D7-1B00-495A-A25C-1FB23EF1BE91}">
  <ds:schemaRefs>
    <ds:schemaRef ds:uri="http://schemas.microsoft.com/office/2006/metadata/customXsn"/>
  </ds:schemaRefs>
</ds:datastoreItem>
</file>

<file path=customXml/itemProps2.xml><?xml version="1.0" encoding="utf-8"?>
<ds:datastoreItem xmlns:ds="http://schemas.openxmlformats.org/officeDocument/2006/customXml" ds:itemID="{9646ABF7-6919-482B-8DDE-AD7B487C9BDE}"/>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e82e0497-401b-493b-ab66-61f85c09ed30"/>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3505</Words>
  <Characters>17530</Characters>
  <Application>Microsoft Office Word</Application>
  <DocSecurity>0</DocSecurity>
  <Lines>146</Lines>
  <Paragraphs>41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11</cp:revision>
  <dcterms:created xsi:type="dcterms:W3CDTF">2018-12-20T10:32:00Z</dcterms:created>
  <dcterms:modified xsi:type="dcterms:W3CDTF">2024-09-10T10:39:00Z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ce30ee57-9f13-4caf-af05-2503a96ded65</vt:lpwstr>
  </property>
</Properties>
</file>