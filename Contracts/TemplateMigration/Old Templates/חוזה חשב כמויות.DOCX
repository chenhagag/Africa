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3A0882D" w14:textId="77777777" w:rsidR="00F600CB" w:rsidRPr="00F600CB" w:rsidRDefault="00F600CB" w:rsidP="00F600C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3A0882E" w14:textId="77777777" w:rsidR="00F600CB" w:rsidRPr="00F600CB" w:rsidRDefault="00F600CB" w:rsidP="00F600CB">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3A0882F" w14:textId="77777777" w:rsidR="00F600CB" w:rsidRPr="00F600CB" w:rsidRDefault="00F600CB" w:rsidP="00F600CB">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3A08830" w14:textId="77777777" w:rsidR="00F600CB" w:rsidRPr="00F600CB" w:rsidRDefault="00F600CB" w:rsidP="00F600CB">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3A08831" w14:textId="77777777" w:rsidR="00F600CB" w:rsidRPr="00F600CB" w:rsidRDefault="00F600CB" w:rsidP="00F600CB">
      <w:pPr>
        <w:widowControl w:val="0"/>
        <w:spacing w:before="0" w:beforeAutospacing="0" w:after="0" w:afterAutospacing="0" w:line="240" w:lineRule="auto"/>
        <w:jc w:val="center"/>
        <w:rPr>
          <w:rFonts w:ascii="Times New Roman" w:eastAsia="Times New Roman" w:hAnsi="Times New Roman" w:cs="David"/>
          <w:bCs/>
          <w:i/>
          <w:iCs/>
          <w:noProof/>
          <w:sz w:val="24"/>
          <w:szCs w:val="24"/>
          <w:u w:val="single"/>
          <w:rtl/>
        </w:rPr>
      </w:pPr>
    </w:p>
    <w:p w14:paraId="63A08832" w14:textId="77777777" w:rsidR="00F600CB" w:rsidRPr="00F600CB" w:rsidRDefault="00F600CB" w:rsidP="00F600CB">
      <w:pPr>
        <w:widowControl w:val="0"/>
        <w:spacing w:before="0" w:beforeAutospacing="0" w:after="0" w:afterAutospacing="0" w:line="240" w:lineRule="auto"/>
        <w:jc w:val="center"/>
        <w:rPr>
          <w:rFonts w:ascii="Times New Roman" w:eastAsia="Times New Roman" w:hAnsi="Times New Roman" w:cs="David"/>
          <w:bCs/>
          <w:i/>
          <w:iCs/>
          <w:noProof/>
          <w:sz w:val="24"/>
          <w:szCs w:val="24"/>
          <w:u w:val="single"/>
          <w:rtl/>
        </w:rPr>
      </w:pPr>
    </w:p>
    <w:p w14:paraId="63A08833" w14:textId="77777777" w:rsidR="00F600CB" w:rsidRPr="00F600CB" w:rsidRDefault="00F600CB" w:rsidP="00F600CB">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r w:rsidRPr="00F600CB">
        <w:rPr>
          <w:rFonts w:ascii="Times New Roman" w:eastAsia="Times New Roman" w:hAnsi="Times New Roman" w:cs="David"/>
          <w:bCs/>
          <w:i/>
          <w:iCs/>
          <w:noProof/>
          <w:sz w:val="24"/>
          <w:szCs w:val="24"/>
        </w:rPr>
        <w:drawing>
          <wp:inline distT="0" distB="0" distL="0" distR="0" wp14:anchorId="63A08B0D" wp14:editId="63A08B0E">
            <wp:extent cx="5276850" cy="46672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2">
                      <a:extLst>
                        <a:ext uri="{28A0092B-C50C-407E-A947-70E740481C1C}">
                          <a14:useLocalDpi xmlns:a14="http://schemas.microsoft.com/office/drawing/2010/main" val="0"/>
                        </a:ext>
                      </a:extLst>
                    </a:blip>
                    <a:srcRect t="30597" b="23880"/>
                    <a:stretch>
                      <a:fillRect/>
                    </a:stretch>
                  </pic:blipFill>
                  <pic:spPr bwMode="auto">
                    <a:xfrm>
                      <a:off x="0" y="0"/>
                      <a:ext cx="5276850" cy="466725"/>
                    </a:xfrm>
                    <a:prstGeom prst="rect">
                      <a:avLst/>
                    </a:prstGeom>
                    <a:noFill/>
                    <a:ln>
                      <a:noFill/>
                    </a:ln>
                  </pic:spPr>
                </pic:pic>
              </a:graphicData>
            </a:graphic>
          </wp:inline>
        </w:drawing>
      </w:r>
    </w:p>
    <w:p w14:paraId="63A08834" w14:textId="77777777" w:rsidR="00F600CB" w:rsidRPr="00F600CB" w:rsidRDefault="00F600CB" w:rsidP="00F600CB">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p>
    <w:p w14:paraId="63A08835" w14:textId="77777777" w:rsidR="00F600CB" w:rsidRPr="00F600CB" w:rsidRDefault="00F600CB" w:rsidP="00F600CB">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3A08836" w14:textId="77777777" w:rsidR="0001560F" w:rsidRDefault="0001560F" w:rsidP="00F600C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3A08837" w14:textId="77777777" w:rsidR="0001560F" w:rsidRDefault="0001560F" w:rsidP="00F600C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3A08838" w14:textId="77777777" w:rsidR="0001560F" w:rsidRDefault="0001560F" w:rsidP="00F600C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3A08839" w14:textId="77777777" w:rsidR="00F600CB" w:rsidRPr="00F600CB" w:rsidRDefault="00F600CB" w:rsidP="0097077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F600CB">
        <w:rPr>
          <w:rFonts w:ascii="Times New Roman" w:eastAsia="Times New Roman" w:hAnsi="Times New Roman" w:cs="David" w:hint="cs"/>
          <w:bCs/>
          <w:sz w:val="32"/>
          <w:szCs w:val="32"/>
          <w:u w:val="single"/>
          <w:rtl/>
          <w:lang w:eastAsia="he-IL"/>
        </w:rPr>
        <w:t xml:space="preserve">חוזה </w:t>
      </w:r>
      <w:r w:rsidR="00970771">
        <w:rPr>
          <w:rFonts w:ascii="Times New Roman" w:eastAsia="Times New Roman" w:hAnsi="Times New Roman" w:cs="David" w:hint="cs"/>
          <w:bCs/>
          <w:sz w:val="32"/>
          <w:szCs w:val="32"/>
          <w:u w:val="single"/>
          <w:rtl/>
          <w:lang w:eastAsia="he-IL"/>
        </w:rPr>
        <w:t>חשב כמויות</w:t>
      </w:r>
    </w:p>
    <w:p w14:paraId="63A0883A" w14:textId="77777777" w:rsidR="00F600CB" w:rsidRPr="00F600CB" w:rsidRDefault="00F600CB" w:rsidP="00F600CB">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3A0883B" w14:textId="77777777" w:rsidR="00F600CB" w:rsidRPr="00F600CB" w:rsidRDefault="00F600CB" w:rsidP="00F600CB">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3A0883C" w14:textId="77777777" w:rsidR="00F600CB" w:rsidRPr="00F600CB" w:rsidRDefault="00F600CB" w:rsidP="00F600CB">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3A0883D" w14:textId="77777777" w:rsidR="00F600CB" w:rsidRPr="00F600CB" w:rsidRDefault="00F600CB" w:rsidP="00F600CB">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3A0883E" w14:textId="77777777" w:rsidR="00F600CB" w:rsidRPr="00F600CB" w:rsidRDefault="00F600CB" w:rsidP="00F600CB">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3A0883F" w14:textId="77777777" w:rsidR="0001560F" w:rsidRPr="00716AAE" w:rsidRDefault="0001560F" w:rsidP="0001560F">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3A08840" w14:textId="77777777" w:rsidR="0001560F" w:rsidRPr="00B27B4C" w:rsidRDefault="0001560F" w:rsidP="0001560F">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sdt>
      <w:sdtPr>
        <w:rPr>
          <w:rFonts w:ascii="Times New Roman" w:eastAsia="Times New Roman" w:hAnsi="Times New Roman" w:cs="David"/>
          <w:bCs/>
          <w:sz w:val="32"/>
          <w:szCs w:val="32"/>
          <w:u w:val="single"/>
          <w:rtl/>
          <w:lang w:eastAsia="he-IL"/>
        </w:rPr>
        <w:alias w:val="שם הפרויקט"/>
        <w:tag w:val="cntProjectName"/>
        <w:id w:val="-1115283160"/>
        <w:placeholder>
          <w:docPart w:val="0A3612866FCC4FB2A94F3BB6973F2CCF"/>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p w14:paraId="63A08841" w14:textId="77777777" w:rsidR="0001560F" w:rsidRPr="00B27B4C" w:rsidRDefault="0001560F" w:rsidP="0001560F">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1C356E">
            <w:rPr>
              <w:rStyle w:val="PlaceholderText"/>
              <w:color w:val="00B0F0"/>
              <w:rtl/>
            </w:rPr>
            <w:t>[שם הפרויקט]</w:t>
          </w:r>
        </w:p>
      </w:sdtContent>
    </w:sdt>
    <w:p w14:paraId="63A08842" w14:textId="77777777" w:rsidR="0001560F" w:rsidRPr="00B27B4C" w:rsidRDefault="0001560F" w:rsidP="0001560F">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sdt>
      <w:sdtPr>
        <w:rPr>
          <w:rFonts w:ascii="Times New Roman" w:eastAsia="Times New Roman" w:hAnsi="Times New Roman" w:cs="David"/>
          <w:bCs/>
          <w:sz w:val="32"/>
          <w:szCs w:val="32"/>
          <w:u w:val="single"/>
          <w:rtl/>
          <w:lang w:eastAsia="he-IL"/>
        </w:rPr>
        <w:alias w:val="שם אתר"/>
        <w:tag w:val="cntSite"/>
        <w:id w:val="2071999276"/>
        <w:placeholder>
          <w:docPart w:val="71D6728F839B46D5B4C4BE0E9BFD94DB"/>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p w14:paraId="63A08843" w14:textId="77777777" w:rsidR="0001560F" w:rsidRPr="00B27B4C" w:rsidRDefault="0001560F" w:rsidP="0001560F">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1C356E">
            <w:rPr>
              <w:rStyle w:val="PlaceholderText"/>
              <w:color w:val="00B0F0"/>
              <w:rtl/>
            </w:rPr>
            <w:t>[שם אתר]</w:t>
          </w:r>
        </w:p>
      </w:sdtContent>
    </w:sdt>
    <w:p w14:paraId="63A08844" w14:textId="77777777" w:rsidR="0001560F" w:rsidRPr="00B27B4C" w:rsidRDefault="0001560F" w:rsidP="0001560F">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3A08845" w14:textId="77777777" w:rsidR="00F600CB" w:rsidRPr="00F600CB" w:rsidRDefault="00F600CB" w:rsidP="00F600CB">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3A08846" w14:textId="77777777" w:rsidR="00F600CB" w:rsidRPr="00F600CB" w:rsidRDefault="00F600CB" w:rsidP="00F600CB">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3A08847" w14:textId="77777777" w:rsidR="00F600CB" w:rsidRPr="00F600CB" w:rsidRDefault="00F600CB" w:rsidP="00F600CB">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3A08848" w14:textId="77777777" w:rsidR="00F600CB" w:rsidRPr="00F600CB" w:rsidRDefault="00F600CB" w:rsidP="00F600CB">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3A08849" w14:textId="77777777" w:rsidR="00F600CB" w:rsidRPr="00F600CB" w:rsidRDefault="00F600CB" w:rsidP="00F600CB">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3A0884A" w14:textId="77777777" w:rsidR="00F600CB" w:rsidRPr="00F600CB" w:rsidRDefault="00F600CB" w:rsidP="00F600CB">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3A0884B" w14:textId="77777777" w:rsidR="00F600CB" w:rsidRPr="00F600CB" w:rsidRDefault="00F600CB" w:rsidP="00F600CB">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3A0884C" w14:textId="77777777" w:rsidR="00F600CB" w:rsidRPr="00F600CB" w:rsidRDefault="00F600CB" w:rsidP="00F600CB">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3A0884D" w14:textId="77777777" w:rsidR="00F600CB" w:rsidRPr="00F600CB" w:rsidRDefault="00F600CB" w:rsidP="00F600CB">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3A0884E" w14:textId="77777777" w:rsidR="00F600CB" w:rsidRPr="00F600CB" w:rsidRDefault="00F600CB" w:rsidP="00F600CB">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3A0884F" w14:textId="77777777" w:rsidR="00F600CB" w:rsidRPr="00F600CB" w:rsidRDefault="00F600CB" w:rsidP="00F600CB">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3A08850" w14:textId="77777777" w:rsidR="00F600CB" w:rsidRPr="00F600CB" w:rsidRDefault="00F600CB" w:rsidP="00F600CB">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3A08851" w14:textId="77777777" w:rsidR="00F600CB" w:rsidRPr="00F600CB" w:rsidRDefault="00F600CB" w:rsidP="00F600CB">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3A08852" w14:textId="77777777" w:rsidR="00F600CB" w:rsidRPr="00F600CB" w:rsidRDefault="00F600CB" w:rsidP="00F600CB">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3A08853" w14:textId="77777777" w:rsidR="00F600CB" w:rsidRPr="00F600CB" w:rsidRDefault="00F600CB" w:rsidP="00F600CB">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3A08854" w14:textId="77777777" w:rsidR="00F600CB" w:rsidRPr="00F600CB" w:rsidRDefault="00F600CB" w:rsidP="00F600CB">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3A08855" w14:textId="77777777" w:rsidR="00F600CB" w:rsidRPr="00F600CB" w:rsidRDefault="00F600CB" w:rsidP="00F600CB">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3A08856" w14:textId="77777777" w:rsidR="00F600CB" w:rsidRPr="00F600CB" w:rsidRDefault="00F600CB" w:rsidP="00F600CB">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3A08857" w14:textId="77777777" w:rsidR="00F600CB" w:rsidRPr="00F600CB" w:rsidRDefault="00F600CB" w:rsidP="00F600CB">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3A08858" w14:textId="77777777" w:rsidR="00F600CB" w:rsidRPr="00F600CB" w:rsidRDefault="00F600CB" w:rsidP="00F600CB">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3A08859" w14:textId="77777777" w:rsidR="00F600CB" w:rsidRPr="00F600CB" w:rsidRDefault="00F600CB" w:rsidP="00F600CB">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3A0885A" w14:textId="77777777" w:rsidR="00F600CB" w:rsidRPr="00F600CB" w:rsidRDefault="00F600CB" w:rsidP="00F600CB">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3A0885B" w14:textId="77777777" w:rsidR="00F600CB" w:rsidRPr="00F600CB" w:rsidRDefault="00F600CB" w:rsidP="00F600CB">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3A0885C" w14:textId="77777777" w:rsidR="00F600CB" w:rsidRPr="00F600CB" w:rsidRDefault="00F600CB" w:rsidP="00F600CB">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3A0885D" w14:textId="77777777" w:rsidR="00F600CB" w:rsidRPr="00F600CB" w:rsidRDefault="00F600CB" w:rsidP="00F600CB">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3A0885E" w14:textId="77777777" w:rsidR="00F600CB" w:rsidRPr="00F600CB" w:rsidRDefault="00F600CB" w:rsidP="00F600CB">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3A0885F" w14:textId="77777777" w:rsidR="00F600CB" w:rsidRPr="00F600CB" w:rsidRDefault="00F600CB" w:rsidP="00F600CB">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3A08860" w14:textId="77777777" w:rsidR="00F600CB" w:rsidRPr="00F600CB" w:rsidRDefault="00F600CB" w:rsidP="00F600CB">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3A08861" w14:textId="77777777" w:rsidR="00F600CB" w:rsidRPr="00F600CB" w:rsidRDefault="00F600CB" w:rsidP="00F600CB">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3A08862" w14:textId="77777777" w:rsidR="00CE1D16" w:rsidRDefault="00CE1D16" w:rsidP="00CE1D16">
      <w:pPr>
        <w:widowControl w:val="0"/>
        <w:spacing w:before="0" w:beforeAutospacing="0" w:after="0" w:afterAutospacing="0" w:line="240" w:lineRule="auto"/>
        <w:jc w:val="center"/>
        <w:rPr>
          <w:rFonts w:ascii="Times New Roman" w:eastAsia="Times New Roman" w:hAnsi="Times New Roman" w:cs="David"/>
          <w:b/>
          <w:sz w:val="28"/>
          <w:szCs w:val="28"/>
          <w:u w:val="single"/>
          <w:rtl/>
          <w:lang w:eastAsia="he-IL"/>
        </w:rPr>
      </w:pPr>
    </w:p>
    <w:p w14:paraId="63A08863" w14:textId="77777777" w:rsidR="00CE1D16" w:rsidRDefault="00CE1D16" w:rsidP="00CE1D16">
      <w:pPr>
        <w:widowControl w:val="0"/>
        <w:spacing w:before="0" w:beforeAutospacing="0" w:after="0" w:afterAutospacing="0" w:line="240" w:lineRule="auto"/>
        <w:jc w:val="center"/>
        <w:rPr>
          <w:rFonts w:ascii="Times New Roman" w:eastAsia="Times New Roman" w:hAnsi="Times New Roman" w:cs="David"/>
          <w:b/>
          <w:sz w:val="28"/>
          <w:szCs w:val="28"/>
          <w:u w:val="single"/>
          <w:rtl/>
          <w:lang w:eastAsia="he-IL"/>
        </w:rPr>
      </w:pPr>
    </w:p>
    <w:p w14:paraId="63A08864" w14:textId="77777777" w:rsidR="0001560F" w:rsidRPr="00970771" w:rsidRDefault="0001560F" w:rsidP="00970771">
      <w:pPr>
        <w:widowControl w:val="0"/>
        <w:spacing w:before="0" w:beforeAutospacing="0" w:after="0" w:afterAutospacing="0" w:line="240" w:lineRule="auto"/>
        <w:jc w:val="center"/>
        <w:rPr>
          <w:rFonts w:ascii="Times New Roman" w:eastAsia="Times New Roman" w:hAnsi="Times New Roman" w:cs="David"/>
          <w:bCs/>
          <w:sz w:val="28"/>
          <w:szCs w:val="28"/>
          <w:u w:val="single"/>
          <w:rtl/>
          <w:lang w:eastAsia="he-IL"/>
        </w:rPr>
      </w:pPr>
      <w:r w:rsidRPr="00970771">
        <w:rPr>
          <w:rFonts w:ascii="Times New Roman" w:eastAsia="Times New Roman" w:hAnsi="Times New Roman" w:cs="David" w:hint="cs"/>
          <w:bCs/>
          <w:sz w:val="28"/>
          <w:szCs w:val="28"/>
          <w:u w:val="single"/>
          <w:rtl/>
          <w:lang w:eastAsia="he-IL"/>
        </w:rPr>
        <w:t xml:space="preserve">חוזה </w:t>
      </w:r>
      <w:r w:rsidR="00970771" w:rsidRPr="00970771">
        <w:rPr>
          <w:rFonts w:ascii="Times New Roman" w:eastAsia="Times New Roman" w:hAnsi="Times New Roman" w:cs="David" w:hint="cs"/>
          <w:bCs/>
          <w:sz w:val="28"/>
          <w:szCs w:val="28"/>
          <w:u w:val="single"/>
          <w:rtl/>
          <w:lang w:eastAsia="he-IL"/>
        </w:rPr>
        <w:t>חשב כמויות</w:t>
      </w:r>
    </w:p>
    <w:p w14:paraId="63A08865" w14:textId="77777777" w:rsidR="00F600CB" w:rsidRPr="00F600CB" w:rsidRDefault="00F600CB" w:rsidP="00F600CB">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3A08866" w14:textId="77777777" w:rsidR="00F600CB" w:rsidRPr="00F600CB" w:rsidRDefault="00F600CB" w:rsidP="0001560F">
      <w:pPr>
        <w:widowControl w:val="0"/>
        <w:spacing w:before="0" w:beforeAutospacing="0" w:after="0" w:afterAutospacing="0" w:line="240" w:lineRule="auto"/>
        <w:jc w:val="center"/>
        <w:rPr>
          <w:rFonts w:ascii="Times New Roman" w:eastAsia="Times New Roman" w:hAnsi="Times New Roman" w:cs="David"/>
          <w:color w:val="800080"/>
          <w:sz w:val="24"/>
          <w:szCs w:val="24"/>
          <w:rtl/>
        </w:rPr>
      </w:pPr>
      <w:r w:rsidRPr="00F600CB">
        <w:rPr>
          <w:rFonts w:ascii="Times New Roman" w:eastAsia="Times New Roman" w:hAnsi="Times New Roman" w:cs="David" w:hint="cs"/>
          <w:sz w:val="24"/>
          <w:szCs w:val="24"/>
          <w:rtl/>
          <w:lang w:eastAsia="he-IL"/>
        </w:rPr>
        <w:t xml:space="preserve">שנערך ונחתם ביום </w:t>
      </w:r>
      <w:sdt>
        <w:sdtPr>
          <w:rPr>
            <w:rFonts w:ascii="Times New Roman" w:eastAsia="Times New Roman" w:hAnsi="Times New Roman" w:cs="David"/>
            <w:color w:val="800080"/>
            <w:sz w:val="24"/>
            <w:szCs w:val="24"/>
            <w:rtl/>
            <w:lang w:eastAsia="he-IL"/>
          </w:rPr>
          <w:alias w:val="תאריך חתימת חוזה"/>
          <w:tag w:val="cntSignDate"/>
          <w:id w:val="-2093767361"/>
          <w:placeholder>
            <w:docPart w:val="FC7D580B0E764F11B78BEAD19CF4797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sdtContent>
          <w:r w:rsidR="0001560F" w:rsidRPr="000D1F3D">
            <w:rPr>
              <w:rStyle w:val="PlaceholderText"/>
              <w:color w:val="00B0F0"/>
              <w:rtl/>
            </w:rPr>
            <w:t>[תאריך חתימת חוזה]</w:t>
          </w:r>
        </w:sdtContent>
      </w:sdt>
    </w:p>
    <w:p w14:paraId="63A08867" w14:textId="77777777" w:rsidR="00F600CB" w:rsidRPr="00F600CB" w:rsidRDefault="00F600CB" w:rsidP="0001560F">
      <w:pPr>
        <w:widowControl w:val="0"/>
        <w:spacing w:before="0" w:beforeAutospacing="0" w:after="0" w:afterAutospacing="0" w:line="240" w:lineRule="auto"/>
        <w:rPr>
          <w:rFonts w:ascii="Times New Roman" w:eastAsia="Times New Roman" w:hAnsi="Times New Roman" w:cs="David"/>
          <w:sz w:val="24"/>
          <w:szCs w:val="24"/>
          <w:rtl/>
          <w:lang w:eastAsia="he-IL"/>
        </w:rPr>
      </w:pPr>
    </w:p>
    <w:p w14:paraId="63A08868" w14:textId="77777777" w:rsidR="00F600CB" w:rsidRPr="00F600CB" w:rsidRDefault="00F600CB" w:rsidP="00F600C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3A08869" w14:textId="77777777" w:rsidR="00F600CB" w:rsidRDefault="00F600CB" w:rsidP="00F600CB">
      <w:pPr>
        <w:widowControl w:val="0"/>
        <w:spacing w:before="0" w:beforeAutospacing="0" w:after="0" w:afterAutospacing="0" w:line="240" w:lineRule="auto"/>
        <w:ind w:left="3600" w:right="3600" w:firstLine="720"/>
        <w:outlineLvl w:val="1"/>
        <w:rPr>
          <w:rFonts w:ascii="Times New Roman" w:eastAsia="Times New Roman" w:hAnsi="Times New Roman" w:cs="David"/>
          <w:bCs/>
          <w:sz w:val="24"/>
          <w:szCs w:val="24"/>
          <w:rtl/>
          <w:lang w:eastAsia="he-IL"/>
        </w:rPr>
      </w:pPr>
      <w:r w:rsidRPr="00F600CB">
        <w:rPr>
          <w:rFonts w:ascii="Times New Roman" w:eastAsia="Times New Roman" w:hAnsi="Times New Roman" w:cs="David" w:hint="cs"/>
          <w:bCs/>
          <w:sz w:val="24"/>
          <w:szCs w:val="24"/>
          <w:rtl/>
          <w:lang w:eastAsia="he-IL"/>
        </w:rPr>
        <w:t>ב י ן</w:t>
      </w:r>
    </w:p>
    <w:p w14:paraId="63A0886A" w14:textId="77777777" w:rsidR="0001560F" w:rsidRPr="00F600CB" w:rsidRDefault="0001560F" w:rsidP="00F600CB">
      <w:pPr>
        <w:widowControl w:val="0"/>
        <w:spacing w:before="0" w:beforeAutospacing="0" w:after="0" w:afterAutospacing="0" w:line="240" w:lineRule="auto"/>
        <w:ind w:left="3600" w:right="3600" w:firstLine="720"/>
        <w:outlineLvl w:val="1"/>
        <w:rPr>
          <w:rFonts w:ascii="Times New Roman" w:eastAsia="Times New Roman" w:hAnsi="Times New Roman" w:cs="David"/>
          <w:bCs/>
          <w:sz w:val="24"/>
          <w:szCs w:val="24"/>
          <w:rtl/>
          <w:lang w:eastAsia="he-IL"/>
        </w:rPr>
      </w:pPr>
    </w:p>
    <w:p w14:paraId="63A0886B" w14:textId="77777777" w:rsidR="0001560F" w:rsidRDefault="00CF0ED6" w:rsidP="00F600CB">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sdt>
        <w:sdtPr>
          <w:rPr>
            <w:rFonts w:ascii="Times New Roman" w:eastAsia="Times New Roman" w:hAnsi="Times New Roman" w:cs="David"/>
            <w:color w:val="00B0F0"/>
            <w:sz w:val="24"/>
            <w:szCs w:val="24"/>
            <w:rtl/>
          </w:rPr>
          <w:alias w:val="צד א בחוזה"/>
          <w:tag w:val="cntTzadA"/>
          <w:id w:val="1297106018"/>
          <w:placeholder>
            <w:docPart w:val="B42DD4ACF40048AEAEA238C5E718A465"/>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r w:rsidR="0001560F" w:rsidRPr="00D24A47">
            <w:rPr>
              <w:rStyle w:val="PlaceholderText"/>
              <w:color w:val="00B0F0"/>
              <w:rtl/>
            </w:rPr>
            <w:t>[צד א בחוזה]</w:t>
          </w:r>
        </w:sdtContent>
      </w:sdt>
      <w:r w:rsidR="0001560F" w:rsidRPr="00F600CB">
        <w:rPr>
          <w:rFonts w:ascii="Times New Roman" w:eastAsia="Times New Roman" w:hAnsi="Times New Roman" w:cs="David" w:hint="cs"/>
          <w:sz w:val="24"/>
          <w:szCs w:val="24"/>
          <w:rtl/>
          <w:lang w:eastAsia="he-IL"/>
        </w:rPr>
        <w:t xml:space="preserve"> </w:t>
      </w:r>
    </w:p>
    <w:p w14:paraId="63A0886C" w14:textId="77777777" w:rsidR="00F600CB" w:rsidRPr="00F600CB" w:rsidRDefault="00F600CB" w:rsidP="00F600CB">
      <w:pPr>
        <w:widowControl w:val="0"/>
        <w:spacing w:before="0" w:beforeAutospacing="0" w:after="0" w:afterAutospacing="0" w:line="240" w:lineRule="auto"/>
        <w:ind w:left="2880" w:firstLine="720"/>
        <w:rPr>
          <w:rFonts w:ascii="Times New Roman" w:eastAsia="Times New Roman" w:hAnsi="Times New Roman" w:cs="David"/>
          <w:bCs/>
          <w:sz w:val="24"/>
          <w:szCs w:val="24"/>
          <w:rtl/>
          <w:lang w:eastAsia="he-IL"/>
        </w:rPr>
      </w:pPr>
      <w:r w:rsidRPr="00F600CB">
        <w:rPr>
          <w:rFonts w:ascii="Times New Roman" w:eastAsia="Times New Roman" w:hAnsi="Times New Roman" w:cs="David" w:hint="cs"/>
          <w:sz w:val="24"/>
          <w:szCs w:val="24"/>
          <w:rtl/>
          <w:lang w:eastAsia="he-IL"/>
        </w:rPr>
        <w:t>(להלן: "</w:t>
      </w:r>
      <w:r w:rsidRPr="00F600CB">
        <w:rPr>
          <w:rFonts w:ascii="Times New Roman" w:eastAsia="Times New Roman" w:hAnsi="Times New Roman" w:cs="David" w:hint="cs"/>
          <w:b/>
          <w:bCs/>
          <w:sz w:val="24"/>
          <w:szCs w:val="24"/>
          <w:rtl/>
          <w:lang w:eastAsia="he-IL"/>
        </w:rPr>
        <w:t>המזמין</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hint="cs"/>
          <w:bCs/>
          <w:sz w:val="24"/>
          <w:szCs w:val="24"/>
          <w:rtl/>
          <w:lang w:eastAsia="he-IL"/>
        </w:rPr>
        <w:t xml:space="preserve">       </w:t>
      </w:r>
    </w:p>
    <w:p w14:paraId="63A0886D" w14:textId="77777777" w:rsidR="00F600CB" w:rsidRPr="00F600CB" w:rsidRDefault="00F600CB" w:rsidP="00F600CB">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r w:rsidRPr="00F600CB">
        <w:rPr>
          <w:rFonts w:ascii="Times New Roman" w:eastAsia="Times New Roman" w:hAnsi="Times New Roman" w:cs="David" w:hint="cs"/>
          <w:bCs/>
          <w:sz w:val="24"/>
          <w:szCs w:val="24"/>
          <w:rtl/>
          <w:lang w:eastAsia="he-IL"/>
        </w:rPr>
        <w:t xml:space="preserve">         מצד אחד;</w:t>
      </w:r>
    </w:p>
    <w:p w14:paraId="63A0886E" w14:textId="77777777" w:rsidR="00F600CB" w:rsidRPr="00F600CB" w:rsidRDefault="00F600CB" w:rsidP="00F600CB">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4"/>
          <w:szCs w:val="24"/>
          <w:rtl/>
          <w:lang w:eastAsia="he-IL"/>
        </w:rPr>
      </w:pPr>
    </w:p>
    <w:p w14:paraId="63A0886F" w14:textId="77777777" w:rsidR="00F600CB" w:rsidRPr="00F600CB" w:rsidRDefault="00F600CB" w:rsidP="00F600CB">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4"/>
          <w:szCs w:val="24"/>
          <w:rtl/>
          <w:lang w:eastAsia="he-IL"/>
        </w:rPr>
      </w:pPr>
      <w:r w:rsidRPr="00F600CB">
        <w:rPr>
          <w:rFonts w:ascii="Times New Roman" w:eastAsia="Times New Roman" w:hAnsi="Times New Roman" w:cs="David" w:hint="cs"/>
          <w:bCs/>
          <w:sz w:val="24"/>
          <w:szCs w:val="24"/>
          <w:rtl/>
          <w:lang w:eastAsia="he-IL"/>
        </w:rPr>
        <w:t>ל ב י ן</w:t>
      </w:r>
    </w:p>
    <w:p w14:paraId="63A08870" w14:textId="77777777" w:rsidR="00F600CB" w:rsidRPr="00F600CB" w:rsidRDefault="00F600CB" w:rsidP="00F600CB">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63A08871" w14:textId="77777777" w:rsidR="0001560F" w:rsidRDefault="00CF0ED6" w:rsidP="0001560F">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sdt>
        <w:sdtPr>
          <w:rPr>
            <w:rStyle w:val="PlaceholderText"/>
            <w:color w:val="00B0F0"/>
            <w:rtl/>
          </w:rPr>
          <w:alias w:val="צדדים נוספים"/>
          <w:tag w:val="cntTzadB_x002C__x0020_cntTzadC_x002C__x0020_cntTzadD"/>
          <w:id w:val="-363826986"/>
          <w:placeholder>
            <w:docPart w:val="0C6472EA799C4B65AB82EB329A207941"/>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B_x002c__x0020_cntTzadC_x002c__x0020_cntTzadD[1]" w:storeItemID="{81709D4C-33DC-48CC-AC7E-130A245806EE}"/>
          <w:text w:multiLine="1"/>
        </w:sdtPr>
        <w:sdtEndPr>
          <w:rPr>
            <w:rStyle w:val="PlaceholderText"/>
          </w:rPr>
        </w:sdtEndPr>
        <w:sdtContent>
          <w:r w:rsidR="0001560F" w:rsidRPr="00EE48BB">
            <w:rPr>
              <w:rStyle w:val="PlaceholderText"/>
              <w:color w:val="00B0F0"/>
              <w:rtl/>
            </w:rPr>
            <w:t>[צדדים נוספים]</w:t>
          </w:r>
        </w:sdtContent>
      </w:sdt>
    </w:p>
    <w:p w14:paraId="63A08872" w14:textId="77777777" w:rsidR="00F600CB" w:rsidRPr="00F600CB" w:rsidRDefault="0001560F" w:rsidP="0001560F">
      <w:pPr>
        <w:widowControl w:val="0"/>
        <w:spacing w:before="0" w:beforeAutospacing="0" w:after="0" w:afterAutospacing="0" w:line="240" w:lineRule="auto"/>
        <w:ind w:left="2880" w:firstLine="720"/>
        <w:rPr>
          <w:rFonts w:ascii="Times New Roman" w:eastAsia="Times New Roman" w:hAnsi="Times New Roman" w:cs="David"/>
          <w:bCs/>
          <w:sz w:val="24"/>
          <w:szCs w:val="24"/>
          <w:rtl/>
          <w:lang w:eastAsia="he-IL"/>
        </w:rPr>
      </w:pPr>
      <w:r w:rsidRPr="00F600CB">
        <w:rPr>
          <w:rFonts w:ascii="Times New Roman" w:eastAsia="Times New Roman" w:hAnsi="Times New Roman" w:cs="David" w:hint="cs"/>
          <w:sz w:val="24"/>
          <w:szCs w:val="24"/>
          <w:rtl/>
          <w:lang w:eastAsia="he-IL"/>
        </w:rPr>
        <w:t xml:space="preserve"> </w:t>
      </w:r>
      <w:r w:rsidR="00F600CB" w:rsidRPr="00F600CB">
        <w:rPr>
          <w:rFonts w:ascii="Times New Roman" w:eastAsia="Times New Roman" w:hAnsi="Times New Roman" w:cs="David" w:hint="cs"/>
          <w:sz w:val="24"/>
          <w:szCs w:val="24"/>
          <w:rtl/>
          <w:lang w:eastAsia="he-IL"/>
        </w:rPr>
        <w:t>(להלן: "</w:t>
      </w:r>
      <w:r w:rsidR="00F600CB" w:rsidRPr="00F600CB">
        <w:rPr>
          <w:rFonts w:ascii="Times New Roman" w:eastAsia="Times New Roman" w:hAnsi="Times New Roman" w:cs="David" w:hint="cs"/>
          <w:b/>
          <w:bCs/>
          <w:sz w:val="24"/>
          <w:szCs w:val="24"/>
          <w:rtl/>
          <w:lang w:eastAsia="he-IL"/>
        </w:rPr>
        <w:t>ה</w:t>
      </w:r>
      <w:r w:rsidR="00B06D6A">
        <w:rPr>
          <w:rFonts w:ascii="Times New Roman" w:eastAsia="Times New Roman" w:hAnsi="Times New Roman" w:cs="David" w:hint="cs"/>
          <w:b/>
          <w:bCs/>
          <w:sz w:val="24"/>
          <w:szCs w:val="24"/>
          <w:rtl/>
          <w:lang w:eastAsia="he-IL"/>
        </w:rPr>
        <w:t>יועץ</w:t>
      </w:r>
      <w:r w:rsidR="00F600CB" w:rsidRPr="00F600CB">
        <w:rPr>
          <w:rFonts w:ascii="Times New Roman" w:eastAsia="Times New Roman" w:hAnsi="Times New Roman" w:cs="David" w:hint="cs"/>
          <w:sz w:val="24"/>
          <w:szCs w:val="24"/>
          <w:rtl/>
          <w:lang w:eastAsia="he-IL"/>
        </w:rPr>
        <w:t>")</w:t>
      </w:r>
      <w:r w:rsidR="00F600CB" w:rsidRPr="00F600CB">
        <w:rPr>
          <w:rFonts w:ascii="Times New Roman" w:eastAsia="Times New Roman" w:hAnsi="Times New Roman" w:cs="David" w:hint="cs"/>
          <w:bCs/>
          <w:sz w:val="24"/>
          <w:szCs w:val="24"/>
          <w:rtl/>
          <w:lang w:eastAsia="he-IL"/>
        </w:rPr>
        <w:t xml:space="preserve">  </w:t>
      </w:r>
    </w:p>
    <w:p w14:paraId="63A08873" w14:textId="77777777" w:rsidR="00F600CB" w:rsidRPr="00F600CB" w:rsidRDefault="00F600CB" w:rsidP="00F600CB">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r w:rsidRPr="00F600CB">
        <w:rPr>
          <w:rFonts w:ascii="Times New Roman" w:eastAsia="Times New Roman" w:hAnsi="Times New Roman" w:cs="David" w:hint="cs"/>
          <w:bCs/>
          <w:sz w:val="24"/>
          <w:szCs w:val="24"/>
          <w:rtl/>
          <w:lang w:eastAsia="he-IL"/>
        </w:rPr>
        <w:t xml:space="preserve">         מצד שני;</w:t>
      </w:r>
    </w:p>
    <w:p w14:paraId="63A08874" w14:textId="77777777" w:rsidR="00F600CB" w:rsidRPr="00F600CB" w:rsidRDefault="00F600CB" w:rsidP="00F600CB">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p>
    <w:p w14:paraId="63A08875" w14:textId="77777777" w:rsidR="00F600CB" w:rsidRPr="00F600CB" w:rsidRDefault="00F600CB" w:rsidP="00F600CB">
      <w:pPr>
        <w:widowControl w:val="0"/>
        <w:spacing w:before="0" w:beforeAutospacing="0" w:after="480" w:afterAutospacing="0" w:line="240" w:lineRule="auto"/>
        <w:ind w:left="1440" w:hanging="1440"/>
        <w:jc w:val="both"/>
        <w:rPr>
          <w:rFonts w:ascii="Times New Roman" w:eastAsia="Times New Roman" w:hAnsi="Times New Roman" w:cs="David"/>
          <w:sz w:val="24"/>
          <w:szCs w:val="24"/>
          <w:rtl/>
          <w:lang w:eastAsia="he-IL"/>
        </w:rPr>
      </w:pPr>
      <w:r w:rsidRPr="00F600CB">
        <w:rPr>
          <w:rFonts w:ascii="Times New Roman" w:eastAsia="Times New Roman" w:hAnsi="Times New Roman" w:cs="David"/>
          <w:bCs/>
          <w:sz w:val="24"/>
          <w:szCs w:val="24"/>
          <w:rtl/>
          <w:lang w:eastAsia="he-IL"/>
        </w:rPr>
        <w:t>והואיל:</w:t>
      </w:r>
      <w:r w:rsidRPr="00F600CB">
        <w:rPr>
          <w:rFonts w:ascii="Times New Roman" w:eastAsia="Times New Roman" w:hAnsi="Times New Roman" w:cs="David"/>
          <w:bCs/>
          <w:sz w:val="24"/>
          <w:szCs w:val="24"/>
          <w:rtl/>
          <w:lang w:eastAsia="he-IL"/>
        </w:rPr>
        <w:tab/>
      </w:r>
      <w:r w:rsidRPr="00F600CB">
        <w:rPr>
          <w:rFonts w:ascii="Times New Roman" w:eastAsia="Times New Roman" w:hAnsi="Times New Roman" w:cs="David"/>
          <w:sz w:val="24"/>
          <w:szCs w:val="24"/>
          <w:rtl/>
          <w:lang w:eastAsia="he-IL"/>
        </w:rPr>
        <w:t>וברצון המזמין למסור ל</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את ביצוע שירותי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כמפורט להלן, כל זאת בתנאים המפורטים להלן בחוזה זה וה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הסכים לקבל על עצמו את העבודה הנ"ל;</w:t>
      </w:r>
    </w:p>
    <w:p w14:paraId="63A08876" w14:textId="77777777" w:rsidR="00F600CB" w:rsidRPr="00F600CB" w:rsidRDefault="00F600CB" w:rsidP="00F600CB">
      <w:pPr>
        <w:widowControl w:val="0"/>
        <w:spacing w:before="0" w:beforeAutospacing="0" w:after="360" w:afterAutospacing="0" w:line="240" w:lineRule="auto"/>
        <w:jc w:val="center"/>
        <w:outlineLvl w:val="1"/>
        <w:rPr>
          <w:rFonts w:ascii="Times New Roman" w:eastAsia="Times New Roman" w:hAnsi="Times New Roman" w:cs="David"/>
          <w:bCs/>
          <w:sz w:val="24"/>
          <w:szCs w:val="24"/>
          <w:rtl/>
          <w:lang w:eastAsia="he-IL"/>
        </w:rPr>
      </w:pPr>
      <w:r w:rsidRPr="00F600CB">
        <w:rPr>
          <w:rFonts w:ascii="Times New Roman" w:eastAsia="Times New Roman" w:hAnsi="Times New Roman" w:cs="David"/>
          <w:bCs/>
          <w:sz w:val="24"/>
          <w:szCs w:val="24"/>
          <w:rtl/>
          <w:lang w:eastAsia="he-IL"/>
        </w:rPr>
        <w:lastRenderedPageBreak/>
        <w:t>לפיכך הותנה והוסכם בין הצדדים כדלקמן:</w:t>
      </w:r>
    </w:p>
    <w:p w14:paraId="63A08877" w14:textId="77777777" w:rsidR="00F600CB" w:rsidRPr="00F600CB" w:rsidRDefault="00F600CB" w:rsidP="00F600CB">
      <w:pPr>
        <w:widowControl w:val="0"/>
        <w:numPr>
          <w:ilvl w:val="0"/>
          <w:numId w:val="1"/>
        </w:numPr>
        <w:spacing w:before="0" w:beforeAutospacing="0" w:after="240" w:afterAutospacing="0" w:line="240" w:lineRule="auto"/>
        <w:ind w:left="363" w:hanging="74"/>
        <w:jc w:val="both"/>
        <w:rPr>
          <w:rFonts w:ascii="Times New Roman" w:eastAsia="Times New Roman" w:hAnsi="Times New Roman" w:cs="David"/>
          <w:sz w:val="24"/>
          <w:szCs w:val="24"/>
          <w:rtl/>
          <w:lang w:eastAsia="he-IL"/>
        </w:rPr>
      </w:pPr>
      <w:r w:rsidRPr="00F600CB">
        <w:rPr>
          <w:rFonts w:ascii="Times New Roman" w:eastAsia="Times New Roman" w:hAnsi="Times New Roman" w:cs="David"/>
          <w:b/>
          <w:bCs/>
          <w:sz w:val="24"/>
          <w:szCs w:val="24"/>
          <w:u w:val="single"/>
          <w:rtl/>
          <w:lang w:eastAsia="he-IL"/>
        </w:rPr>
        <w:t>מבוא</w:t>
      </w:r>
    </w:p>
    <w:p w14:paraId="63A08878" w14:textId="77777777" w:rsidR="00F600CB" w:rsidRPr="00F600CB" w:rsidRDefault="00F600CB" w:rsidP="00F600CB">
      <w:pPr>
        <w:widowControl w:val="0"/>
        <w:numPr>
          <w:ilvl w:val="1"/>
          <w:numId w:val="1"/>
        </w:numPr>
        <w:spacing w:before="0" w:beforeAutospacing="0" w:after="0" w:afterAutospacing="0" w:line="240" w:lineRule="auto"/>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למונחים הבאים יהא הפרוש הנקוב בצידם דהיינו:</w:t>
      </w:r>
    </w:p>
    <w:p w14:paraId="63A08879" w14:textId="77777777" w:rsidR="00F600CB" w:rsidRPr="00F600CB" w:rsidRDefault="00F600CB" w:rsidP="00F600CB">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63A0887A" w14:textId="77777777" w:rsidR="00F600CB" w:rsidRPr="00F600CB" w:rsidRDefault="00F600CB" w:rsidP="00F600C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F600CB">
        <w:rPr>
          <w:rFonts w:ascii="Times New Roman" w:eastAsia="Times New Roman" w:hAnsi="Times New Roman" w:cs="David"/>
          <w:bCs/>
          <w:sz w:val="24"/>
          <w:szCs w:val="24"/>
          <w:rtl/>
          <w:lang w:eastAsia="he-IL"/>
        </w:rPr>
        <w:t>"הפרויקט"</w:t>
      </w:r>
      <w:r w:rsidRPr="00F600CB">
        <w:rPr>
          <w:rFonts w:ascii="Times New Roman" w:eastAsia="Times New Roman" w:hAnsi="Times New Roman" w:cs="David"/>
          <w:sz w:val="24"/>
          <w:szCs w:val="24"/>
          <w:rtl/>
          <w:lang w:eastAsia="he-IL"/>
        </w:rPr>
        <w:t>-</w:t>
      </w:r>
      <w:r w:rsidRPr="00F600CB">
        <w:rPr>
          <w:rFonts w:ascii="Times New Roman" w:eastAsia="Times New Roman" w:hAnsi="Times New Roman" w:cs="David"/>
          <w:sz w:val="24"/>
          <w:szCs w:val="24"/>
          <w:rtl/>
          <w:lang w:eastAsia="he-IL"/>
        </w:rPr>
        <w:tab/>
      </w:r>
      <w:r w:rsidRPr="00F600CB">
        <w:rPr>
          <w:rFonts w:ascii="Times New Roman" w:eastAsia="Times New Roman" w:hAnsi="Times New Roman" w:cs="David"/>
          <w:sz w:val="24"/>
          <w:szCs w:val="24"/>
          <w:rtl/>
          <w:lang w:eastAsia="he-IL"/>
        </w:rPr>
        <w:tab/>
        <w:t xml:space="preserve">כמוגדר בנספח </w:t>
      </w:r>
      <w:r w:rsidRPr="00F600CB">
        <w:rPr>
          <w:rFonts w:ascii="Times New Roman" w:eastAsia="Times New Roman" w:hAnsi="Times New Roman" w:cs="David"/>
          <w:b/>
          <w:bCs/>
          <w:sz w:val="24"/>
          <w:szCs w:val="24"/>
          <w:rtl/>
          <w:lang w:eastAsia="he-IL"/>
        </w:rPr>
        <w:t>א'</w:t>
      </w:r>
      <w:r w:rsidRPr="00F600CB">
        <w:rPr>
          <w:rFonts w:ascii="Times New Roman" w:eastAsia="Times New Roman" w:hAnsi="Times New Roman" w:cs="David"/>
          <w:sz w:val="24"/>
          <w:szCs w:val="24"/>
          <w:rtl/>
          <w:lang w:eastAsia="he-IL"/>
        </w:rPr>
        <w:t xml:space="preserve"> המצ"ב.</w:t>
      </w:r>
    </w:p>
    <w:p w14:paraId="63A0887B" w14:textId="77777777" w:rsidR="00F600CB" w:rsidRPr="00F600CB" w:rsidRDefault="00F600CB" w:rsidP="00F600C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63A0887C" w14:textId="77777777" w:rsidR="00F600CB" w:rsidRPr="00F600CB" w:rsidRDefault="00F600CB" w:rsidP="00F600C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F600CB">
        <w:rPr>
          <w:rFonts w:ascii="Times New Roman" w:eastAsia="Times New Roman" w:hAnsi="Times New Roman" w:cs="David"/>
          <w:bCs/>
          <w:sz w:val="24"/>
          <w:szCs w:val="24"/>
          <w:rtl/>
          <w:lang w:eastAsia="he-IL"/>
        </w:rPr>
        <w:t xml:space="preserve">"התכנית" </w:t>
      </w:r>
      <w:r w:rsidRPr="00F600CB">
        <w:rPr>
          <w:rFonts w:ascii="Times New Roman" w:eastAsia="Times New Roman" w:hAnsi="Times New Roman" w:cs="David"/>
          <w:sz w:val="24"/>
          <w:szCs w:val="24"/>
          <w:rtl/>
          <w:lang w:eastAsia="he-IL"/>
        </w:rPr>
        <w:t>/</w:t>
      </w:r>
    </w:p>
    <w:p w14:paraId="63A0887D" w14:textId="77777777" w:rsidR="00F600CB" w:rsidRPr="00F600CB" w:rsidRDefault="00F600CB" w:rsidP="00F600C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F600CB">
        <w:rPr>
          <w:rFonts w:ascii="Times New Roman" w:eastAsia="Times New Roman" w:hAnsi="Times New Roman" w:cs="David"/>
          <w:b/>
          <w:bCs/>
          <w:sz w:val="24"/>
          <w:szCs w:val="24"/>
          <w:rtl/>
          <w:lang w:eastAsia="he-IL"/>
        </w:rPr>
        <w:t>"המקרקעין"</w:t>
      </w:r>
      <w:r w:rsidRPr="00F600CB">
        <w:rPr>
          <w:rFonts w:ascii="Times New Roman" w:eastAsia="Times New Roman" w:hAnsi="Times New Roman" w:cs="David"/>
          <w:sz w:val="24"/>
          <w:szCs w:val="24"/>
          <w:rtl/>
          <w:lang w:eastAsia="he-IL"/>
        </w:rPr>
        <w:t>-</w:t>
      </w:r>
      <w:r w:rsidRPr="00F600CB">
        <w:rPr>
          <w:rFonts w:ascii="Times New Roman" w:eastAsia="Times New Roman" w:hAnsi="Times New Roman" w:cs="David"/>
          <w:sz w:val="24"/>
          <w:szCs w:val="24"/>
          <w:rtl/>
          <w:lang w:eastAsia="he-IL"/>
        </w:rPr>
        <w:tab/>
        <w:t xml:space="preserve">כמוגדר בנספח </w:t>
      </w:r>
      <w:r w:rsidRPr="00F600CB">
        <w:rPr>
          <w:rFonts w:ascii="Times New Roman" w:eastAsia="Times New Roman" w:hAnsi="Times New Roman" w:cs="David"/>
          <w:b/>
          <w:bCs/>
          <w:sz w:val="24"/>
          <w:szCs w:val="24"/>
          <w:rtl/>
          <w:lang w:eastAsia="he-IL"/>
        </w:rPr>
        <w:t>א'</w:t>
      </w:r>
      <w:r w:rsidRPr="00F600CB">
        <w:rPr>
          <w:rFonts w:ascii="Times New Roman" w:eastAsia="Times New Roman" w:hAnsi="Times New Roman" w:cs="David"/>
          <w:sz w:val="24"/>
          <w:szCs w:val="24"/>
          <w:rtl/>
          <w:lang w:eastAsia="he-IL"/>
        </w:rPr>
        <w:t xml:space="preserve"> המצ"ב.</w:t>
      </w:r>
    </w:p>
    <w:p w14:paraId="63A0887E" w14:textId="77777777" w:rsidR="00F600CB" w:rsidRPr="00F600CB" w:rsidRDefault="00F600CB" w:rsidP="00F600C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63A0887F" w14:textId="77777777" w:rsidR="00F600CB" w:rsidRPr="00F600CB" w:rsidRDefault="00F600CB" w:rsidP="00F600CB">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F600CB">
        <w:rPr>
          <w:rFonts w:ascii="Times New Roman" w:eastAsia="Times New Roman" w:hAnsi="Times New Roman" w:cs="David"/>
          <w:bCs/>
          <w:sz w:val="24"/>
          <w:szCs w:val="24"/>
          <w:rtl/>
          <w:lang w:eastAsia="he-IL"/>
        </w:rPr>
        <w:t>"האתר"</w:t>
      </w:r>
      <w:r w:rsidRPr="00F600CB">
        <w:rPr>
          <w:rFonts w:ascii="Times New Roman" w:eastAsia="Times New Roman" w:hAnsi="Times New Roman" w:cs="David"/>
          <w:sz w:val="24"/>
          <w:szCs w:val="24"/>
          <w:rtl/>
          <w:lang w:eastAsia="he-IL"/>
        </w:rPr>
        <w:t>-</w:t>
      </w:r>
      <w:r w:rsidRPr="00F600CB">
        <w:rPr>
          <w:rFonts w:ascii="Times New Roman" w:eastAsia="Times New Roman" w:hAnsi="Times New Roman" w:cs="David"/>
          <w:sz w:val="24"/>
          <w:szCs w:val="24"/>
          <w:rtl/>
          <w:lang w:eastAsia="he-IL"/>
        </w:rPr>
        <w:tab/>
      </w:r>
      <w:r w:rsidRPr="00F600CB">
        <w:rPr>
          <w:rFonts w:ascii="Times New Roman" w:eastAsia="Times New Roman" w:hAnsi="Times New Roman" w:cs="David"/>
          <w:sz w:val="24"/>
          <w:szCs w:val="24"/>
          <w:rtl/>
          <w:lang w:eastAsia="he-IL"/>
        </w:rPr>
        <w:tab/>
        <w:t>שטח התכנית/המקרקעין לרבות כל חלק ממנו כפי שיקבע ע"י המזמין מעת לעת על פי שיקול דעתו הבלעדי.</w:t>
      </w:r>
    </w:p>
    <w:p w14:paraId="63A08880" w14:textId="77777777" w:rsidR="00F600CB" w:rsidRPr="00F600CB" w:rsidRDefault="00F600CB" w:rsidP="00F600C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63A08881" w14:textId="77777777" w:rsidR="00F600CB" w:rsidRPr="00F600CB" w:rsidRDefault="00F600CB" w:rsidP="00F600CB">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w:t>
      </w:r>
      <w:r w:rsidRPr="00F600CB">
        <w:rPr>
          <w:rFonts w:ascii="Times New Roman" w:eastAsia="Times New Roman" w:hAnsi="Times New Roman" w:cs="David"/>
          <w:b/>
          <w:bCs/>
          <w:sz w:val="24"/>
          <w:szCs w:val="24"/>
          <w:rtl/>
          <w:lang w:eastAsia="he-IL"/>
        </w:rPr>
        <w:t>היועצים</w:t>
      </w:r>
      <w:r w:rsidRPr="00F600CB">
        <w:rPr>
          <w:rFonts w:ascii="Times New Roman" w:eastAsia="Times New Roman" w:hAnsi="Times New Roman" w:cs="David"/>
          <w:sz w:val="24"/>
          <w:szCs w:val="24"/>
          <w:rtl/>
          <w:lang w:eastAsia="he-IL"/>
        </w:rPr>
        <w:t>"-</w:t>
      </w:r>
      <w:r w:rsidRPr="00F600CB">
        <w:rPr>
          <w:rFonts w:ascii="Times New Roman" w:eastAsia="Times New Roman" w:hAnsi="Times New Roman" w:cs="David"/>
          <w:sz w:val="24"/>
          <w:szCs w:val="24"/>
          <w:rtl/>
          <w:lang w:eastAsia="he-IL"/>
        </w:rPr>
        <w:tab/>
      </w:r>
      <w:r w:rsidRPr="00F600CB">
        <w:rPr>
          <w:rFonts w:ascii="Times New Roman" w:eastAsia="Times New Roman" w:hAnsi="Times New Roman" w:cs="David"/>
          <w:sz w:val="24"/>
          <w:szCs w:val="24"/>
          <w:rtl/>
          <w:lang w:eastAsia="he-IL"/>
        </w:rPr>
        <w:tab/>
        <w:t>מתכננים, אדריכלים, מהנדסים, יועצים מקצועיים, ובעלי מקצוע הנדסי וטכנולוגי אחרים שיועסקו ע"י המזמין ו/או הרשות המקומית בקשר לפרויקט, פרט ל</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w:t>
      </w:r>
    </w:p>
    <w:p w14:paraId="63A08882" w14:textId="77777777" w:rsidR="00F600CB" w:rsidRPr="00F600CB" w:rsidRDefault="00F600CB" w:rsidP="00F600C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63A08883" w14:textId="77777777" w:rsidR="00F600CB" w:rsidRPr="00F600CB" w:rsidRDefault="00F600CB" w:rsidP="00F600CB">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w:t>
      </w:r>
      <w:r w:rsidRPr="00F600CB">
        <w:rPr>
          <w:rFonts w:ascii="Times New Roman" w:eastAsia="Times New Roman" w:hAnsi="Times New Roman" w:cs="David"/>
          <w:b/>
          <w:bCs/>
          <w:sz w:val="24"/>
          <w:szCs w:val="24"/>
          <w:rtl/>
          <w:lang w:eastAsia="he-IL"/>
        </w:rPr>
        <w:t>התכניות</w:t>
      </w:r>
      <w:r w:rsidRPr="00F600CB">
        <w:rPr>
          <w:rFonts w:ascii="Times New Roman" w:eastAsia="Times New Roman" w:hAnsi="Times New Roman" w:cs="David"/>
          <w:sz w:val="24"/>
          <w:szCs w:val="24"/>
          <w:rtl/>
          <w:lang w:eastAsia="he-IL"/>
        </w:rPr>
        <w:t>"-</w:t>
      </w:r>
      <w:r w:rsidRPr="00F600CB">
        <w:rPr>
          <w:rFonts w:ascii="Times New Roman" w:eastAsia="Times New Roman" w:hAnsi="Times New Roman" w:cs="David"/>
          <w:sz w:val="24"/>
          <w:szCs w:val="24"/>
          <w:rtl/>
          <w:lang w:eastAsia="he-IL"/>
        </w:rPr>
        <w:tab/>
      </w:r>
      <w:r w:rsidRPr="00F600CB">
        <w:rPr>
          <w:rFonts w:ascii="Times New Roman" w:eastAsia="Times New Roman" w:hAnsi="Times New Roman" w:cs="David"/>
          <w:sz w:val="24"/>
          <w:szCs w:val="24"/>
          <w:rtl/>
          <w:lang w:eastAsia="he-IL"/>
        </w:rPr>
        <w:tab/>
        <w:t>התכניות, החישובים, התיאורים, הביאורים, המדידות, התרשימים הדיאגרמות, השרטוטים, המפרטים, כתבי הכמויות, ההמלצות, ההנחיות וכל יתר המסמכים שיערכו ע"י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תוך כדי ב</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צוע שרותי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ע</w:t>
      </w:r>
      <w:r w:rsidRPr="00F600CB">
        <w:rPr>
          <w:rFonts w:ascii="Times New Roman" w:eastAsia="Times New Roman" w:hAnsi="Times New Roman" w:cs="David" w:hint="cs"/>
          <w:sz w:val="24"/>
          <w:szCs w:val="24"/>
          <w:rtl/>
          <w:lang w:eastAsia="he-IL"/>
        </w:rPr>
        <w:t>ל פי</w:t>
      </w:r>
      <w:r w:rsidRPr="00F600CB">
        <w:rPr>
          <w:rFonts w:ascii="Times New Roman" w:eastAsia="Times New Roman" w:hAnsi="Times New Roman" w:cs="David"/>
          <w:sz w:val="24"/>
          <w:szCs w:val="24"/>
          <w:rtl/>
          <w:lang w:eastAsia="he-IL"/>
        </w:rPr>
        <w:t xml:space="preserve"> דרישת המזמין, לשם ביצוע הפרויקט ו/או כל חלק הימנו, לפי קביעת המזמין, לרבות ומבלי לפגוע בכלליות האמור לעיל, </w:t>
      </w:r>
      <w:r w:rsidRPr="00F600CB">
        <w:rPr>
          <w:rFonts w:ascii="Times New Roman" w:eastAsia="Times New Roman" w:hAnsi="Times New Roman" w:cs="David"/>
          <w:sz w:val="24"/>
          <w:szCs w:val="24"/>
          <w:rtl/>
          <w:lang w:eastAsia="he-IL"/>
        </w:rPr>
        <w:lastRenderedPageBreak/>
        <w:t xml:space="preserve">כל המסמכים המצוינים ברשימת התכניות ומסמכים המצורפת לחוזה זה במסגרת נספח </w:t>
      </w:r>
      <w:r w:rsidRPr="00F600CB">
        <w:rPr>
          <w:rFonts w:ascii="Times New Roman" w:eastAsia="Times New Roman" w:hAnsi="Times New Roman" w:cs="David"/>
          <w:b/>
          <w:bCs/>
          <w:sz w:val="24"/>
          <w:szCs w:val="24"/>
          <w:rtl/>
          <w:lang w:eastAsia="he-IL"/>
        </w:rPr>
        <w:t>ח'</w:t>
      </w:r>
      <w:r w:rsidRPr="00F600CB">
        <w:rPr>
          <w:rFonts w:ascii="Times New Roman" w:eastAsia="Times New Roman" w:hAnsi="Times New Roman" w:cs="David"/>
          <w:sz w:val="24"/>
          <w:szCs w:val="24"/>
          <w:rtl/>
          <w:lang w:eastAsia="he-IL"/>
        </w:rPr>
        <w:t>. כל המסמכים שיערכו ע"י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כאמור יערכו בשפה העברית.</w:t>
      </w:r>
    </w:p>
    <w:p w14:paraId="63A08884" w14:textId="77777777" w:rsidR="00F600CB" w:rsidRPr="00F600CB" w:rsidRDefault="00F600CB" w:rsidP="00F600C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63A08885" w14:textId="77777777" w:rsidR="00F600CB" w:rsidRPr="00F600CB" w:rsidRDefault="00F600CB" w:rsidP="00F600C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4"/>
          <w:szCs w:val="24"/>
          <w:rtl/>
          <w:lang w:eastAsia="he-IL"/>
        </w:rPr>
      </w:pPr>
      <w:r w:rsidRPr="00F600CB">
        <w:rPr>
          <w:rFonts w:ascii="Times New Roman" w:eastAsia="Times New Roman" w:hAnsi="Times New Roman" w:cs="David"/>
          <w:sz w:val="24"/>
          <w:szCs w:val="24"/>
          <w:rtl/>
          <w:lang w:eastAsia="he-IL"/>
        </w:rPr>
        <w:t>"</w:t>
      </w:r>
      <w:r w:rsidRPr="00F600CB">
        <w:rPr>
          <w:rFonts w:ascii="Times New Roman" w:eastAsia="Times New Roman" w:hAnsi="Times New Roman" w:cs="David"/>
          <w:b/>
          <w:bCs/>
          <w:sz w:val="24"/>
          <w:szCs w:val="24"/>
          <w:rtl/>
          <w:lang w:eastAsia="he-IL"/>
        </w:rPr>
        <w:t>שירותי</w:t>
      </w:r>
    </w:p>
    <w:p w14:paraId="63A08886" w14:textId="77777777" w:rsidR="00F600CB" w:rsidRPr="00F600CB" w:rsidRDefault="00F600CB" w:rsidP="00F600C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F600CB">
        <w:rPr>
          <w:rFonts w:ascii="Times New Roman" w:eastAsia="Times New Roman" w:hAnsi="Times New Roman" w:cs="David"/>
          <w:b/>
          <w:bCs/>
          <w:sz w:val="24"/>
          <w:szCs w:val="24"/>
          <w:rtl/>
          <w:lang w:eastAsia="he-IL"/>
        </w:rPr>
        <w:t xml:space="preserve"> ה</w:t>
      </w:r>
      <w:r w:rsidR="00B06D6A">
        <w:rPr>
          <w:rFonts w:ascii="Times New Roman" w:eastAsia="Times New Roman" w:hAnsi="Times New Roman" w:cs="David"/>
          <w:b/>
          <w:bCs/>
          <w:sz w:val="24"/>
          <w:szCs w:val="24"/>
          <w:rtl/>
          <w:lang w:eastAsia="he-IL"/>
        </w:rPr>
        <w:t>יועץ</w:t>
      </w:r>
      <w:r w:rsidRPr="00F600CB">
        <w:rPr>
          <w:rFonts w:ascii="Times New Roman" w:eastAsia="Times New Roman" w:hAnsi="Times New Roman" w:cs="David"/>
          <w:sz w:val="24"/>
          <w:szCs w:val="24"/>
          <w:rtl/>
          <w:lang w:eastAsia="he-IL"/>
        </w:rPr>
        <w:t>"/</w:t>
      </w:r>
      <w:r w:rsidRPr="00F600CB">
        <w:rPr>
          <w:rFonts w:ascii="Times New Roman" w:eastAsia="Times New Roman" w:hAnsi="Times New Roman" w:cs="David"/>
          <w:sz w:val="24"/>
          <w:szCs w:val="24"/>
          <w:rtl/>
          <w:lang w:eastAsia="he-IL"/>
        </w:rPr>
        <w:tab/>
      </w:r>
    </w:p>
    <w:p w14:paraId="63A08887" w14:textId="77777777" w:rsidR="00F600CB" w:rsidRPr="00F600CB" w:rsidRDefault="00F600CB" w:rsidP="00F600C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w:t>
      </w:r>
      <w:r w:rsidRPr="00F600CB">
        <w:rPr>
          <w:rFonts w:ascii="Times New Roman" w:eastAsia="Times New Roman" w:hAnsi="Times New Roman" w:cs="David"/>
          <w:b/>
          <w:bCs/>
          <w:sz w:val="24"/>
          <w:szCs w:val="24"/>
          <w:rtl/>
          <w:lang w:eastAsia="he-IL"/>
        </w:rPr>
        <w:t>השירותים</w:t>
      </w:r>
      <w:r w:rsidRPr="00F600CB">
        <w:rPr>
          <w:rFonts w:ascii="Times New Roman" w:eastAsia="Times New Roman" w:hAnsi="Times New Roman" w:cs="David"/>
          <w:sz w:val="24"/>
          <w:szCs w:val="24"/>
          <w:rtl/>
          <w:lang w:eastAsia="he-IL"/>
        </w:rPr>
        <w:t>"-</w:t>
      </w:r>
      <w:r w:rsidRPr="00F600CB">
        <w:rPr>
          <w:rFonts w:ascii="Times New Roman" w:eastAsia="Times New Roman" w:hAnsi="Times New Roman" w:cs="David"/>
          <w:sz w:val="24"/>
          <w:szCs w:val="24"/>
          <w:rtl/>
          <w:lang w:eastAsia="he-IL"/>
        </w:rPr>
        <w:tab/>
        <w:t xml:space="preserve">השירותים כמוגדר וכמפורט בחוזה זה ובנספח </w:t>
      </w:r>
      <w:r w:rsidRPr="00F600CB">
        <w:rPr>
          <w:rFonts w:ascii="Times New Roman" w:eastAsia="Times New Roman" w:hAnsi="Times New Roman" w:cs="David"/>
          <w:b/>
          <w:bCs/>
          <w:sz w:val="24"/>
          <w:szCs w:val="24"/>
          <w:rtl/>
          <w:lang w:eastAsia="he-IL"/>
        </w:rPr>
        <w:t>ב'</w:t>
      </w:r>
      <w:r w:rsidRPr="00F600CB">
        <w:rPr>
          <w:rFonts w:ascii="Times New Roman" w:eastAsia="Times New Roman" w:hAnsi="Times New Roman" w:cs="David" w:hint="cs"/>
          <w:b/>
          <w:bCs/>
          <w:sz w:val="24"/>
          <w:szCs w:val="24"/>
          <w:rtl/>
          <w:lang w:eastAsia="he-IL"/>
        </w:rPr>
        <w:t xml:space="preserve"> </w:t>
      </w:r>
      <w:r w:rsidRPr="00F600CB">
        <w:rPr>
          <w:rFonts w:ascii="Times New Roman" w:eastAsia="Times New Roman" w:hAnsi="Times New Roman" w:cs="David" w:hint="cs"/>
          <w:sz w:val="24"/>
          <w:szCs w:val="24"/>
          <w:rtl/>
          <w:lang w:eastAsia="he-IL"/>
        </w:rPr>
        <w:t>המצ"ב</w:t>
      </w:r>
      <w:r w:rsidRPr="00F600CB">
        <w:rPr>
          <w:rFonts w:ascii="Times New Roman" w:eastAsia="Times New Roman" w:hAnsi="Times New Roman" w:cs="David"/>
          <w:sz w:val="24"/>
          <w:szCs w:val="24"/>
          <w:rtl/>
          <w:lang w:eastAsia="he-IL"/>
        </w:rPr>
        <w:t>.</w:t>
      </w:r>
    </w:p>
    <w:p w14:paraId="63A08888" w14:textId="77777777" w:rsidR="00F600CB" w:rsidRPr="00F600CB" w:rsidRDefault="00F600CB" w:rsidP="00F600C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63A08889" w14:textId="77777777" w:rsidR="00F600CB" w:rsidRPr="00F600CB" w:rsidRDefault="00F600CB" w:rsidP="00F600CB">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w:t>
      </w:r>
      <w:r w:rsidRPr="00F600CB">
        <w:rPr>
          <w:rFonts w:ascii="Times New Roman" w:eastAsia="Times New Roman" w:hAnsi="Times New Roman" w:cs="David"/>
          <w:b/>
          <w:bCs/>
          <w:sz w:val="24"/>
          <w:szCs w:val="24"/>
          <w:rtl/>
          <w:lang w:eastAsia="he-IL"/>
        </w:rPr>
        <w:t>המנהל</w:t>
      </w:r>
      <w:r w:rsidRPr="00F600CB">
        <w:rPr>
          <w:rFonts w:ascii="Times New Roman" w:eastAsia="Times New Roman" w:hAnsi="Times New Roman" w:cs="David"/>
          <w:sz w:val="24"/>
          <w:szCs w:val="24"/>
          <w:rtl/>
          <w:lang w:eastAsia="he-IL"/>
        </w:rPr>
        <w:t>"-</w:t>
      </w:r>
      <w:r w:rsidRPr="00F600CB">
        <w:rPr>
          <w:rFonts w:ascii="Times New Roman" w:eastAsia="Times New Roman" w:hAnsi="Times New Roman" w:cs="David"/>
          <w:sz w:val="24"/>
          <w:szCs w:val="24"/>
          <w:rtl/>
          <w:lang w:eastAsia="he-IL"/>
        </w:rPr>
        <w:tab/>
      </w:r>
      <w:r w:rsidRPr="00F600CB">
        <w:rPr>
          <w:rFonts w:ascii="Times New Roman" w:eastAsia="Times New Roman" w:hAnsi="Times New Roman" w:cs="David"/>
          <w:sz w:val="24"/>
          <w:szCs w:val="24"/>
          <w:rtl/>
          <w:lang w:eastAsia="he-IL"/>
        </w:rPr>
        <w:tab/>
        <w:t>מנהל הפרויקט שיקבע ע"י המזמין וכן מי שנתמנה ע"י המזמין לשמש כמנהלו לצורך חוזה זה באופן כללי או למטרה מסוימת וכן כל מי שיקבע ע"י המנהל לצרכים כאמור.</w:t>
      </w:r>
    </w:p>
    <w:p w14:paraId="63A0888A" w14:textId="77777777" w:rsidR="00F600CB" w:rsidRPr="00F600CB" w:rsidRDefault="00F600CB" w:rsidP="00F600C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63A0888B" w14:textId="77777777" w:rsidR="00F600CB" w:rsidRPr="00F600CB" w:rsidRDefault="00F600CB" w:rsidP="00F600C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ab/>
      </w:r>
      <w:r w:rsidRPr="00F600CB">
        <w:rPr>
          <w:rFonts w:ascii="Times New Roman" w:eastAsia="Times New Roman" w:hAnsi="Times New Roman" w:cs="David"/>
          <w:sz w:val="24"/>
          <w:szCs w:val="24"/>
          <w:rtl/>
          <w:lang w:eastAsia="he-IL"/>
        </w:rPr>
        <w:tab/>
        <w:t>מקום שמדובר בחוזה זה במזמין - גם המנהל במשמע.</w:t>
      </w:r>
    </w:p>
    <w:p w14:paraId="63A0888C" w14:textId="77777777" w:rsidR="00F600CB" w:rsidRPr="00F600CB" w:rsidRDefault="00F600CB" w:rsidP="00F600C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63A0888D" w14:textId="77777777" w:rsidR="00F600CB" w:rsidRPr="00F600CB" w:rsidRDefault="00F600CB" w:rsidP="00F600C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63A0888E" w14:textId="77777777" w:rsidR="00F600CB" w:rsidRPr="00F600CB" w:rsidRDefault="00F600CB" w:rsidP="00F600C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w:t>
      </w:r>
      <w:r w:rsidRPr="00F600CB">
        <w:rPr>
          <w:rFonts w:ascii="Times New Roman" w:eastAsia="Times New Roman" w:hAnsi="Times New Roman" w:cs="David"/>
          <w:b/>
          <w:bCs/>
          <w:sz w:val="24"/>
          <w:szCs w:val="24"/>
          <w:rtl/>
          <w:lang w:eastAsia="he-IL"/>
        </w:rPr>
        <w:t>החוזה</w:t>
      </w:r>
      <w:r w:rsidRPr="00F600CB">
        <w:rPr>
          <w:rFonts w:ascii="Times New Roman" w:eastAsia="Times New Roman" w:hAnsi="Times New Roman" w:cs="David"/>
          <w:sz w:val="24"/>
          <w:szCs w:val="24"/>
          <w:rtl/>
          <w:lang w:eastAsia="he-IL"/>
        </w:rPr>
        <w:t>"</w:t>
      </w:r>
      <w:r w:rsidRPr="00F600CB">
        <w:rPr>
          <w:rFonts w:ascii="Times New Roman" w:eastAsia="Times New Roman" w:hAnsi="Times New Roman" w:cs="David" w:hint="cs"/>
          <w:sz w:val="24"/>
          <w:szCs w:val="24"/>
          <w:rtl/>
          <w:lang w:eastAsia="he-IL"/>
        </w:rPr>
        <w:t>/</w:t>
      </w:r>
    </w:p>
    <w:p w14:paraId="63A0888F" w14:textId="77777777" w:rsidR="00F600CB" w:rsidRPr="00F600CB" w:rsidRDefault="00F600CB" w:rsidP="00F600C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hint="cs"/>
          <w:b/>
          <w:bCs/>
          <w:sz w:val="24"/>
          <w:szCs w:val="24"/>
          <w:rtl/>
          <w:lang w:eastAsia="he-IL"/>
        </w:rPr>
        <w:t>ההסכם</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w:t>
      </w:r>
      <w:r w:rsidRPr="00F600CB">
        <w:rPr>
          <w:rFonts w:ascii="Times New Roman" w:eastAsia="Times New Roman" w:hAnsi="Times New Roman" w:cs="David"/>
          <w:sz w:val="24"/>
          <w:szCs w:val="24"/>
          <w:rtl/>
          <w:lang w:eastAsia="he-IL"/>
        </w:rPr>
        <w:tab/>
      </w:r>
      <w:r w:rsidRPr="00F600CB">
        <w:rPr>
          <w:rFonts w:ascii="Times New Roman" w:eastAsia="Times New Roman" w:hAnsi="Times New Roman" w:cs="David"/>
          <w:sz w:val="24"/>
          <w:szCs w:val="24"/>
          <w:rtl/>
          <w:lang w:eastAsia="he-IL"/>
        </w:rPr>
        <w:tab/>
        <w:t>חוזה זה על נספחיו.</w:t>
      </w:r>
    </w:p>
    <w:p w14:paraId="63A08890" w14:textId="77777777" w:rsidR="00F600CB" w:rsidRPr="00F600CB" w:rsidRDefault="00F600CB" w:rsidP="00F600CB">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p>
    <w:p w14:paraId="63A08891" w14:textId="77777777" w:rsidR="00F600CB" w:rsidRPr="00F600CB" w:rsidRDefault="00F600CB" w:rsidP="00F600CB">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w:t>
      </w:r>
      <w:r w:rsidRPr="00F600CB">
        <w:rPr>
          <w:rFonts w:ascii="Times New Roman" w:eastAsia="Times New Roman" w:hAnsi="Times New Roman" w:cs="David"/>
          <w:b/>
          <w:bCs/>
          <w:sz w:val="24"/>
          <w:szCs w:val="24"/>
          <w:rtl/>
          <w:lang w:eastAsia="he-IL"/>
        </w:rPr>
        <w:t>הדין</w:t>
      </w:r>
      <w:r w:rsidRPr="00F600CB">
        <w:rPr>
          <w:rFonts w:ascii="Times New Roman" w:eastAsia="Times New Roman" w:hAnsi="Times New Roman" w:cs="David"/>
          <w:sz w:val="24"/>
          <w:szCs w:val="24"/>
          <w:rtl/>
          <w:lang w:eastAsia="he-IL"/>
        </w:rPr>
        <w:t>"-</w:t>
      </w:r>
      <w:r w:rsidRPr="00F600CB">
        <w:rPr>
          <w:rFonts w:ascii="Times New Roman" w:eastAsia="Times New Roman" w:hAnsi="Times New Roman" w:cs="David"/>
          <w:sz w:val="24"/>
          <w:szCs w:val="24"/>
          <w:rtl/>
          <w:lang w:eastAsia="he-IL"/>
        </w:rPr>
        <w:tab/>
      </w:r>
      <w:r w:rsidRPr="00F600CB">
        <w:rPr>
          <w:rFonts w:ascii="Times New Roman" w:eastAsia="Times New Roman" w:hAnsi="Times New Roman" w:cs="David"/>
          <w:sz w:val="24"/>
          <w:szCs w:val="24"/>
          <w:rtl/>
          <w:lang w:eastAsia="he-IL"/>
        </w:rPr>
        <w:tab/>
        <w:t>כהגדרתו בחוק ה</w:t>
      </w:r>
      <w:r w:rsidRPr="00F600CB">
        <w:rPr>
          <w:rFonts w:ascii="Times New Roman" w:eastAsia="Times New Roman" w:hAnsi="Times New Roman" w:cs="David" w:hint="cs"/>
          <w:sz w:val="24"/>
          <w:szCs w:val="24"/>
          <w:rtl/>
          <w:lang w:eastAsia="he-IL"/>
        </w:rPr>
        <w:t>פרשנות, התשמ"א-1981</w:t>
      </w:r>
      <w:r w:rsidRPr="00F600CB">
        <w:rPr>
          <w:rFonts w:ascii="Times New Roman" w:eastAsia="Times New Roman" w:hAnsi="Times New Roman" w:cs="David"/>
          <w:sz w:val="24"/>
          <w:szCs w:val="24"/>
          <w:rtl/>
          <w:lang w:eastAsia="he-IL"/>
        </w:rPr>
        <w:t xml:space="preserve"> לרבות כל </w:t>
      </w:r>
      <w:r w:rsidRPr="00F600CB">
        <w:rPr>
          <w:rFonts w:ascii="Times New Roman" w:eastAsia="Times New Roman" w:hAnsi="Times New Roman" w:cs="David" w:hint="cs"/>
          <w:sz w:val="24"/>
          <w:szCs w:val="24"/>
          <w:rtl/>
          <w:lang w:eastAsia="he-IL"/>
        </w:rPr>
        <w:t xml:space="preserve">תקנה ו/או </w:t>
      </w:r>
      <w:r w:rsidRPr="00F600CB">
        <w:rPr>
          <w:rFonts w:ascii="Times New Roman" w:eastAsia="Times New Roman" w:hAnsi="Times New Roman" w:cs="David"/>
          <w:sz w:val="24"/>
          <w:szCs w:val="24"/>
          <w:rtl/>
          <w:lang w:eastAsia="he-IL"/>
        </w:rPr>
        <w:t>הוראה של רשות מוסמכת בתוקף סמכותה על פי הדין.</w:t>
      </w:r>
    </w:p>
    <w:p w14:paraId="63A08892" w14:textId="77777777" w:rsidR="00F600CB" w:rsidRPr="00F600CB" w:rsidRDefault="00F600CB" w:rsidP="00F600C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63A08893" w14:textId="77777777" w:rsidR="00F600CB" w:rsidRPr="00F600CB" w:rsidRDefault="00F600CB" w:rsidP="00F600C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4"/>
          <w:szCs w:val="24"/>
          <w:rtl/>
          <w:lang w:eastAsia="he-IL"/>
        </w:rPr>
      </w:pPr>
      <w:r w:rsidRPr="00F600CB">
        <w:rPr>
          <w:rFonts w:ascii="Times New Roman" w:eastAsia="Times New Roman" w:hAnsi="Times New Roman" w:cs="David"/>
          <w:sz w:val="24"/>
          <w:szCs w:val="24"/>
          <w:rtl/>
          <w:lang w:eastAsia="he-IL"/>
        </w:rPr>
        <w:t>"</w:t>
      </w:r>
      <w:r w:rsidRPr="00F600CB">
        <w:rPr>
          <w:rFonts w:ascii="Times New Roman" w:eastAsia="Times New Roman" w:hAnsi="Times New Roman" w:cs="David"/>
          <w:b/>
          <w:bCs/>
          <w:sz w:val="24"/>
          <w:szCs w:val="24"/>
          <w:rtl/>
          <w:lang w:eastAsia="he-IL"/>
        </w:rPr>
        <w:t>הרשות</w:t>
      </w:r>
    </w:p>
    <w:p w14:paraId="63A08894" w14:textId="77777777" w:rsidR="00F600CB" w:rsidRPr="00F600CB" w:rsidRDefault="00F600CB" w:rsidP="00F600C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F600CB">
        <w:rPr>
          <w:rFonts w:ascii="Times New Roman" w:eastAsia="Times New Roman" w:hAnsi="Times New Roman" w:cs="David"/>
          <w:b/>
          <w:bCs/>
          <w:sz w:val="24"/>
          <w:szCs w:val="24"/>
          <w:rtl/>
          <w:lang w:eastAsia="he-IL"/>
        </w:rPr>
        <w:t xml:space="preserve"> המקומית</w:t>
      </w:r>
      <w:r w:rsidRPr="00F600CB">
        <w:rPr>
          <w:rFonts w:ascii="Times New Roman" w:eastAsia="Times New Roman" w:hAnsi="Times New Roman" w:cs="David"/>
          <w:sz w:val="24"/>
          <w:szCs w:val="24"/>
          <w:rtl/>
          <w:lang w:eastAsia="he-IL"/>
        </w:rPr>
        <w:t>"-</w:t>
      </w:r>
      <w:r w:rsidRPr="00F600CB">
        <w:rPr>
          <w:rFonts w:ascii="Times New Roman" w:eastAsia="Times New Roman" w:hAnsi="Times New Roman" w:cs="David"/>
          <w:sz w:val="24"/>
          <w:szCs w:val="24"/>
          <w:rtl/>
          <w:lang w:eastAsia="he-IL"/>
        </w:rPr>
        <w:tab/>
      </w:r>
      <w:r w:rsidRPr="00F600CB">
        <w:rPr>
          <w:rFonts w:ascii="Times New Roman" w:eastAsia="Times New Roman" w:hAnsi="Times New Roman" w:cs="David"/>
          <w:sz w:val="24"/>
          <w:szCs w:val="24"/>
          <w:rtl/>
          <w:lang w:eastAsia="he-IL"/>
        </w:rPr>
        <w:tab/>
        <w:t xml:space="preserve">כמוגדר בנספח </w:t>
      </w:r>
      <w:r w:rsidRPr="00F600CB">
        <w:rPr>
          <w:rFonts w:ascii="Times New Roman" w:eastAsia="Times New Roman" w:hAnsi="Times New Roman" w:cs="David"/>
          <w:b/>
          <w:bCs/>
          <w:sz w:val="24"/>
          <w:szCs w:val="24"/>
          <w:rtl/>
          <w:lang w:eastAsia="he-IL"/>
        </w:rPr>
        <w:t>א'</w:t>
      </w:r>
      <w:r w:rsidRPr="00F600CB">
        <w:rPr>
          <w:rFonts w:ascii="Times New Roman" w:eastAsia="Times New Roman" w:hAnsi="Times New Roman" w:cs="David"/>
          <w:sz w:val="24"/>
          <w:szCs w:val="24"/>
          <w:rtl/>
          <w:lang w:eastAsia="he-IL"/>
        </w:rPr>
        <w:t xml:space="preserve"> המצ"ב.</w:t>
      </w:r>
    </w:p>
    <w:p w14:paraId="63A08895" w14:textId="77777777" w:rsidR="00F600CB" w:rsidRPr="00F600CB" w:rsidRDefault="00F600CB" w:rsidP="00F600C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63A08896" w14:textId="77777777" w:rsidR="00F600CB" w:rsidRPr="00F600CB" w:rsidRDefault="00F600CB" w:rsidP="00F600C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4"/>
          <w:szCs w:val="24"/>
          <w:rtl/>
          <w:lang w:eastAsia="he-IL"/>
        </w:rPr>
      </w:pPr>
      <w:r w:rsidRPr="00F600CB">
        <w:rPr>
          <w:rFonts w:ascii="Times New Roman" w:eastAsia="Times New Roman" w:hAnsi="Times New Roman" w:cs="David"/>
          <w:sz w:val="24"/>
          <w:szCs w:val="24"/>
          <w:rtl/>
          <w:lang w:eastAsia="he-IL"/>
        </w:rPr>
        <w:t>"</w:t>
      </w:r>
      <w:r w:rsidRPr="00F600CB">
        <w:rPr>
          <w:rFonts w:ascii="Times New Roman" w:eastAsia="Times New Roman" w:hAnsi="Times New Roman" w:cs="David"/>
          <w:b/>
          <w:bCs/>
          <w:sz w:val="24"/>
          <w:szCs w:val="24"/>
          <w:rtl/>
          <w:lang w:eastAsia="he-IL"/>
        </w:rPr>
        <w:t>חוזה</w:t>
      </w:r>
    </w:p>
    <w:p w14:paraId="63A08897" w14:textId="77777777" w:rsidR="00F600CB" w:rsidRPr="00F600CB" w:rsidRDefault="00F600CB" w:rsidP="00F600CB">
      <w:pPr>
        <w:widowControl w:val="0"/>
        <w:tabs>
          <w:tab w:val="left" w:pos="1932"/>
        </w:tabs>
        <w:spacing w:before="0" w:beforeAutospacing="0" w:after="0" w:afterAutospacing="0" w:line="240" w:lineRule="auto"/>
        <w:ind w:left="798"/>
        <w:jc w:val="both"/>
        <w:rPr>
          <w:rFonts w:ascii="Times New Roman" w:eastAsia="Times New Roman" w:hAnsi="Times New Roman" w:cs="David"/>
          <w:sz w:val="24"/>
          <w:szCs w:val="24"/>
          <w:rtl/>
          <w:lang w:eastAsia="he-IL"/>
        </w:rPr>
      </w:pPr>
      <w:r w:rsidRPr="00F600CB">
        <w:rPr>
          <w:rFonts w:ascii="Times New Roman" w:eastAsia="Times New Roman" w:hAnsi="Times New Roman" w:cs="David"/>
          <w:b/>
          <w:bCs/>
          <w:sz w:val="24"/>
          <w:szCs w:val="24"/>
          <w:rtl/>
          <w:lang w:eastAsia="he-IL"/>
        </w:rPr>
        <w:t xml:space="preserve"> הפיתוח</w:t>
      </w:r>
      <w:r w:rsidRPr="00F600CB">
        <w:rPr>
          <w:rFonts w:ascii="Times New Roman" w:eastAsia="Times New Roman" w:hAnsi="Times New Roman" w:cs="David"/>
          <w:sz w:val="24"/>
          <w:szCs w:val="24"/>
          <w:rtl/>
          <w:lang w:eastAsia="he-IL"/>
        </w:rPr>
        <w:t xml:space="preserve">"- </w:t>
      </w:r>
      <w:r w:rsidRPr="00F600CB">
        <w:rPr>
          <w:rFonts w:ascii="Times New Roman" w:eastAsia="Times New Roman" w:hAnsi="Times New Roman" w:cs="David"/>
          <w:sz w:val="24"/>
          <w:szCs w:val="24"/>
          <w:rtl/>
          <w:lang w:eastAsia="he-IL"/>
        </w:rPr>
        <w:tab/>
      </w:r>
      <w:r w:rsidRPr="00F600CB">
        <w:rPr>
          <w:rFonts w:ascii="Times New Roman" w:eastAsia="Times New Roman" w:hAnsi="Times New Roman" w:cs="David"/>
          <w:sz w:val="24"/>
          <w:szCs w:val="24"/>
          <w:rtl/>
          <w:lang w:eastAsia="he-IL"/>
        </w:rPr>
        <w:tab/>
        <w:t xml:space="preserve">כמוגדר בנספח </w:t>
      </w:r>
      <w:r w:rsidRPr="00F600CB">
        <w:rPr>
          <w:rFonts w:ascii="Times New Roman" w:eastAsia="Times New Roman" w:hAnsi="Times New Roman" w:cs="David"/>
          <w:b/>
          <w:bCs/>
          <w:sz w:val="24"/>
          <w:szCs w:val="24"/>
          <w:rtl/>
          <w:lang w:eastAsia="he-IL"/>
        </w:rPr>
        <w:t>א'</w:t>
      </w:r>
      <w:r w:rsidRPr="00F600CB">
        <w:rPr>
          <w:rFonts w:ascii="Times New Roman" w:eastAsia="Times New Roman" w:hAnsi="Times New Roman" w:cs="David" w:hint="cs"/>
          <w:sz w:val="24"/>
          <w:szCs w:val="24"/>
          <w:rtl/>
          <w:lang w:eastAsia="he-IL"/>
        </w:rPr>
        <w:t xml:space="preserve"> המצ"ב</w:t>
      </w:r>
      <w:r w:rsidRPr="00F600CB">
        <w:rPr>
          <w:rFonts w:ascii="Times New Roman" w:eastAsia="Times New Roman" w:hAnsi="Times New Roman" w:cs="David"/>
          <w:sz w:val="24"/>
          <w:szCs w:val="24"/>
          <w:rtl/>
          <w:lang w:eastAsia="he-IL"/>
        </w:rPr>
        <w:t>.</w:t>
      </w:r>
    </w:p>
    <w:p w14:paraId="63A08898" w14:textId="77777777" w:rsidR="00F600CB" w:rsidRPr="00F600CB" w:rsidRDefault="00F600CB" w:rsidP="00F600CB">
      <w:pPr>
        <w:widowControl w:val="0"/>
        <w:tabs>
          <w:tab w:val="left" w:pos="1932"/>
        </w:tabs>
        <w:spacing w:before="0" w:beforeAutospacing="0" w:after="0" w:afterAutospacing="0" w:line="240" w:lineRule="auto"/>
        <w:ind w:left="798"/>
        <w:jc w:val="both"/>
        <w:rPr>
          <w:rFonts w:ascii="Times New Roman" w:eastAsia="Times New Roman" w:hAnsi="Times New Roman" w:cs="David"/>
          <w:sz w:val="24"/>
          <w:szCs w:val="24"/>
          <w:rtl/>
          <w:lang w:eastAsia="he-IL"/>
        </w:rPr>
      </w:pPr>
    </w:p>
    <w:p w14:paraId="63A08899" w14:textId="77777777" w:rsidR="00F600CB" w:rsidRPr="00F600CB" w:rsidRDefault="00F600CB" w:rsidP="00F600CB">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 xml:space="preserve">הכותרות בחוזה זה </w:t>
      </w:r>
      <w:r w:rsidRPr="00F600CB">
        <w:rPr>
          <w:rFonts w:ascii="Times New Roman" w:eastAsia="Times New Roman" w:hAnsi="Times New Roman" w:cs="David" w:hint="cs"/>
          <w:sz w:val="24"/>
          <w:szCs w:val="24"/>
          <w:rtl/>
          <w:lang w:eastAsia="he-IL"/>
        </w:rPr>
        <w:t xml:space="preserve">הינן לנוחיות בלבד ובכל מקרה </w:t>
      </w:r>
      <w:r w:rsidRPr="00F600CB">
        <w:rPr>
          <w:rFonts w:ascii="Times New Roman" w:eastAsia="Times New Roman" w:hAnsi="Times New Roman" w:cs="David"/>
          <w:sz w:val="24"/>
          <w:szCs w:val="24"/>
          <w:rtl/>
          <w:lang w:eastAsia="he-IL"/>
        </w:rPr>
        <w:t xml:space="preserve">לא ישמשו </w:t>
      </w:r>
      <w:r w:rsidRPr="00F600CB">
        <w:rPr>
          <w:rFonts w:ascii="Times New Roman" w:eastAsia="Times New Roman" w:hAnsi="Times New Roman" w:cs="David" w:hint="cs"/>
          <w:sz w:val="24"/>
          <w:szCs w:val="24"/>
          <w:rtl/>
          <w:lang w:eastAsia="he-IL"/>
        </w:rPr>
        <w:t>ל</w:t>
      </w:r>
      <w:r w:rsidRPr="00F600CB">
        <w:rPr>
          <w:rFonts w:ascii="Times New Roman" w:eastAsia="Times New Roman" w:hAnsi="Times New Roman" w:cs="David"/>
          <w:sz w:val="24"/>
          <w:szCs w:val="24"/>
          <w:rtl/>
          <w:lang w:eastAsia="he-IL"/>
        </w:rPr>
        <w:t>פרש</w:t>
      </w:r>
      <w:r w:rsidRPr="00F600CB">
        <w:rPr>
          <w:rFonts w:ascii="Times New Roman" w:eastAsia="Times New Roman" w:hAnsi="Times New Roman" w:cs="David" w:hint="cs"/>
          <w:sz w:val="24"/>
          <w:szCs w:val="24"/>
          <w:rtl/>
          <w:lang w:eastAsia="he-IL"/>
        </w:rPr>
        <w:t>נות</w:t>
      </w:r>
      <w:r w:rsidRPr="00F600CB">
        <w:rPr>
          <w:rFonts w:ascii="Times New Roman" w:eastAsia="Times New Roman" w:hAnsi="Times New Roman" w:cs="David"/>
          <w:sz w:val="24"/>
          <w:szCs w:val="24"/>
          <w:rtl/>
          <w:lang w:eastAsia="he-IL"/>
        </w:rPr>
        <w:t>ו.</w:t>
      </w:r>
    </w:p>
    <w:p w14:paraId="63A0889A" w14:textId="77777777" w:rsidR="00F600CB" w:rsidRPr="00F600CB" w:rsidRDefault="00F600CB" w:rsidP="00F600CB">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הנספחים לחוזה זה מהווים חלק בלתי נפרד הימנו ואלה הם:</w:t>
      </w:r>
    </w:p>
    <w:p w14:paraId="63A0889B" w14:textId="77777777" w:rsidR="00F600CB" w:rsidRPr="00F600CB" w:rsidRDefault="00F600CB" w:rsidP="00F600CB">
      <w:pPr>
        <w:widowControl w:val="0"/>
        <w:spacing w:before="0" w:beforeAutospacing="0" w:after="0" w:afterAutospacing="0" w:line="240" w:lineRule="auto"/>
        <w:ind w:left="720"/>
        <w:jc w:val="both"/>
        <w:rPr>
          <w:rFonts w:ascii="Times New Roman" w:eastAsia="Times New Roman" w:hAnsi="Times New Roman" w:cs="David"/>
          <w:bCs/>
          <w:sz w:val="24"/>
          <w:szCs w:val="24"/>
          <w:rtl/>
          <w:lang w:eastAsia="he-IL"/>
        </w:rPr>
      </w:pPr>
    </w:p>
    <w:p w14:paraId="63A0889C" w14:textId="77777777" w:rsidR="00F600CB" w:rsidRPr="00F600CB" w:rsidRDefault="00F600CB" w:rsidP="00F600CB">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F600CB">
        <w:rPr>
          <w:rFonts w:ascii="Times New Roman" w:eastAsia="Times New Roman" w:hAnsi="Times New Roman" w:cs="David"/>
          <w:bCs/>
          <w:sz w:val="24"/>
          <w:szCs w:val="24"/>
          <w:rtl/>
          <w:lang w:eastAsia="he-IL"/>
        </w:rPr>
        <w:t xml:space="preserve">נספח א' </w:t>
      </w:r>
      <w:r w:rsidRPr="00F600CB">
        <w:rPr>
          <w:rFonts w:ascii="Times New Roman" w:eastAsia="Times New Roman" w:hAnsi="Times New Roman" w:cs="David"/>
          <w:sz w:val="24"/>
          <w:szCs w:val="24"/>
          <w:rtl/>
          <w:lang w:eastAsia="he-IL"/>
        </w:rPr>
        <w:t>-</w:t>
      </w:r>
      <w:r w:rsidRPr="00F600CB">
        <w:rPr>
          <w:rFonts w:ascii="Times New Roman" w:eastAsia="Times New Roman" w:hAnsi="Times New Roman" w:cs="David"/>
          <w:sz w:val="24"/>
          <w:szCs w:val="24"/>
          <w:rtl/>
          <w:lang w:eastAsia="he-IL"/>
        </w:rPr>
        <w:tab/>
        <w:t>נספח כללי;</w:t>
      </w:r>
    </w:p>
    <w:p w14:paraId="63A0889D" w14:textId="77777777" w:rsidR="00F600CB" w:rsidRPr="00F600CB" w:rsidRDefault="00F600CB" w:rsidP="00F600CB">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F600CB">
        <w:rPr>
          <w:rFonts w:ascii="Times New Roman" w:eastAsia="Times New Roman" w:hAnsi="Times New Roman" w:cs="David"/>
          <w:bCs/>
          <w:sz w:val="24"/>
          <w:szCs w:val="24"/>
          <w:rtl/>
          <w:lang w:eastAsia="he-IL"/>
        </w:rPr>
        <w:t>נספח ב'</w:t>
      </w:r>
      <w:r w:rsidRPr="00F600CB">
        <w:rPr>
          <w:rFonts w:ascii="Times New Roman" w:eastAsia="Times New Roman" w:hAnsi="Times New Roman" w:cs="David"/>
          <w:sz w:val="24"/>
          <w:szCs w:val="24"/>
          <w:rtl/>
          <w:lang w:eastAsia="he-IL"/>
        </w:rPr>
        <w:t xml:space="preserve"> -</w:t>
      </w:r>
      <w:r w:rsidRPr="00F600CB">
        <w:rPr>
          <w:rFonts w:ascii="Times New Roman" w:eastAsia="Times New Roman" w:hAnsi="Times New Roman" w:cs="David"/>
          <w:sz w:val="24"/>
          <w:szCs w:val="24"/>
          <w:rtl/>
          <w:lang w:eastAsia="he-IL"/>
        </w:rPr>
        <w:tab/>
        <w:t>שירותי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w:t>
      </w:r>
    </w:p>
    <w:p w14:paraId="63A0889E" w14:textId="77777777" w:rsidR="00F600CB" w:rsidRPr="00F600CB" w:rsidRDefault="00F600CB" w:rsidP="00F600CB">
      <w:pPr>
        <w:widowControl w:val="0"/>
        <w:spacing w:before="0" w:beforeAutospacing="0" w:after="0" w:afterAutospacing="0" w:line="240" w:lineRule="auto"/>
        <w:ind w:left="798"/>
        <w:jc w:val="both"/>
        <w:rPr>
          <w:rFonts w:ascii="Times New Roman" w:eastAsia="Times New Roman" w:hAnsi="Times New Roman" w:cs="David"/>
          <w:color w:val="000000"/>
          <w:sz w:val="24"/>
          <w:szCs w:val="24"/>
          <w:rtl/>
          <w:lang w:eastAsia="he-IL"/>
        </w:rPr>
      </w:pPr>
      <w:r w:rsidRPr="00F600CB">
        <w:rPr>
          <w:rFonts w:ascii="Times New Roman" w:eastAsia="Times New Roman" w:hAnsi="Times New Roman" w:cs="David"/>
          <w:b/>
          <w:bCs/>
          <w:color w:val="000000"/>
          <w:sz w:val="24"/>
          <w:szCs w:val="24"/>
          <w:rtl/>
          <w:lang w:eastAsia="he-IL"/>
        </w:rPr>
        <w:t>נספח ג'</w:t>
      </w:r>
      <w:r w:rsidRPr="00F600CB">
        <w:rPr>
          <w:rFonts w:ascii="Times New Roman" w:eastAsia="Times New Roman" w:hAnsi="Times New Roman" w:cs="David"/>
          <w:color w:val="000000"/>
          <w:sz w:val="24"/>
          <w:szCs w:val="24"/>
          <w:rtl/>
          <w:lang w:eastAsia="he-IL"/>
        </w:rPr>
        <w:t xml:space="preserve"> </w:t>
      </w:r>
      <w:r w:rsidRPr="00F600CB">
        <w:rPr>
          <w:rFonts w:ascii="Times New Roman" w:eastAsia="Times New Roman" w:hAnsi="Times New Roman" w:cs="David"/>
          <w:color w:val="000000"/>
          <w:sz w:val="24"/>
          <w:szCs w:val="24"/>
          <w:lang w:eastAsia="he-IL"/>
        </w:rPr>
        <w:t>–</w:t>
      </w:r>
      <w:r w:rsidRPr="00F600CB">
        <w:rPr>
          <w:rFonts w:ascii="Times New Roman" w:eastAsia="Times New Roman" w:hAnsi="Times New Roman" w:cs="David"/>
          <w:color w:val="000000"/>
          <w:sz w:val="24"/>
          <w:szCs w:val="24"/>
          <w:rtl/>
          <w:lang w:eastAsia="he-IL"/>
        </w:rPr>
        <w:t xml:space="preserve"> </w:t>
      </w:r>
      <w:r w:rsidRPr="00F600CB">
        <w:rPr>
          <w:rFonts w:ascii="Times New Roman" w:eastAsia="Times New Roman" w:hAnsi="Times New Roman" w:cs="David"/>
          <w:color w:val="000000"/>
          <w:sz w:val="24"/>
          <w:szCs w:val="24"/>
          <w:rtl/>
          <w:lang w:eastAsia="he-IL"/>
        </w:rPr>
        <w:tab/>
        <w:t>לוח זמנים;</w:t>
      </w:r>
    </w:p>
    <w:p w14:paraId="63A0889F" w14:textId="77777777" w:rsidR="00F600CB" w:rsidRPr="00F600CB" w:rsidRDefault="00F600CB" w:rsidP="00F600CB">
      <w:pPr>
        <w:widowControl w:val="0"/>
        <w:spacing w:before="0" w:beforeAutospacing="0" w:after="0" w:afterAutospacing="0" w:line="240" w:lineRule="auto"/>
        <w:ind w:left="798"/>
        <w:jc w:val="both"/>
        <w:rPr>
          <w:rFonts w:ascii="Times New Roman" w:eastAsia="Times New Roman" w:hAnsi="Times New Roman" w:cs="David"/>
          <w:color w:val="000000"/>
          <w:sz w:val="24"/>
          <w:szCs w:val="24"/>
          <w:rtl/>
          <w:lang w:eastAsia="he-IL"/>
        </w:rPr>
      </w:pPr>
      <w:r w:rsidRPr="00F600CB">
        <w:rPr>
          <w:rFonts w:ascii="Times New Roman" w:eastAsia="Times New Roman" w:hAnsi="Times New Roman" w:cs="David"/>
          <w:b/>
          <w:bCs/>
          <w:color w:val="000000"/>
          <w:sz w:val="24"/>
          <w:szCs w:val="24"/>
          <w:rtl/>
          <w:lang w:eastAsia="he-IL"/>
        </w:rPr>
        <w:t>נספח ד'</w:t>
      </w:r>
      <w:r w:rsidRPr="00F600CB">
        <w:rPr>
          <w:rFonts w:ascii="Times New Roman" w:eastAsia="Times New Roman" w:hAnsi="Times New Roman" w:cs="David"/>
          <w:color w:val="000000"/>
          <w:sz w:val="24"/>
          <w:szCs w:val="24"/>
          <w:rtl/>
          <w:lang w:eastAsia="he-IL"/>
        </w:rPr>
        <w:t xml:space="preserve"> - </w:t>
      </w:r>
      <w:r w:rsidRPr="00F600CB">
        <w:rPr>
          <w:rFonts w:ascii="Times New Roman" w:eastAsia="Times New Roman" w:hAnsi="Times New Roman" w:cs="David"/>
          <w:color w:val="000000"/>
          <w:sz w:val="24"/>
          <w:szCs w:val="24"/>
          <w:rtl/>
          <w:lang w:eastAsia="he-IL"/>
        </w:rPr>
        <w:tab/>
        <w:t>שכר ה</w:t>
      </w:r>
      <w:r w:rsidR="00B06D6A">
        <w:rPr>
          <w:rFonts w:ascii="Times New Roman" w:eastAsia="Times New Roman" w:hAnsi="Times New Roman" w:cs="David"/>
          <w:color w:val="000000"/>
          <w:sz w:val="24"/>
          <w:szCs w:val="24"/>
          <w:rtl/>
          <w:lang w:eastAsia="he-IL"/>
        </w:rPr>
        <w:t>יועץ</w:t>
      </w:r>
      <w:r w:rsidRPr="00F600CB">
        <w:rPr>
          <w:rFonts w:ascii="Times New Roman" w:eastAsia="Times New Roman" w:hAnsi="Times New Roman" w:cs="David"/>
          <w:color w:val="000000"/>
          <w:sz w:val="24"/>
          <w:szCs w:val="24"/>
          <w:rtl/>
          <w:lang w:eastAsia="he-IL"/>
        </w:rPr>
        <w:t>;</w:t>
      </w:r>
    </w:p>
    <w:p w14:paraId="63A088A0" w14:textId="77777777" w:rsidR="00F600CB" w:rsidRPr="00F600CB" w:rsidRDefault="00F600CB" w:rsidP="00F600CB">
      <w:pPr>
        <w:widowControl w:val="0"/>
        <w:spacing w:before="0" w:beforeAutospacing="0" w:after="0" w:afterAutospacing="0" w:line="240" w:lineRule="auto"/>
        <w:ind w:left="798"/>
        <w:jc w:val="both"/>
        <w:rPr>
          <w:rFonts w:ascii="Times New Roman" w:eastAsia="Times New Roman" w:hAnsi="Times New Roman" w:cs="David"/>
          <w:color w:val="000000"/>
          <w:sz w:val="24"/>
          <w:szCs w:val="24"/>
          <w:rtl/>
          <w:lang w:eastAsia="he-IL"/>
        </w:rPr>
      </w:pPr>
      <w:r w:rsidRPr="00F600CB">
        <w:rPr>
          <w:rFonts w:ascii="Times New Roman" w:eastAsia="Times New Roman" w:hAnsi="Times New Roman" w:cs="David"/>
          <w:b/>
          <w:bCs/>
          <w:color w:val="000000"/>
          <w:sz w:val="24"/>
          <w:szCs w:val="24"/>
          <w:rtl/>
          <w:lang w:eastAsia="he-IL"/>
        </w:rPr>
        <w:t>נספח ה'</w:t>
      </w:r>
      <w:r w:rsidRPr="00F600CB">
        <w:rPr>
          <w:rFonts w:ascii="Times New Roman" w:eastAsia="Times New Roman" w:hAnsi="Times New Roman" w:cs="David"/>
          <w:color w:val="000000"/>
          <w:sz w:val="24"/>
          <w:szCs w:val="24"/>
          <w:rtl/>
          <w:lang w:eastAsia="he-IL"/>
        </w:rPr>
        <w:t xml:space="preserve"> - </w:t>
      </w:r>
      <w:r w:rsidRPr="00F600CB">
        <w:rPr>
          <w:rFonts w:ascii="Times New Roman" w:eastAsia="Times New Roman" w:hAnsi="Times New Roman" w:cs="David"/>
          <w:color w:val="000000"/>
          <w:sz w:val="24"/>
          <w:szCs w:val="24"/>
          <w:rtl/>
          <w:lang w:eastAsia="he-IL"/>
        </w:rPr>
        <w:tab/>
        <w:t>תשלומי שכר ה</w:t>
      </w:r>
      <w:r w:rsidR="00B06D6A">
        <w:rPr>
          <w:rFonts w:ascii="Times New Roman" w:eastAsia="Times New Roman" w:hAnsi="Times New Roman" w:cs="David"/>
          <w:color w:val="000000"/>
          <w:sz w:val="24"/>
          <w:szCs w:val="24"/>
          <w:rtl/>
          <w:lang w:eastAsia="he-IL"/>
        </w:rPr>
        <w:t>יועץ</w:t>
      </w:r>
      <w:r w:rsidRPr="00F600CB">
        <w:rPr>
          <w:rFonts w:ascii="Times New Roman" w:eastAsia="Times New Roman" w:hAnsi="Times New Roman" w:cs="David"/>
          <w:color w:val="000000"/>
          <w:sz w:val="24"/>
          <w:szCs w:val="24"/>
          <w:rtl/>
          <w:lang w:eastAsia="he-IL"/>
        </w:rPr>
        <w:t>;</w:t>
      </w:r>
    </w:p>
    <w:p w14:paraId="63A088A1" w14:textId="77777777" w:rsidR="00F600CB" w:rsidRPr="00F600CB" w:rsidRDefault="00F600CB" w:rsidP="00F600CB">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F600CB">
        <w:rPr>
          <w:rFonts w:ascii="Times New Roman" w:eastAsia="Times New Roman" w:hAnsi="Times New Roman" w:cs="David"/>
          <w:bCs/>
          <w:sz w:val="24"/>
          <w:szCs w:val="24"/>
          <w:rtl/>
          <w:lang w:eastAsia="he-IL"/>
        </w:rPr>
        <w:t>נספח ו</w:t>
      </w:r>
      <w:ins w:id="0" w:author="Liat Malichi - עורכי דין  וקסלר" w:date="2020-03-08T13:58:00Z">
        <w:r w:rsidR="009A38F6">
          <w:rPr>
            <w:rFonts w:ascii="Times New Roman" w:eastAsia="Times New Roman" w:hAnsi="Times New Roman" w:cs="David" w:hint="cs"/>
            <w:bCs/>
            <w:sz w:val="24"/>
            <w:szCs w:val="24"/>
            <w:rtl/>
            <w:lang w:eastAsia="he-IL"/>
          </w:rPr>
          <w:t>'</w:t>
        </w:r>
      </w:ins>
      <w:r w:rsidRPr="00F600CB">
        <w:rPr>
          <w:rFonts w:ascii="Times New Roman" w:eastAsia="Times New Roman" w:hAnsi="Times New Roman" w:cs="David"/>
          <w:bCs/>
          <w:sz w:val="24"/>
          <w:szCs w:val="24"/>
          <w:rtl/>
          <w:lang w:eastAsia="he-IL"/>
        </w:rPr>
        <w:t xml:space="preserve"> </w:t>
      </w:r>
      <w:r w:rsidRPr="00F600CB">
        <w:rPr>
          <w:rFonts w:ascii="Times New Roman" w:eastAsia="Times New Roman" w:hAnsi="Times New Roman" w:cs="David"/>
          <w:sz w:val="24"/>
          <w:szCs w:val="24"/>
          <w:rtl/>
          <w:lang w:eastAsia="he-IL"/>
        </w:rPr>
        <w:t>-</w:t>
      </w:r>
      <w:r w:rsidRPr="00F600CB">
        <w:rPr>
          <w:rFonts w:ascii="Times New Roman" w:eastAsia="Times New Roman" w:hAnsi="Times New Roman" w:cs="David"/>
          <w:sz w:val="24"/>
          <w:szCs w:val="24"/>
          <w:rtl/>
          <w:lang w:eastAsia="he-IL"/>
        </w:rPr>
        <w:tab/>
        <w:t>הצהרה והתחייבות לשמירת סודיות;</w:t>
      </w:r>
    </w:p>
    <w:p w14:paraId="63A088A2" w14:textId="77777777" w:rsidR="00F600CB" w:rsidRDefault="00F600CB" w:rsidP="009A38F6">
      <w:pPr>
        <w:widowControl w:val="0"/>
        <w:spacing w:before="0" w:beforeAutospacing="0" w:after="0" w:afterAutospacing="0" w:line="240" w:lineRule="auto"/>
        <w:ind w:left="798"/>
        <w:jc w:val="both"/>
        <w:rPr>
          <w:ins w:id="1" w:author="Liat Malichi - עורכי דין  וקסלר" w:date="2020-03-08T13:58:00Z"/>
          <w:rFonts w:ascii="Times New Roman" w:eastAsia="Times New Roman" w:hAnsi="Times New Roman" w:cs="David"/>
          <w:sz w:val="24"/>
          <w:szCs w:val="24"/>
          <w:rtl/>
          <w:lang w:eastAsia="he-IL"/>
        </w:rPr>
      </w:pPr>
      <w:r w:rsidRPr="00F600CB">
        <w:rPr>
          <w:rFonts w:ascii="Times New Roman" w:eastAsia="Times New Roman" w:hAnsi="Times New Roman" w:cs="David"/>
          <w:bCs/>
          <w:sz w:val="24"/>
          <w:szCs w:val="24"/>
          <w:rtl/>
          <w:lang w:eastAsia="he-IL"/>
        </w:rPr>
        <w:t>נספח ז</w:t>
      </w:r>
      <w:ins w:id="2" w:author="Liat Malichi - עורכי דין  וקסלר" w:date="2020-03-08T13:58:00Z">
        <w:r w:rsidR="009A38F6">
          <w:rPr>
            <w:rFonts w:ascii="Times New Roman" w:eastAsia="Times New Roman" w:hAnsi="Times New Roman" w:cs="David" w:hint="cs"/>
            <w:sz w:val="24"/>
            <w:szCs w:val="24"/>
            <w:rtl/>
            <w:lang w:eastAsia="he-IL"/>
          </w:rPr>
          <w:t>'</w:t>
        </w:r>
      </w:ins>
      <w:r w:rsidRPr="00F600CB">
        <w:rPr>
          <w:rFonts w:ascii="Times New Roman" w:eastAsia="Times New Roman" w:hAnsi="Times New Roman" w:cs="David"/>
          <w:sz w:val="24"/>
          <w:szCs w:val="24"/>
          <w:rtl/>
          <w:lang w:eastAsia="he-IL"/>
        </w:rPr>
        <w:t xml:space="preserve"> -</w:t>
      </w:r>
      <w:r w:rsidRPr="00F600CB">
        <w:rPr>
          <w:rFonts w:ascii="Times New Roman" w:eastAsia="Times New Roman" w:hAnsi="Times New Roman" w:cs="David"/>
          <w:sz w:val="24"/>
          <w:szCs w:val="24"/>
          <w:rtl/>
          <w:lang w:eastAsia="he-IL"/>
        </w:rPr>
        <w:tab/>
      </w:r>
      <w:del w:id="3" w:author="Liat Malichi - עורכי דין  וקסלר" w:date="2020-03-08T13:58:00Z">
        <w:r w:rsidRPr="00F600CB" w:rsidDel="009A38F6">
          <w:rPr>
            <w:rFonts w:ascii="Times New Roman" w:eastAsia="Times New Roman" w:hAnsi="Times New Roman" w:cs="David"/>
            <w:sz w:val="24"/>
            <w:szCs w:val="24"/>
            <w:rtl/>
            <w:lang w:eastAsia="he-IL"/>
          </w:rPr>
          <w:delText>אישור על קיום</w:delText>
        </w:r>
      </w:del>
      <w:ins w:id="4" w:author="Liat Malichi - עורכי דין  וקסלר" w:date="2020-03-08T13:59:00Z">
        <w:r w:rsidR="009A38F6">
          <w:rPr>
            <w:rFonts w:ascii="Times New Roman" w:eastAsia="Times New Roman" w:hAnsi="Times New Roman" w:cs="David" w:hint="cs"/>
            <w:sz w:val="24"/>
            <w:szCs w:val="24"/>
            <w:rtl/>
            <w:lang w:eastAsia="he-IL"/>
          </w:rPr>
          <w:t>מפרט</w:t>
        </w:r>
      </w:ins>
      <w:r w:rsidRPr="00F600CB">
        <w:rPr>
          <w:rFonts w:ascii="Times New Roman" w:eastAsia="Times New Roman" w:hAnsi="Times New Roman" w:cs="David"/>
          <w:sz w:val="24"/>
          <w:szCs w:val="24"/>
          <w:rtl/>
          <w:lang w:eastAsia="he-IL"/>
        </w:rPr>
        <w:t xml:space="preserve"> ביטוחי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w:t>
      </w:r>
    </w:p>
    <w:p w14:paraId="63A088A3" w14:textId="77777777" w:rsidR="009A38F6" w:rsidRPr="009A38F6" w:rsidRDefault="009A38F6" w:rsidP="007E0785">
      <w:pPr>
        <w:widowControl w:val="0"/>
        <w:spacing w:before="0" w:beforeAutospacing="0" w:after="0" w:afterAutospacing="0" w:line="240" w:lineRule="auto"/>
        <w:ind w:left="798"/>
        <w:jc w:val="both"/>
        <w:rPr>
          <w:rFonts w:ascii="Times New Roman" w:eastAsia="Times New Roman" w:hAnsi="Times New Roman" w:cs="David"/>
          <w:b/>
          <w:bCs/>
          <w:sz w:val="20"/>
          <w:szCs w:val="24"/>
          <w:rtl/>
          <w:lang w:eastAsia="he-IL"/>
          <w:rPrChange w:id="5" w:author="Liat Malichi - עורכי דין  וקסלר" w:date="2020-03-08T13:58:00Z">
            <w:rPr>
              <w:rFonts w:ascii="Times New Roman" w:eastAsia="Times New Roman" w:hAnsi="Times New Roman" w:cs="David"/>
              <w:sz w:val="24"/>
              <w:szCs w:val="24"/>
              <w:rtl/>
              <w:lang w:eastAsia="he-IL"/>
            </w:rPr>
          </w:rPrChange>
        </w:rPr>
      </w:pPr>
      <w:ins w:id="6" w:author="Liat Malichi - עורכי דין  וקסלר" w:date="2020-03-08T13:58:00Z">
        <w:r>
          <w:rPr>
            <w:rFonts w:ascii="Times New Roman" w:eastAsia="Times New Roman" w:hAnsi="Times New Roman" w:cs="David" w:hint="cs"/>
            <w:b/>
            <w:bCs/>
            <w:sz w:val="20"/>
            <w:szCs w:val="24"/>
            <w:rtl/>
            <w:lang w:eastAsia="he-IL"/>
          </w:rPr>
          <w:t xml:space="preserve">נספח ז1' </w:t>
        </w:r>
        <w:r w:rsidRPr="004D79CC">
          <w:rPr>
            <w:rFonts w:ascii="Times New Roman" w:eastAsia="Times New Roman" w:hAnsi="Times New Roman" w:cs="David" w:hint="cs"/>
            <w:sz w:val="20"/>
            <w:szCs w:val="24"/>
            <w:rtl/>
            <w:lang w:eastAsia="he-IL"/>
          </w:rPr>
          <w:t>-</w:t>
        </w:r>
        <w:r>
          <w:rPr>
            <w:rFonts w:ascii="Times New Roman" w:eastAsia="Times New Roman" w:hAnsi="Times New Roman" w:cs="David"/>
            <w:sz w:val="20"/>
            <w:szCs w:val="24"/>
            <w:rtl/>
            <w:lang w:eastAsia="he-IL"/>
          </w:rPr>
          <w:tab/>
        </w:r>
        <w:r w:rsidRPr="007D6A6B">
          <w:rPr>
            <w:rFonts w:ascii="Times New Roman" w:eastAsia="Times New Roman" w:hAnsi="Times New Roman" w:cs="David"/>
            <w:sz w:val="20"/>
            <w:szCs w:val="24"/>
            <w:rtl/>
            <w:lang w:eastAsia="he-IL"/>
          </w:rPr>
          <w:t xml:space="preserve">אישור על קיום ביטוחי </w:t>
        </w:r>
      </w:ins>
      <w:ins w:id="7" w:author="Liat Malichi - עורכי דין  וקסלר" w:date="2020-03-08T14:09:00Z">
        <w:r w:rsidR="0062536D">
          <w:rPr>
            <w:rFonts w:ascii="Times New Roman" w:eastAsia="Times New Roman" w:hAnsi="Times New Roman" w:cs="David" w:hint="cs"/>
            <w:sz w:val="20"/>
            <w:szCs w:val="24"/>
            <w:rtl/>
            <w:lang w:eastAsia="he-IL"/>
          </w:rPr>
          <w:t>היועץ</w:t>
        </w:r>
      </w:ins>
      <w:ins w:id="8" w:author="Liat Malichi - עורכי דין  וקסלר" w:date="2020-03-08T13:58:00Z">
        <w:r w:rsidRPr="007D6A6B">
          <w:rPr>
            <w:rFonts w:ascii="Times New Roman" w:eastAsia="Times New Roman" w:hAnsi="Times New Roman" w:cs="David"/>
            <w:sz w:val="20"/>
            <w:szCs w:val="24"/>
            <w:rtl/>
            <w:lang w:eastAsia="he-IL"/>
          </w:rPr>
          <w:t>;</w:t>
        </w:r>
      </w:ins>
    </w:p>
    <w:p w14:paraId="63A088A4" w14:textId="77777777" w:rsidR="00F600CB" w:rsidRPr="00F600CB" w:rsidRDefault="00F600CB" w:rsidP="00F600CB">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F600CB">
        <w:rPr>
          <w:rFonts w:ascii="Times New Roman" w:eastAsia="Times New Roman" w:hAnsi="Times New Roman" w:cs="David"/>
          <w:b/>
          <w:bCs/>
          <w:sz w:val="24"/>
          <w:szCs w:val="24"/>
          <w:rtl/>
          <w:lang w:eastAsia="he-IL"/>
        </w:rPr>
        <w:t>נספח ח'</w:t>
      </w:r>
      <w:r w:rsidRPr="00F600CB">
        <w:rPr>
          <w:rFonts w:ascii="Times New Roman" w:eastAsia="Times New Roman" w:hAnsi="Times New Roman" w:cs="David"/>
          <w:sz w:val="24"/>
          <w:szCs w:val="24"/>
          <w:rtl/>
          <w:lang w:eastAsia="he-IL"/>
        </w:rPr>
        <w:t xml:space="preserve"> - </w:t>
      </w:r>
      <w:r w:rsidRPr="00F600CB">
        <w:rPr>
          <w:rFonts w:ascii="Times New Roman" w:eastAsia="Times New Roman" w:hAnsi="Times New Roman" w:cs="David"/>
          <w:sz w:val="24"/>
          <w:szCs w:val="24"/>
          <w:rtl/>
          <w:lang w:eastAsia="he-IL"/>
        </w:rPr>
        <w:tab/>
        <w:t>רשימת התכניות והמסמכים שעל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להנפיק.</w:t>
      </w:r>
    </w:p>
    <w:p w14:paraId="63A088A5" w14:textId="77777777" w:rsidR="00F600CB" w:rsidRPr="00F600CB" w:rsidRDefault="00F600CB" w:rsidP="00F600CB">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F600CB">
        <w:rPr>
          <w:rFonts w:ascii="Times New Roman" w:eastAsia="Times New Roman" w:hAnsi="Times New Roman" w:cs="David"/>
          <w:b/>
          <w:bCs/>
          <w:sz w:val="24"/>
          <w:szCs w:val="24"/>
          <w:rtl/>
          <w:lang w:eastAsia="he-IL"/>
        </w:rPr>
        <w:t>נספח ט'</w:t>
      </w:r>
      <w:r w:rsidRPr="00F600CB">
        <w:rPr>
          <w:rFonts w:ascii="Times New Roman" w:eastAsia="Times New Roman" w:hAnsi="Times New Roman" w:cs="David"/>
          <w:sz w:val="24"/>
          <w:szCs w:val="24"/>
          <w:rtl/>
          <w:lang w:eastAsia="he-IL"/>
        </w:rPr>
        <w:t xml:space="preserve"> -</w:t>
      </w:r>
      <w:r w:rsidRPr="00F600CB">
        <w:rPr>
          <w:rFonts w:ascii="Times New Roman" w:eastAsia="Times New Roman" w:hAnsi="Times New Roman" w:cs="David"/>
          <w:sz w:val="24"/>
          <w:szCs w:val="24"/>
          <w:rtl/>
          <w:lang w:eastAsia="he-IL"/>
        </w:rPr>
        <w:tab/>
        <w:t>אישור להשלמת הפרויקט/קטע מהפרויקט.</w:t>
      </w:r>
    </w:p>
    <w:p w14:paraId="63A088A6" w14:textId="77777777" w:rsidR="00F600CB" w:rsidRPr="00F600CB" w:rsidRDefault="00F600CB" w:rsidP="00F600CB">
      <w:pPr>
        <w:widowControl w:val="0"/>
        <w:spacing w:before="0" w:beforeAutospacing="0" w:after="240" w:afterAutospacing="0" w:line="240" w:lineRule="auto"/>
        <w:ind w:left="799"/>
        <w:jc w:val="both"/>
        <w:rPr>
          <w:rFonts w:ascii="Times New Roman" w:eastAsia="Times New Roman" w:hAnsi="Times New Roman" w:cs="David"/>
          <w:sz w:val="24"/>
          <w:szCs w:val="24"/>
          <w:rtl/>
          <w:lang w:eastAsia="he-IL"/>
        </w:rPr>
      </w:pPr>
      <w:r w:rsidRPr="00F600CB">
        <w:rPr>
          <w:rFonts w:ascii="Times New Roman" w:eastAsia="Times New Roman" w:hAnsi="Times New Roman" w:cs="David"/>
          <w:b/>
          <w:bCs/>
          <w:sz w:val="24"/>
          <w:szCs w:val="24"/>
          <w:rtl/>
          <w:lang w:eastAsia="he-IL"/>
        </w:rPr>
        <w:t xml:space="preserve">נספח י' </w:t>
      </w:r>
      <w:r w:rsidRPr="00F600CB">
        <w:rPr>
          <w:rFonts w:ascii="Times New Roman" w:eastAsia="Times New Roman" w:hAnsi="Times New Roman" w:cs="David"/>
          <w:sz w:val="24"/>
          <w:szCs w:val="24"/>
          <w:rtl/>
          <w:lang w:eastAsia="he-IL"/>
        </w:rPr>
        <w:t>-</w:t>
      </w:r>
      <w:r w:rsidRPr="00F600CB">
        <w:rPr>
          <w:rFonts w:ascii="Times New Roman" w:eastAsia="Times New Roman" w:hAnsi="Times New Roman" w:cs="David"/>
          <w:sz w:val="24"/>
          <w:szCs w:val="24"/>
          <w:rtl/>
          <w:lang w:eastAsia="he-IL"/>
        </w:rPr>
        <w:tab/>
        <w:t>נספח היעדר תביעות.</w:t>
      </w:r>
    </w:p>
    <w:p w14:paraId="63A088A7" w14:textId="77777777" w:rsidR="00F600CB" w:rsidRPr="00F600CB" w:rsidRDefault="00F600CB" w:rsidP="00F600CB">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F600CB">
        <w:rPr>
          <w:rFonts w:ascii="Times New Roman" w:eastAsia="Times New Roman" w:hAnsi="Times New Roman" w:cs="David"/>
          <w:bCs/>
          <w:sz w:val="24"/>
          <w:szCs w:val="24"/>
          <w:u w:val="single"/>
          <w:rtl/>
          <w:lang w:eastAsia="he-IL"/>
        </w:rPr>
        <w:t>שירותי ה</w:t>
      </w:r>
      <w:r w:rsidR="00B06D6A">
        <w:rPr>
          <w:rFonts w:ascii="Times New Roman" w:eastAsia="Times New Roman" w:hAnsi="Times New Roman" w:cs="David"/>
          <w:bCs/>
          <w:sz w:val="24"/>
          <w:szCs w:val="24"/>
          <w:u w:val="single"/>
          <w:rtl/>
          <w:lang w:eastAsia="he-IL"/>
        </w:rPr>
        <w:t>יועץ</w:t>
      </w:r>
    </w:p>
    <w:p w14:paraId="63A088A8" w14:textId="77777777" w:rsidR="00F600CB" w:rsidRPr="00F600CB"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המזמין מוסר בזה ל</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וה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מקבל על עצמו את ב</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צוע ש</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רותי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w:t>
      </w:r>
    </w:p>
    <w:p w14:paraId="63A088A9" w14:textId="77777777" w:rsidR="00F600CB" w:rsidRPr="00F600CB"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מצהיר ומאשר</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כי הינו מכיר ויודע את כל הנדרש למטרת ב</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צוע ש</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רותי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וכי הינו מורשה על פי </w:t>
      </w:r>
      <w:r w:rsidRPr="00F600CB">
        <w:rPr>
          <w:rFonts w:ascii="Times New Roman" w:eastAsia="Times New Roman" w:hAnsi="Times New Roman" w:cs="David" w:hint="cs"/>
          <w:sz w:val="24"/>
          <w:szCs w:val="24"/>
          <w:rtl/>
          <w:lang w:eastAsia="he-IL"/>
        </w:rPr>
        <w:t xml:space="preserve">כל </w:t>
      </w:r>
      <w:r w:rsidRPr="00F600CB">
        <w:rPr>
          <w:rFonts w:ascii="Times New Roman" w:eastAsia="Times New Roman" w:hAnsi="Times New Roman" w:cs="David"/>
          <w:sz w:val="24"/>
          <w:szCs w:val="24"/>
          <w:rtl/>
          <w:lang w:eastAsia="he-IL"/>
        </w:rPr>
        <w:t>דין למתן ש</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רותי</w:t>
      </w:r>
      <w:r w:rsidRPr="00F600CB">
        <w:rPr>
          <w:rFonts w:ascii="Times New Roman" w:eastAsia="Times New Roman" w:hAnsi="Times New Roman" w:cs="David" w:hint="cs"/>
          <w:sz w:val="24"/>
          <w:szCs w:val="24"/>
          <w:rtl/>
          <w:lang w:eastAsia="he-IL"/>
        </w:rPr>
        <w:t xml:space="preserve"> </w:t>
      </w:r>
      <w:r w:rsidRPr="00F600CB">
        <w:rPr>
          <w:rFonts w:ascii="Times New Roman" w:eastAsia="Times New Roman" w:hAnsi="Times New Roman" w:cs="David"/>
          <w:sz w:val="24"/>
          <w:szCs w:val="24"/>
          <w:rtl/>
          <w:lang w:eastAsia="he-IL"/>
        </w:rPr>
        <w:t xml:space="preserve">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לרבות</w:t>
      </w:r>
      <w:r w:rsidRPr="00F600CB">
        <w:rPr>
          <w:rFonts w:ascii="Times New Roman" w:eastAsia="Times New Roman" w:hAnsi="Times New Roman" w:cs="David" w:hint="cs"/>
          <w:sz w:val="24"/>
          <w:szCs w:val="24"/>
          <w:rtl/>
          <w:lang w:eastAsia="he-IL"/>
        </w:rPr>
        <w:t xml:space="preserve"> אך לא רק</w:t>
      </w:r>
      <w:r w:rsidRPr="00F600CB">
        <w:rPr>
          <w:rFonts w:ascii="Times New Roman" w:eastAsia="Times New Roman" w:hAnsi="Times New Roman" w:cs="David"/>
          <w:sz w:val="24"/>
          <w:szCs w:val="24"/>
          <w:rtl/>
          <w:lang w:eastAsia="he-IL"/>
        </w:rPr>
        <w:t>, ע</w:t>
      </w:r>
      <w:r w:rsidRPr="00F600CB">
        <w:rPr>
          <w:rFonts w:ascii="Times New Roman" w:eastAsia="Times New Roman" w:hAnsi="Times New Roman" w:cs="David" w:hint="cs"/>
          <w:sz w:val="24"/>
          <w:szCs w:val="24"/>
          <w:rtl/>
          <w:lang w:eastAsia="he-IL"/>
        </w:rPr>
        <w:t>ל פי</w:t>
      </w:r>
      <w:r w:rsidRPr="00F600CB">
        <w:rPr>
          <w:rFonts w:ascii="Times New Roman" w:eastAsia="Times New Roman" w:hAnsi="Times New Roman" w:cs="David"/>
          <w:sz w:val="24"/>
          <w:szCs w:val="24"/>
          <w:rtl/>
          <w:lang w:eastAsia="he-IL"/>
        </w:rPr>
        <w:t xml:space="preserve"> חוק המהנדסים והאדריכלים</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w:t>
      </w:r>
      <w:r w:rsidRPr="00F600CB">
        <w:rPr>
          <w:rFonts w:ascii="Times New Roman" w:eastAsia="Times New Roman" w:hAnsi="Times New Roman" w:cs="David" w:hint="cs"/>
          <w:sz w:val="24"/>
          <w:szCs w:val="24"/>
          <w:rtl/>
          <w:lang w:eastAsia="he-IL"/>
        </w:rPr>
        <w:t>ה</w:t>
      </w:r>
      <w:r w:rsidRPr="00F600CB">
        <w:rPr>
          <w:rFonts w:ascii="Times New Roman" w:eastAsia="Times New Roman" w:hAnsi="Times New Roman" w:cs="David"/>
          <w:sz w:val="24"/>
          <w:szCs w:val="24"/>
          <w:rtl/>
          <w:lang w:eastAsia="he-IL"/>
        </w:rPr>
        <w:t>תשי"ח - 1958, כי יש בידו ר</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 xml:space="preserve">שיון </w:t>
      </w:r>
      <w:r w:rsidRPr="00F600CB">
        <w:rPr>
          <w:rFonts w:ascii="Times New Roman" w:eastAsia="Times New Roman" w:hAnsi="Times New Roman" w:cs="David" w:hint="cs"/>
          <w:sz w:val="24"/>
          <w:szCs w:val="24"/>
          <w:rtl/>
          <w:lang w:eastAsia="he-IL"/>
        </w:rPr>
        <w:t xml:space="preserve">בר </w:t>
      </w:r>
      <w:r w:rsidRPr="00F600CB">
        <w:rPr>
          <w:rFonts w:ascii="Times New Roman" w:eastAsia="Times New Roman" w:hAnsi="Times New Roman" w:cs="David"/>
          <w:sz w:val="24"/>
          <w:szCs w:val="24"/>
          <w:rtl/>
          <w:lang w:eastAsia="he-IL"/>
        </w:rPr>
        <w:t>ת</w:t>
      </w:r>
      <w:r w:rsidRPr="00F600CB">
        <w:rPr>
          <w:rFonts w:ascii="Times New Roman" w:eastAsia="Times New Roman" w:hAnsi="Times New Roman" w:cs="David" w:hint="cs"/>
          <w:sz w:val="24"/>
          <w:szCs w:val="24"/>
          <w:rtl/>
          <w:lang w:eastAsia="he-IL"/>
        </w:rPr>
        <w:t>ו</w:t>
      </w:r>
      <w:r w:rsidRPr="00F600CB">
        <w:rPr>
          <w:rFonts w:ascii="Times New Roman" w:eastAsia="Times New Roman" w:hAnsi="Times New Roman" w:cs="David"/>
          <w:sz w:val="24"/>
          <w:szCs w:val="24"/>
          <w:rtl/>
          <w:lang w:eastAsia="he-IL"/>
        </w:rPr>
        <w:t xml:space="preserve">קף לביצוע שירותי </w:t>
      </w:r>
      <w:r w:rsidRPr="00F600CB">
        <w:rPr>
          <w:rFonts w:ascii="Times New Roman" w:eastAsia="Times New Roman" w:hAnsi="Times New Roman" w:cs="David" w:hint="cs"/>
          <w:sz w:val="24"/>
          <w:szCs w:val="24"/>
          <w:rtl/>
          <w:lang w:eastAsia="he-IL"/>
        </w:rPr>
        <w:t xml:space="preserve"> ה</w:t>
      </w:r>
      <w:r w:rsidR="00B06D6A">
        <w:rPr>
          <w:rFonts w:ascii="Times New Roman" w:eastAsia="Times New Roman" w:hAnsi="Times New Roman" w:cs="David" w:hint="cs"/>
          <w:sz w:val="24"/>
          <w:szCs w:val="24"/>
          <w:rtl/>
          <w:lang w:eastAsia="he-IL"/>
        </w:rPr>
        <w:t>יועץ</w:t>
      </w:r>
      <w:r w:rsidRPr="00F600CB">
        <w:rPr>
          <w:rFonts w:ascii="Times New Roman" w:eastAsia="Times New Roman" w:hAnsi="Times New Roman" w:cs="David" w:hint="cs"/>
          <w:sz w:val="24"/>
          <w:szCs w:val="24"/>
          <w:rtl/>
          <w:lang w:eastAsia="he-IL"/>
        </w:rPr>
        <w:t xml:space="preserve"> על פי הדין</w:t>
      </w:r>
      <w:r w:rsidRPr="00F600CB">
        <w:rPr>
          <w:rFonts w:ascii="Times New Roman" w:eastAsia="Times New Roman" w:hAnsi="Times New Roman" w:cs="David"/>
          <w:sz w:val="24"/>
          <w:szCs w:val="24"/>
          <w:rtl/>
          <w:lang w:eastAsia="he-IL"/>
        </w:rPr>
        <w:t xml:space="preserve"> </w:t>
      </w:r>
      <w:r w:rsidRPr="00F600CB">
        <w:rPr>
          <w:rFonts w:ascii="Times New Roman" w:eastAsia="Times New Roman" w:hAnsi="Times New Roman" w:cs="David" w:hint="cs"/>
          <w:sz w:val="24"/>
          <w:szCs w:val="24"/>
          <w:rtl/>
          <w:lang w:eastAsia="he-IL"/>
        </w:rPr>
        <w:t>ו</w:t>
      </w:r>
      <w:r w:rsidRPr="00F600CB">
        <w:rPr>
          <w:rFonts w:ascii="Times New Roman" w:eastAsia="Times New Roman" w:hAnsi="Times New Roman" w:cs="David"/>
          <w:sz w:val="24"/>
          <w:szCs w:val="24"/>
          <w:rtl/>
          <w:lang w:eastAsia="he-IL"/>
        </w:rPr>
        <w:t>כי הוא בעל הכישורים, הר</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 xml:space="preserve">שיונות, הידע, הניסיון והאמצעים המאפשרים לו </w:t>
      </w:r>
      <w:r w:rsidRPr="00F600CB">
        <w:rPr>
          <w:rFonts w:ascii="Times New Roman" w:eastAsia="Times New Roman" w:hAnsi="Times New Roman" w:cs="David" w:hint="cs"/>
          <w:sz w:val="24"/>
          <w:szCs w:val="24"/>
          <w:rtl/>
          <w:lang w:eastAsia="he-IL"/>
        </w:rPr>
        <w:t xml:space="preserve">את </w:t>
      </w:r>
      <w:r w:rsidRPr="00F600CB">
        <w:rPr>
          <w:rFonts w:ascii="Times New Roman" w:eastAsia="Times New Roman" w:hAnsi="Times New Roman" w:cs="David"/>
          <w:sz w:val="24"/>
          <w:szCs w:val="24"/>
          <w:rtl/>
          <w:lang w:eastAsia="he-IL"/>
        </w:rPr>
        <w:t>ביצועם ברמה מקצועית גבוהה ובהתאם למותנה בחוזה.</w:t>
      </w:r>
    </w:p>
    <w:p w14:paraId="63A088AA" w14:textId="77777777" w:rsidR="00F600CB" w:rsidRPr="00F600CB"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מצהיר</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כי ידוע לו שש</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רותי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ע</w:t>
      </w:r>
      <w:r w:rsidRPr="00F600CB">
        <w:rPr>
          <w:rFonts w:ascii="Times New Roman" w:eastAsia="Times New Roman" w:hAnsi="Times New Roman" w:cs="David" w:hint="cs"/>
          <w:sz w:val="24"/>
          <w:szCs w:val="24"/>
          <w:rtl/>
          <w:lang w:eastAsia="he-IL"/>
        </w:rPr>
        <w:t>ל פי</w:t>
      </w:r>
      <w:r w:rsidRPr="00F600CB">
        <w:rPr>
          <w:rFonts w:ascii="Times New Roman" w:eastAsia="Times New Roman" w:hAnsi="Times New Roman" w:cs="David"/>
          <w:sz w:val="24"/>
          <w:szCs w:val="24"/>
          <w:rtl/>
          <w:lang w:eastAsia="he-IL"/>
        </w:rPr>
        <w:t xml:space="preserve"> חוזה זה הינם לשלבים ו/או קטעים בפרויקט כפי שיוזמנו בכתב ע"י המזמין מעת לעת ע</w:t>
      </w:r>
      <w:r w:rsidRPr="00F600CB">
        <w:rPr>
          <w:rFonts w:ascii="Times New Roman" w:eastAsia="Times New Roman" w:hAnsi="Times New Roman" w:cs="David" w:hint="cs"/>
          <w:sz w:val="24"/>
          <w:szCs w:val="24"/>
          <w:rtl/>
          <w:lang w:eastAsia="he-IL"/>
        </w:rPr>
        <w:t>ל פי</w:t>
      </w:r>
      <w:r w:rsidRPr="00F600CB">
        <w:rPr>
          <w:rFonts w:ascii="Times New Roman" w:eastAsia="Times New Roman" w:hAnsi="Times New Roman" w:cs="David"/>
          <w:sz w:val="24"/>
          <w:szCs w:val="24"/>
          <w:rtl/>
          <w:lang w:eastAsia="he-IL"/>
        </w:rPr>
        <w:t xml:space="preserve"> שיקול דעתו</w:t>
      </w:r>
      <w:r w:rsidRPr="00F600CB">
        <w:rPr>
          <w:rFonts w:ascii="Times New Roman" w:eastAsia="Times New Roman" w:hAnsi="Times New Roman" w:cs="David" w:hint="cs"/>
          <w:sz w:val="24"/>
          <w:szCs w:val="24"/>
          <w:rtl/>
          <w:lang w:eastAsia="he-IL"/>
        </w:rPr>
        <w:t xml:space="preserve"> הבלעדי</w:t>
      </w:r>
      <w:r w:rsidRPr="00F600CB">
        <w:rPr>
          <w:rFonts w:ascii="Times New Roman" w:eastAsia="Times New Roman" w:hAnsi="Times New Roman" w:cs="David"/>
          <w:sz w:val="24"/>
          <w:szCs w:val="24"/>
          <w:rtl/>
          <w:lang w:eastAsia="he-IL"/>
        </w:rPr>
        <w:t xml:space="preserve"> ו</w:t>
      </w:r>
      <w:r w:rsidRPr="00F600CB">
        <w:rPr>
          <w:rFonts w:ascii="Times New Roman" w:eastAsia="Times New Roman" w:hAnsi="Times New Roman" w:cs="David" w:hint="cs"/>
          <w:sz w:val="24"/>
          <w:szCs w:val="24"/>
          <w:rtl/>
          <w:lang w:eastAsia="he-IL"/>
        </w:rPr>
        <w:t xml:space="preserve">כי </w:t>
      </w:r>
      <w:r w:rsidRPr="00F600CB">
        <w:rPr>
          <w:rFonts w:ascii="Times New Roman" w:eastAsia="Times New Roman" w:hAnsi="Times New Roman" w:cs="David"/>
          <w:sz w:val="24"/>
          <w:szCs w:val="24"/>
          <w:rtl/>
          <w:lang w:eastAsia="he-IL"/>
        </w:rPr>
        <w:t xml:space="preserve">הם יינתנו על ידו בשלבי עבודה כמפורט בנספח </w:t>
      </w:r>
      <w:r w:rsidRPr="00F600CB">
        <w:rPr>
          <w:rFonts w:ascii="Times New Roman" w:eastAsia="Times New Roman" w:hAnsi="Times New Roman" w:cs="David"/>
          <w:bCs/>
          <w:sz w:val="24"/>
          <w:szCs w:val="24"/>
          <w:rtl/>
          <w:lang w:eastAsia="he-IL"/>
        </w:rPr>
        <w:t>ב'</w:t>
      </w:r>
      <w:r w:rsidRPr="00F600CB">
        <w:rPr>
          <w:rFonts w:ascii="Times New Roman" w:eastAsia="Times New Roman" w:hAnsi="Times New Roman" w:cs="David"/>
          <w:sz w:val="24"/>
          <w:szCs w:val="24"/>
          <w:rtl/>
          <w:lang w:eastAsia="he-IL"/>
        </w:rPr>
        <w:t xml:space="preserve"> </w:t>
      </w:r>
      <w:r w:rsidRPr="00F600CB">
        <w:rPr>
          <w:rFonts w:ascii="Times New Roman" w:eastAsia="Times New Roman" w:hAnsi="Times New Roman" w:cs="David" w:hint="cs"/>
          <w:sz w:val="24"/>
          <w:szCs w:val="24"/>
          <w:rtl/>
          <w:lang w:eastAsia="he-IL"/>
        </w:rPr>
        <w:t>המצ"ב</w:t>
      </w:r>
      <w:r w:rsidRPr="00F600CB">
        <w:rPr>
          <w:rFonts w:ascii="Times New Roman" w:eastAsia="Times New Roman" w:hAnsi="Times New Roman" w:cs="David"/>
          <w:sz w:val="24"/>
          <w:szCs w:val="24"/>
          <w:rtl/>
          <w:lang w:eastAsia="he-IL"/>
        </w:rPr>
        <w:t xml:space="preserve">. </w:t>
      </w:r>
      <w:r w:rsidRPr="00F600CB">
        <w:rPr>
          <w:rFonts w:ascii="Times New Roman" w:eastAsia="Times New Roman" w:hAnsi="Times New Roman" w:cs="David" w:hint="cs"/>
          <w:sz w:val="24"/>
          <w:szCs w:val="24"/>
          <w:rtl/>
          <w:lang w:eastAsia="he-IL"/>
        </w:rPr>
        <w:t>עוד</w:t>
      </w:r>
      <w:r w:rsidRPr="00F600CB">
        <w:rPr>
          <w:rFonts w:ascii="Times New Roman" w:eastAsia="Times New Roman" w:hAnsi="Times New Roman" w:cs="David"/>
          <w:sz w:val="24"/>
          <w:szCs w:val="24"/>
          <w:rtl/>
          <w:lang w:eastAsia="he-IL"/>
        </w:rPr>
        <w:t xml:space="preserve"> מוסיף ומצהיר</w:t>
      </w:r>
      <w:r w:rsidRPr="00F600CB">
        <w:rPr>
          <w:rFonts w:ascii="Times New Roman" w:eastAsia="Times New Roman" w:hAnsi="Times New Roman" w:cs="David" w:hint="cs"/>
          <w:sz w:val="24"/>
          <w:szCs w:val="24"/>
          <w:rtl/>
          <w:lang w:eastAsia="he-IL"/>
        </w:rPr>
        <w:t xml:space="preserve"> ה</w:t>
      </w:r>
      <w:r w:rsidR="00B06D6A">
        <w:rPr>
          <w:rFonts w:ascii="Times New Roman" w:eastAsia="Times New Roman" w:hAnsi="Times New Roman" w:cs="David" w:hint="cs"/>
          <w:sz w:val="24"/>
          <w:szCs w:val="24"/>
          <w:rtl/>
          <w:lang w:eastAsia="he-IL"/>
        </w:rPr>
        <w:t>יועץ</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כי ידוע לו שהמזמין אינו מתחייב להזמין מ</w:t>
      </w:r>
      <w:r w:rsidRPr="00F600CB">
        <w:rPr>
          <w:rFonts w:ascii="Times New Roman" w:eastAsia="Times New Roman" w:hAnsi="Times New Roman" w:cs="David" w:hint="cs"/>
          <w:sz w:val="24"/>
          <w:szCs w:val="24"/>
          <w:rtl/>
          <w:lang w:eastAsia="he-IL"/>
        </w:rPr>
        <w:t>מנו</w:t>
      </w:r>
      <w:r w:rsidRPr="00F600CB">
        <w:rPr>
          <w:rFonts w:ascii="Times New Roman" w:eastAsia="Times New Roman" w:hAnsi="Times New Roman" w:cs="David"/>
          <w:sz w:val="24"/>
          <w:szCs w:val="24"/>
          <w:rtl/>
          <w:lang w:eastAsia="he-IL"/>
        </w:rPr>
        <w:t xml:space="preserve"> שירותים נוספים מעבר לנקוב בחוזה זה ו</w:t>
      </w:r>
      <w:r w:rsidRPr="00F600CB">
        <w:rPr>
          <w:rFonts w:ascii="Times New Roman" w:eastAsia="Times New Roman" w:hAnsi="Times New Roman" w:cs="David" w:hint="cs"/>
          <w:sz w:val="24"/>
          <w:szCs w:val="24"/>
          <w:rtl/>
          <w:lang w:eastAsia="he-IL"/>
        </w:rPr>
        <w:t xml:space="preserve">כמפורט </w:t>
      </w:r>
      <w:r w:rsidRPr="00F600CB">
        <w:rPr>
          <w:rFonts w:ascii="Times New Roman" w:eastAsia="Times New Roman" w:hAnsi="Times New Roman" w:cs="David"/>
          <w:sz w:val="24"/>
          <w:szCs w:val="24"/>
          <w:rtl/>
          <w:lang w:eastAsia="he-IL"/>
        </w:rPr>
        <w:t xml:space="preserve">בנספח </w:t>
      </w:r>
      <w:r w:rsidRPr="00F600CB">
        <w:rPr>
          <w:rFonts w:ascii="Times New Roman" w:eastAsia="Times New Roman" w:hAnsi="Times New Roman" w:cs="David"/>
          <w:bCs/>
          <w:sz w:val="24"/>
          <w:szCs w:val="24"/>
          <w:rtl/>
          <w:lang w:eastAsia="he-IL"/>
        </w:rPr>
        <w:t xml:space="preserve">ב' </w:t>
      </w:r>
      <w:r w:rsidRPr="00F600CB">
        <w:rPr>
          <w:rFonts w:ascii="Times New Roman" w:eastAsia="Times New Roman" w:hAnsi="Times New Roman" w:cs="David" w:hint="cs"/>
          <w:sz w:val="24"/>
          <w:szCs w:val="24"/>
          <w:rtl/>
          <w:lang w:eastAsia="he-IL"/>
        </w:rPr>
        <w:t>המצ"ב</w:t>
      </w:r>
      <w:r w:rsidRPr="00F600CB">
        <w:rPr>
          <w:rFonts w:ascii="Times New Roman" w:eastAsia="Times New Roman" w:hAnsi="Times New Roman" w:cs="David"/>
          <w:sz w:val="24"/>
          <w:szCs w:val="24"/>
          <w:rtl/>
          <w:lang w:eastAsia="he-IL"/>
        </w:rPr>
        <w:t>.</w:t>
      </w:r>
    </w:p>
    <w:p w14:paraId="63A088AB" w14:textId="77777777" w:rsidR="00F600CB" w:rsidRPr="00F600CB" w:rsidRDefault="00F600CB" w:rsidP="00F600CB">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מתחייב לבצע את שרותי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בזהירות, בנאמנות וברמה מקצועית גבוהה, תוך ציות לדין ולהנחת דעת המזמין, ותוך שמירת לוחות הזמנים והמסגרת התקציבית, שייקבעו על ידי המזמין.</w:t>
      </w:r>
    </w:p>
    <w:p w14:paraId="63A088AC" w14:textId="77777777" w:rsidR="00F600CB" w:rsidRPr="00F600CB"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יבסס את שרותי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על הנתונים, קווי היסוד, התקציב וההנחיות שיקבעו ע"י המזמין ובתאום מלא עם הגורמים השונים</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כפי שיקבעו מ</w:t>
      </w:r>
      <w:r w:rsidRPr="00F600CB">
        <w:rPr>
          <w:rFonts w:ascii="Times New Roman" w:eastAsia="Times New Roman" w:hAnsi="Times New Roman" w:cs="David" w:hint="cs"/>
          <w:sz w:val="24"/>
          <w:szCs w:val="24"/>
          <w:rtl/>
          <w:lang w:eastAsia="he-IL"/>
        </w:rPr>
        <w:t>עת לעת</w:t>
      </w:r>
      <w:r w:rsidRPr="00F600CB">
        <w:rPr>
          <w:rFonts w:ascii="Times New Roman" w:eastAsia="Times New Roman" w:hAnsi="Times New Roman" w:cs="David"/>
          <w:sz w:val="24"/>
          <w:szCs w:val="24"/>
          <w:rtl/>
          <w:lang w:eastAsia="he-IL"/>
        </w:rPr>
        <w:t xml:space="preserve"> ע"י המזמין ויהיה חייב לנהוג לפיהם ולקיימם ללא סטייה</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אלא אם כן ק</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בל הוראה</w:t>
      </w:r>
      <w:r w:rsidRPr="00F600CB">
        <w:rPr>
          <w:rFonts w:ascii="Times New Roman" w:eastAsia="Times New Roman" w:hAnsi="Times New Roman" w:cs="David" w:hint="cs"/>
          <w:sz w:val="24"/>
          <w:szCs w:val="24"/>
          <w:rtl/>
          <w:lang w:eastAsia="he-IL"/>
        </w:rPr>
        <w:t xml:space="preserve"> מפורשת</w:t>
      </w:r>
      <w:r w:rsidRPr="00F600CB">
        <w:rPr>
          <w:rFonts w:ascii="Times New Roman" w:eastAsia="Times New Roman" w:hAnsi="Times New Roman" w:cs="David"/>
          <w:sz w:val="24"/>
          <w:szCs w:val="24"/>
          <w:rtl/>
          <w:lang w:eastAsia="he-IL"/>
        </w:rPr>
        <w:t xml:space="preserve"> </w:t>
      </w:r>
      <w:r w:rsidRPr="00F600CB">
        <w:rPr>
          <w:rFonts w:ascii="Times New Roman" w:eastAsia="Times New Roman" w:hAnsi="Times New Roman" w:cs="David" w:hint="cs"/>
          <w:sz w:val="24"/>
          <w:szCs w:val="24"/>
          <w:rtl/>
          <w:lang w:eastAsia="he-IL"/>
        </w:rPr>
        <w:t>ו/</w:t>
      </w:r>
      <w:r w:rsidRPr="00F600CB">
        <w:rPr>
          <w:rFonts w:ascii="Times New Roman" w:eastAsia="Times New Roman" w:hAnsi="Times New Roman" w:cs="David"/>
          <w:sz w:val="24"/>
          <w:szCs w:val="24"/>
          <w:rtl/>
          <w:lang w:eastAsia="he-IL"/>
        </w:rPr>
        <w:t>או א</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שור בכתב מהמזמין.</w:t>
      </w:r>
    </w:p>
    <w:p w14:paraId="63A088AD" w14:textId="77777777" w:rsidR="00F600CB" w:rsidRPr="00F600CB"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מתחייב לבצע את שרותי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בתיאום מלא, בשיתוף פעולה ותוך קיום קשר מתמיד עם המזמין והמנהל, עם צוותו המקצועי וצוות הניהול, ת</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אום ופיקוח של המזמין, עם היועצים, ועם כל יתר הגורמים שיפעלו באתר, ככל שיידרש לקידום, תכנון וב</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צוע ש</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רותי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w:t>
      </w:r>
      <w:r w:rsidRPr="00F600CB">
        <w:rPr>
          <w:rFonts w:ascii="Times New Roman" w:eastAsia="Times New Roman" w:hAnsi="Times New Roman" w:cs="David" w:hint="cs"/>
          <w:sz w:val="24"/>
          <w:szCs w:val="24"/>
          <w:rtl/>
          <w:lang w:eastAsia="he-IL"/>
        </w:rPr>
        <w:t>ו</w:t>
      </w:r>
      <w:r w:rsidRPr="00F600CB">
        <w:rPr>
          <w:rFonts w:ascii="Times New Roman" w:eastAsia="Times New Roman" w:hAnsi="Times New Roman" w:cs="David"/>
          <w:sz w:val="24"/>
          <w:szCs w:val="24"/>
          <w:rtl/>
          <w:lang w:eastAsia="he-IL"/>
        </w:rPr>
        <w:t>הכל כפי שיקבע ע"י המנהל. כן מתחייב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להשתתף בת</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אום מראש בכל ישיבות התיאום אליהן יוזמן.</w:t>
      </w:r>
    </w:p>
    <w:p w14:paraId="63A088AE" w14:textId="77777777" w:rsidR="00F600CB" w:rsidRPr="00F600CB"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ישמור על נוהלי קשר, תיאום, ר</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שום וצורת המסמכים לפי דרישת המנהל.</w:t>
      </w:r>
    </w:p>
    <w:p w14:paraId="63A088AF" w14:textId="77777777" w:rsidR="00F600CB" w:rsidRPr="00F600CB"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כל עוד לא יקבע אחרת ע"י המזמין, יהיה המנהל כ</w:t>
      </w:r>
      <w:r w:rsidRPr="00F600CB">
        <w:rPr>
          <w:rFonts w:ascii="Times New Roman" w:eastAsia="Times New Roman" w:hAnsi="Times New Roman" w:cs="David" w:hint="cs"/>
          <w:sz w:val="24"/>
          <w:szCs w:val="24"/>
          <w:rtl/>
          <w:lang w:eastAsia="he-IL"/>
        </w:rPr>
        <w:t>הגדרתו</w:t>
      </w:r>
      <w:r w:rsidRPr="00F600CB">
        <w:rPr>
          <w:rFonts w:ascii="Times New Roman" w:eastAsia="Times New Roman" w:hAnsi="Times New Roman" w:cs="David"/>
          <w:sz w:val="24"/>
          <w:szCs w:val="24"/>
          <w:rtl/>
          <w:lang w:eastAsia="he-IL"/>
        </w:rPr>
        <w:t xml:space="preserve"> בנספח </w:t>
      </w:r>
      <w:r w:rsidRPr="00F600CB">
        <w:rPr>
          <w:rFonts w:ascii="Times New Roman" w:eastAsia="Times New Roman" w:hAnsi="Times New Roman" w:cs="David"/>
          <w:bCs/>
          <w:sz w:val="24"/>
          <w:szCs w:val="24"/>
          <w:rtl/>
          <w:lang w:eastAsia="he-IL"/>
        </w:rPr>
        <w:t xml:space="preserve">א' </w:t>
      </w:r>
      <w:r w:rsidRPr="00F600CB">
        <w:rPr>
          <w:rFonts w:ascii="Times New Roman" w:eastAsia="Times New Roman" w:hAnsi="Times New Roman" w:cs="David"/>
          <w:sz w:val="24"/>
          <w:szCs w:val="24"/>
          <w:rtl/>
          <w:lang w:eastAsia="he-IL"/>
        </w:rPr>
        <w:t>ועל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להיות</w:t>
      </w:r>
      <w:r w:rsidRPr="00F600CB">
        <w:rPr>
          <w:rFonts w:ascii="Times New Roman" w:eastAsia="Times New Roman" w:hAnsi="Times New Roman" w:cs="David" w:hint="cs"/>
          <w:sz w:val="24"/>
          <w:szCs w:val="24"/>
          <w:rtl/>
          <w:lang w:eastAsia="he-IL"/>
        </w:rPr>
        <w:t xml:space="preserve"> עמו</w:t>
      </w:r>
      <w:r w:rsidRPr="00F600CB">
        <w:rPr>
          <w:rFonts w:ascii="Times New Roman" w:eastAsia="Times New Roman" w:hAnsi="Times New Roman" w:cs="David"/>
          <w:sz w:val="24"/>
          <w:szCs w:val="24"/>
          <w:rtl/>
          <w:lang w:eastAsia="he-IL"/>
        </w:rPr>
        <w:t xml:space="preserve"> בקשר מתמי</w:t>
      </w:r>
      <w:r w:rsidRPr="00F600CB">
        <w:rPr>
          <w:rFonts w:ascii="Times New Roman" w:eastAsia="Times New Roman" w:hAnsi="Times New Roman" w:cs="David" w:hint="cs"/>
          <w:sz w:val="24"/>
          <w:szCs w:val="24"/>
          <w:rtl/>
          <w:lang w:eastAsia="he-IL"/>
        </w:rPr>
        <w:t>ד</w:t>
      </w:r>
      <w:r w:rsidRPr="00F600CB">
        <w:rPr>
          <w:rFonts w:ascii="Times New Roman" w:eastAsia="Times New Roman" w:hAnsi="Times New Roman" w:cs="David"/>
          <w:sz w:val="24"/>
          <w:szCs w:val="24"/>
          <w:rtl/>
          <w:lang w:eastAsia="he-IL"/>
        </w:rPr>
        <w:t xml:space="preserve"> ולתאם עמו את כל פעולותיו, אלא אם נקבע </w:t>
      </w:r>
      <w:r w:rsidRPr="00F600CB">
        <w:rPr>
          <w:rFonts w:ascii="Times New Roman" w:eastAsia="Times New Roman" w:hAnsi="Times New Roman" w:cs="David" w:hint="cs"/>
          <w:sz w:val="24"/>
          <w:szCs w:val="24"/>
          <w:rtl/>
          <w:lang w:eastAsia="he-IL"/>
        </w:rPr>
        <w:t xml:space="preserve">מפורשות </w:t>
      </w:r>
      <w:r w:rsidRPr="00F600CB">
        <w:rPr>
          <w:rFonts w:ascii="Times New Roman" w:eastAsia="Times New Roman" w:hAnsi="Times New Roman" w:cs="David"/>
          <w:sz w:val="24"/>
          <w:szCs w:val="24"/>
          <w:rtl/>
          <w:lang w:eastAsia="he-IL"/>
        </w:rPr>
        <w:t>אחרת ע"י המזמין.</w:t>
      </w:r>
    </w:p>
    <w:p w14:paraId="63A088B0" w14:textId="77777777" w:rsidR="00F600CB" w:rsidRPr="00F600CB"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מצהיר</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כי ידועות לו הוראות כל התכניות הקיימות </w:t>
      </w:r>
      <w:r w:rsidRPr="00F600CB">
        <w:rPr>
          <w:rFonts w:ascii="Times New Roman" w:eastAsia="Times New Roman" w:hAnsi="Times New Roman" w:cs="David" w:hint="cs"/>
          <w:sz w:val="24"/>
          <w:szCs w:val="24"/>
          <w:rtl/>
          <w:lang w:eastAsia="he-IL"/>
        </w:rPr>
        <w:t>ו/</w:t>
      </w:r>
      <w:r w:rsidRPr="00F600CB">
        <w:rPr>
          <w:rFonts w:ascii="Times New Roman" w:eastAsia="Times New Roman" w:hAnsi="Times New Roman" w:cs="David"/>
          <w:sz w:val="24"/>
          <w:szCs w:val="24"/>
          <w:rtl/>
          <w:lang w:eastAsia="he-IL"/>
        </w:rPr>
        <w:t>או הנמצאות בשלבי הכנה על ידי הרשויות המוסמכות לכך לגבי האתר וכן הוראות</w:t>
      </w:r>
      <w:r w:rsidRPr="00F600CB">
        <w:rPr>
          <w:rFonts w:ascii="Times New Roman" w:eastAsia="Times New Roman" w:hAnsi="Times New Roman" w:cs="David" w:hint="cs"/>
          <w:sz w:val="24"/>
          <w:szCs w:val="24"/>
          <w:rtl/>
          <w:lang w:eastAsia="he-IL"/>
        </w:rPr>
        <w:t>יהם של</w:t>
      </w:r>
      <w:r w:rsidRPr="00F600CB">
        <w:rPr>
          <w:rFonts w:ascii="Times New Roman" w:eastAsia="Times New Roman" w:hAnsi="Times New Roman" w:cs="David"/>
          <w:sz w:val="24"/>
          <w:szCs w:val="24"/>
          <w:rtl/>
          <w:lang w:eastAsia="he-IL"/>
        </w:rPr>
        <w:t xml:space="preserve"> הדין</w:t>
      </w:r>
      <w:r w:rsidRPr="00F600CB">
        <w:rPr>
          <w:rFonts w:ascii="Times New Roman" w:eastAsia="Times New Roman" w:hAnsi="Times New Roman" w:cs="David" w:hint="cs"/>
          <w:sz w:val="24"/>
          <w:szCs w:val="24"/>
          <w:rtl/>
          <w:lang w:eastAsia="he-IL"/>
        </w:rPr>
        <w:t xml:space="preserve"> ו/או</w:t>
      </w:r>
      <w:r w:rsidRPr="00F600CB">
        <w:rPr>
          <w:rFonts w:ascii="Times New Roman" w:eastAsia="Times New Roman" w:hAnsi="Times New Roman" w:cs="David"/>
          <w:sz w:val="24"/>
          <w:szCs w:val="24"/>
          <w:rtl/>
          <w:lang w:eastAsia="he-IL"/>
        </w:rPr>
        <w:t xml:space="preserve"> הנהלים</w:t>
      </w:r>
      <w:r w:rsidRPr="00F600CB">
        <w:rPr>
          <w:rFonts w:ascii="Times New Roman" w:eastAsia="Times New Roman" w:hAnsi="Times New Roman" w:cs="David" w:hint="cs"/>
          <w:sz w:val="24"/>
          <w:szCs w:val="24"/>
          <w:rtl/>
          <w:lang w:eastAsia="he-IL"/>
        </w:rPr>
        <w:t xml:space="preserve"> ו/או</w:t>
      </w:r>
      <w:r w:rsidRPr="00F600CB">
        <w:rPr>
          <w:rFonts w:ascii="Times New Roman" w:eastAsia="Times New Roman" w:hAnsi="Times New Roman" w:cs="David"/>
          <w:sz w:val="24"/>
          <w:szCs w:val="24"/>
          <w:rtl/>
          <w:lang w:eastAsia="he-IL"/>
        </w:rPr>
        <w:t xml:space="preserve"> התקנים ו</w:t>
      </w:r>
      <w:r w:rsidRPr="00F600CB">
        <w:rPr>
          <w:rFonts w:ascii="Times New Roman" w:eastAsia="Times New Roman" w:hAnsi="Times New Roman" w:cs="David" w:hint="cs"/>
          <w:sz w:val="24"/>
          <w:szCs w:val="24"/>
          <w:rtl/>
          <w:lang w:eastAsia="he-IL"/>
        </w:rPr>
        <w:t xml:space="preserve">/או </w:t>
      </w:r>
      <w:r w:rsidRPr="00F600CB">
        <w:rPr>
          <w:rFonts w:ascii="Times New Roman" w:eastAsia="Times New Roman" w:hAnsi="Times New Roman" w:cs="David"/>
          <w:sz w:val="24"/>
          <w:szCs w:val="24"/>
          <w:rtl/>
          <w:lang w:eastAsia="he-IL"/>
        </w:rPr>
        <w:t>התקנות החלים בקשר עם ב</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צוע שרותי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והוא מתחייב לפעול בהתאם לקבוע בהם. כמו כן</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מצהיר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כי </w:t>
      </w:r>
      <w:r w:rsidRPr="00F600CB">
        <w:rPr>
          <w:rFonts w:ascii="Times New Roman" w:eastAsia="Times New Roman" w:hAnsi="Times New Roman" w:cs="David" w:hint="cs"/>
          <w:sz w:val="24"/>
          <w:szCs w:val="24"/>
          <w:rtl/>
          <w:lang w:eastAsia="he-IL"/>
        </w:rPr>
        <w:t xml:space="preserve">הוא </w:t>
      </w:r>
      <w:r w:rsidRPr="00F600CB">
        <w:rPr>
          <w:rFonts w:ascii="Times New Roman" w:eastAsia="Times New Roman" w:hAnsi="Times New Roman" w:cs="David"/>
          <w:sz w:val="24"/>
          <w:szCs w:val="24"/>
          <w:rtl/>
          <w:lang w:eastAsia="he-IL"/>
        </w:rPr>
        <w:t xml:space="preserve">בדק בעצמו את כל הנושאים הרלוונטיים </w:t>
      </w:r>
      <w:r w:rsidRPr="00F600CB">
        <w:rPr>
          <w:rFonts w:ascii="Times New Roman" w:eastAsia="Times New Roman" w:hAnsi="Times New Roman" w:cs="David" w:hint="cs"/>
          <w:sz w:val="24"/>
          <w:szCs w:val="24"/>
          <w:rtl/>
          <w:lang w:eastAsia="he-IL"/>
        </w:rPr>
        <w:t xml:space="preserve">ו/או </w:t>
      </w:r>
      <w:r w:rsidRPr="00F600CB">
        <w:rPr>
          <w:rFonts w:ascii="Times New Roman" w:eastAsia="Times New Roman" w:hAnsi="Times New Roman" w:cs="David"/>
          <w:sz w:val="24"/>
          <w:szCs w:val="24"/>
          <w:rtl/>
          <w:lang w:eastAsia="he-IL"/>
        </w:rPr>
        <w:t>הקשורים למתן שירותי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הן אצל המזמין, הן אצל הרשות המקומית והן אצל רשויות התכנון, לרבות את התנאים הפיזיים באתר, את טיב הקרקע, את קיום קווי מים, חשמל, טלפון ואחרים, וכן את התנאים הטופוגרפיים, האקלימיים והאקולוגיים השוררים בו, ומצא הכל מתאים למטרותיו, ויש בידיו את כל הנתונים הנוגעים לאתר, כנדרש לשם ביצוע שירותי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w:t>
      </w:r>
    </w:p>
    <w:p w14:paraId="63A088B1" w14:textId="77777777" w:rsidR="00F600CB" w:rsidRPr="00F600CB"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מתחייב</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להפיק את כל התכניות </w:t>
      </w:r>
      <w:r w:rsidRPr="00F600CB">
        <w:rPr>
          <w:rFonts w:ascii="Times New Roman" w:eastAsia="Times New Roman" w:hAnsi="Times New Roman" w:cs="David" w:hint="cs"/>
          <w:sz w:val="24"/>
          <w:szCs w:val="24"/>
          <w:rtl/>
          <w:lang w:eastAsia="he-IL"/>
        </w:rPr>
        <w:t>נשוא</w:t>
      </w:r>
      <w:r w:rsidRPr="00F600CB">
        <w:rPr>
          <w:rFonts w:ascii="Times New Roman" w:eastAsia="Times New Roman" w:hAnsi="Times New Roman" w:cs="David"/>
          <w:sz w:val="24"/>
          <w:szCs w:val="24"/>
          <w:rtl/>
          <w:lang w:eastAsia="he-IL"/>
        </w:rPr>
        <w:t xml:space="preserve"> חוזה זה, בכל שלבי הביצוע של שירותי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ולרבות כל שינוי בתכניותיו</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באמצעות מחשב בתוכנה או בקבצים במתכונת הקבועה בנספח </w:t>
      </w:r>
      <w:r w:rsidRPr="00F600CB">
        <w:rPr>
          <w:rFonts w:ascii="Times New Roman" w:eastAsia="Times New Roman" w:hAnsi="Times New Roman" w:cs="David"/>
          <w:b/>
          <w:bCs/>
          <w:sz w:val="24"/>
          <w:szCs w:val="24"/>
          <w:rtl/>
          <w:lang w:eastAsia="he-IL"/>
        </w:rPr>
        <w:t>א'</w:t>
      </w:r>
      <w:r w:rsidRPr="00F600CB">
        <w:rPr>
          <w:rFonts w:ascii="Times New Roman" w:eastAsia="Times New Roman" w:hAnsi="Times New Roman" w:cs="David"/>
          <w:sz w:val="24"/>
          <w:szCs w:val="24"/>
          <w:rtl/>
          <w:lang w:eastAsia="he-IL"/>
        </w:rPr>
        <w:t xml:space="preserve"> </w:t>
      </w:r>
      <w:r w:rsidRPr="00F600CB">
        <w:rPr>
          <w:rFonts w:ascii="Times New Roman" w:eastAsia="Times New Roman" w:hAnsi="Times New Roman" w:cs="David" w:hint="cs"/>
          <w:sz w:val="24"/>
          <w:szCs w:val="24"/>
          <w:rtl/>
          <w:lang w:eastAsia="he-IL"/>
        </w:rPr>
        <w:t xml:space="preserve">המצ"ב </w:t>
      </w:r>
      <w:r w:rsidRPr="00F600CB">
        <w:rPr>
          <w:rFonts w:ascii="Times New Roman" w:eastAsia="Times New Roman" w:hAnsi="Times New Roman" w:cs="David"/>
          <w:sz w:val="24"/>
          <w:szCs w:val="24"/>
          <w:rtl/>
          <w:lang w:eastAsia="he-IL"/>
        </w:rPr>
        <w:t>וע</w:t>
      </w:r>
      <w:r w:rsidRPr="00F600CB">
        <w:rPr>
          <w:rFonts w:ascii="Times New Roman" w:eastAsia="Times New Roman" w:hAnsi="Times New Roman" w:cs="David" w:hint="cs"/>
          <w:sz w:val="24"/>
          <w:szCs w:val="24"/>
          <w:rtl/>
          <w:lang w:eastAsia="he-IL"/>
        </w:rPr>
        <w:t>ל פי</w:t>
      </w:r>
      <w:r w:rsidRPr="00F600CB">
        <w:rPr>
          <w:rFonts w:ascii="Times New Roman" w:eastAsia="Times New Roman" w:hAnsi="Times New Roman" w:cs="David"/>
          <w:sz w:val="24"/>
          <w:szCs w:val="24"/>
          <w:rtl/>
          <w:lang w:eastAsia="he-IL"/>
        </w:rPr>
        <w:t xml:space="preserve"> הנחיות המזמין מעת לעת.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מתחייב להעביר ליועצים ולקבל מהם קבצים אך ורק באותה מתכונת שנקבעה</w:t>
      </w:r>
      <w:r w:rsidRPr="00F600CB">
        <w:rPr>
          <w:rFonts w:ascii="Times New Roman" w:eastAsia="Times New Roman" w:hAnsi="Times New Roman" w:cs="David" w:hint="cs"/>
          <w:sz w:val="24"/>
          <w:szCs w:val="24"/>
          <w:rtl/>
          <w:lang w:eastAsia="he-IL"/>
        </w:rPr>
        <w:t xml:space="preserve"> בנספח </w:t>
      </w:r>
      <w:r w:rsidRPr="00F600CB">
        <w:rPr>
          <w:rFonts w:ascii="Times New Roman" w:eastAsia="Times New Roman" w:hAnsi="Times New Roman" w:cs="David" w:hint="cs"/>
          <w:b/>
          <w:bCs/>
          <w:sz w:val="24"/>
          <w:szCs w:val="24"/>
          <w:rtl/>
          <w:lang w:eastAsia="he-IL"/>
        </w:rPr>
        <w:t>א'</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כאמור.</w:t>
      </w:r>
    </w:p>
    <w:p w14:paraId="63A088B2" w14:textId="77777777" w:rsidR="00F600CB" w:rsidRPr="00F600CB"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לא יגיש ליועצים</w:t>
      </w:r>
      <w:r w:rsidRPr="00F600CB">
        <w:rPr>
          <w:rFonts w:ascii="Times New Roman" w:eastAsia="Times New Roman" w:hAnsi="Times New Roman" w:cs="David" w:hint="cs"/>
          <w:sz w:val="24"/>
          <w:szCs w:val="24"/>
          <w:rtl/>
          <w:lang w:eastAsia="he-IL"/>
        </w:rPr>
        <w:t xml:space="preserve"> ו/או</w:t>
      </w:r>
      <w:r w:rsidRPr="00F600CB">
        <w:rPr>
          <w:rFonts w:ascii="Times New Roman" w:eastAsia="Times New Roman" w:hAnsi="Times New Roman" w:cs="David"/>
          <w:sz w:val="24"/>
          <w:szCs w:val="24"/>
          <w:rtl/>
          <w:lang w:eastAsia="he-IL"/>
        </w:rPr>
        <w:t xml:space="preserve"> לקבלנים ו</w:t>
      </w:r>
      <w:r w:rsidRPr="00F600CB">
        <w:rPr>
          <w:rFonts w:ascii="Times New Roman" w:eastAsia="Times New Roman" w:hAnsi="Times New Roman" w:cs="David" w:hint="cs"/>
          <w:sz w:val="24"/>
          <w:szCs w:val="24"/>
          <w:rtl/>
          <w:lang w:eastAsia="he-IL"/>
        </w:rPr>
        <w:t xml:space="preserve">/או </w:t>
      </w:r>
      <w:r w:rsidRPr="00F600CB">
        <w:rPr>
          <w:rFonts w:ascii="Times New Roman" w:eastAsia="Times New Roman" w:hAnsi="Times New Roman" w:cs="David"/>
          <w:sz w:val="24"/>
          <w:szCs w:val="24"/>
          <w:rtl/>
          <w:lang w:eastAsia="he-IL"/>
        </w:rPr>
        <w:t xml:space="preserve">לכל גורם אחר הקשור בפרויקט כל שרות הקשור במישרין או בעקיפין בו, בין בתמורה ובין שלא בתמורה, פרט לשירותים המתחייבים </w:t>
      </w:r>
      <w:r w:rsidRPr="00F600CB">
        <w:rPr>
          <w:rFonts w:ascii="Times New Roman" w:eastAsia="Times New Roman" w:hAnsi="Times New Roman" w:cs="David" w:hint="cs"/>
          <w:sz w:val="24"/>
          <w:szCs w:val="24"/>
          <w:rtl/>
          <w:lang w:eastAsia="he-IL"/>
        </w:rPr>
        <w:t xml:space="preserve">מפורשות על פי </w:t>
      </w:r>
      <w:r w:rsidRPr="00F600CB">
        <w:rPr>
          <w:rFonts w:ascii="Times New Roman" w:eastAsia="Times New Roman" w:hAnsi="Times New Roman" w:cs="David"/>
          <w:sz w:val="24"/>
          <w:szCs w:val="24"/>
          <w:rtl/>
          <w:lang w:eastAsia="he-IL"/>
        </w:rPr>
        <w:t>חוזה זה.</w:t>
      </w:r>
    </w:p>
    <w:p w14:paraId="63A088B3" w14:textId="77777777" w:rsidR="00F600CB" w:rsidRPr="00F600CB"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המזמין רשאי להזמין אצל מתכננים אחרים שירותים כלשהם על פי שיקול דעתו הבלעדי וה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מצהיר</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כי אין לו ולא תהינה לו </w:t>
      </w:r>
      <w:r w:rsidRPr="00F600CB">
        <w:rPr>
          <w:rFonts w:ascii="Times New Roman" w:eastAsia="Times New Roman" w:hAnsi="Times New Roman" w:cs="David" w:hint="cs"/>
          <w:sz w:val="24"/>
          <w:szCs w:val="24"/>
          <w:rtl/>
          <w:lang w:eastAsia="he-IL"/>
        </w:rPr>
        <w:t xml:space="preserve">כל </w:t>
      </w:r>
      <w:r w:rsidRPr="00F600CB">
        <w:rPr>
          <w:rFonts w:ascii="Times New Roman" w:eastAsia="Times New Roman" w:hAnsi="Times New Roman" w:cs="David"/>
          <w:sz w:val="24"/>
          <w:szCs w:val="24"/>
          <w:rtl/>
          <w:lang w:eastAsia="he-IL"/>
        </w:rPr>
        <w:t>תביעות ו/או טענות</w:t>
      </w:r>
      <w:r w:rsidRPr="00F600CB">
        <w:rPr>
          <w:rFonts w:ascii="Times New Roman" w:eastAsia="Times New Roman" w:hAnsi="Times New Roman" w:cs="David" w:hint="cs"/>
          <w:sz w:val="24"/>
          <w:szCs w:val="24"/>
          <w:rtl/>
          <w:lang w:eastAsia="he-IL"/>
        </w:rPr>
        <w:t xml:space="preserve"> ו/או דרישות ו/או תלונות</w:t>
      </w:r>
      <w:r w:rsidRPr="00F600CB">
        <w:rPr>
          <w:rFonts w:ascii="Times New Roman" w:eastAsia="Times New Roman" w:hAnsi="Times New Roman" w:cs="David"/>
          <w:sz w:val="24"/>
          <w:szCs w:val="24"/>
          <w:rtl/>
          <w:lang w:eastAsia="he-IL"/>
        </w:rPr>
        <w:t xml:space="preserve"> כלפי המזמין </w:t>
      </w:r>
      <w:r w:rsidRPr="00F600CB">
        <w:rPr>
          <w:rFonts w:ascii="Times New Roman" w:eastAsia="Times New Roman" w:hAnsi="Times New Roman" w:cs="David" w:hint="cs"/>
          <w:sz w:val="24"/>
          <w:szCs w:val="24"/>
          <w:rtl/>
          <w:lang w:eastAsia="he-IL"/>
        </w:rPr>
        <w:t>ו/</w:t>
      </w:r>
      <w:r w:rsidRPr="00F600CB">
        <w:rPr>
          <w:rFonts w:ascii="Times New Roman" w:eastAsia="Times New Roman" w:hAnsi="Times New Roman" w:cs="David"/>
          <w:sz w:val="24"/>
          <w:szCs w:val="24"/>
          <w:rtl/>
          <w:lang w:eastAsia="he-IL"/>
        </w:rPr>
        <w:t>או כלפי המתכננים האחרים בגין מסירת העבודות</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כאמור. משמסר המזמין </w:t>
      </w:r>
      <w:r w:rsidRPr="00F600CB">
        <w:rPr>
          <w:rFonts w:ascii="Times New Roman" w:eastAsia="Times New Roman" w:hAnsi="Times New Roman" w:cs="David" w:hint="cs"/>
          <w:sz w:val="24"/>
          <w:szCs w:val="24"/>
          <w:rtl/>
          <w:lang w:eastAsia="he-IL"/>
        </w:rPr>
        <w:t xml:space="preserve">את </w:t>
      </w:r>
      <w:r w:rsidRPr="00F600CB">
        <w:rPr>
          <w:rFonts w:ascii="Times New Roman" w:eastAsia="Times New Roman" w:hAnsi="Times New Roman" w:cs="David"/>
          <w:sz w:val="24"/>
          <w:szCs w:val="24"/>
          <w:rtl/>
          <w:lang w:eastAsia="he-IL"/>
        </w:rPr>
        <w:t xml:space="preserve">ביצוע </w:t>
      </w:r>
      <w:r w:rsidRPr="00F600CB">
        <w:rPr>
          <w:rFonts w:ascii="Times New Roman" w:eastAsia="Times New Roman" w:hAnsi="Times New Roman" w:cs="David" w:hint="cs"/>
          <w:sz w:val="24"/>
          <w:szCs w:val="24"/>
          <w:rtl/>
          <w:lang w:eastAsia="he-IL"/>
        </w:rPr>
        <w:t>ה</w:t>
      </w:r>
      <w:r w:rsidRPr="00F600CB">
        <w:rPr>
          <w:rFonts w:ascii="Times New Roman" w:eastAsia="Times New Roman" w:hAnsi="Times New Roman" w:cs="David"/>
          <w:sz w:val="24"/>
          <w:szCs w:val="24"/>
          <w:rtl/>
          <w:lang w:eastAsia="he-IL"/>
        </w:rPr>
        <w:t>שירותים כאמור ל</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אחר, מתחייב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לשתף עמו פעולה ככל שיידרש.</w:t>
      </w:r>
    </w:p>
    <w:p w14:paraId="63A088B4" w14:textId="77777777" w:rsidR="00F600CB" w:rsidRPr="00F600CB" w:rsidRDefault="00F600CB" w:rsidP="00F600CB">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ערוך לביצוע העבודות, בין היתר, גם במערכת ניהול ותיאום פרויקטים באמצעות האינטרנט, כדוגמת "</w:t>
      </w:r>
      <w:r w:rsidRPr="00F600CB">
        <w:rPr>
          <w:rFonts w:ascii="Times New Roman" w:eastAsia="Times New Roman" w:hAnsi="Times New Roman" w:cs="David"/>
          <w:sz w:val="24"/>
          <w:szCs w:val="24"/>
          <w:lang w:eastAsia="he-IL"/>
        </w:rPr>
        <w:t>view</w:t>
      </w:r>
      <w:r w:rsidRPr="00F600CB">
        <w:rPr>
          <w:rFonts w:ascii="Times New Roman" w:eastAsia="Times New Roman" w:hAnsi="Times New Roman" w:cs="David"/>
          <w:sz w:val="24"/>
          <w:szCs w:val="24"/>
          <w:rtl/>
          <w:lang w:eastAsia="he-IL"/>
        </w:rPr>
        <w:t>@</w:t>
      </w:r>
      <w:r w:rsidRPr="00F600CB">
        <w:rPr>
          <w:rFonts w:ascii="Times New Roman" w:eastAsia="Times New Roman" w:hAnsi="Times New Roman" w:cs="David" w:hint="cs"/>
          <w:sz w:val="24"/>
          <w:szCs w:val="24"/>
          <w:rtl/>
          <w:lang w:eastAsia="he-IL"/>
        </w:rPr>
        <w:t>", "רמדורנט"</w:t>
      </w:r>
      <w:r w:rsidRPr="00F600CB">
        <w:rPr>
          <w:rFonts w:ascii="Times New Roman" w:eastAsia="Times New Roman" w:hAnsi="Times New Roman" w:cs="David"/>
          <w:sz w:val="24"/>
          <w:szCs w:val="24"/>
          <w:rtl/>
          <w:lang w:eastAsia="he-IL"/>
        </w:rPr>
        <w:t xml:space="preserve"> של רמדור או אחרת המאושרת ע"י המזמין ויפעל במערכת זו ללא כל תמורה נוספת</w:t>
      </w:r>
      <w:r w:rsidRPr="00F600CB">
        <w:rPr>
          <w:rFonts w:ascii="Times New Roman" w:eastAsia="Times New Roman" w:hAnsi="Times New Roman" w:cs="David" w:hint="cs"/>
          <w:sz w:val="24"/>
          <w:szCs w:val="24"/>
          <w:rtl/>
          <w:lang w:eastAsia="he-IL"/>
        </w:rPr>
        <w:t>.</w:t>
      </w:r>
    </w:p>
    <w:p w14:paraId="63A088B5" w14:textId="77777777" w:rsidR="00F600CB" w:rsidRPr="00F600CB" w:rsidRDefault="00F600CB" w:rsidP="00F600CB">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F600CB">
        <w:rPr>
          <w:rFonts w:ascii="Times New Roman" w:eastAsia="Times New Roman" w:hAnsi="Times New Roman" w:cs="David"/>
          <w:bCs/>
          <w:sz w:val="24"/>
          <w:szCs w:val="24"/>
          <w:u w:val="single"/>
          <w:rtl/>
          <w:lang w:eastAsia="he-IL"/>
        </w:rPr>
        <w:t>צוות עובדים ואמצעים</w:t>
      </w:r>
    </w:p>
    <w:p w14:paraId="63A088B6" w14:textId="77777777" w:rsidR="00F600CB" w:rsidRPr="00F600CB"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מתחייב</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כי במשך כל תקופת ב</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צוע שרותי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יקיים משרד מאויש</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מאורגן ומצויד</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באופן שיאפשר </w:t>
      </w:r>
      <w:r w:rsidRPr="00F600CB">
        <w:rPr>
          <w:rFonts w:ascii="Times New Roman" w:eastAsia="Times New Roman" w:hAnsi="Times New Roman" w:cs="David" w:hint="cs"/>
          <w:sz w:val="24"/>
          <w:szCs w:val="24"/>
          <w:rtl/>
          <w:lang w:eastAsia="he-IL"/>
        </w:rPr>
        <w:t xml:space="preserve">את </w:t>
      </w:r>
      <w:r w:rsidRPr="00F600CB">
        <w:rPr>
          <w:rFonts w:ascii="Times New Roman" w:eastAsia="Times New Roman" w:hAnsi="Times New Roman" w:cs="David"/>
          <w:sz w:val="24"/>
          <w:szCs w:val="24"/>
          <w:rtl/>
          <w:lang w:eastAsia="he-IL"/>
        </w:rPr>
        <w:t>ב</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צוע ש</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רותי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בהתאם להוראות חוזה זה.</w:t>
      </w:r>
    </w:p>
    <w:p w14:paraId="63A088B7" w14:textId="77777777" w:rsidR="00F600CB" w:rsidRPr="00F600CB"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מתחייב</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שהרכבם המספרי והמקצועי של צוות עובדיו, כמפורט בנספח </w:t>
      </w:r>
      <w:r w:rsidRPr="00F600CB">
        <w:rPr>
          <w:rFonts w:ascii="Times New Roman" w:eastAsia="Times New Roman" w:hAnsi="Times New Roman" w:cs="David"/>
          <w:bCs/>
          <w:sz w:val="24"/>
          <w:szCs w:val="24"/>
          <w:rtl/>
          <w:lang w:eastAsia="he-IL"/>
        </w:rPr>
        <w:t>א'</w:t>
      </w:r>
      <w:r w:rsidRPr="00F600CB">
        <w:rPr>
          <w:rFonts w:ascii="Times New Roman" w:eastAsia="Times New Roman" w:hAnsi="Times New Roman" w:cs="David" w:hint="cs"/>
          <w:bCs/>
          <w:sz w:val="24"/>
          <w:szCs w:val="24"/>
          <w:rtl/>
          <w:lang w:eastAsia="he-IL"/>
        </w:rPr>
        <w:t xml:space="preserve"> </w:t>
      </w:r>
      <w:r w:rsidRPr="00F600CB">
        <w:rPr>
          <w:rFonts w:ascii="Times New Roman" w:eastAsia="Times New Roman" w:hAnsi="Times New Roman" w:cs="David" w:hint="cs"/>
          <w:b/>
          <w:sz w:val="24"/>
          <w:szCs w:val="24"/>
          <w:rtl/>
          <w:lang w:eastAsia="he-IL"/>
        </w:rPr>
        <w:t>המצ"ב,</w:t>
      </w:r>
      <w:r w:rsidRPr="00F600CB">
        <w:rPr>
          <w:rFonts w:ascii="Times New Roman" w:eastAsia="Times New Roman" w:hAnsi="Times New Roman" w:cs="David"/>
          <w:sz w:val="24"/>
          <w:szCs w:val="24"/>
          <w:rtl/>
          <w:lang w:eastAsia="he-IL"/>
        </w:rPr>
        <w:t xml:space="preserve"> יתאים לביצוע ש</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רותי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ברמה ובמועדים</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המפורטים בחוזה זה ויניח את דעתו של המנהל במשך כל תקופת מתן שרותי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w:t>
      </w:r>
    </w:p>
    <w:p w14:paraId="63A088B8" w14:textId="77777777" w:rsidR="00F600CB" w:rsidRPr="00F600CB"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מבלי לגרוע מהתחייבותו האמורה של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רשאי המנהל - אם וכאשר יראה צורך בכך על פי שיקול דעתו </w:t>
      </w:r>
      <w:r w:rsidRPr="00F600CB">
        <w:rPr>
          <w:rFonts w:ascii="Times New Roman" w:eastAsia="Times New Roman" w:hAnsi="Times New Roman" w:cs="David" w:hint="cs"/>
          <w:sz w:val="24"/>
          <w:szCs w:val="24"/>
          <w:rtl/>
          <w:lang w:eastAsia="he-IL"/>
        </w:rPr>
        <w:t xml:space="preserve">המוחלט </w:t>
      </w:r>
      <w:r w:rsidRPr="00F600CB">
        <w:rPr>
          <w:rFonts w:ascii="Times New Roman" w:eastAsia="Times New Roman" w:hAnsi="Times New Roman" w:cs="David"/>
          <w:sz w:val="24"/>
          <w:szCs w:val="24"/>
          <w:rtl/>
          <w:lang w:eastAsia="he-IL"/>
        </w:rPr>
        <w:t>- להורות ל</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מ</w:t>
      </w:r>
      <w:r w:rsidRPr="00F600CB">
        <w:rPr>
          <w:rFonts w:ascii="Times New Roman" w:eastAsia="Times New Roman" w:hAnsi="Times New Roman" w:cs="David" w:hint="cs"/>
          <w:sz w:val="24"/>
          <w:szCs w:val="24"/>
          <w:rtl/>
          <w:lang w:eastAsia="he-IL"/>
        </w:rPr>
        <w:t>עת לעת,</w:t>
      </w:r>
      <w:r w:rsidRPr="00F600CB">
        <w:rPr>
          <w:rFonts w:ascii="Times New Roman" w:eastAsia="Times New Roman" w:hAnsi="Times New Roman" w:cs="David"/>
          <w:sz w:val="24"/>
          <w:szCs w:val="24"/>
          <w:rtl/>
          <w:lang w:eastAsia="he-IL"/>
        </w:rPr>
        <w:t xml:space="preserve"> להגדיל את צוות עובדיו, על חשבונו ואחריותו של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במספר, לתקופה ובמקומות אותם יציין המנהל בהוראותיו.</w:t>
      </w:r>
    </w:p>
    <w:p w14:paraId="63A088B9" w14:textId="77777777" w:rsidR="00F600CB" w:rsidRPr="00F600CB"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מוסכם בזה</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כי במשך כל תקופת החוזה יהיה האדריכל ו/או המהנדס ו/או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הנקוב בנספח </w:t>
      </w:r>
      <w:r w:rsidRPr="00F600CB">
        <w:rPr>
          <w:rFonts w:ascii="Times New Roman" w:eastAsia="Times New Roman" w:hAnsi="Times New Roman" w:cs="David"/>
          <w:bCs/>
          <w:sz w:val="24"/>
          <w:szCs w:val="24"/>
          <w:rtl/>
          <w:lang w:eastAsia="he-IL"/>
        </w:rPr>
        <w:t>א'</w:t>
      </w:r>
      <w:r w:rsidRPr="00F600CB">
        <w:rPr>
          <w:rFonts w:ascii="Times New Roman" w:eastAsia="Times New Roman" w:hAnsi="Times New Roman" w:cs="David"/>
          <w:sz w:val="24"/>
          <w:szCs w:val="24"/>
          <w:rtl/>
          <w:lang w:eastAsia="he-IL"/>
        </w:rPr>
        <w:t xml:space="preserve"> </w:t>
      </w:r>
      <w:r w:rsidRPr="00F600CB">
        <w:rPr>
          <w:rFonts w:ascii="Times New Roman" w:eastAsia="Times New Roman" w:hAnsi="Times New Roman" w:cs="David" w:hint="cs"/>
          <w:sz w:val="24"/>
          <w:szCs w:val="24"/>
          <w:rtl/>
          <w:lang w:eastAsia="he-IL"/>
        </w:rPr>
        <w:t>המצ"ב</w:t>
      </w:r>
      <w:r w:rsidRPr="00F600CB">
        <w:rPr>
          <w:rFonts w:ascii="Times New Roman" w:eastAsia="Times New Roman" w:hAnsi="Times New Roman" w:cs="David"/>
          <w:sz w:val="24"/>
          <w:szCs w:val="24"/>
          <w:rtl/>
          <w:lang w:eastAsia="he-IL"/>
        </w:rPr>
        <w:t>, מנהלו הראשי של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למטרת ב</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צוע חוזה</w:t>
      </w:r>
      <w:r w:rsidRPr="00F600CB">
        <w:rPr>
          <w:rFonts w:ascii="Times New Roman" w:eastAsia="Times New Roman" w:hAnsi="Times New Roman" w:cs="David" w:hint="cs"/>
          <w:sz w:val="24"/>
          <w:szCs w:val="24"/>
          <w:rtl/>
          <w:lang w:eastAsia="he-IL"/>
        </w:rPr>
        <w:t xml:space="preserve"> זה</w:t>
      </w:r>
      <w:r w:rsidRPr="00F600CB">
        <w:rPr>
          <w:rFonts w:ascii="Times New Roman" w:eastAsia="Times New Roman" w:hAnsi="Times New Roman" w:cs="David"/>
          <w:sz w:val="24"/>
          <w:szCs w:val="24"/>
          <w:rtl/>
          <w:lang w:eastAsia="he-IL"/>
        </w:rPr>
        <w:t xml:space="preserve"> (להלן: "</w:t>
      </w:r>
      <w:r w:rsidRPr="00F600CB">
        <w:rPr>
          <w:rFonts w:ascii="Times New Roman" w:eastAsia="Times New Roman" w:hAnsi="Times New Roman" w:cs="David"/>
          <w:b/>
          <w:bCs/>
          <w:sz w:val="24"/>
          <w:szCs w:val="24"/>
          <w:rtl/>
          <w:lang w:eastAsia="he-IL"/>
        </w:rPr>
        <w:t>המנהל הראשי</w:t>
      </w:r>
      <w:r w:rsidRPr="00F600CB">
        <w:rPr>
          <w:rFonts w:ascii="Times New Roman" w:eastAsia="Times New Roman" w:hAnsi="Times New Roman" w:cs="David"/>
          <w:sz w:val="24"/>
          <w:szCs w:val="24"/>
          <w:rtl/>
          <w:lang w:eastAsia="he-IL"/>
        </w:rPr>
        <w:t>"). החלפת המנהל הראשי בממלא מקום מתאים ולתקופה מוגדרת, תיעשה לאחר אישורו של המזמין</w:t>
      </w:r>
      <w:r w:rsidRPr="00F600CB">
        <w:rPr>
          <w:rFonts w:ascii="Times New Roman" w:eastAsia="Times New Roman" w:hAnsi="Times New Roman" w:cs="David" w:hint="cs"/>
          <w:sz w:val="24"/>
          <w:szCs w:val="24"/>
          <w:rtl/>
          <w:lang w:eastAsia="he-IL"/>
        </w:rPr>
        <w:t xml:space="preserve"> מראש ובכתב</w:t>
      </w:r>
      <w:r w:rsidRPr="00F600CB">
        <w:rPr>
          <w:rFonts w:ascii="Times New Roman" w:eastAsia="Times New Roman" w:hAnsi="Times New Roman" w:cs="David"/>
          <w:sz w:val="24"/>
          <w:szCs w:val="24"/>
          <w:rtl/>
          <w:lang w:eastAsia="he-IL"/>
        </w:rPr>
        <w:t>.</w:t>
      </w:r>
    </w:p>
    <w:p w14:paraId="63A088BA" w14:textId="77777777" w:rsidR="00F600CB" w:rsidRPr="00F600CB" w:rsidRDefault="00F600CB" w:rsidP="00F600CB">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מ</w:t>
      </w:r>
      <w:r w:rsidRPr="00F600CB">
        <w:rPr>
          <w:rFonts w:ascii="Times New Roman" w:eastAsia="Times New Roman" w:hAnsi="Times New Roman" w:cs="David" w:hint="cs"/>
          <w:sz w:val="24"/>
          <w:szCs w:val="24"/>
          <w:rtl/>
          <w:lang w:eastAsia="he-IL"/>
        </w:rPr>
        <w:t>צהיר, כי ידוע לו, ש</w:t>
      </w:r>
      <w:r w:rsidRPr="00F600CB">
        <w:rPr>
          <w:rFonts w:ascii="Times New Roman" w:eastAsia="Times New Roman" w:hAnsi="Times New Roman" w:cs="David"/>
          <w:sz w:val="24"/>
          <w:szCs w:val="24"/>
          <w:rtl/>
          <w:lang w:eastAsia="he-IL"/>
        </w:rPr>
        <w:t>במשך כל ת</w:t>
      </w:r>
      <w:r w:rsidRPr="00F600CB">
        <w:rPr>
          <w:rFonts w:ascii="Times New Roman" w:eastAsia="Times New Roman" w:hAnsi="Times New Roman" w:cs="David" w:hint="cs"/>
          <w:sz w:val="24"/>
          <w:szCs w:val="24"/>
          <w:rtl/>
          <w:lang w:eastAsia="he-IL"/>
        </w:rPr>
        <w:t>ו</w:t>
      </w:r>
      <w:r w:rsidRPr="00F600CB">
        <w:rPr>
          <w:rFonts w:ascii="Times New Roman" w:eastAsia="Times New Roman" w:hAnsi="Times New Roman" w:cs="David"/>
          <w:sz w:val="24"/>
          <w:szCs w:val="24"/>
          <w:rtl/>
          <w:lang w:eastAsia="he-IL"/>
        </w:rPr>
        <w:t>קפ</w:t>
      </w:r>
      <w:r w:rsidRPr="00F600CB">
        <w:rPr>
          <w:rFonts w:ascii="Times New Roman" w:eastAsia="Times New Roman" w:hAnsi="Times New Roman" w:cs="David" w:hint="cs"/>
          <w:sz w:val="24"/>
          <w:szCs w:val="24"/>
          <w:rtl/>
          <w:lang w:eastAsia="he-IL"/>
        </w:rPr>
        <w:t>ו של</w:t>
      </w:r>
      <w:r w:rsidRPr="00F600CB">
        <w:rPr>
          <w:rFonts w:ascii="Times New Roman" w:eastAsia="Times New Roman" w:hAnsi="Times New Roman" w:cs="David"/>
          <w:sz w:val="24"/>
          <w:szCs w:val="24"/>
          <w:rtl/>
          <w:lang w:eastAsia="he-IL"/>
        </w:rPr>
        <w:t xml:space="preserve"> חוזה</w:t>
      </w:r>
      <w:r w:rsidRPr="00F600CB">
        <w:rPr>
          <w:rFonts w:ascii="Times New Roman" w:eastAsia="Times New Roman" w:hAnsi="Times New Roman" w:cs="David" w:hint="cs"/>
          <w:sz w:val="24"/>
          <w:szCs w:val="24"/>
          <w:rtl/>
          <w:lang w:eastAsia="he-IL"/>
        </w:rPr>
        <w:t xml:space="preserve"> זה</w:t>
      </w:r>
      <w:r w:rsidRPr="00F600CB">
        <w:rPr>
          <w:rFonts w:ascii="Times New Roman" w:eastAsia="Times New Roman" w:hAnsi="Times New Roman" w:cs="David"/>
          <w:sz w:val="24"/>
          <w:szCs w:val="24"/>
          <w:rtl/>
          <w:lang w:eastAsia="he-IL"/>
        </w:rPr>
        <w:t xml:space="preserve"> יעמוד המנהל הראשי בראשו, יהיה מעורב אישית בב</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צוע החוזה, יקדיש למטרה זו את כל הזמן הנדרש, ויעמוד לרשות המזמין כל אימת שיוזמן על ידו להשתתף בישיבות ודיונים למטרות הפרויקט ויפקח על הצוות המקצועי של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שיעסוק בב</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צוע ש</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רותי התכנון. מבלי לגרוע מהתחייבויות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כמתחייב מ</w:t>
      </w:r>
      <w:r w:rsidRPr="00F600CB">
        <w:rPr>
          <w:rFonts w:ascii="Times New Roman" w:eastAsia="Times New Roman" w:hAnsi="Times New Roman" w:cs="David" w:hint="cs"/>
          <w:sz w:val="24"/>
          <w:szCs w:val="24"/>
          <w:rtl/>
          <w:lang w:eastAsia="he-IL"/>
        </w:rPr>
        <w:t>חוזה זה,</w:t>
      </w:r>
      <w:r w:rsidRPr="00F600CB">
        <w:rPr>
          <w:rFonts w:ascii="Times New Roman" w:eastAsia="Times New Roman" w:hAnsi="Times New Roman" w:cs="David"/>
          <w:sz w:val="24"/>
          <w:szCs w:val="24"/>
          <w:rtl/>
          <w:lang w:eastAsia="he-IL"/>
        </w:rPr>
        <w:t xml:space="preserve"> הרי בכל מקרה שהשירותים לא יינתנו ע"י המנהל הראשי כאמור מכל סיבה שהיא, יהיה המזמין זכאי לבטל את החוזה ויחולו הוראות סעיפים 12.3.2 ו - 12.3.3 להלן.</w:t>
      </w:r>
    </w:p>
    <w:p w14:paraId="63A088BB" w14:textId="77777777" w:rsidR="00F600CB" w:rsidRPr="00F600CB" w:rsidRDefault="00F600CB" w:rsidP="00F600CB">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lang w:eastAsia="he-IL"/>
        </w:rPr>
      </w:pPr>
    </w:p>
    <w:p w14:paraId="63A088BC" w14:textId="77777777" w:rsidR="00F600CB" w:rsidRPr="00F600CB" w:rsidRDefault="00F600CB" w:rsidP="00F600CB">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F600CB">
        <w:rPr>
          <w:rFonts w:ascii="Times New Roman" w:eastAsia="Times New Roman" w:hAnsi="Times New Roman" w:cs="David" w:hint="cs"/>
          <w:sz w:val="24"/>
          <w:szCs w:val="24"/>
          <w:rtl/>
          <w:lang w:eastAsia="he-IL"/>
        </w:rPr>
        <w:t xml:space="preserve">המזמין רשאי </w:t>
      </w:r>
      <w:r w:rsidRPr="00F600CB">
        <w:rPr>
          <w:rFonts w:ascii="Times New Roman" w:eastAsia="Times New Roman" w:hAnsi="Times New Roman" w:cs="David"/>
          <w:sz w:val="24"/>
          <w:szCs w:val="24"/>
          <w:rtl/>
          <w:lang w:eastAsia="he-IL"/>
        </w:rPr>
        <w:t>לדרוש מה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להחליף כל עובד מעובדיו של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שלדעת המזמין אינו מתאים לתפקידו </w:t>
      </w:r>
      <w:r w:rsidRPr="00F600CB">
        <w:rPr>
          <w:rFonts w:ascii="Times New Roman" w:eastAsia="Times New Roman" w:hAnsi="Times New Roman" w:cs="David" w:hint="cs"/>
          <w:sz w:val="24"/>
          <w:szCs w:val="24"/>
          <w:rtl/>
          <w:lang w:eastAsia="he-IL"/>
        </w:rPr>
        <w:t>ו/</w:t>
      </w:r>
      <w:r w:rsidRPr="00F600CB">
        <w:rPr>
          <w:rFonts w:ascii="Times New Roman" w:eastAsia="Times New Roman" w:hAnsi="Times New Roman" w:cs="David"/>
          <w:sz w:val="24"/>
          <w:szCs w:val="24"/>
          <w:rtl/>
          <w:lang w:eastAsia="he-IL"/>
        </w:rPr>
        <w:t>או אינו מבצעו להנחת דעתו, אף אם אושר תחילה ע"י המזמין וכן לדרוש תגבור צוות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ועל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למלא </w:t>
      </w:r>
      <w:r w:rsidRPr="00F600CB">
        <w:rPr>
          <w:rFonts w:ascii="Times New Roman" w:eastAsia="Times New Roman" w:hAnsi="Times New Roman" w:cs="David" w:hint="cs"/>
          <w:sz w:val="24"/>
          <w:szCs w:val="24"/>
          <w:rtl/>
          <w:lang w:eastAsia="he-IL"/>
        </w:rPr>
        <w:t xml:space="preserve">אחר </w:t>
      </w:r>
      <w:r w:rsidRPr="00F600CB">
        <w:rPr>
          <w:rFonts w:ascii="Times New Roman" w:eastAsia="Times New Roman" w:hAnsi="Times New Roman" w:cs="David"/>
          <w:sz w:val="24"/>
          <w:szCs w:val="24"/>
          <w:rtl/>
          <w:lang w:eastAsia="he-IL"/>
        </w:rPr>
        <w:t>דרישת המזמין לאלתר.</w:t>
      </w:r>
    </w:p>
    <w:p w14:paraId="63A088BD" w14:textId="77777777" w:rsidR="00F600CB" w:rsidRPr="00F600CB" w:rsidRDefault="00F600CB" w:rsidP="00F600CB">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החלטות המזמין בדבר א</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שור ו/או החלפת עובד מעובדי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תינתנה לפי ש</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קול דעתו המוחלט</w:t>
      </w:r>
      <w:r w:rsidRPr="00F600CB">
        <w:rPr>
          <w:rFonts w:ascii="Times New Roman" w:eastAsia="Times New Roman" w:hAnsi="Times New Roman" w:cs="David" w:hint="cs"/>
          <w:sz w:val="24"/>
          <w:szCs w:val="24"/>
          <w:rtl/>
          <w:lang w:eastAsia="he-IL"/>
        </w:rPr>
        <w:t xml:space="preserve"> של המזמין</w:t>
      </w:r>
      <w:r w:rsidRPr="00F600CB">
        <w:rPr>
          <w:rFonts w:ascii="Times New Roman" w:eastAsia="Times New Roman" w:hAnsi="Times New Roman" w:cs="David"/>
          <w:sz w:val="24"/>
          <w:szCs w:val="24"/>
          <w:rtl/>
          <w:lang w:eastAsia="he-IL"/>
        </w:rPr>
        <w:t xml:space="preserve"> וללא צורך במתן נימוקים</w:t>
      </w:r>
      <w:r w:rsidRPr="00F600CB">
        <w:rPr>
          <w:rFonts w:ascii="Times New Roman" w:eastAsia="Times New Roman" w:hAnsi="Times New Roman" w:cs="David" w:hint="cs"/>
          <w:sz w:val="24"/>
          <w:szCs w:val="24"/>
          <w:rtl/>
          <w:lang w:eastAsia="he-IL"/>
        </w:rPr>
        <w:t xml:space="preserve"> כאלה ואחרים</w:t>
      </w:r>
      <w:r w:rsidRPr="00F600CB">
        <w:rPr>
          <w:rFonts w:ascii="Times New Roman" w:eastAsia="Times New Roman" w:hAnsi="Times New Roman" w:cs="David"/>
          <w:sz w:val="24"/>
          <w:szCs w:val="24"/>
          <w:rtl/>
          <w:lang w:eastAsia="he-IL"/>
        </w:rPr>
        <w:t>. אין בהחלטות אלה</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כדי לשחרר את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מאי</w:t>
      </w:r>
      <w:r w:rsidRPr="00F600CB">
        <w:rPr>
          <w:rFonts w:ascii="Times New Roman" w:eastAsia="Times New Roman" w:hAnsi="Times New Roman" w:cs="David" w:hint="cs"/>
          <w:sz w:val="24"/>
          <w:szCs w:val="24"/>
          <w:rtl/>
          <w:lang w:eastAsia="he-IL"/>
        </w:rPr>
        <w:t>לו</w:t>
      </w:r>
      <w:r w:rsidRPr="00F600CB">
        <w:rPr>
          <w:rFonts w:ascii="Times New Roman" w:eastAsia="Times New Roman" w:hAnsi="Times New Roman" w:cs="David"/>
          <w:sz w:val="24"/>
          <w:szCs w:val="24"/>
          <w:rtl/>
          <w:lang w:eastAsia="he-IL"/>
        </w:rPr>
        <w:t xml:space="preserve"> מהתחייבויותיו לפי חוזה זה ואין בהן כדי להטיל על המזמין כל אחריות</w:t>
      </w:r>
      <w:r w:rsidRPr="00F600CB">
        <w:rPr>
          <w:rFonts w:ascii="Times New Roman" w:eastAsia="Times New Roman" w:hAnsi="Times New Roman" w:cs="David" w:hint="cs"/>
          <w:sz w:val="24"/>
          <w:szCs w:val="24"/>
          <w:rtl/>
          <w:lang w:eastAsia="he-IL"/>
        </w:rPr>
        <w:t xml:space="preserve"> ו/או חבות</w:t>
      </w:r>
      <w:r w:rsidRPr="00F600CB">
        <w:rPr>
          <w:rFonts w:ascii="Times New Roman" w:eastAsia="Times New Roman" w:hAnsi="Times New Roman" w:cs="David"/>
          <w:sz w:val="24"/>
          <w:szCs w:val="24"/>
          <w:rtl/>
          <w:lang w:eastAsia="he-IL"/>
        </w:rPr>
        <w:t xml:space="preserve"> שהיא.</w:t>
      </w:r>
    </w:p>
    <w:p w14:paraId="63A088BE" w14:textId="77777777" w:rsidR="00F600CB" w:rsidRPr="00F600CB" w:rsidRDefault="00F600CB" w:rsidP="00F600CB">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מתחייב</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לצייד על חשבונו את צוות עובדיו בכל הציוד הדרוש לב</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צוע שרותי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w:t>
      </w:r>
      <w:r w:rsidRPr="00F600CB">
        <w:rPr>
          <w:rFonts w:ascii="Times New Roman" w:eastAsia="Times New Roman" w:hAnsi="Times New Roman" w:cs="David" w:hint="cs"/>
          <w:sz w:val="24"/>
          <w:szCs w:val="24"/>
          <w:rtl/>
          <w:lang w:eastAsia="he-IL"/>
        </w:rPr>
        <w:t>האחריות בגין אחזקת</w:t>
      </w:r>
      <w:r w:rsidRPr="00F600CB">
        <w:rPr>
          <w:rFonts w:ascii="Times New Roman" w:eastAsia="Times New Roman" w:hAnsi="Times New Roman" w:cs="David"/>
          <w:sz w:val="24"/>
          <w:szCs w:val="24"/>
          <w:rtl/>
          <w:lang w:eastAsia="he-IL"/>
        </w:rPr>
        <w:t xml:space="preserve"> ושמיר</w:t>
      </w:r>
      <w:r w:rsidRPr="00F600CB">
        <w:rPr>
          <w:rFonts w:ascii="Times New Roman" w:eastAsia="Times New Roman" w:hAnsi="Times New Roman" w:cs="David" w:hint="cs"/>
          <w:sz w:val="24"/>
          <w:szCs w:val="24"/>
          <w:rtl/>
          <w:lang w:eastAsia="he-IL"/>
        </w:rPr>
        <w:t>ת</w:t>
      </w:r>
      <w:r w:rsidRPr="00F600CB">
        <w:rPr>
          <w:rFonts w:ascii="Times New Roman" w:eastAsia="Times New Roman" w:hAnsi="Times New Roman" w:cs="David"/>
          <w:sz w:val="24"/>
          <w:szCs w:val="24"/>
          <w:rtl/>
          <w:lang w:eastAsia="he-IL"/>
        </w:rPr>
        <w:t xml:space="preserve"> </w:t>
      </w:r>
      <w:r w:rsidRPr="00F600CB">
        <w:rPr>
          <w:rFonts w:ascii="Times New Roman" w:eastAsia="Times New Roman" w:hAnsi="Times New Roman" w:cs="David" w:hint="cs"/>
          <w:sz w:val="24"/>
          <w:szCs w:val="24"/>
          <w:rtl/>
          <w:lang w:eastAsia="he-IL"/>
        </w:rPr>
        <w:t>ה</w:t>
      </w:r>
      <w:r w:rsidRPr="00F600CB">
        <w:rPr>
          <w:rFonts w:ascii="Times New Roman" w:eastAsia="Times New Roman" w:hAnsi="Times New Roman" w:cs="David"/>
          <w:sz w:val="24"/>
          <w:szCs w:val="24"/>
          <w:rtl/>
          <w:lang w:eastAsia="he-IL"/>
        </w:rPr>
        <w:t>ציוד</w:t>
      </w:r>
      <w:r w:rsidRPr="00F600CB">
        <w:rPr>
          <w:rFonts w:ascii="Times New Roman" w:eastAsia="Times New Roman" w:hAnsi="Times New Roman" w:cs="David" w:hint="cs"/>
          <w:sz w:val="24"/>
          <w:szCs w:val="24"/>
          <w:rtl/>
          <w:lang w:eastAsia="he-IL"/>
        </w:rPr>
        <w:t xml:space="preserve"> כאמור,</w:t>
      </w:r>
      <w:r w:rsidRPr="00F600CB">
        <w:rPr>
          <w:rFonts w:ascii="Times New Roman" w:eastAsia="Times New Roman" w:hAnsi="Times New Roman" w:cs="David"/>
          <w:sz w:val="24"/>
          <w:szCs w:val="24"/>
          <w:rtl/>
          <w:lang w:eastAsia="he-IL"/>
        </w:rPr>
        <w:t xml:space="preserve"> תהיה בידי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ועל חשבונו, והמזמין לא </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 xml:space="preserve">ישא בכל אחריות </w:t>
      </w:r>
      <w:r w:rsidRPr="00F600CB">
        <w:rPr>
          <w:rFonts w:ascii="Times New Roman" w:eastAsia="Times New Roman" w:hAnsi="Times New Roman" w:cs="David" w:hint="cs"/>
          <w:sz w:val="24"/>
          <w:szCs w:val="24"/>
          <w:rtl/>
          <w:lang w:eastAsia="he-IL"/>
        </w:rPr>
        <w:t xml:space="preserve">ו/או חבות </w:t>
      </w:r>
      <w:r w:rsidRPr="00F600CB">
        <w:rPr>
          <w:rFonts w:ascii="Times New Roman" w:eastAsia="Times New Roman" w:hAnsi="Times New Roman" w:cs="David"/>
          <w:sz w:val="24"/>
          <w:szCs w:val="24"/>
          <w:rtl/>
          <w:lang w:eastAsia="he-IL"/>
        </w:rPr>
        <w:t>בגין א</w:t>
      </w:r>
      <w:r w:rsidRPr="00F600CB">
        <w:rPr>
          <w:rFonts w:ascii="Times New Roman" w:eastAsia="Times New Roman" w:hAnsi="Times New Roman" w:cs="David" w:hint="cs"/>
          <w:sz w:val="24"/>
          <w:szCs w:val="24"/>
          <w:rtl/>
          <w:lang w:eastAsia="he-IL"/>
        </w:rPr>
        <w:t>ו</w:t>
      </w:r>
      <w:r w:rsidRPr="00F600CB">
        <w:rPr>
          <w:rFonts w:ascii="Times New Roman" w:eastAsia="Times New Roman" w:hAnsi="Times New Roman" w:cs="David"/>
          <w:sz w:val="24"/>
          <w:szCs w:val="24"/>
          <w:rtl/>
          <w:lang w:eastAsia="he-IL"/>
        </w:rPr>
        <w:t xml:space="preserve">בדן </w:t>
      </w:r>
      <w:r w:rsidRPr="00F600CB">
        <w:rPr>
          <w:rFonts w:ascii="Times New Roman" w:eastAsia="Times New Roman" w:hAnsi="Times New Roman" w:cs="David" w:hint="cs"/>
          <w:sz w:val="24"/>
          <w:szCs w:val="24"/>
          <w:rtl/>
          <w:lang w:eastAsia="he-IL"/>
        </w:rPr>
        <w:t>ן/</w:t>
      </w:r>
      <w:r w:rsidRPr="00F600CB">
        <w:rPr>
          <w:rFonts w:ascii="Times New Roman" w:eastAsia="Times New Roman" w:hAnsi="Times New Roman" w:cs="David"/>
          <w:sz w:val="24"/>
          <w:szCs w:val="24"/>
          <w:rtl/>
          <w:lang w:eastAsia="he-IL"/>
        </w:rPr>
        <w:t>או נזק</w:t>
      </w:r>
      <w:r w:rsidRPr="00F600CB">
        <w:rPr>
          <w:rFonts w:ascii="Times New Roman" w:eastAsia="Times New Roman" w:hAnsi="Times New Roman" w:cs="David" w:hint="cs"/>
          <w:sz w:val="24"/>
          <w:szCs w:val="24"/>
          <w:rtl/>
          <w:lang w:eastAsia="he-IL"/>
        </w:rPr>
        <w:t xml:space="preserve"> ו/או קלקול</w:t>
      </w:r>
      <w:r w:rsidRPr="00F600CB">
        <w:rPr>
          <w:rFonts w:ascii="Times New Roman" w:eastAsia="Times New Roman" w:hAnsi="Times New Roman" w:cs="David"/>
          <w:sz w:val="24"/>
          <w:szCs w:val="24"/>
          <w:rtl/>
          <w:lang w:eastAsia="he-IL"/>
        </w:rPr>
        <w:t xml:space="preserve"> כלשהו לציוד </w:t>
      </w:r>
      <w:r w:rsidRPr="00F600CB">
        <w:rPr>
          <w:rFonts w:ascii="Times New Roman" w:eastAsia="Times New Roman" w:hAnsi="Times New Roman" w:cs="David" w:hint="cs"/>
          <w:sz w:val="24"/>
          <w:szCs w:val="24"/>
          <w:rtl/>
          <w:lang w:eastAsia="he-IL"/>
        </w:rPr>
        <w:t>ו/</w:t>
      </w:r>
      <w:r w:rsidRPr="00F600CB">
        <w:rPr>
          <w:rFonts w:ascii="Times New Roman" w:eastAsia="Times New Roman" w:hAnsi="Times New Roman" w:cs="David"/>
          <w:sz w:val="24"/>
          <w:szCs w:val="24"/>
          <w:rtl/>
          <w:lang w:eastAsia="he-IL"/>
        </w:rPr>
        <w:t>או לכל חלק ממנו מכל סיבה שהיא.</w:t>
      </w:r>
    </w:p>
    <w:p w14:paraId="63A088BF" w14:textId="77777777" w:rsidR="00F600CB" w:rsidRPr="00F600CB" w:rsidRDefault="00F600CB" w:rsidP="00F600CB">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F600CB">
        <w:rPr>
          <w:rFonts w:ascii="Times New Roman" w:eastAsia="Times New Roman" w:hAnsi="Times New Roman" w:cs="David"/>
          <w:bCs/>
          <w:sz w:val="24"/>
          <w:szCs w:val="24"/>
          <w:u w:val="single"/>
          <w:rtl/>
          <w:lang w:eastAsia="he-IL"/>
        </w:rPr>
        <w:t>סמכויות ה</w:t>
      </w:r>
      <w:r w:rsidR="00B06D6A">
        <w:rPr>
          <w:rFonts w:ascii="Times New Roman" w:eastAsia="Times New Roman" w:hAnsi="Times New Roman" w:cs="David"/>
          <w:bCs/>
          <w:sz w:val="24"/>
          <w:szCs w:val="24"/>
          <w:u w:val="single"/>
          <w:rtl/>
          <w:lang w:eastAsia="he-IL"/>
        </w:rPr>
        <w:t>יועץ</w:t>
      </w:r>
    </w:p>
    <w:p w14:paraId="63A088C0" w14:textId="77777777" w:rsidR="00F600CB" w:rsidRPr="00F600CB"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במגעים עם רשויות מוסמכות</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לרבות עם הרשות המקומית</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בכל הנוגע לש</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רותי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וכל הכרוך בכך</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יפעל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בתור בא-כוחו הטכני של המזמין והמזמין מסמיכו לכך</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ובלבד:</w:t>
      </w:r>
    </w:p>
    <w:p w14:paraId="63A088C1" w14:textId="77777777" w:rsidR="00F600CB" w:rsidRPr="00F600CB" w:rsidRDefault="00F600CB" w:rsidP="00F600CB">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שה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לא יגיש תכניות </w:t>
      </w:r>
      <w:r w:rsidRPr="00F600CB">
        <w:rPr>
          <w:rFonts w:ascii="Times New Roman" w:eastAsia="Times New Roman" w:hAnsi="Times New Roman" w:cs="David" w:hint="cs"/>
          <w:sz w:val="24"/>
          <w:szCs w:val="24"/>
          <w:rtl/>
          <w:lang w:eastAsia="he-IL"/>
        </w:rPr>
        <w:t>ו/</w:t>
      </w:r>
      <w:r w:rsidRPr="00F600CB">
        <w:rPr>
          <w:rFonts w:ascii="Times New Roman" w:eastAsia="Times New Roman" w:hAnsi="Times New Roman" w:cs="David"/>
          <w:sz w:val="24"/>
          <w:szCs w:val="24"/>
          <w:rtl/>
          <w:lang w:eastAsia="he-IL"/>
        </w:rPr>
        <w:t>או תיקונים לתכניות לא</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שור הרשויות המוסמכות</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אלא אם כן אושרו קודם לכן</w:t>
      </w:r>
      <w:r w:rsidRPr="00F600CB">
        <w:rPr>
          <w:rFonts w:ascii="Times New Roman" w:eastAsia="Times New Roman" w:hAnsi="Times New Roman" w:cs="David" w:hint="cs"/>
          <w:sz w:val="24"/>
          <w:szCs w:val="24"/>
          <w:rtl/>
          <w:lang w:eastAsia="he-IL"/>
        </w:rPr>
        <w:t>, מראש ובכתב,</w:t>
      </w:r>
      <w:r w:rsidRPr="00F600CB">
        <w:rPr>
          <w:rFonts w:ascii="Times New Roman" w:eastAsia="Times New Roman" w:hAnsi="Times New Roman" w:cs="David"/>
          <w:sz w:val="24"/>
          <w:szCs w:val="24"/>
          <w:rtl/>
          <w:lang w:eastAsia="he-IL"/>
        </w:rPr>
        <w:t xml:space="preserve"> ע"י המזמין.</w:t>
      </w:r>
    </w:p>
    <w:p w14:paraId="63A088C2" w14:textId="77777777" w:rsidR="00F600CB" w:rsidRPr="00F600CB" w:rsidRDefault="00F600CB" w:rsidP="00F600CB">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שה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לא יקבל כל החלטה ולא יפעל ולא יחייב את המזמין בכל עניין</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הכרוך בהתחייבות חוקית </w:t>
      </w:r>
      <w:r w:rsidRPr="00F600CB">
        <w:rPr>
          <w:rFonts w:ascii="Times New Roman" w:eastAsia="Times New Roman" w:hAnsi="Times New Roman" w:cs="David" w:hint="cs"/>
          <w:sz w:val="24"/>
          <w:szCs w:val="24"/>
          <w:rtl/>
          <w:lang w:eastAsia="he-IL"/>
        </w:rPr>
        <w:t>ו/</w:t>
      </w:r>
      <w:r w:rsidRPr="00F600CB">
        <w:rPr>
          <w:rFonts w:ascii="Times New Roman" w:eastAsia="Times New Roman" w:hAnsi="Times New Roman" w:cs="David"/>
          <w:sz w:val="24"/>
          <w:szCs w:val="24"/>
          <w:rtl/>
          <w:lang w:eastAsia="he-IL"/>
        </w:rPr>
        <w:t>או כספית</w:t>
      </w:r>
      <w:r w:rsidRPr="00F600CB">
        <w:rPr>
          <w:rFonts w:ascii="Times New Roman" w:eastAsia="Times New Roman" w:hAnsi="Times New Roman" w:cs="David" w:hint="cs"/>
          <w:sz w:val="24"/>
          <w:szCs w:val="24"/>
          <w:rtl/>
          <w:lang w:eastAsia="he-IL"/>
        </w:rPr>
        <w:t xml:space="preserve"> ו/או אחרת,</w:t>
      </w:r>
      <w:r w:rsidRPr="00F600CB">
        <w:rPr>
          <w:rFonts w:ascii="Times New Roman" w:eastAsia="Times New Roman" w:hAnsi="Times New Roman" w:cs="David"/>
          <w:sz w:val="24"/>
          <w:szCs w:val="24"/>
          <w:rtl/>
          <w:lang w:eastAsia="he-IL"/>
        </w:rPr>
        <w:t xml:space="preserve"> אלא בא</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שורו של המזמין</w:t>
      </w:r>
      <w:r w:rsidRPr="00F600CB">
        <w:rPr>
          <w:rFonts w:ascii="Times New Roman" w:eastAsia="Times New Roman" w:hAnsi="Times New Roman" w:cs="David" w:hint="cs"/>
          <w:sz w:val="24"/>
          <w:szCs w:val="24"/>
          <w:rtl/>
          <w:lang w:eastAsia="he-IL"/>
        </w:rPr>
        <w:t xml:space="preserve"> מראש ובכתב</w:t>
      </w:r>
      <w:r w:rsidRPr="00F600CB">
        <w:rPr>
          <w:rFonts w:ascii="Times New Roman" w:eastAsia="Times New Roman" w:hAnsi="Times New Roman" w:cs="David"/>
          <w:sz w:val="24"/>
          <w:szCs w:val="24"/>
          <w:rtl/>
          <w:lang w:eastAsia="he-IL"/>
        </w:rPr>
        <w:t>.</w:t>
      </w:r>
    </w:p>
    <w:p w14:paraId="63A088C3" w14:textId="77777777" w:rsidR="00F600CB" w:rsidRPr="00F600CB" w:rsidRDefault="00F600CB" w:rsidP="00F600CB">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F600CB">
        <w:rPr>
          <w:rFonts w:ascii="Times New Roman" w:eastAsia="Times New Roman" w:hAnsi="Times New Roman" w:cs="David" w:hint="cs"/>
          <w:sz w:val="24"/>
          <w:szCs w:val="24"/>
          <w:rtl/>
          <w:lang w:eastAsia="he-IL"/>
        </w:rPr>
        <w:t>זולת אם</w:t>
      </w:r>
      <w:r w:rsidRPr="00F600CB">
        <w:rPr>
          <w:rFonts w:ascii="Times New Roman" w:eastAsia="Times New Roman" w:hAnsi="Times New Roman" w:cs="David"/>
          <w:sz w:val="24"/>
          <w:szCs w:val="24"/>
          <w:rtl/>
          <w:lang w:eastAsia="he-IL"/>
        </w:rPr>
        <w:t xml:space="preserve"> יוסמך לכך ע"י המזמין </w:t>
      </w:r>
      <w:r w:rsidRPr="00F600CB">
        <w:rPr>
          <w:rFonts w:ascii="Times New Roman" w:eastAsia="Times New Roman" w:hAnsi="Times New Roman" w:cs="David" w:hint="cs"/>
          <w:sz w:val="24"/>
          <w:szCs w:val="24"/>
          <w:rtl/>
          <w:lang w:eastAsia="he-IL"/>
        </w:rPr>
        <w:t>מראש ו</w:t>
      </w:r>
      <w:r w:rsidRPr="00F600CB">
        <w:rPr>
          <w:rFonts w:ascii="Times New Roman" w:eastAsia="Times New Roman" w:hAnsi="Times New Roman" w:cs="David"/>
          <w:sz w:val="24"/>
          <w:szCs w:val="24"/>
          <w:rtl/>
          <w:lang w:eastAsia="he-IL"/>
        </w:rPr>
        <w:t>בכתב</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לא יהיה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רשאי ליתן הוראות </w:t>
      </w:r>
      <w:r w:rsidRPr="00F600CB">
        <w:rPr>
          <w:rFonts w:ascii="Times New Roman" w:eastAsia="Times New Roman" w:hAnsi="Times New Roman" w:cs="David" w:hint="cs"/>
          <w:sz w:val="24"/>
          <w:szCs w:val="24"/>
          <w:rtl/>
          <w:lang w:eastAsia="he-IL"/>
        </w:rPr>
        <w:t>ו/</w:t>
      </w:r>
      <w:r w:rsidRPr="00F600CB">
        <w:rPr>
          <w:rFonts w:ascii="Times New Roman" w:eastAsia="Times New Roman" w:hAnsi="Times New Roman" w:cs="David"/>
          <w:sz w:val="24"/>
          <w:szCs w:val="24"/>
          <w:rtl/>
          <w:lang w:eastAsia="he-IL"/>
        </w:rPr>
        <w:t>או הנחיות</w:t>
      </w:r>
      <w:r w:rsidRPr="00F600CB">
        <w:rPr>
          <w:rFonts w:ascii="Times New Roman" w:eastAsia="Times New Roman" w:hAnsi="Times New Roman" w:cs="David" w:hint="cs"/>
          <w:sz w:val="24"/>
          <w:szCs w:val="24"/>
          <w:rtl/>
          <w:lang w:eastAsia="he-IL"/>
        </w:rPr>
        <w:t>, בין</w:t>
      </w:r>
      <w:r w:rsidRPr="00F600CB">
        <w:rPr>
          <w:rFonts w:ascii="Times New Roman" w:eastAsia="Times New Roman" w:hAnsi="Times New Roman" w:cs="David"/>
          <w:sz w:val="24"/>
          <w:szCs w:val="24"/>
          <w:rtl/>
          <w:lang w:eastAsia="he-IL"/>
        </w:rPr>
        <w:t xml:space="preserve"> במישרין</w:t>
      </w:r>
      <w:r w:rsidRPr="00F600CB">
        <w:rPr>
          <w:rFonts w:ascii="Times New Roman" w:eastAsia="Times New Roman" w:hAnsi="Times New Roman" w:cs="David" w:hint="cs"/>
          <w:sz w:val="24"/>
          <w:szCs w:val="24"/>
          <w:rtl/>
          <w:lang w:eastAsia="he-IL"/>
        </w:rPr>
        <w:t xml:space="preserve"> ובין בעקיפין,</w:t>
      </w:r>
      <w:r w:rsidRPr="00F600CB">
        <w:rPr>
          <w:rFonts w:ascii="Times New Roman" w:eastAsia="Times New Roman" w:hAnsi="Times New Roman" w:cs="David"/>
          <w:sz w:val="24"/>
          <w:szCs w:val="24"/>
          <w:rtl/>
          <w:lang w:eastAsia="he-IL"/>
        </w:rPr>
        <w:t xml:space="preserve"> לקבלן הראשי </w:t>
      </w:r>
      <w:r w:rsidRPr="00F600CB">
        <w:rPr>
          <w:rFonts w:ascii="Times New Roman" w:eastAsia="Times New Roman" w:hAnsi="Times New Roman" w:cs="David" w:hint="cs"/>
          <w:sz w:val="24"/>
          <w:szCs w:val="24"/>
          <w:rtl/>
          <w:lang w:eastAsia="he-IL"/>
        </w:rPr>
        <w:t>ו/</w:t>
      </w:r>
      <w:r w:rsidRPr="00F600CB">
        <w:rPr>
          <w:rFonts w:ascii="Times New Roman" w:eastAsia="Times New Roman" w:hAnsi="Times New Roman" w:cs="David"/>
          <w:sz w:val="24"/>
          <w:szCs w:val="24"/>
          <w:rtl/>
          <w:lang w:eastAsia="he-IL"/>
        </w:rPr>
        <w:t xml:space="preserve">או לקבלן העבודות </w:t>
      </w:r>
      <w:r w:rsidRPr="00F600CB">
        <w:rPr>
          <w:rFonts w:ascii="Times New Roman" w:eastAsia="Times New Roman" w:hAnsi="Times New Roman" w:cs="David" w:hint="cs"/>
          <w:sz w:val="24"/>
          <w:szCs w:val="24"/>
          <w:rtl/>
          <w:lang w:eastAsia="he-IL"/>
        </w:rPr>
        <w:t>ו/</w:t>
      </w:r>
      <w:r w:rsidRPr="00F600CB">
        <w:rPr>
          <w:rFonts w:ascii="Times New Roman" w:eastAsia="Times New Roman" w:hAnsi="Times New Roman" w:cs="David"/>
          <w:sz w:val="24"/>
          <w:szCs w:val="24"/>
          <w:rtl/>
          <w:lang w:eastAsia="he-IL"/>
        </w:rPr>
        <w:t xml:space="preserve">או לנהל עמם מו"מ ביחס למחירים </w:t>
      </w:r>
      <w:r w:rsidRPr="00F600CB">
        <w:rPr>
          <w:rFonts w:ascii="Times New Roman" w:eastAsia="Times New Roman" w:hAnsi="Times New Roman" w:cs="David" w:hint="cs"/>
          <w:sz w:val="24"/>
          <w:szCs w:val="24"/>
          <w:rtl/>
          <w:lang w:eastAsia="he-IL"/>
        </w:rPr>
        <w:t>ו/</w:t>
      </w:r>
      <w:r w:rsidRPr="00F600CB">
        <w:rPr>
          <w:rFonts w:ascii="Times New Roman" w:eastAsia="Times New Roman" w:hAnsi="Times New Roman" w:cs="David"/>
          <w:sz w:val="24"/>
          <w:szCs w:val="24"/>
          <w:rtl/>
          <w:lang w:eastAsia="he-IL"/>
        </w:rPr>
        <w:t xml:space="preserve">או </w:t>
      </w:r>
      <w:r w:rsidRPr="00F600CB">
        <w:rPr>
          <w:rFonts w:ascii="Times New Roman" w:eastAsia="Times New Roman" w:hAnsi="Times New Roman" w:cs="David" w:hint="cs"/>
          <w:sz w:val="24"/>
          <w:szCs w:val="24"/>
          <w:rtl/>
          <w:lang w:eastAsia="he-IL"/>
        </w:rPr>
        <w:t>ל</w:t>
      </w:r>
      <w:r w:rsidRPr="00F600CB">
        <w:rPr>
          <w:rFonts w:ascii="Times New Roman" w:eastAsia="Times New Roman" w:hAnsi="Times New Roman" w:cs="David"/>
          <w:sz w:val="24"/>
          <w:szCs w:val="24"/>
          <w:rtl/>
          <w:lang w:eastAsia="he-IL"/>
        </w:rPr>
        <w:t>דרכי ביצוע הכרוכים בש</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נוי מחירים</w:t>
      </w:r>
      <w:r w:rsidRPr="00F600CB">
        <w:rPr>
          <w:rFonts w:ascii="Times New Roman" w:eastAsia="Times New Roman" w:hAnsi="Times New Roman" w:cs="David" w:hint="cs"/>
          <w:sz w:val="24"/>
          <w:szCs w:val="24"/>
          <w:rtl/>
          <w:lang w:eastAsia="he-IL"/>
        </w:rPr>
        <w:t xml:space="preserve"> ו/או כמויות</w:t>
      </w:r>
      <w:r w:rsidRPr="00F600CB">
        <w:rPr>
          <w:rFonts w:ascii="Times New Roman" w:eastAsia="Times New Roman" w:hAnsi="Times New Roman" w:cs="David"/>
          <w:sz w:val="24"/>
          <w:szCs w:val="24"/>
          <w:rtl/>
          <w:lang w:eastAsia="he-IL"/>
        </w:rPr>
        <w:t>, אלא באמצעות המזמין או המנהל.</w:t>
      </w:r>
    </w:p>
    <w:p w14:paraId="63A088C4" w14:textId="77777777" w:rsidR="00F600CB" w:rsidRPr="00F600CB" w:rsidRDefault="00F600CB" w:rsidP="00F600CB">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F600CB">
        <w:rPr>
          <w:rFonts w:ascii="Times New Roman" w:eastAsia="Times New Roman" w:hAnsi="Times New Roman" w:cs="David"/>
          <w:bCs/>
          <w:sz w:val="24"/>
          <w:szCs w:val="24"/>
          <w:u w:val="single"/>
          <w:rtl/>
          <w:lang w:eastAsia="he-IL"/>
        </w:rPr>
        <w:t>סמכויות המנהל</w:t>
      </w:r>
    </w:p>
    <w:p w14:paraId="63A088C5" w14:textId="77777777" w:rsidR="00F600CB" w:rsidRPr="00F600CB"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המנהל רשאי לבדוק</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בכל עת</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את שרותי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כולם או </w:t>
      </w:r>
      <w:r w:rsidRPr="00F600CB">
        <w:rPr>
          <w:rFonts w:ascii="Times New Roman" w:eastAsia="Times New Roman" w:hAnsi="Times New Roman" w:cs="David" w:hint="cs"/>
          <w:sz w:val="24"/>
          <w:szCs w:val="24"/>
          <w:rtl/>
          <w:lang w:eastAsia="he-IL"/>
        </w:rPr>
        <w:t>מקצתם</w:t>
      </w:r>
      <w:r w:rsidRPr="00F600CB">
        <w:rPr>
          <w:rFonts w:ascii="Times New Roman" w:eastAsia="Times New Roman" w:hAnsi="Times New Roman" w:cs="David"/>
          <w:sz w:val="24"/>
          <w:szCs w:val="24"/>
          <w:rtl/>
          <w:lang w:eastAsia="he-IL"/>
        </w:rPr>
        <w:t>, להשגיח על ביצוע שרותי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וכן לבדוק את טיב שירותי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הנעשים על ידי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w:t>
      </w:r>
      <w:r w:rsidRPr="00F600CB">
        <w:rPr>
          <w:rFonts w:ascii="Times New Roman" w:eastAsia="Times New Roman" w:hAnsi="Times New Roman" w:cs="David" w:hint="cs"/>
          <w:sz w:val="24"/>
          <w:szCs w:val="24"/>
          <w:rtl/>
          <w:lang w:eastAsia="he-IL"/>
        </w:rPr>
        <w:t>ו/</w:t>
      </w:r>
      <w:r w:rsidRPr="00F600CB">
        <w:rPr>
          <w:rFonts w:ascii="Times New Roman" w:eastAsia="Times New Roman" w:hAnsi="Times New Roman" w:cs="David"/>
          <w:sz w:val="24"/>
          <w:szCs w:val="24"/>
          <w:rtl/>
          <w:lang w:eastAsia="he-IL"/>
        </w:rPr>
        <w:t xml:space="preserve">או </w:t>
      </w:r>
      <w:r w:rsidRPr="00F600CB">
        <w:rPr>
          <w:rFonts w:ascii="Times New Roman" w:eastAsia="Times New Roman" w:hAnsi="Times New Roman" w:cs="David" w:hint="cs"/>
          <w:sz w:val="24"/>
          <w:szCs w:val="24"/>
          <w:rtl/>
          <w:lang w:eastAsia="he-IL"/>
        </w:rPr>
        <w:t xml:space="preserve">על ידי מי </w:t>
      </w:r>
      <w:r w:rsidRPr="00F600CB">
        <w:rPr>
          <w:rFonts w:ascii="Times New Roman" w:eastAsia="Times New Roman" w:hAnsi="Times New Roman" w:cs="David"/>
          <w:sz w:val="24"/>
          <w:szCs w:val="24"/>
          <w:rtl/>
          <w:lang w:eastAsia="he-IL"/>
        </w:rPr>
        <w:t>מטעמו. כן רשאי המנהל</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לבדוק אם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מבצע כהלכה את הוראות חוזה זה, את הוראות המזמין ואת הוראותיו.</w:t>
      </w:r>
    </w:p>
    <w:p w14:paraId="63A088C6" w14:textId="77777777" w:rsidR="00F600CB" w:rsidRPr="00F600CB"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ימסור למנהל על פי דרישתו דין וחשבון על התקדמות ביצוע שרותי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וכן ימסור למנהל מיד בתום כל שלב משלבי ביצוע העבודה דו"ח המסכם את אותו שלב. הדוחות הנ"ל יכללו את הנושאים והפרטים כפי שייקבעו על ידי המזמין מעת לעת, וכל עוד לא נקבעו, יכללו הם את הנושאים המפורטים בנספח </w:t>
      </w:r>
      <w:r w:rsidRPr="00F600CB">
        <w:rPr>
          <w:rFonts w:ascii="Times New Roman" w:eastAsia="Times New Roman" w:hAnsi="Times New Roman" w:cs="David"/>
          <w:bCs/>
          <w:sz w:val="24"/>
          <w:szCs w:val="24"/>
          <w:rtl/>
          <w:lang w:eastAsia="he-IL"/>
        </w:rPr>
        <w:t>א'</w:t>
      </w:r>
      <w:r w:rsidRPr="00F600CB">
        <w:rPr>
          <w:rFonts w:ascii="Times New Roman" w:eastAsia="Times New Roman" w:hAnsi="Times New Roman" w:cs="David" w:hint="cs"/>
          <w:b/>
          <w:sz w:val="24"/>
          <w:szCs w:val="24"/>
          <w:rtl/>
          <w:lang w:eastAsia="he-IL"/>
        </w:rPr>
        <w:t xml:space="preserve"> המצ"ב</w:t>
      </w:r>
      <w:r w:rsidRPr="00F600CB">
        <w:rPr>
          <w:rFonts w:ascii="Times New Roman" w:eastAsia="Times New Roman" w:hAnsi="Times New Roman" w:cs="David"/>
          <w:sz w:val="24"/>
          <w:szCs w:val="24"/>
          <w:rtl/>
          <w:lang w:eastAsia="he-IL"/>
        </w:rPr>
        <w:t>.</w:t>
      </w:r>
    </w:p>
    <w:p w14:paraId="63A088C7" w14:textId="77777777" w:rsidR="00F600CB" w:rsidRPr="00F600CB"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לצורך הפעלת סמכויותיו</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רשאי המנהל </w:t>
      </w:r>
      <w:r w:rsidRPr="00F600CB">
        <w:rPr>
          <w:rFonts w:ascii="Times New Roman" w:eastAsia="Times New Roman" w:hAnsi="Times New Roman" w:cs="David" w:hint="cs"/>
          <w:sz w:val="24"/>
          <w:szCs w:val="24"/>
          <w:rtl/>
          <w:lang w:eastAsia="he-IL"/>
        </w:rPr>
        <w:t>ו/</w:t>
      </w:r>
      <w:r w:rsidRPr="00F600CB">
        <w:rPr>
          <w:rFonts w:ascii="Times New Roman" w:eastAsia="Times New Roman" w:hAnsi="Times New Roman" w:cs="David"/>
          <w:sz w:val="24"/>
          <w:szCs w:val="24"/>
          <w:rtl/>
          <w:lang w:eastAsia="he-IL"/>
        </w:rPr>
        <w:t>או מי מטעמו לבקר במשרד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w:t>
      </w:r>
      <w:r w:rsidRPr="00F600CB">
        <w:rPr>
          <w:rFonts w:ascii="Times New Roman" w:eastAsia="Times New Roman" w:hAnsi="Times New Roman" w:cs="David" w:hint="cs"/>
          <w:sz w:val="24"/>
          <w:szCs w:val="24"/>
          <w:rtl/>
          <w:lang w:eastAsia="he-IL"/>
        </w:rPr>
        <w:t>ו/</w:t>
      </w:r>
      <w:r w:rsidRPr="00F600CB">
        <w:rPr>
          <w:rFonts w:ascii="Times New Roman" w:eastAsia="Times New Roman" w:hAnsi="Times New Roman" w:cs="David"/>
          <w:sz w:val="24"/>
          <w:szCs w:val="24"/>
          <w:rtl/>
          <w:lang w:eastAsia="he-IL"/>
        </w:rPr>
        <w:t>או בכל מקום אחר</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בו מבוצעים שירותי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וה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מתחייב למסור כל הסבר שיידרש על יד</w:t>
      </w:r>
      <w:r w:rsidRPr="00F600CB">
        <w:rPr>
          <w:rFonts w:ascii="Times New Roman" w:eastAsia="Times New Roman" w:hAnsi="Times New Roman" w:cs="David" w:hint="cs"/>
          <w:sz w:val="24"/>
          <w:szCs w:val="24"/>
          <w:rtl/>
          <w:lang w:eastAsia="he-IL"/>
        </w:rPr>
        <w:t>י המנהל ו/</w:t>
      </w:r>
      <w:r w:rsidRPr="00F600CB">
        <w:rPr>
          <w:rFonts w:ascii="Times New Roman" w:eastAsia="Times New Roman" w:hAnsi="Times New Roman" w:cs="David"/>
          <w:sz w:val="24"/>
          <w:szCs w:val="24"/>
          <w:rtl/>
          <w:lang w:eastAsia="he-IL"/>
        </w:rPr>
        <w:t xml:space="preserve">או </w:t>
      </w:r>
      <w:r w:rsidRPr="00F600CB">
        <w:rPr>
          <w:rFonts w:ascii="Times New Roman" w:eastAsia="Times New Roman" w:hAnsi="Times New Roman" w:cs="David" w:hint="cs"/>
          <w:sz w:val="24"/>
          <w:szCs w:val="24"/>
          <w:rtl/>
          <w:lang w:eastAsia="he-IL"/>
        </w:rPr>
        <w:t xml:space="preserve">על ידי מי </w:t>
      </w:r>
      <w:r w:rsidRPr="00F600CB">
        <w:rPr>
          <w:rFonts w:ascii="Times New Roman" w:eastAsia="Times New Roman" w:hAnsi="Times New Roman" w:cs="David"/>
          <w:sz w:val="24"/>
          <w:szCs w:val="24"/>
          <w:rtl/>
          <w:lang w:eastAsia="he-IL"/>
        </w:rPr>
        <w:t>מטעמו.</w:t>
      </w:r>
    </w:p>
    <w:p w14:paraId="63A088C8" w14:textId="77777777" w:rsidR="00F600CB" w:rsidRPr="00F600CB"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אין בהפעלת סמכויות המנהל על פי חוזה זה</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כדי לגרוע </w:t>
      </w:r>
      <w:r w:rsidRPr="00F600CB">
        <w:rPr>
          <w:rFonts w:ascii="Times New Roman" w:eastAsia="Times New Roman" w:hAnsi="Times New Roman" w:cs="David" w:hint="cs"/>
          <w:sz w:val="24"/>
          <w:szCs w:val="24"/>
          <w:rtl/>
          <w:lang w:eastAsia="he-IL"/>
        </w:rPr>
        <w:t xml:space="preserve">ו/או לשחרר </w:t>
      </w:r>
      <w:r w:rsidRPr="00F600CB">
        <w:rPr>
          <w:rFonts w:ascii="Times New Roman" w:eastAsia="Times New Roman" w:hAnsi="Times New Roman" w:cs="David"/>
          <w:sz w:val="24"/>
          <w:szCs w:val="24"/>
          <w:rtl/>
          <w:lang w:eastAsia="he-IL"/>
        </w:rPr>
        <w:t xml:space="preserve">מאחריות </w:t>
      </w:r>
      <w:r w:rsidRPr="00F600CB">
        <w:rPr>
          <w:rFonts w:ascii="Times New Roman" w:eastAsia="Times New Roman" w:hAnsi="Times New Roman" w:cs="David" w:hint="cs"/>
          <w:sz w:val="24"/>
          <w:szCs w:val="24"/>
          <w:rtl/>
          <w:lang w:eastAsia="he-IL"/>
        </w:rPr>
        <w:t>ה</w:t>
      </w:r>
      <w:r w:rsidR="00B06D6A">
        <w:rPr>
          <w:rFonts w:ascii="Times New Roman" w:eastAsia="Times New Roman" w:hAnsi="Times New Roman" w:cs="David" w:hint="cs"/>
          <w:sz w:val="24"/>
          <w:szCs w:val="24"/>
          <w:rtl/>
          <w:lang w:eastAsia="he-IL"/>
        </w:rPr>
        <w:t>יועץ</w:t>
      </w:r>
      <w:r w:rsidRPr="00F600CB">
        <w:rPr>
          <w:rFonts w:ascii="Times New Roman" w:eastAsia="Times New Roman" w:hAnsi="Times New Roman" w:cs="David" w:hint="cs"/>
          <w:sz w:val="24"/>
          <w:szCs w:val="24"/>
          <w:rtl/>
          <w:lang w:eastAsia="he-IL"/>
        </w:rPr>
        <w:t xml:space="preserve"> על פי חוזה זה ו/או על פי כל דין.</w:t>
      </w:r>
      <w:r w:rsidRPr="00F600CB">
        <w:rPr>
          <w:rFonts w:ascii="Times New Roman" w:eastAsia="Times New Roman" w:hAnsi="Times New Roman" w:cs="David"/>
          <w:sz w:val="24"/>
          <w:szCs w:val="24"/>
          <w:rtl/>
          <w:lang w:eastAsia="he-IL"/>
        </w:rPr>
        <w:t xml:space="preserve"> בהקשר זה מובהר</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כי אישור המנהל לתכניות, בין לתכנון מוקדם ובין לתכנון סופי, לא יפטור את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מחובת ביצוע שינויים ו/או התאמות ו/או תכנון מחדש של התכניות, ככל שהדבר יידרש.</w:t>
      </w:r>
    </w:p>
    <w:p w14:paraId="63A088C9" w14:textId="77777777" w:rsidR="00F600CB" w:rsidRPr="00F600CB" w:rsidRDefault="00F600CB" w:rsidP="00F600CB">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 xml:space="preserve">אישר המנהל תכניות </w:t>
      </w:r>
      <w:r w:rsidRPr="00F600CB">
        <w:rPr>
          <w:rFonts w:ascii="Times New Roman" w:eastAsia="Times New Roman" w:hAnsi="Times New Roman" w:cs="David" w:hint="cs"/>
          <w:sz w:val="24"/>
          <w:szCs w:val="24"/>
          <w:rtl/>
          <w:lang w:eastAsia="he-IL"/>
        </w:rPr>
        <w:t>ו/</w:t>
      </w:r>
      <w:r w:rsidRPr="00F600CB">
        <w:rPr>
          <w:rFonts w:ascii="Times New Roman" w:eastAsia="Times New Roman" w:hAnsi="Times New Roman" w:cs="David"/>
          <w:sz w:val="24"/>
          <w:szCs w:val="24"/>
          <w:rtl/>
          <w:lang w:eastAsia="he-IL"/>
        </w:rPr>
        <w:t>או מסמכים אחרים הקשורים בשרותי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על פי חוזה זה או שדרש המנהל מה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להכינם בהתאם ל</w:t>
      </w:r>
      <w:r w:rsidRPr="00F600CB">
        <w:rPr>
          <w:rFonts w:ascii="Times New Roman" w:eastAsia="Times New Roman" w:hAnsi="Times New Roman" w:cs="David" w:hint="cs"/>
          <w:sz w:val="24"/>
          <w:szCs w:val="24"/>
          <w:rtl/>
          <w:lang w:eastAsia="he-IL"/>
        </w:rPr>
        <w:t>חוזה</w:t>
      </w:r>
      <w:r w:rsidRPr="00F600CB">
        <w:rPr>
          <w:rFonts w:ascii="Times New Roman" w:eastAsia="Times New Roman" w:hAnsi="Times New Roman" w:cs="David"/>
          <w:sz w:val="24"/>
          <w:szCs w:val="24"/>
          <w:rtl/>
          <w:lang w:eastAsia="he-IL"/>
        </w:rPr>
        <w:t xml:space="preserve"> זה, </w:t>
      </w:r>
      <w:r w:rsidRPr="00F600CB">
        <w:rPr>
          <w:rFonts w:ascii="Times New Roman" w:eastAsia="Times New Roman" w:hAnsi="Times New Roman" w:cs="David" w:hint="cs"/>
          <w:sz w:val="24"/>
          <w:szCs w:val="24"/>
          <w:rtl/>
          <w:lang w:eastAsia="he-IL"/>
        </w:rPr>
        <w:t>לא יהא</w:t>
      </w:r>
      <w:r w:rsidRPr="00F600CB">
        <w:rPr>
          <w:rFonts w:ascii="Times New Roman" w:eastAsia="Times New Roman" w:hAnsi="Times New Roman" w:cs="David"/>
          <w:sz w:val="24"/>
          <w:szCs w:val="24"/>
          <w:rtl/>
          <w:lang w:eastAsia="he-IL"/>
        </w:rPr>
        <w:t xml:space="preserve"> בכך כדי לשחרר את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מאחריותו המקצועית המלאה ו</w:t>
      </w:r>
      <w:r w:rsidRPr="00F600CB">
        <w:rPr>
          <w:rFonts w:ascii="Times New Roman" w:eastAsia="Times New Roman" w:hAnsi="Times New Roman" w:cs="David" w:hint="cs"/>
          <w:sz w:val="24"/>
          <w:szCs w:val="24"/>
          <w:rtl/>
          <w:lang w:eastAsia="he-IL"/>
        </w:rPr>
        <w:t>לא יהא</w:t>
      </w:r>
      <w:r w:rsidRPr="00F600CB">
        <w:rPr>
          <w:rFonts w:ascii="Times New Roman" w:eastAsia="Times New Roman" w:hAnsi="Times New Roman" w:cs="David"/>
          <w:sz w:val="24"/>
          <w:szCs w:val="24"/>
          <w:rtl/>
          <w:lang w:eastAsia="he-IL"/>
        </w:rPr>
        <w:t xml:space="preserve"> בכך כדי להטיל על המנהל </w:t>
      </w:r>
      <w:r w:rsidRPr="00F600CB">
        <w:rPr>
          <w:rFonts w:ascii="Times New Roman" w:eastAsia="Times New Roman" w:hAnsi="Times New Roman" w:cs="David" w:hint="cs"/>
          <w:sz w:val="24"/>
          <w:szCs w:val="24"/>
          <w:rtl/>
          <w:lang w:eastAsia="he-IL"/>
        </w:rPr>
        <w:t>ו/</w:t>
      </w:r>
      <w:r w:rsidRPr="00F600CB">
        <w:rPr>
          <w:rFonts w:ascii="Times New Roman" w:eastAsia="Times New Roman" w:hAnsi="Times New Roman" w:cs="David"/>
          <w:sz w:val="24"/>
          <w:szCs w:val="24"/>
          <w:rtl/>
          <w:lang w:eastAsia="he-IL"/>
        </w:rPr>
        <w:t xml:space="preserve">או על המזמין אחריות כלשהי לטיב התכניות </w:t>
      </w:r>
      <w:r w:rsidRPr="00F600CB">
        <w:rPr>
          <w:rFonts w:ascii="Times New Roman" w:eastAsia="Times New Roman" w:hAnsi="Times New Roman" w:cs="David" w:hint="cs"/>
          <w:sz w:val="24"/>
          <w:szCs w:val="24"/>
          <w:rtl/>
          <w:lang w:eastAsia="he-IL"/>
        </w:rPr>
        <w:t>ו/</w:t>
      </w:r>
      <w:r w:rsidRPr="00F600CB">
        <w:rPr>
          <w:rFonts w:ascii="Times New Roman" w:eastAsia="Times New Roman" w:hAnsi="Times New Roman" w:cs="David"/>
          <w:sz w:val="24"/>
          <w:szCs w:val="24"/>
          <w:rtl/>
          <w:lang w:eastAsia="he-IL"/>
        </w:rPr>
        <w:t>או המסמכים האמורים.</w:t>
      </w:r>
    </w:p>
    <w:p w14:paraId="63A088CA" w14:textId="77777777" w:rsidR="00F600CB" w:rsidRPr="00F600CB" w:rsidRDefault="00F600CB" w:rsidP="00F600CB">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F600CB">
        <w:rPr>
          <w:rFonts w:ascii="Times New Roman" w:eastAsia="Times New Roman" w:hAnsi="Times New Roman" w:cs="David"/>
          <w:bCs/>
          <w:sz w:val="24"/>
          <w:szCs w:val="24"/>
          <w:u w:val="single"/>
          <w:rtl/>
          <w:lang w:eastAsia="he-IL"/>
        </w:rPr>
        <w:t>לוח זמנים ושלבי ב</w:t>
      </w:r>
      <w:r w:rsidRPr="00F600CB">
        <w:rPr>
          <w:rFonts w:ascii="Times New Roman" w:eastAsia="Times New Roman" w:hAnsi="Times New Roman" w:cs="David" w:hint="cs"/>
          <w:bCs/>
          <w:sz w:val="24"/>
          <w:szCs w:val="24"/>
          <w:u w:val="single"/>
          <w:rtl/>
          <w:lang w:eastAsia="he-IL"/>
        </w:rPr>
        <w:t>י</w:t>
      </w:r>
      <w:r w:rsidRPr="00F600CB">
        <w:rPr>
          <w:rFonts w:ascii="Times New Roman" w:eastAsia="Times New Roman" w:hAnsi="Times New Roman" w:cs="David"/>
          <w:bCs/>
          <w:sz w:val="24"/>
          <w:szCs w:val="24"/>
          <w:u w:val="single"/>
          <w:rtl/>
          <w:lang w:eastAsia="he-IL"/>
        </w:rPr>
        <w:t>צוע</w:t>
      </w:r>
    </w:p>
    <w:p w14:paraId="63A088CB" w14:textId="77777777" w:rsidR="00F600CB" w:rsidRPr="00F600CB"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יבצע את שרותי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בשלבים ובמועדים כמפורט בנספח </w:t>
      </w:r>
      <w:r w:rsidRPr="00F600CB">
        <w:rPr>
          <w:rFonts w:ascii="Times New Roman" w:eastAsia="Times New Roman" w:hAnsi="Times New Roman" w:cs="David"/>
          <w:b/>
          <w:bCs/>
          <w:sz w:val="24"/>
          <w:szCs w:val="24"/>
          <w:rtl/>
          <w:lang w:eastAsia="he-IL"/>
        </w:rPr>
        <w:t>ג'</w:t>
      </w:r>
      <w:r w:rsidRPr="00F600CB">
        <w:rPr>
          <w:rFonts w:ascii="Times New Roman" w:eastAsia="Times New Roman" w:hAnsi="Times New Roman" w:cs="David" w:hint="cs"/>
          <w:sz w:val="24"/>
          <w:szCs w:val="24"/>
          <w:rtl/>
          <w:lang w:eastAsia="he-IL"/>
        </w:rPr>
        <w:t xml:space="preserve"> המצ"ב</w:t>
      </w:r>
      <w:r w:rsidRPr="00F600CB">
        <w:rPr>
          <w:rFonts w:ascii="Times New Roman" w:eastAsia="Times New Roman" w:hAnsi="Times New Roman" w:cs="David"/>
          <w:sz w:val="24"/>
          <w:szCs w:val="24"/>
          <w:rtl/>
          <w:lang w:eastAsia="he-IL"/>
        </w:rPr>
        <w:t xml:space="preserve"> (להלן: "</w:t>
      </w:r>
      <w:r w:rsidRPr="00F600CB">
        <w:rPr>
          <w:rFonts w:ascii="Times New Roman" w:eastAsia="Times New Roman" w:hAnsi="Times New Roman" w:cs="David"/>
          <w:b/>
          <w:bCs/>
          <w:sz w:val="24"/>
          <w:szCs w:val="24"/>
          <w:rtl/>
          <w:lang w:eastAsia="he-IL"/>
        </w:rPr>
        <w:t>לוח הזמנים</w:t>
      </w:r>
      <w:r w:rsidRPr="00F600CB">
        <w:rPr>
          <w:rFonts w:ascii="Times New Roman" w:eastAsia="Times New Roman" w:hAnsi="Times New Roman" w:cs="David"/>
          <w:sz w:val="24"/>
          <w:szCs w:val="24"/>
          <w:rtl/>
          <w:lang w:eastAsia="he-IL"/>
        </w:rPr>
        <w:t>"). כל ש</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רות הכלול בשרותי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אשר לא נקבע לו מועד בלוח הזמנים</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יבוצע על ידי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במועד שיהיה דרוש על מנת להבטיח</w:t>
      </w:r>
      <w:r w:rsidRPr="00F600CB">
        <w:rPr>
          <w:rFonts w:ascii="Times New Roman" w:eastAsia="Times New Roman" w:hAnsi="Times New Roman" w:cs="David" w:hint="cs"/>
          <w:sz w:val="24"/>
          <w:szCs w:val="24"/>
          <w:rtl/>
          <w:lang w:eastAsia="he-IL"/>
        </w:rPr>
        <w:t xml:space="preserve"> את</w:t>
      </w:r>
      <w:r w:rsidRPr="00F600CB">
        <w:rPr>
          <w:rFonts w:ascii="Times New Roman" w:eastAsia="Times New Roman" w:hAnsi="Times New Roman" w:cs="David"/>
          <w:sz w:val="24"/>
          <w:szCs w:val="24"/>
          <w:rtl/>
          <w:lang w:eastAsia="he-IL"/>
        </w:rPr>
        <w:t xml:space="preserve"> ב</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צוע שרותי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בהתאם ללוח הזמנים ובאופן שיאפשר את גמר ביצוע הפרויקט על ידי הקבלן הראשי וגמר ביצוע עבודות </w:t>
      </w:r>
      <w:r w:rsidRPr="00F600CB">
        <w:rPr>
          <w:rFonts w:ascii="Times New Roman" w:eastAsia="Times New Roman" w:hAnsi="Times New Roman" w:cs="David" w:hint="cs"/>
          <w:sz w:val="24"/>
          <w:szCs w:val="24"/>
          <w:rtl/>
          <w:lang w:eastAsia="he-IL"/>
        </w:rPr>
        <w:t>ה</w:t>
      </w:r>
      <w:r w:rsidRPr="00F600CB">
        <w:rPr>
          <w:rFonts w:ascii="Times New Roman" w:eastAsia="Times New Roman" w:hAnsi="Times New Roman" w:cs="David"/>
          <w:sz w:val="24"/>
          <w:szCs w:val="24"/>
          <w:rtl/>
          <w:lang w:eastAsia="he-IL"/>
        </w:rPr>
        <w:t xml:space="preserve">קבלנים </w:t>
      </w:r>
      <w:r w:rsidRPr="00F600CB">
        <w:rPr>
          <w:rFonts w:ascii="Times New Roman" w:eastAsia="Times New Roman" w:hAnsi="Times New Roman" w:cs="David" w:hint="cs"/>
          <w:sz w:val="24"/>
          <w:szCs w:val="24"/>
          <w:rtl/>
          <w:lang w:eastAsia="he-IL"/>
        </w:rPr>
        <w:t>ה</w:t>
      </w:r>
      <w:r w:rsidRPr="00F600CB">
        <w:rPr>
          <w:rFonts w:ascii="Times New Roman" w:eastAsia="Times New Roman" w:hAnsi="Times New Roman" w:cs="David"/>
          <w:sz w:val="24"/>
          <w:szCs w:val="24"/>
          <w:rtl/>
          <w:lang w:eastAsia="he-IL"/>
        </w:rPr>
        <w:t>אחרים בהתאם ללוח הזמנים המוסכם ע</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מם.</w:t>
      </w:r>
    </w:p>
    <w:p w14:paraId="63A088CC" w14:textId="77777777" w:rsidR="00F600CB" w:rsidRPr="00F600CB"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לא יתחיל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בב</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 xml:space="preserve">צוע קטע מהפרויקט ו/או שלב משלבי העבודה כמפורט בנספח </w:t>
      </w:r>
      <w:r w:rsidRPr="00F600CB">
        <w:rPr>
          <w:rFonts w:ascii="Times New Roman" w:eastAsia="Times New Roman" w:hAnsi="Times New Roman" w:cs="David"/>
          <w:bCs/>
          <w:sz w:val="24"/>
          <w:szCs w:val="24"/>
          <w:rtl/>
          <w:lang w:eastAsia="he-IL"/>
        </w:rPr>
        <w:t>ב'</w:t>
      </w:r>
      <w:r w:rsidRPr="00F600CB">
        <w:rPr>
          <w:rFonts w:ascii="Times New Roman" w:eastAsia="Times New Roman" w:hAnsi="Times New Roman" w:cs="David"/>
          <w:sz w:val="24"/>
          <w:szCs w:val="24"/>
          <w:rtl/>
          <w:lang w:eastAsia="he-IL"/>
        </w:rPr>
        <w:t xml:space="preserve"> או </w:t>
      </w:r>
      <w:r w:rsidRPr="00F600CB">
        <w:rPr>
          <w:rFonts w:ascii="Times New Roman" w:eastAsia="Times New Roman" w:hAnsi="Times New Roman" w:cs="David"/>
          <w:b/>
          <w:bCs/>
          <w:sz w:val="24"/>
          <w:szCs w:val="24"/>
          <w:rtl/>
          <w:lang w:eastAsia="he-IL"/>
        </w:rPr>
        <w:t xml:space="preserve">ג' </w:t>
      </w:r>
      <w:r w:rsidRPr="00F600CB">
        <w:rPr>
          <w:rFonts w:ascii="Times New Roman" w:eastAsia="Times New Roman" w:hAnsi="Times New Roman" w:cs="David" w:hint="cs"/>
          <w:sz w:val="24"/>
          <w:szCs w:val="24"/>
          <w:rtl/>
          <w:lang w:eastAsia="he-IL"/>
        </w:rPr>
        <w:t xml:space="preserve">המצ"ב, </w:t>
      </w:r>
      <w:r w:rsidRPr="00F600CB">
        <w:rPr>
          <w:rFonts w:ascii="Times New Roman" w:eastAsia="Times New Roman" w:hAnsi="Times New Roman" w:cs="David"/>
          <w:sz w:val="24"/>
          <w:szCs w:val="24"/>
          <w:rtl/>
          <w:lang w:eastAsia="he-IL"/>
        </w:rPr>
        <w:t>אלא אם כן הודיע למזמין תחילה</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כי הגיע לדעתו מועד ב</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צוע שלב זה וק</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בל מהמזמין א</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שור בכתב לביצועו.</w:t>
      </w:r>
    </w:p>
    <w:p w14:paraId="63A088CD" w14:textId="77777777" w:rsidR="00F600CB" w:rsidRPr="00F600CB"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 xml:space="preserve">יש לראות </w:t>
      </w:r>
      <w:r w:rsidRPr="00F600CB">
        <w:rPr>
          <w:rFonts w:ascii="Times New Roman" w:eastAsia="Times New Roman" w:hAnsi="Times New Roman" w:cs="David" w:hint="cs"/>
          <w:sz w:val="24"/>
          <w:szCs w:val="24"/>
          <w:rtl/>
          <w:lang w:eastAsia="he-IL"/>
        </w:rPr>
        <w:t>ב</w:t>
      </w:r>
      <w:r w:rsidRPr="00F600CB">
        <w:rPr>
          <w:rFonts w:ascii="Times New Roman" w:eastAsia="Times New Roman" w:hAnsi="Times New Roman" w:cs="David"/>
          <w:sz w:val="24"/>
          <w:szCs w:val="24"/>
          <w:rtl/>
          <w:lang w:eastAsia="he-IL"/>
        </w:rPr>
        <w:t>חוזה זה כהתקשרות בין המזמין לבין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לגבי כל קטעי הפרויקט או לגבי כל קטע שלו בנפרד ולגבי כל שרותי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או לגבי כל שלב שלהם בנפרד, לפי בחירת המזמין. המזמין יהיה זכאי אפוא להפסיק את שרותי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עם השלמת כל קטע ואף במהלכו ועם השלמת כל שלב ואף במהלכו ויחולו הוראות סעיף 12 להלן.</w:t>
      </w:r>
    </w:p>
    <w:p w14:paraId="63A088CE" w14:textId="77777777" w:rsidR="00F600CB" w:rsidRPr="00F600CB" w:rsidRDefault="00F600CB" w:rsidP="00F600CB">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ידוע ל</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כי התחייבויות היועצים</w:t>
      </w:r>
      <w:r w:rsidRPr="00F600CB">
        <w:rPr>
          <w:rFonts w:ascii="Times New Roman" w:eastAsia="Times New Roman" w:hAnsi="Times New Roman" w:cs="David" w:hint="cs"/>
          <w:sz w:val="24"/>
          <w:szCs w:val="24"/>
          <w:rtl/>
          <w:lang w:eastAsia="he-IL"/>
        </w:rPr>
        <w:t xml:space="preserve"> ו/או</w:t>
      </w:r>
      <w:r w:rsidRPr="00F600CB">
        <w:rPr>
          <w:rFonts w:ascii="Times New Roman" w:eastAsia="Times New Roman" w:hAnsi="Times New Roman" w:cs="David"/>
          <w:sz w:val="24"/>
          <w:szCs w:val="24"/>
          <w:rtl/>
          <w:lang w:eastAsia="he-IL"/>
        </w:rPr>
        <w:t xml:space="preserve"> הקבלנים ו</w:t>
      </w:r>
      <w:r w:rsidRPr="00F600CB">
        <w:rPr>
          <w:rFonts w:ascii="Times New Roman" w:eastAsia="Times New Roman" w:hAnsi="Times New Roman" w:cs="David" w:hint="cs"/>
          <w:sz w:val="24"/>
          <w:szCs w:val="24"/>
          <w:rtl/>
          <w:lang w:eastAsia="he-IL"/>
        </w:rPr>
        <w:t xml:space="preserve">/או </w:t>
      </w:r>
      <w:r w:rsidRPr="00F600CB">
        <w:rPr>
          <w:rFonts w:ascii="Times New Roman" w:eastAsia="Times New Roman" w:hAnsi="Times New Roman" w:cs="David"/>
          <w:sz w:val="24"/>
          <w:szCs w:val="24"/>
          <w:rtl/>
          <w:lang w:eastAsia="he-IL"/>
        </w:rPr>
        <w:t>יתר הגורמים, מותנות בכך שיסופקו להם כל התכניות</w:t>
      </w:r>
      <w:r w:rsidRPr="00F600CB">
        <w:rPr>
          <w:rFonts w:ascii="Times New Roman" w:eastAsia="Times New Roman" w:hAnsi="Times New Roman" w:cs="David" w:hint="cs"/>
          <w:sz w:val="24"/>
          <w:szCs w:val="24"/>
          <w:rtl/>
          <w:lang w:eastAsia="he-IL"/>
        </w:rPr>
        <w:t xml:space="preserve"> ו/או</w:t>
      </w:r>
      <w:r w:rsidRPr="00F600CB">
        <w:rPr>
          <w:rFonts w:ascii="Times New Roman" w:eastAsia="Times New Roman" w:hAnsi="Times New Roman" w:cs="David"/>
          <w:sz w:val="24"/>
          <w:szCs w:val="24"/>
          <w:rtl/>
          <w:lang w:eastAsia="he-IL"/>
        </w:rPr>
        <w:t xml:space="preserve"> ההנחיות</w:t>
      </w:r>
      <w:r w:rsidRPr="00F600CB">
        <w:rPr>
          <w:rFonts w:ascii="Times New Roman" w:eastAsia="Times New Roman" w:hAnsi="Times New Roman" w:cs="David" w:hint="cs"/>
          <w:sz w:val="24"/>
          <w:szCs w:val="24"/>
          <w:rtl/>
          <w:lang w:eastAsia="he-IL"/>
        </w:rPr>
        <w:t xml:space="preserve"> ו/או</w:t>
      </w:r>
      <w:r w:rsidRPr="00F600CB">
        <w:rPr>
          <w:rFonts w:ascii="Times New Roman" w:eastAsia="Times New Roman" w:hAnsi="Times New Roman" w:cs="David"/>
          <w:sz w:val="24"/>
          <w:szCs w:val="24"/>
          <w:rtl/>
          <w:lang w:eastAsia="he-IL"/>
        </w:rPr>
        <w:t xml:space="preserve"> ההוראות</w:t>
      </w:r>
      <w:r w:rsidRPr="00F600CB">
        <w:rPr>
          <w:rFonts w:ascii="Times New Roman" w:eastAsia="Times New Roman" w:hAnsi="Times New Roman" w:cs="David" w:hint="cs"/>
          <w:sz w:val="24"/>
          <w:szCs w:val="24"/>
          <w:rtl/>
          <w:lang w:eastAsia="he-IL"/>
        </w:rPr>
        <w:t xml:space="preserve"> ו/או</w:t>
      </w:r>
      <w:r w:rsidRPr="00F600CB">
        <w:rPr>
          <w:rFonts w:ascii="Times New Roman" w:eastAsia="Times New Roman" w:hAnsi="Times New Roman" w:cs="David"/>
          <w:sz w:val="24"/>
          <w:szCs w:val="24"/>
          <w:rtl/>
          <w:lang w:eastAsia="he-IL"/>
        </w:rPr>
        <w:t xml:space="preserve"> הפרטים ו</w:t>
      </w:r>
      <w:r w:rsidRPr="00F600CB">
        <w:rPr>
          <w:rFonts w:ascii="Times New Roman" w:eastAsia="Times New Roman" w:hAnsi="Times New Roman" w:cs="David" w:hint="cs"/>
          <w:sz w:val="24"/>
          <w:szCs w:val="24"/>
          <w:rtl/>
          <w:lang w:eastAsia="he-IL"/>
        </w:rPr>
        <w:t xml:space="preserve">/או </w:t>
      </w:r>
      <w:r w:rsidRPr="00F600CB">
        <w:rPr>
          <w:rFonts w:ascii="Times New Roman" w:eastAsia="Times New Roman" w:hAnsi="Times New Roman" w:cs="David"/>
          <w:sz w:val="24"/>
          <w:szCs w:val="24"/>
          <w:rtl/>
          <w:lang w:eastAsia="he-IL"/>
        </w:rPr>
        <w:t>הביאורים שידרשו לב</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צוע עבודותיהם ושרותיהם במהירות ובקצב שימנעו כל עיכוב בביצועם וברציפותם.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מתחייב לבצע את שרותי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באופן שימנע כל עילה מהיועצים ו</w:t>
      </w:r>
      <w:r w:rsidRPr="00F600CB">
        <w:rPr>
          <w:rFonts w:ascii="Times New Roman" w:eastAsia="Times New Roman" w:hAnsi="Times New Roman" w:cs="David" w:hint="cs"/>
          <w:sz w:val="24"/>
          <w:szCs w:val="24"/>
          <w:rtl/>
          <w:lang w:eastAsia="he-IL"/>
        </w:rPr>
        <w:t xml:space="preserve">/או </w:t>
      </w:r>
      <w:r w:rsidRPr="00F600CB">
        <w:rPr>
          <w:rFonts w:ascii="Times New Roman" w:eastAsia="Times New Roman" w:hAnsi="Times New Roman" w:cs="David"/>
          <w:sz w:val="24"/>
          <w:szCs w:val="24"/>
          <w:rtl/>
          <w:lang w:eastAsia="he-IL"/>
        </w:rPr>
        <w:t>מהקבלנים מלטעון לעיכוב מוצדק בב</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צוע עבודותיהם ובאופן שיבטיח ביצועם בהתאם ללוחות הזמנים שיהיו רצופים לחוזים שיחתמו עמם.</w:t>
      </w:r>
    </w:p>
    <w:p w14:paraId="63A088CF" w14:textId="77777777" w:rsidR="00F600CB" w:rsidRPr="00F600CB" w:rsidRDefault="00F600CB" w:rsidP="00F600CB">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lang w:eastAsia="he-IL"/>
        </w:rPr>
      </w:pPr>
      <w:r w:rsidRPr="00F600CB">
        <w:rPr>
          <w:rFonts w:ascii="Times New Roman" w:eastAsia="Times New Roman" w:hAnsi="Times New Roman" w:cs="David"/>
          <w:sz w:val="24"/>
          <w:szCs w:val="24"/>
          <w:rtl/>
          <w:lang w:eastAsia="he-IL"/>
        </w:rPr>
        <w:t>עיכוב בב</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צוע שירותי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יוכר כמוצדק</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w:t>
      </w:r>
      <w:r w:rsidRPr="00F600CB">
        <w:rPr>
          <w:rFonts w:ascii="Times New Roman" w:eastAsia="Times New Roman" w:hAnsi="Times New Roman" w:cs="David" w:hint="cs"/>
          <w:sz w:val="24"/>
          <w:szCs w:val="24"/>
          <w:rtl/>
          <w:lang w:eastAsia="he-IL"/>
        </w:rPr>
        <w:t>אך ו</w:t>
      </w:r>
      <w:r w:rsidRPr="00F600CB">
        <w:rPr>
          <w:rFonts w:ascii="Times New Roman" w:eastAsia="Times New Roman" w:hAnsi="Times New Roman" w:cs="David"/>
          <w:sz w:val="24"/>
          <w:szCs w:val="24"/>
          <w:rtl/>
          <w:lang w:eastAsia="he-IL"/>
        </w:rPr>
        <w:t>רק בהימלא כל התנאים המצטברים הבאים ולמשך הזמן שהמנהל יקבע, דהיינו:</w:t>
      </w:r>
    </w:p>
    <w:p w14:paraId="63A088D0" w14:textId="77777777" w:rsidR="00F600CB" w:rsidRPr="00F600CB" w:rsidRDefault="00F600CB" w:rsidP="00F600CB">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הוא נובע מכ</w:t>
      </w:r>
      <w:r w:rsidRPr="00F600CB">
        <w:rPr>
          <w:rFonts w:ascii="Times New Roman" w:eastAsia="Times New Roman" w:hAnsi="Times New Roman" w:cs="David" w:hint="cs"/>
          <w:sz w:val="24"/>
          <w:szCs w:val="24"/>
          <w:rtl/>
          <w:lang w:eastAsia="he-IL"/>
        </w:rPr>
        <w:t>ו</w:t>
      </w:r>
      <w:r w:rsidRPr="00F600CB">
        <w:rPr>
          <w:rFonts w:ascii="Times New Roman" w:eastAsia="Times New Roman" w:hAnsi="Times New Roman" w:cs="David"/>
          <w:sz w:val="24"/>
          <w:szCs w:val="24"/>
          <w:rtl/>
          <w:lang w:eastAsia="he-IL"/>
        </w:rPr>
        <w:t>ח עליון או גורם אחר (להלן יחדיו: "</w:t>
      </w:r>
      <w:r w:rsidRPr="00F600CB">
        <w:rPr>
          <w:rFonts w:ascii="Times New Roman" w:eastAsia="Times New Roman" w:hAnsi="Times New Roman" w:cs="David"/>
          <w:b/>
          <w:bCs/>
          <w:sz w:val="24"/>
          <w:szCs w:val="24"/>
          <w:rtl/>
          <w:lang w:eastAsia="he-IL"/>
        </w:rPr>
        <w:t>אירוע דוחה</w:t>
      </w:r>
      <w:r w:rsidRPr="00F600CB">
        <w:rPr>
          <w:rFonts w:ascii="Times New Roman" w:eastAsia="Times New Roman" w:hAnsi="Times New Roman" w:cs="David"/>
          <w:sz w:val="24"/>
          <w:szCs w:val="24"/>
          <w:rtl/>
          <w:lang w:eastAsia="he-IL"/>
        </w:rPr>
        <w:t>") שלדעת המנהל לא הייתה ל</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שליטה עליו.</w:t>
      </w:r>
    </w:p>
    <w:p w14:paraId="63A088D1" w14:textId="77777777" w:rsidR="00F600CB" w:rsidRPr="00F600CB" w:rsidRDefault="00F600CB" w:rsidP="00F600CB">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מיד משהתרחש אירוע דוחה הודיע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למנהל על קיומו ועל משך העיכוב הצפוי.</w:t>
      </w:r>
    </w:p>
    <w:p w14:paraId="63A088D2" w14:textId="77777777" w:rsidR="00F600CB" w:rsidRPr="00F600CB" w:rsidRDefault="00F600CB" w:rsidP="00F600CB">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לא קיבל תכניות, הנחיות, הוראות, פרטים וב</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אורים שנדרשו על ידו ונדרשים לביצוע התכנון מהמזמין או היועצים במועד שסוכם עימם.</w:t>
      </w:r>
    </w:p>
    <w:p w14:paraId="63A088D3" w14:textId="77777777" w:rsidR="00F600CB" w:rsidRPr="00F600CB" w:rsidRDefault="00F600CB" w:rsidP="00F600CB">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המנהל אישר</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כי האירוע הדוחה אכן מצדיק עיכוב בב</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צוע השירות ואת משך הדחייה.</w:t>
      </w:r>
    </w:p>
    <w:p w14:paraId="63A088D4" w14:textId="77777777" w:rsidR="00F600CB" w:rsidRPr="00F600CB" w:rsidRDefault="00F600CB" w:rsidP="00F600CB">
      <w:pPr>
        <w:widowControl w:val="0"/>
        <w:spacing w:before="0" w:beforeAutospacing="0" w:after="200" w:afterAutospacing="0" w:line="240" w:lineRule="auto"/>
        <w:ind w:left="1440"/>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מבלי לגרוע מ</w:t>
      </w:r>
      <w:r w:rsidRPr="00F600CB">
        <w:rPr>
          <w:rFonts w:ascii="Times New Roman" w:eastAsia="Times New Roman" w:hAnsi="Times New Roman" w:cs="David" w:hint="cs"/>
          <w:sz w:val="24"/>
          <w:szCs w:val="24"/>
          <w:rtl/>
          <w:lang w:eastAsia="he-IL"/>
        </w:rPr>
        <w:t xml:space="preserve">כלליות </w:t>
      </w:r>
      <w:r w:rsidRPr="00F600CB">
        <w:rPr>
          <w:rFonts w:ascii="Times New Roman" w:eastAsia="Times New Roman" w:hAnsi="Times New Roman" w:cs="David"/>
          <w:sz w:val="24"/>
          <w:szCs w:val="24"/>
          <w:rtl/>
          <w:lang w:eastAsia="he-IL"/>
        </w:rPr>
        <w:t>האמור לעיל</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מותנה בזה</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כי א</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חור בב</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צוע עבודות תכנון ע"י אחרים לא יהווה עילה לעיכוב בב</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צוע שירותי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אלא בא</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 xml:space="preserve">שור המנהל </w:t>
      </w:r>
      <w:r w:rsidRPr="00F600CB">
        <w:rPr>
          <w:rFonts w:ascii="Times New Roman" w:eastAsia="Times New Roman" w:hAnsi="Times New Roman" w:cs="David" w:hint="cs"/>
          <w:sz w:val="24"/>
          <w:szCs w:val="24"/>
          <w:rtl/>
          <w:lang w:eastAsia="he-IL"/>
        </w:rPr>
        <w:t>מראש ו</w:t>
      </w:r>
      <w:r w:rsidRPr="00F600CB">
        <w:rPr>
          <w:rFonts w:ascii="Times New Roman" w:eastAsia="Times New Roman" w:hAnsi="Times New Roman" w:cs="David"/>
          <w:sz w:val="24"/>
          <w:szCs w:val="24"/>
          <w:rtl/>
          <w:lang w:eastAsia="he-IL"/>
        </w:rPr>
        <w:t>בכתב.</w:t>
      </w:r>
    </w:p>
    <w:p w14:paraId="63A088D5" w14:textId="77777777" w:rsidR="00F600CB" w:rsidRPr="00F600CB"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מתחייב להודיע למנהל מידית, על כל עיכוב</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אשר לפי הערכתו עלול לגרום לאיחור בקיום לוח הזמנים.</w:t>
      </w:r>
    </w:p>
    <w:p w14:paraId="63A088D6" w14:textId="77777777" w:rsidR="00F600CB" w:rsidRPr="00F600CB"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ב- 1 לכל חודש גרגוריאני וכן בכל מועד שיידרש על ידי המזמין, ימסור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למזמין דו"ח על התקדמות ביצוע שרותי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ועם תחילת ביצוע העבודות באתר גם דו"ח פיקוח על ביצוען.</w:t>
      </w:r>
    </w:p>
    <w:p w14:paraId="63A088D7" w14:textId="77777777" w:rsidR="00F600CB" w:rsidRPr="00F600CB" w:rsidRDefault="00F600CB" w:rsidP="00F600CB">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המנהל רשאי לבקר במשרד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ולעיין בהתקדמות ובאופן ב</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צוע שרותי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וה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ימסור למנהל כל הסבר </w:t>
      </w:r>
      <w:r w:rsidRPr="00F600CB">
        <w:rPr>
          <w:rFonts w:ascii="Times New Roman" w:eastAsia="Times New Roman" w:hAnsi="Times New Roman" w:cs="David" w:hint="cs"/>
          <w:sz w:val="24"/>
          <w:szCs w:val="24"/>
          <w:rtl/>
          <w:lang w:eastAsia="he-IL"/>
        </w:rPr>
        <w:t xml:space="preserve">ו/או </w:t>
      </w:r>
      <w:r w:rsidRPr="00F600CB">
        <w:rPr>
          <w:rFonts w:ascii="Times New Roman" w:eastAsia="Times New Roman" w:hAnsi="Times New Roman" w:cs="David"/>
          <w:sz w:val="24"/>
          <w:szCs w:val="24"/>
          <w:rtl/>
          <w:lang w:eastAsia="he-IL"/>
        </w:rPr>
        <w:t>פרט ו</w:t>
      </w:r>
      <w:r w:rsidRPr="00F600CB">
        <w:rPr>
          <w:rFonts w:ascii="Times New Roman" w:eastAsia="Times New Roman" w:hAnsi="Times New Roman" w:cs="David" w:hint="cs"/>
          <w:sz w:val="24"/>
          <w:szCs w:val="24"/>
          <w:rtl/>
          <w:lang w:eastAsia="he-IL"/>
        </w:rPr>
        <w:t xml:space="preserve">/או </w:t>
      </w:r>
      <w:r w:rsidRPr="00F600CB">
        <w:rPr>
          <w:rFonts w:ascii="Times New Roman" w:eastAsia="Times New Roman" w:hAnsi="Times New Roman" w:cs="David"/>
          <w:sz w:val="24"/>
          <w:szCs w:val="24"/>
          <w:rtl/>
          <w:lang w:eastAsia="he-IL"/>
        </w:rPr>
        <w:t>דיווח</w:t>
      </w:r>
      <w:r w:rsidRPr="00F600CB">
        <w:rPr>
          <w:rFonts w:ascii="Times New Roman" w:eastAsia="Times New Roman" w:hAnsi="Times New Roman" w:cs="David" w:hint="cs"/>
          <w:sz w:val="24"/>
          <w:szCs w:val="24"/>
          <w:rtl/>
          <w:lang w:eastAsia="he-IL"/>
        </w:rPr>
        <w:t>, מיד</w:t>
      </w:r>
      <w:r w:rsidRPr="00F600CB">
        <w:rPr>
          <w:rFonts w:ascii="Times New Roman" w:eastAsia="Times New Roman" w:hAnsi="Times New Roman" w:cs="David"/>
          <w:sz w:val="24"/>
          <w:szCs w:val="24"/>
          <w:rtl/>
          <w:lang w:eastAsia="he-IL"/>
        </w:rPr>
        <w:t xml:space="preserve"> לפי בקשתו. אין בסעיף זה כדי לגרוע מהתחייבויות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לפי חוזה</w:t>
      </w:r>
      <w:r w:rsidRPr="00F600CB">
        <w:rPr>
          <w:rFonts w:ascii="Times New Roman" w:eastAsia="Times New Roman" w:hAnsi="Times New Roman" w:cs="David" w:hint="cs"/>
          <w:sz w:val="24"/>
          <w:szCs w:val="24"/>
          <w:rtl/>
          <w:lang w:eastAsia="he-IL"/>
        </w:rPr>
        <w:t xml:space="preserve"> זה ו/או לפי כל דין</w:t>
      </w:r>
      <w:r w:rsidRPr="00F600CB">
        <w:rPr>
          <w:rFonts w:ascii="Times New Roman" w:eastAsia="Times New Roman" w:hAnsi="Times New Roman" w:cs="David"/>
          <w:sz w:val="24"/>
          <w:szCs w:val="24"/>
          <w:rtl/>
          <w:lang w:eastAsia="he-IL"/>
        </w:rPr>
        <w:t>.</w:t>
      </w:r>
    </w:p>
    <w:p w14:paraId="63A088D8" w14:textId="77777777" w:rsidR="00F600CB" w:rsidRPr="00F600CB" w:rsidRDefault="00F600CB" w:rsidP="00F600CB">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Cs/>
          <w:sz w:val="24"/>
          <w:szCs w:val="24"/>
          <w:u w:val="single"/>
          <w:rtl/>
          <w:lang w:eastAsia="he-IL"/>
        </w:rPr>
      </w:pPr>
      <w:r w:rsidRPr="00F600CB">
        <w:rPr>
          <w:rFonts w:ascii="Times New Roman" w:eastAsia="Times New Roman" w:hAnsi="Times New Roman" w:cs="David"/>
          <w:bCs/>
          <w:sz w:val="24"/>
          <w:szCs w:val="24"/>
          <w:u w:val="single"/>
          <w:rtl/>
          <w:lang w:eastAsia="he-IL"/>
        </w:rPr>
        <w:t>שכר ה</w:t>
      </w:r>
      <w:r w:rsidR="00B06D6A">
        <w:rPr>
          <w:rFonts w:ascii="Times New Roman" w:eastAsia="Times New Roman" w:hAnsi="Times New Roman" w:cs="David"/>
          <w:bCs/>
          <w:sz w:val="24"/>
          <w:szCs w:val="24"/>
          <w:u w:val="single"/>
          <w:rtl/>
          <w:lang w:eastAsia="he-IL"/>
        </w:rPr>
        <w:t>יועץ</w:t>
      </w:r>
    </w:p>
    <w:p w14:paraId="63A088D9" w14:textId="77777777" w:rsidR="00F600CB" w:rsidRPr="00F600CB" w:rsidRDefault="00F600CB" w:rsidP="00F600CB">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תמורת שרותי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וכל יתר התחייבויותיו לפי חוזה זה</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ישלם המזמין ל</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שכר כמפורט בנספח </w:t>
      </w:r>
      <w:r w:rsidRPr="00F600CB">
        <w:rPr>
          <w:rFonts w:ascii="Times New Roman" w:eastAsia="Times New Roman" w:hAnsi="Times New Roman" w:cs="David"/>
          <w:bCs/>
          <w:sz w:val="24"/>
          <w:szCs w:val="24"/>
          <w:rtl/>
          <w:lang w:eastAsia="he-IL"/>
        </w:rPr>
        <w:t xml:space="preserve">ד' </w:t>
      </w:r>
      <w:r w:rsidRPr="00F600CB">
        <w:rPr>
          <w:rFonts w:ascii="Times New Roman" w:eastAsia="Times New Roman" w:hAnsi="Times New Roman" w:cs="David" w:hint="cs"/>
          <w:b/>
          <w:sz w:val="24"/>
          <w:szCs w:val="24"/>
          <w:rtl/>
          <w:lang w:eastAsia="he-IL"/>
        </w:rPr>
        <w:t xml:space="preserve">המצ"ב </w:t>
      </w:r>
      <w:r w:rsidRPr="00F600CB">
        <w:rPr>
          <w:rFonts w:ascii="Times New Roman" w:eastAsia="Times New Roman" w:hAnsi="Times New Roman" w:cs="David"/>
          <w:sz w:val="24"/>
          <w:szCs w:val="24"/>
          <w:rtl/>
          <w:lang w:eastAsia="he-IL"/>
        </w:rPr>
        <w:t>(להלן: "</w:t>
      </w:r>
      <w:r w:rsidRPr="00F600CB">
        <w:rPr>
          <w:rFonts w:ascii="Times New Roman" w:eastAsia="Times New Roman" w:hAnsi="Times New Roman" w:cs="David"/>
          <w:b/>
          <w:bCs/>
          <w:sz w:val="24"/>
          <w:szCs w:val="24"/>
          <w:rtl/>
          <w:lang w:eastAsia="he-IL"/>
        </w:rPr>
        <w:t>שכר ה</w:t>
      </w:r>
      <w:r w:rsidR="00B06D6A">
        <w:rPr>
          <w:rFonts w:ascii="Times New Roman" w:eastAsia="Times New Roman" w:hAnsi="Times New Roman" w:cs="David"/>
          <w:b/>
          <w:bCs/>
          <w:sz w:val="24"/>
          <w:szCs w:val="24"/>
          <w:rtl/>
          <w:lang w:eastAsia="he-IL"/>
        </w:rPr>
        <w:t>יועץ</w:t>
      </w:r>
      <w:r w:rsidRPr="00F600CB">
        <w:rPr>
          <w:rFonts w:ascii="Times New Roman" w:eastAsia="Times New Roman" w:hAnsi="Times New Roman" w:cs="David"/>
          <w:sz w:val="24"/>
          <w:szCs w:val="24"/>
          <w:rtl/>
          <w:lang w:eastAsia="he-IL"/>
        </w:rPr>
        <w:t>").</w:t>
      </w:r>
    </w:p>
    <w:p w14:paraId="63A088DA" w14:textId="77777777" w:rsidR="00F600CB" w:rsidRPr="00F600CB" w:rsidRDefault="00F600CB" w:rsidP="00F600CB">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בהוצאות הממשיות בשרותי העזר המפורטים להלן</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י</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שא המזמין:</w:t>
      </w:r>
    </w:p>
    <w:p w14:paraId="63A088DB" w14:textId="77777777" w:rsidR="00F600CB" w:rsidRPr="00F600CB" w:rsidRDefault="00F600CB" w:rsidP="00F600CB">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הדפסות בתוויין המיועדות להפצה לאחרים</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למעט הדפסות שיפיק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במשרדו. להסרת ספקות, יובהר כי בגין הוצאות הדפסות בתוויין</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אשר מיועדות ל</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בהליך עבודתו, לא יהיה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זכאי לקבל</w:t>
      </w:r>
      <w:r w:rsidRPr="00F600CB">
        <w:rPr>
          <w:rFonts w:ascii="Times New Roman" w:eastAsia="Times New Roman" w:hAnsi="Times New Roman" w:cs="David" w:hint="cs"/>
          <w:sz w:val="24"/>
          <w:szCs w:val="24"/>
          <w:rtl/>
          <w:lang w:eastAsia="he-IL"/>
        </w:rPr>
        <w:t>ת</w:t>
      </w:r>
      <w:r w:rsidRPr="00F600CB">
        <w:rPr>
          <w:rFonts w:ascii="Times New Roman" w:eastAsia="Times New Roman" w:hAnsi="Times New Roman" w:cs="David"/>
          <w:sz w:val="24"/>
          <w:szCs w:val="24"/>
          <w:rtl/>
          <w:lang w:eastAsia="he-IL"/>
        </w:rPr>
        <w:t xml:space="preserve"> החזר.</w:t>
      </w:r>
    </w:p>
    <w:p w14:paraId="63A088DC" w14:textId="77777777" w:rsidR="00F600CB" w:rsidRPr="00F600CB" w:rsidRDefault="00F600CB" w:rsidP="00F600CB">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העתקות שנמסרו ע"י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למזמין</w:t>
      </w:r>
      <w:r w:rsidRPr="00F600CB">
        <w:rPr>
          <w:rFonts w:ascii="Times New Roman" w:eastAsia="Times New Roman" w:hAnsi="Times New Roman" w:cs="David" w:hint="cs"/>
          <w:sz w:val="24"/>
          <w:szCs w:val="24"/>
          <w:rtl/>
          <w:lang w:eastAsia="he-IL"/>
        </w:rPr>
        <w:t xml:space="preserve"> ו/או</w:t>
      </w:r>
      <w:r w:rsidRPr="00F600CB">
        <w:rPr>
          <w:rFonts w:ascii="Times New Roman" w:eastAsia="Times New Roman" w:hAnsi="Times New Roman" w:cs="David"/>
          <w:sz w:val="24"/>
          <w:szCs w:val="24"/>
          <w:rtl/>
          <w:lang w:eastAsia="he-IL"/>
        </w:rPr>
        <w:t xml:space="preserve"> לרשויות המוסמכות</w:t>
      </w:r>
      <w:r w:rsidRPr="00F600CB">
        <w:rPr>
          <w:rFonts w:ascii="Times New Roman" w:eastAsia="Times New Roman" w:hAnsi="Times New Roman" w:cs="David" w:hint="cs"/>
          <w:sz w:val="24"/>
          <w:szCs w:val="24"/>
          <w:rtl/>
          <w:lang w:eastAsia="he-IL"/>
        </w:rPr>
        <w:t xml:space="preserve"> ו/או</w:t>
      </w:r>
      <w:r w:rsidRPr="00F600CB">
        <w:rPr>
          <w:rFonts w:ascii="Times New Roman" w:eastAsia="Times New Roman" w:hAnsi="Times New Roman" w:cs="David"/>
          <w:sz w:val="24"/>
          <w:szCs w:val="24"/>
          <w:rtl/>
          <w:lang w:eastAsia="he-IL"/>
        </w:rPr>
        <w:t xml:space="preserve"> ליועצים, למעט העתקות וצילומים שיפיק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במשרדו.</w:t>
      </w:r>
    </w:p>
    <w:p w14:paraId="63A088DD" w14:textId="77777777" w:rsidR="00F600CB" w:rsidRPr="00F600CB" w:rsidRDefault="00F600CB" w:rsidP="00F600CB">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שכפול מסמכים.</w:t>
      </w:r>
    </w:p>
    <w:p w14:paraId="63A088DE" w14:textId="77777777" w:rsidR="00F600CB" w:rsidRPr="00F600CB" w:rsidRDefault="00F600CB" w:rsidP="00F600CB">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מודלים, פרוספקטים ופרספקטיבות, המוזמנים לצורכי שיווק (למעט מודלים ופרספקטיבות לצורכי עבודה והחלטה).</w:t>
      </w:r>
    </w:p>
    <w:p w14:paraId="63A088DF" w14:textId="77777777" w:rsidR="00F600CB" w:rsidRPr="00F600CB" w:rsidRDefault="00F600CB" w:rsidP="00F600CB">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מדידות וצילומי אויר.</w:t>
      </w:r>
    </w:p>
    <w:p w14:paraId="63A088E0" w14:textId="77777777" w:rsidR="00F600CB" w:rsidRPr="00F600CB" w:rsidRDefault="00F600CB" w:rsidP="00F600CB">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קידוחים ובדיקות קרקע.</w:t>
      </w:r>
    </w:p>
    <w:p w14:paraId="63A088E1" w14:textId="77777777" w:rsidR="00F600CB" w:rsidRPr="00F600CB" w:rsidRDefault="00F600CB" w:rsidP="00F600CB">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שליחויות.</w:t>
      </w:r>
    </w:p>
    <w:p w14:paraId="63A088E2" w14:textId="77777777" w:rsidR="00F600CB" w:rsidRPr="00F600CB" w:rsidRDefault="00F600CB" w:rsidP="00F600CB">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ש</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רותי העזר המפורטים בסעיפים 7.2.1 עד 7.2.3 לעיל</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יוזמנו על ידי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באמצעות מערכת ניהול פרויקטים </w:t>
      </w:r>
      <w:r w:rsidRPr="00F600CB">
        <w:rPr>
          <w:rFonts w:ascii="Times New Roman" w:eastAsia="Times New Roman" w:hAnsi="Times New Roman" w:cs="David"/>
          <w:sz w:val="24"/>
          <w:szCs w:val="24"/>
          <w:lang w:eastAsia="he-IL"/>
        </w:rPr>
        <w:t>VIEW</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 מערכת רמדורנט מודול ניהול מסמכים (</w:t>
      </w:r>
      <w:r w:rsidRPr="00F600CB">
        <w:rPr>
          <w:rFonts w:ascii="Times New Roman" w:eastAsia="Times New Roman" w:hAnsi="Times New Roman" w:cs="David"/>
          <w:sz w:val="24"/>
          <w:szCs w:val="24"/>
          <w:lang w:eastAsia="he-IL"/>
        </w:rPr>
        <w:t>DM</w:t>
      </w:r>
      <w:r w:rsidRPr="00F600CB">
        <w:rPr>
          <w:rFonts w:ascii="Times New Roman" w:eastAsia="Times New Roman" w:hAnsi="Times New Roman" w:cs="David"/>
          <w:sz w:val="24"/>
          <w:szCs w:val="24"/>
          <w:rtl/>
          <w:lang w:eastAsia="he-IL"/>
        </w:rPr>
        <w:t>) רק ממכונים המאושרים ע"י המזמין לבצע עבודות עבורו</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הוצאות לפי סעיפים 7.2.4 עד 7.2.7 ועבור הדפסות והעתקות צבעוניות יוצאו רק אם אושרו תחילה בכתב, טרם הזמנתם ע"י המנהל.</w:t>
      </w:r>
    </w:p>
    <w:p w14:paraId="63A088E3" w14:textId="77777777" w:rsidR="00F600CB" w:rsidRPr="00F600CB"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על חשבון שכר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ישולמו ל</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תשלומי ביניים בש</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עורים ובמועדים המפורטים בנספח</w:t>
      </w:r>
      <w:r w:rsidRPr="00F600CB">
        <w:rPr>
          <w:rFonts w:ascii="Times New Roman" w:eastAsia="Times New Roman" w:hAnsi="Times New Roman" w:cs="David"/>
          <w:bCs/>
          <w:sz w:val="24"/>
          <w:szCs w:val="24"/>
          <w:rtl/>
          <w:lang w:eastAsia="he-IL"/>
        </w:rPr>
        <w:t xml:space="preserve"> ה'</w:t>
      </w:r>
      <w:r w:rsidRPr="00F600CB">
        <w:rPr>
          <w:rFonts w:ascii="Times New Roman" w:eastAsia="Times New Roman" w:hAnsi="Times New Roman" w:cs="David" w:hint="cs"/>
          <w:sz w:val="24"/>
          <w:szCs w:val="24"/>
          <w:rtl/>
          <w:lang w:eastAsia="he-IL"/>
        </w:rPr>
        <w:t xml:space="preserve"> המצ"ב,</w:t>
      </w:r>
      <w:r w:rsidRPr="00F600CB">
        <w:rPr>
          <w:rFonts w:ascii="Times New Roman" w:eastAsia="Times New Roman" w:hAnsi="Times New Roman" w:cs="David"/>
          <w:sz w:val="24"/>
          <w:szCs w:val="24"/>
          <w:rtl/>
          <w:lang w:eastAsia="he-IL"/>
        </w:rPr>
        <w:t xml:space="preserve"> וכן כל תשלומי ביניים נוספים במידה והמזמין יחליט לשלמם לפי ש</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קול דעתו הבלעדי.</w:t>
      </w:r>
    </w:p>
    <w:p w14:paraId="63A088E4" w14:textId="77777777" w:rsidR="00F600CB" w:rsidRPr="00F600CB" w:rsidRDefault="00F600CB" w:rsidP="00F600CB">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כל תשלומי הביניים לפי פסקה זו</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הינם מקדמות על חשבון שכר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ואין באישורם ו/או בתשלומם משום אישור כלשהו מצד המזמין לגבי ב</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צוע שלב משלבי שירותי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ו/או טיב הש</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רות ו/או הסכום המגיע ל</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במקרה של הפסקת עבודתו של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כאמור בסעיף 6.3 לעיל, יחולו הוראות סעיף 12.1.2 להלן. </w:t>
      </w:r>
    </w:p>
    <w:p w14:paraId="63A088E5" w14:textId="77777777" w:rsidR="00F600CB" w:rsidRPr="00F600CB"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trike/>
          <w:sz w:val="24"/>
          <w:szCs w:val="24"/>
          <w:rtl/>
          <w:lang w:eastAsia="he-IL"/>
        </w:rPr>
      </w:pPr>
      <w:r w:rsidRPr="00F600CB">
        <w:rPr>
          <w:rFonts w:ascii="Times New Roman" w:eastAsia="Times New Roman" w:hAnsi="Times New Roman" w:cs="David"/>
          <w:sz w:val="24"/>
          <w:szCs w:val="24"/>
          <w:rtl/>
          <w:lang w:eastAsia="he-IL"/>
        </w:rPr>
        <w:t>מוסכם במפורש</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כי השכר האמור בנספח </w:t>
      </w:r>
      <w:r w:rsidRPr="00F600CB">
        <w:rPr>
          <w:rFonts w:ascii="Times New Roman" w:eastAsia="Times New Roman" w:hAnsi="Times New Roman" w:cs="David"/>
          <w:b/>
          <w:bCs/>
          <w:sz w:val="24"/>
          <w:szCs w:val="24"/>
          <w:rtl/>
          <w:lang w:eastAsia="he-IL"/>
        </w:rPr>
        <w:t xml:space="preserve">ד' </w:t>
      </w:r>
      <w:r w:rsidRPr="00F600CB">
        <w:rPr>
          <w:rFonts w:ascii="Times New Roman" w:eastAsia="Times New Roman" w:hAnsi="Times New Roman" w:cs="David" w:hint="cs"/>
          <w:sz w:val="24"/>
          <w:szCs w:val="24"/>
          <w:rtl/>
          <w:lang w:eastAsia="he-IL"/>
        </w:rPr>
        <w:t xml:space="preserve">המצ"ב, </w:t>
      </w:r>
      <w:r w:rsidRPr="00F600CB">
        <w:rPr>
          <w:rFonts w:ascii="Times New Roman" w:eastAsia="Times New Roman" w:hAnsi="Times New Roman" w:cs="David"/>
          <w:sz w:val="24"/>
          <w:szCs w:val="24"/>
          <w:rtl/>
          <w:lang w:eastAsia="he-IL"/>
        </w:rPr>
        <w:t>ה</w:t>
      </w:r>
      <w:r w:rsidRPr="00F600CB">
        <w:rPr>
          <w:rFonts w:ascii="Times New Roman" w:eastAsia="Times New Roman" w:hAnsi="Times New Roman" w:cs="David" w:hint="cs"/>
          <w:sz w:val="24"/>
          <w:szCs w:val="24"/>
          <w:rtl/>
          <w:lang w:eastAsia="he-IL"/>
        </w:rPr>
        <w:t xml:space="preserve">ינו </w:t>
      </w:r>
      <w:r w:rsidRPr="00F600CB">
        <w:rPr>
          <w:rFonts w:ascii="Times New Roman" w:eastAsia="Times New Roman" w:hAnsi="Times New Roman" w:cs="David"/>
          <w:sz w:val="24"/>
          <w:szCs w:val="24"/>
          <w:rtl/>
          <w:lang w:eastAsia="he-IL"/>
        </w:rPr>
        <w:t>סופי ומוחלט, וה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לא יהיה זכאי לשום תוספת מסיבת הימשכות עבודות הפרויקט מעל למצופה, הקטנת היקף היחידות בפרויקט, קצב הבניה, מידת השינויים שידרשו ע"י המזמין, ו/או צורת ביצוע הבניה או מכל עילה אחרת איזו שהיא, אלא אם נאמר בחוזה </w:t>
      </w:r>
      <w:r w:rsidRPr="00F600CB">
        <w:rPr>
          <w:rFonts w:ascii="Times New Roman" w:eastAsia="Times New Roman" w:hAnsi="Times New Roman" w:cs="David" w:hint="cs"/>
          <w:sz w:val="24"/>
          <w:szCs w:val="24"/>
          <w:rtl/>
          <w:lang w:eastAsia="he-IL"/>
        </w:rPr>
        <w:t xml:space="preserve">זה </w:t>
      </w:r>
      <w:r w:rsidRPr="00F600CB">
        <w:rPr>
          <w:rFonts w:ascii="Times New Roman" w:eastAsia="Times New Roman" w:hAnsi="Times New Roman" w:cs="David"/>
          <w:sz w:val="24"/>
          <w:szCs w:val="24"/>
          <w:rtl/>
          <w:lang w:eastAsia="he-IL"/>
        </w:rPr>
        <w:t>במפורש אחרת. תנאי לתשלום שכר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במלואו</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הינו המצאת הצהרה</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לפיה בדק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את העבודות ומצא אותן תואמות לתכניותיו ולתקנים המחייבים וכי הן בוצעו לשביעות רצונו בנוסח המצורף כנספח </w:t>
      </w:r>
      <w:r w:rsidRPr="00F600CB">
        <w:rPr>
          <w:rFonts w:ascii="Times New Roman" w:eastAsia="Times New Roman" w:hAnsi="Times New Roman" w:cs="David"/>
          <w:b/>
          <w:bCs/>
          <w:sz w:val="24"/>
          <w:szCs w:val="24"/>
          <w:rtl/>
          <w:lang w:eastAsia="he-IL"/>
        </w:rPr>
        <w:t>ט'</w:t>
      </w:r>
      <w:r w:rsidRPr="00F600CB">
        <w:rPr>
          <w:rFonts w:ascii="Times New Roman" w:eastAsia="Times New Roman" w:hAnsi="Times New Roman" w:cs="David"/>
          <w:sz w:val="24"/>
          <w:szCs w:val="24"/>
          <w:rtl/>
          <w:lang w:eastAsia="he-IL"/>
        </w:rPr>
        <w:t xml:space="preserve"> לחוזה זה וכתב היעדר תביעות המצורף כנספח</w:t>
      </w:r>
      <w:r w:rsidRPr="00F600CB">
        <w:rPr>
          <w:rFonts w:ascii="Times New Roman" w:eastAsia="Times New Roman" w:hAnsi="Times New Roman" w:cs="David"/>
          <w:b/>
          <w:bCs/>
          <w:sz w:val="24"/>
          <w:szCs w:val="24"/>
          <w:rtl/>
          <w:lang w:eastAsia="he-IL"/>
        </w:rPr>
        <w:t xml:space="preserve"> י'</w:t>
      </w:r>
      <w:r w:rsidRPr="00F600CB">
        <w:rPr>
          <w:rFonts w:ascii="Times New Roman" w:eastAsia="Times New Roman" w:hAnsi="Times New Roman" w:cs="David"/>
          <w:sz w:val="24"/>
          <w:szCs w:val="24"/>
          <w:rtl/>
          <w:lang w:eastAsia="he-IL"/>
        </w:rPr>
        <w:t xml:space="preserve"> לחוזה זה למזמין, חתום ע"י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ומאומת כנדרש בו.</w:t>
      </w:r>
    </w:p>
    <w:p w14:paraId="63A088E6" w14:textId="77777777" w:rsidR="00F600CB" w:rsidRPr="00F600CB"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F600CB">
        <w:rPr>
          <w:rFonts w:ascii="Times New Roman" w:eastAsia="Times New Roman" w:hAnsi="Times New Roman" w:cs="David"/>
          <w:sz w:val="24"/>
          <w:szCs w:val="24"/>
          <w:rtl/>
          <w:lang w:eastAsia="he-IL"/>
        </w:rPr>
        <w:t xml:space="preserve">מבלי לפגוע בכלליות האמור בסעיף </w:t>
      </w:r>
      <w:r w:rsidRPr="00F600CB">
        <w:rPr>
          <w:rFonts w:ascii="Times New Roman" w:eastAsia="Times New Roman" w:hAnsi="Times New Roman" w:cs="David" w:hint="cs"/>
          <w:sz w:val="24"/>
          <w:szCs w:val="24"/>
          <w:rtl/>
          <w:lang w:eastAsia="he-IL"/>
        </w:rPr>
        <w:t>7 לעיל</w:t>
      </w:r>
      <w:r w:rsidRPr="00F600CB">
        <w:rPr>
          <w:rFonts w:ascii="Times New Roman" w:eastAsia="Times New Roman" w:hAnsi="Times New Roman" w:cs="David"/>
          <w:sz w:val="24"/>
          <w:szCs w:val="24"/>
          <w:rtl/>
          <w:lang w:eastAsia="he-IL"/>
        </w:rPr>
        <w:t>, מוסכם בזה</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כי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לא יהיה זכאי, בשום מקרה, לקבל תמורה ו/או שכר ו/או טובות הנאה כלשהן מכל צד שלישי אחר, לרבות מהיועצים </w:t>
      </w:r>
      <w:r w:rsidRPr="00F600CB">
        <w:rPr>
          <w:rFonts w:ascii="Times New Roman" w:eastAsia="Times New Roman" w:hAnsi="Times New Roman" w:cs="David" w:hint="cs"/>
          <w:sz w:val="24"/>
          <w:szCs w:val="24"/>
          <w:rtl/>
          <w:lang w:eastAsia="he-IL"/>
        </w:rPr>
        <w:t>ו/</w:t>
      </w:r>
      <w:r w:rsidRPr="00F600CB">
        <w:rPr>
          <w:rFonts w:ascii="Times New Roman" w:eastAsia="Times New Roman" w:hAnsi="Times New Roman" w:cs="David"/>
          <w:sz w:val="24"/>
          <w:szCs w:val="24"/>
          <w:rtl/>
          <w:lang w:eastAsia="he-IL"/>
        </w:rPr>
        <w:t>או מהקבלן, וכל סכום שיתקבל על ידו כאמור, בין במישרין ובין בעקיפין</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יהיה רכוש ה</w:t>
      </w:r>
      <w:r w:rsidRPr="00F600CB">
        <w:rPr>
          <w:rFonts w:ascii="Times New Roman" w:eastAsia="Times New Roman" w:hAnsi="Times New Roman" w:cs="David" w:hint="cs"/>
          <w:sz w:val="24"/>
          <w:szCs w:val="24"/>
          <w:rtl/>
          <w:lang w:eastAsia="he-IL"/>
        </w:rPr>
        <w:t>מזמין</w:t>
      </w:r>
      <w:r w:rsidRPr="00F600CB">
        <w:rPr>
          <w:rFonts w:ascii="Times New Roman" w:eastAsia="Times New Roman" w:hAnsi="Times New Roman" w:cs="David"/>
          <w:sz w:val="24"/>
          <w:szCs w:val="24"/>
          <w:rtl/>
          <w:lang w:eastAsia="he-IL"/>
        </w:rPr>
        <w:t>. מובהר בזה</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כי הפרת סעיף זה על ידי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תה</w:t>
      </w:r>
      <w:r w:rsidRPr="00F600CB">
        <w:rPr>
          <w:rFonts w:ascii="Times New Roman" w:eastAsia="Times New Roman" w:hAnsi="Times New Roman" w:cs="David" w:hint="cs"/>
          <w:sz w:val="24"/>
          <w:szCs w:val="24"/>
          <w:rtl/>
          <w:lang w:eastAsia="he-IL"/>
        </w:rPr>
        <w:t>ווה</w:t>
      </w:r>
      <w:r w:rsidRPr="00F600CB">
        <w:rPr>
          <w:rFonts w:ascii="Times New Roman" w:eastAsia="Times New Roman" w:hAnsi="Times New Roman" w:cs="David"/>
          <w:sz w:val="24"/>
          <w:szCs w:val="24"/>
          <w:rtl/>
          <w:lang w:eastAsia="he-IL"/>
        </w:rPr>
        <w:t xml:space="preserve"> הפרה יסודית של חוזה</w:t>
      </w:r>
      <w:r w:rsidRPr="00F600CB">
        <w:rPr>
          <w:rFonts w:ascii="Times New Roman" w:eastAsia="Times New Roman" w:hAnsi="Times New Roman" w:cs="David" w:hint="cs"/>
          <w:sz w:val="24"/>
          <w:szCs w:val="24"/>
          <w:rtl/>
          <w:lang w:eastAsia="he-IL"/>
        </w:rPr>
        <w:t xml:space="preserve"> זה. </w:t>
      </w:r>
    </w:p>
    <w:p w14:paraId="63A088E7" w14:textId="77777777" w:rsidR="00F600CB" w:rsidRPr="00F600CB" w:rsidRDefault="00F600CB" w:rsidP="00F600CB">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תנאים מקדמיים לביצוע תשלום כלשהו ע"ח שכר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הינם הצגת ר</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שיון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כאמור בסעיף 2.2 לעיל והמצאת אישור בדבר ניהול ספרי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כדין, חתום ע"י רו"ח או רשויות המס, כנדרש. כמו כן</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ככל שה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לא ימציא למזמין אישור תקף בדבר פטור מניכוי מס במקור, </w:t>
      </w:r>
      <w:r w:rsidRPr="00F600CB">
        <w:rPr>
          <w:rFonts w:ascii="Times New Roman" w:eastAsia="Times New Roman" w:hAnsi="Times New Roman" w:cs="David" w:hint="cs"/>
          <w:sz w:val="24"/>
          <w:szCs w:val="24"/>
          <w:rtl/>
          <w:lang w:eastAsia="he-IL"/>
        </w:rPr>
        <w:t>עובר</w:t>
      </w:r>
      <w:r w:rsidRPr="00F600CB">
        <w:rPr>
          <w:rFonts w:ascii="Times New Roman" w:eastAsia="Times New Roman" w:hAnsi="Times New Roman" w:cs="David"/>
          <w:sz w:val="24"/>
          <w:szCs w:val="24"/>
          <w:rtl/>
          <w:lang w:eastAsia="he-IL"/>
        </w:rPr>
        <w:t xml:space="preserve"> לביצוע כל תשלום ע"ח שכר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ינוכה מס במקור כדין, מכל סכום ע"ח שכר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שישולם ע"י המזמין. למען הסר ספק מובהר ומוסכם</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כי המצאת אישור בדבר ניכוי המס במקור, תיחשב כביצוע תשלום של המזמין ע"ח שכר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בגובה הסכום הנקוב באישור.  </w:t>
      </w:r>
    </w:p>
    <w:p w14:paraId="63A088E8" w14:textId="77777777" w:rsidR="00F600CB" w:rsidRPr="00F600CB" w:rsidRDefault="00F600CB" w:rsidP="00F600CB">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F600CB">
        <w:rPr>
          <w:rFonts w:ascii="Times New Roman" w:eastAsia="Times New Roman" w:hAnsi="Times New Roman" w:cs="David"/>
          <w:bCs/>
          <w:sz w:val="24"/>
          <w:szCs w:val="24"/>
          <w:u w:val="single"/>
          <w:rtl/>
          <w:lang w:eastAsia="he-IL"/>
        </w:rPr>
        <w:t>שנויים בתכנון</w:t>
      </w:r>
    </w:p>
    <w:p w14:paraId="63A088E9" w14:textId="77777777" w:rsidR="00F600CB" w:rsidRPr="0001560F"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1560F">
        <w:rPr>
          <w:rFonts w:ascii="Times New Roman" w:eastAsia="Times New Roman" w:hAnsi="Times New Roman" w:cs="David"/>
          <w:sz w:val="24"/>
          <w:szCs w:val="24"/>
          <w:rtl/>
          <w:lang w:eastAsia="he-IL"/>
        </w:rPr>
        <w:t>ה</w:t>
      </w:r>
      <w:r w:rsidR="00B06D6A">
        <w:rPr>
          <w:rFonts w:ascii="Times New Roman" w:eastAsia="Times New Roman" w:hAnsi="Times New Roman" w:cs="David"/>
          <w:sz w:val="24"/>
          <w:szCs w:val="24"/>
          <w:rtl/>
          <w:lang w:eastAsia="he-IL"/>
        </w:rPr>
        <w:t>יועץ</w:t>
      </w:r>
      <w:r w:rsidRPr="0001560F">
        <w:rPr>
          <w:rFonts w:ascii="Times New Roman" w:eastAsia="Times New Roman" w:hAnsi="Times New Roman" w:cs="David"/>
          <w:sz w:val="24"/>
          <w:szCs w:val="24"/>
          <w:rtl/>
          <w:lang w:eastAsia="he-IL"/>
        </w:rPr>
        <w:t xml:space="preserve"> מתחייב</w:t>
      </w:r>
      <w:r w:rsidRPr="0001560F">
        <w:rPr>
          <w:rFonts w:ascii="Times New Roman" w:eastAsia="Times New Roman" w:hAnsi="Times New Roman" w:cs="David" w:hint="cs"/>
          <w:sz w:val="24"/>
          <w:szCs w:val="24"/>
          <w:rtl/>
          <w:lang w:eastAsia="he-IL"/>
        </w:rPr>
        <w:t>,</w:t>
      </w:r>
      <w:r w:rsidRPr="0001560F">
        <w:rPr>
          <w:rFonts w:ascii="Times New Roman" w:eastAsia="Times New Roman" w:hAnsi="Times New Roman" w:cs="David"/>
          <w:sz w:val="24"/>
          <w:szCs w:val="24"/>
          <w:rtl/>
          <w:lang w:eastAsia="he-IL"/>
        </w:rPr>
        <w:t xml:space="preserve"> לפי דרישת המנהל</w:t>
      </w:r>
      <w:r w:rsidRPr="0001560F">
        <w:rPr>
          <w:rFonts w:ascii="Times New Roman" w:eastAsia="Times New Roman" w:hAnsi="Times New Roman" w:cs="David" w:hint="cs"/>
          <w:sz w:val="24"/>
          <w:szCs w:val="24"/>
          <w:rtl/>
          <w:lang w:eastAsia="he-IL"/>
        </w:rPr>
        <w:t>,</w:t>
      </w:r>
      <w:r w:rsidRPr="0001560F">
        <w:rPr>
          <w:rFonts w:ascii="Times New Roman" w:eastAsia="Times New Roman" w:hAnsi="Times New Roman" w:cs="David"/>
          <w:sz w:val="24"/>
          <w:szCs w:val="24"/>
          <w:rtl/>
          <w:lang w:eastAsia="he-IL"/>
        </w:rPr>
        <w:t xml:space="preserve"> לערוך בכל קטע מקטעי הפרויקט ו/או בכל שלב משלבי התכנון או העבודה את כל השינויים בתכניות שיידרשו מבלי שיהיה זכאי לכל תשלום נוסף בעד עבודות אלו, אלא כפי שנקבע בסעיף 8.2 להלן.</w:t>
      </w:r>
    </w:p>
    <w:p w14:paraId="63A088EA" w14:textId="77777777" w:rsidR="00F600CB" w:rsidRPr="0001560F"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1560F">
        <w:rPr>
          <w:rFonts w:ascii="Times New Roman" w:eastAsia="Times New Roman" w:hAnsi="Times New Roman" w:cs="David"/>
          <w:sz w:val="24"/>
          <w:szCs w:val="24"/>
          <w:rtl/>
          <w:lang w:eastAsia="he-IL"/>
        </w:rPr>
        <w:t>נדרשו השינויים לאחר שלב התכנון המפורט שהוזמן ע"י המזמין כמפורט בנספח</w:t>
      </w:r>
      <w:r w:rsidRPr="0001560F">
        <w:rPr>
          <w:rFonts w:ascii="Times New Roman" w:eastAsia="Times New Roman" w:hAnsi="Times New Roman" w:cs="David" w:hint="cs"/>
          <w:sz w:val="24"/>
          <w:szCs w:val="24"/>
          <w:rtl/>
          <w:lang w:eastAsia="he-IL"/>
        </w:rPr>
        <w:t>ים</w:t>
      </w:r>
      <w:r w:rsidRPr="0001560F">
        <w:rPr>
          <w:rFonts w:ascii="Times New Roman" w:eastAsia="Times New Roman" w:hAnsi="Times New Roman" w:cs="David"/>
          <w:sz w:val="24"/>
          <w:szCs w:val="24"/>
          <w:rtl/>
          <w:lang w:eastAsia="he-IL"/>
        </w:rPr>
        <w:t xml:space="preserve"> </w:t>
      </w:r>
      <w:r w:rsidRPr="0001560F">
        <w:rPr>
          <w:rFonts w:ascii="Times New Roman" w:eastAsia="Times New Roman" w:hAnsi="Times New Roman" w:cs="David"/>
          <w:bCs/>
          <w:sz w:val="24"/>
          <w:szCs w:val="24"/>
          <w:rtl/>
          <w:lang w:eastAsia="he-IL"/>
        </w:rPr>
        <w:t>ב' או ג'</w:t>
      </w:r>
      <w:r w:rsidRPr="0001560F">
        <w:rPr>
          <w:rFonts w:ascii="Times New Roman" w:eastAsia="Times New Roman" w:hAnsi="Times New Roman" w:cs="David" w:hint="cs"/>
          <w:b/>
          <w:sz w:val="24"/>
          <w:szCs w:val="24"/>
          <w:rtl/>
          <w:lang w:eastAsia="he-IL"/>
        </w:rPr>
        <w:t xml:space="preserve"> המצ"ב</w:t>
      </w:r>
      <w:r w:rsidRPr="0001560F">
        <w:rPr>
          <w:rFonts w:ascii="Times New Roman" w:eastAsia="Times New Roman" w:hAnsi="Times New Roman" w:cs="David"/>
          <w:sz w:val="24"/>
          <w:szCs w:val="24"/>
          <w:rtl/>
          <w:lang w:eastAsia="he-IL"/>
        </w:rPr>
        <w:t>, וב</w:t>
      </w:r>
      <w:r w:rsidRPr="0001560F">
        <w:rPr>
          <w:rFonts w:ascii="Times New Roman" w:eastAsia="Times New Roman" w:hAnsi="Times New Roman" w:cs="David" w:hint="cs"/>
          <w:sz w:val="24"/>
          <w:szCs w:val="24"/>
          <w:rtl/>
          <w:lang w:eastAsia="he-IL"/>
        </w:rPr>
        <w:t>י</w:t>
      </w:r>
      <w:r w:rsidRPr="0001560F">
        <w:rPr>
          <w:rFonts w:ascii="Times New Roman" w:eastAsia="Times New Roman" w:hAnsi="Times New Roman" w:cs="David"/>
          <w:sz w:val="24"/>
          <w:szCs w:val="24"/>
          <w:rtl/>
          <w:lang w:eastAsia="he-IL"/>
        </w:rPr>
        <w:t>צוע השינויים מחייב את ה</w:t>
      </w:r>
      <w:r w:rsidR="00B06D6A">
        <w:rPr>
          <w:rFonts w:ascii="Times New Roman" w:eastAsia="Times New Roman" w:hAnsi="Times New Roman" w:cs="David"/>
          <w:sz w:val="24"/>
          <w:szCs w:val="24"/>
          <w:rtl/>
          <w:lang w:eastAsia="he-IL"/>
        </w:rPr>
        <w:t>יועץ</w:t>
      </w:r>
      <w:r w:rsidRPr="0001560F">
        <w:rPr>
          <w:rFonts w:ascii="Times New Roman" w:eastAsia="Times New Roman" w:hAnsi="Times New Roman" w:cs="David"/>
          <w:sz w:val="24"/>
          <w:szCs w:val="24"/>
          <w:rtl/>
          <w:lang w:eastAsia="he-IL"/>
        </w:rPr>
        <w:t xml:space="preserve"> בעבודה העולה במידה רבה ובאופן יסודי על ש</w:t>
      </w:r>
      <w:r w:rsidRPr="0001560F">
        <w:rPr>
          <w:rFonts w:ascii="Times New Roman" w:eastAsia="Times New Roman" w:hAnsi="Times New Roman" w:cs="David" w:hint="cs"/>
          <w:sz w:val="24"/>
          <w:szCs w:val="24"/>
          <w:rtl/>
          <w:lang w:eastAsia="he-IL"/>
        </w:rPr>
        <w:t>י</w:t>
      </w:r>
      <w:r w:rsidRPr="0001560F">
        <w:rPr>
          <w:rFonts w:ascii="Times New Roman" w:eastAsia="Times New Roman" w:hAnsi="Times New Roman" w:cs="David"/>
          <w:sz w:val="24"/>
          <w:szCs w:val="24"/>
          <w:rtl/>
          <w:lang w:eastAsia="he-IL"/>
        </w:rPr>
        <w:t>רותי ה</w:t>
      </w:r>
      <w:r w:rsidR="00B06D6A">
        <w:rPr>
          <w:rFonts w:ascii="Times New Roman" w:eastAsia="Times New Roman" w:hAnsi="Times New Roman" w:cs="David"/>
          <w:sz w:val="24"/>
          <w:szCs w:val="24"/>
          <w:rtl/>
          <w:lang w:eastAsia="he-IL"/>
        </w:rPr>
        <w:t>יועץ</w:t>
      </w:r>
      <w:r w:rsidRPr="0001560F">
        <w:rPr>
          <w:rFonts w:ascii="Times New Roman" w:eastAsia="Times New Roman" w:hAnsi="Times New Roman" w:cs="David" w:hint="cs"/>
          <w:sz w:val="24"/>
          <w:szCs w:val="24"/>
          <w:rtl/>
          <w:lang w:eastAsia="he-IL"/>
        </w:rPr>
        <w:t>,</w:t>
      </w:r>
      <w:r w:rsidRPr="0001560F">
        <w:rPr>
          <w:rFonts w:ascii="Times New Roman" w:eastAsia="Times New Roman" w:hAnsi="Times New Roman" w:cs="David"/>
          <w:sz w:val="24"/>
          <w:szCs w:val="24"/>
          <w:rtl/>
          <w:lang w:eastAsia="he-IL"/>
        </w:rPr>
        <w:t xml:space="preserve"> אלמלא השנויים</w:t>
      </w:r>
      <w:r w:rsidRPr="0001560F">
        <w:rPr>
          <w:rFonts w:ascii="Times New Roman" w:eastAsia="Times New Roman" w:hAnsi="Times New Roman" w:cs="David" w:hint="cs"/>
          <w:sz w:val="24"/>
          <w:szCs w:val="24"/>
          <w:rtl/>
          <w:lang w:eastAsia="he-IL"/>
        </w:rPr>
        <w:t xml:space="preserve"> כאמור</w:t>
      </w:r>
      <w:r w:rsidRPr="0001560F">
        <w:rPr>
          <w:rFonts w:ascii="Times New Roman" w:eastAsia="Times New Roman" w:hAnsi="Times New Roman" w:cs="David"/>
          <w:sz w:val="24"/>
          <w:szCs w:val="24"/>
          <w:rtl/>
          <w:lang w:eastAsia="he-IL"/>
        </w:rPr>
        <w:t>, יהיה</w:t>
      </w:r>
      <w:r w:rsidRPr="0001560F">
        <w:rPr>
          <w:rFonts w:ascii="Times New Roman" w:eastAsia="Times New Roman" w:hAnsi="Times New Roman" w:cs="David" w:hint="cs"/>
          <w:sz w:val="24"/>
          <w:szCs w:val="24"/>
          <w:rtl/>
          <w:lang w:eastAsia="he-IL"/>
        </w:rPr>
        <w:t xml:space="preserve"> </w:t>
      </w:r>
      <w:r w:rsidRPr="0001560F">
        <w:rPr>
          <w:rFonts w:ascii="Times New Roman" w:eastAsia="Times New Roman" w:hAnsi="Times New Roman" w:cs="David"/>
          <w:sz w:val="24"/>
          <w:szCs w:val="24"/>
          <w:rtl/>
          <w:lang w:eastAsia="he-IL"/>
        </w:rPr>
        <w:t>זכאי לפיצוי בעד העבודה הנוספת שב</w:t>
      </w:r>
      <w:r w:rsidRPr="0001560F">
        <w:rPr>
          <w:rFonts w:ascii="Times New Roman" w:eastAsia="Times New Roman" w:hAnsi="Times New Roman" w:cs="David" w:hint="cs"/>
          <w:sz w:val="24"/>
          <w:szCs w:val="24"/>
          <w:rtl/>
          <w:lang w:eastAsia="he-IL"/>
        </w:rPr>
        <w:t>י</w:t>
      </w:r>
      <w:r w:rsidRPr="0001560F">
        <w:rPr>
          <w:rFonts w:ascii="Times New Roman" w:eastAsia="Times New Roman" w:hAnsi="Times New Roman" w:cs="David"/>
          <w:sz w:val="24"/>
          <w:szCs w:val="24"/>
          <w:rtl/>
          <w:lang w:eastAsia="he-IL"/>
        </w:rPr>
        <w:t>צע עקב השנויים</w:t>
      </w:r>
      <w:r w:rsidRPr="0001560F">
        <w:rPr>
          <w:rFonts w:ascii="Times New Roman" w:eastAsia="Times New Roman" w:hAnsi="Times New Roman" w:cs="David" w:hint="cs"/>
          <w:sz w:val="24"/>
          <w:szCs w:val="24"/>
          <w:rtl/>
          <w:lang w:eastAsia="he-IL"/>
        </w:rPr>
        <w:t>,</w:t>
      </w:r>
      <w:r w:rsidRPr="0001560F">
        <w:rPr>
          <w:rFonts w:ascii="Times New Roman" w:eastAsia="Times New Roman" w:hAnsi="Times New Roman" w:cs="David"/>
          <w:sz w:val="24"/>
          <w:szCs w:val="24"/>
          <w:rtl/>
          <w:lang w:eastAsia="he-IL"/>
        </w:rPr>
        <w:t xml:space="preserve"> </w:t>
      </w:r>
      <w:r w:rsidRPr="0001560F">
        <w:rPr>
          <w:rFonts w:ascii="Times New Roman" w:eastAsia="Times New Roman" w:hAnsi="Times New Roman" w:cs="David" w:hint="cs"/>
          <w:sz w:val="24"/>
          <w:szCs w:val="24"/>
          <w:rtl/>
          <w:lang w:eastAsia="he-IL"/>
        </w:rPr>
        <w:t>כאמור</w:t>
      </w:r>
      <w:r w:rsidRPr="0001560F">
        <w:rPr>
          <w:rFonts w:ascii="Times New Roman" w:eastAsia="Times New Roman" w:hAnsi="Times New Roman" w:cs="David"/>
          <w:sz w:val="24"/>
          <w:szCs w:val="24"/>
          <w:rtl/>
          <w:lang w:eastAsia="he-IL"/>
        </w:rPr>
        <w:t>. הפיצוי ישולם בגין העבודה הנוספת שה</w:t>
      </w:r>
      <w:r w:rsidR="00B06D6A">
        <w:rPr>
          <w:rFonts w:ascii="Times New Roman" w:eastAsia="Times New Roman" w:hAnsi="Times New Roman" w:cs="David"/>
          <w:sz w:val="24"/>
          <w:szCs w:val="24"/>
          <w:rtl/>
          <w:lang w:eastAsia="he-IL"/>
        </w:rPr>
        <w:t>יועץ</w:t>
      </w:r>
      <w:r w:rsidRPr="0001560F">
        <w:rPr>
          <w:rFonts w:ascii="Times New Roman" w:eastAsia="Times New Roman" w:hAnsi="Times New Roman" w:cs="David"/>
          <w:sz w:val="24"/>
          <w:szCs w:val="24"/>
          <w:rtl/>
          <w:lang w:eastAsia="he-IL"/>
        </w:rPr>
        <w:t xml:space="preserve"> ב</w:t>
      </w:r>
      <w:r w:rsidRPr="0001560F">
        <w:rPr>
          <w:rFonts w:ascii="Times New Roman" w:eastAsia="Times New Roman" w:hAnsi="Times New Roman" w:cs="David" w:hint="cs"/>
          <w:sz w:val="24"/>
          <w:szCs w:val="24"/>
          <w:rtl/>
          <w:lang w:eastAsia="he-IL"/>
        </w:rPr>
        <w:t>י</w:t>
      </w:r>
      <w:r w:rsidRPr="0001560F">
        <w:rPr>
          <w:rFonts w:ascii="Times New Roman" w:eastAsia="Times New Roman" w:hAnsi="Times New Roman" w:cs="David"/>
          <w:sz w:val="24"/>
          <w:szCs w:val="24"/>
          <w:rtl/>
          <w:lang w:eastAsia="he-IL"/>
        </w:rPr>
        <w:t>צע לעומת העבודה</w:t>
      </w:r>
      <w:r w:rsidRPr="00F600CB">
        <w:rPr>
          <w:rFonts w:ascii="Times New Roman" w:eastAsia="Times New Roman" w:hAnsi="Times New Roman" w:cs="David"/>
          <w:sz w:val="24"/>
          <w:szCs w:val="24"/>
          <w:rtl/>
          <w:lang w:eastAsia="he-IL"/>
        </w:rPr>
        <w:t xml:space="preserve"> שהיה עליו לבצע אלמלא השנויים, כפי שיקבע ע"י המנהל בהתאם לחלקו של התכנון החוזר כפי שיקבע ע"י המנהל מתוך סך שרותי</w:t>
      </w:r>
      <w:r w:rsidRPr="00F600CB">
        <w:rPr>
          <w:rFonts w:ascii="Times New Roman" w:eastAsia="Times New Roman" w:hAnsi="Times New Roman" w:cs="David" w:hint="cs"/>
          <w:sz w:val="24"/>
          <w:szCs w:val="24"/>
          <w:rtl/>
          <w:lang w:eastAsia="he-IL"/>
        </w:rPr>
        <w:t xml:space="preserve"> </w:t>
      </w:r>
      <w:r w:rsidRPr="00F600CB">
        <w:rPr>
          <w:rFonts w:ascii="Times New Roman" w:eastAsia="Times New Roman" w:hAnsi="Times New Roman" w:cs="David"/>
          <w:sz w:val="24"/>
          <w:szCs w:val="24"/>
          <w:rtl/>
          <w:lang w:eastAsia="he-IL"/>
        </w:rPr>
        <w:t xml:space="preserve">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ושכר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בכל מקרה</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w:t>
      </w:r>
      <w:r w:rsidRPr="00F600CB">
        <w:rPr>
          <w:rFonts w:ascii="Times New Roman" w:eastAsia="Times New Roman" w:hAnsi="Times New Roman" w:cs="David" w:hint="cs"/>
          <w:sz w:val="24"/>
          <w:szCs w:val="24"/>
          <w:rtl/>
          <w:lang w:eastAsia="he-IL"/>
        </w:rPr>
        <w:t>ה</w:t>
      </w:r>
      <w:r w:rsidRPr="00F600CB">
        <w:rPr>
          <w:rFonts w:ascii="Times New Roman" w:eastAsia="Times New Roman" w:hAnsi="Times New Roman" w:cs="David"/>
          <w:sz w:val="24"/>
          <w:szCs w:val="24"/>
          <w:rtl/>
          <w:lang w:eastAsia="he-IL"/>
        </w:rPr>
        <w:t>שנויים</w:t>
      </w:r>
      <w:r w:rsidRPr="00F600CB">
        <w:rPr>
          <w:rFonts w:ascii="Times New Roman" w:eastAsia="Times New Roman" w:hAnsi="Times New Roman" w:cs="David" w:hint="cs"/>
          <w:sz w:val="24"/>
          <w:szCs w:val="24"/>
          <w:rtl/>
          <w:lang w:eastAsia="he-IL"/>
        </w:rPr>
        <w:t xml:space="preserve"> </w:t>
      </w:r>
      <w:r w:rsidRPr="0001560F">
        <w:rPr>
          <w:rFonts w:ascii="Times New Roman" w:eastAsia="Times New Roman" w:hAnsi="Times New Roman" w:cs="David" w:hint="cs"/>
          <w:sz w:val="24"/>
          <w:szCs w:val="24"/>
          <w:rtl/>
          <w:lang w:eastAsia="he-IL"/>
        </w:rPr>
        <w:t>כאמור, לא יהוו</w:t>
      </w:r>
      <w:r w:rsidRPr="0001560F">
        <w:rPr>
          <w:rFonts w:ascii="Times New Roman" w:eastAsia="Times New Roman" w:hAnsi="Times New Roman" w:cs="David"/>
          <w:sz w:val="24"/>
          <w:szCs w:val="24"/>
          <w:rtl/>
          <w:lang w:eastAsia="he-IL"/>
        </w:rPr>
        <w:t xml:space="preserve"> עילה לש</w:t>
      </w:r>
      <w:r w:rsidRPr="0001560F">
        <w:rPr>
          <w:rFonts w:ascii="Times New Roman" w:eastAsia="Times New Roman" w:hAnsi="Times New Roman" w:cs="David" w:hint="cs"/>
          <w:sz w:val="24"/>
          <w:szCs w:val="24"/>
          <w:rtl/>
          <w:lang w:eastAsia="he-IL"/>
        </w:rPr>
        <w:t>י</w:t>
      </w:r>
      <w:r w:rsidRPr="0001560F">
        <w:rPr>
          <w:rFonts w:ascii="Times New Roman" w:eastAsia="Times New Roman" w:hAnsi="Times New Roman" w:cs="David"/>
          <w:sz w:val="24"/>
          <w:szCs w:val="24"/>
          <w:rtl/>
          <w:lang w:eastAsia="he-IL"/>
        </w:rPr>
        <w:t>נוי בלוח הזמנים</w:t>
      </w:r>
      <w:r w:rsidRPr="0001560F">
        <w:rPr>
          <w:rFonts w:ascii="Times New Roman" w:eastAsia="Times New Roman" w:hAnsi="Times New Roman" w:cs="David" w:hint="cs"/>
          <w:sz w:val="24"/>
          <w:szCs w:val="24"/>
          <w:rtl/>
          <w:lang w:eastAsia="he-IL"/>
        </w:rPr>
        <w:t>,</w:t>
      </w:r>
      <w:r w:rsidRPr="0001560F">
        <w:rPr>
          <w:rFonts w:ascii="Times New Roman" w:eastAsia="Times New Roman" w:hAnsi="Times New Roman" w:cs="David"/>
          <w:sz w:val="24"/>
          <w:szCs w:val="24"/>
          <w:rtl/>
          <w:lang w:eastAsia="he-IL"/>
        </w:rPr>
        <w:t xml:space="preserve"> אלא בא</w:t>
      </w:r>
      <w:r w:rsidRPr="0001560F">
        <w:rPr>
          <w:rFonts w:ascii="Times New Roman" w:eastAsia="Times New Roman" w:hAnsi="Times New Roman" w:cs="David" w:hint="cs"/>
          <w:sz w:val="24"/>
          <w:szCs w:val="24"/>
          <w:rtl/>
          <w:lang w:eastAsia="he-IL"/>
        </w:rPr>
        <w:t>י</w:t>
      </w:r>
      <w:r w:rsidRPr="0001560F">
        <w:rPr>
          <w:rFonts w:ascii="Times New Roman" w:eastAsia="Times New Roman" w:hAnsi="Times New Roman" w:cs="David"/>
          <w:sz w:val="24"/>
          <w:szCs w:val="24"/>
          <w:rtl/>
          <w:lang w:eastAsia="he-IL"/>
        </w:rPr>
        <w:t xml:space="preserve">שור המנהל </w:t>
      </w:r>
      <w:r w:rsidRPr="0001560F">
        <w:rPr>
          <w:rFonts w:ascii="Times New Roman" w:eastAsia="Times New Roman" w:hAnsi="Times New Roman" w:cs="David" w:hint="cs"/>
          <w:sz w:val="24"/>
          <w:szCs w:val="24"/>
          <w:rtl/>
          <w:lang w:eastAsia="he-IL"/>
        </w:rPr>
        <w:t>מראש ו</w:t>
      </w:r>
      <w:r w:rsidRPr="0001560F">
        <w:rPr>
          <w:rFonts w:ascii="Times New Roman" w:eastAsia="Times New Roman" w:hAnsi="Times New Roman" w:cs="David"/>
          <w:sz w:val="24"/>
          <w:szCs w:val="24"/>
          <w:rtl/>
          <w:lang w:eastAsia="he-IL"/>
        </w:rPr>
        <w:t>בכתב.</w:t>
      </w:r>
    </w:p>
    <w:p w14:paraId="63A088EB" w14:textId="77777777" w:rsidR="00F600CB" w:rsidRPr="00F600CB"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F600CB">
        <w:rPr>
          <w:rFonts w:ascii="Times New Roman" w:eastAsia="Times New Roman" w:hAnsi="Times New Roman" w:cs="David" w:hint="cs"/>
          <w:sz w:val="24"/>
          <w:szCs w:val="24"/>
          <w:rtl/>
          <w:lang w:eastAsia="he-IL"/>
        </w:rPr>
        <w:t>על אף</w:t>
      </w:r>
      <w:r w:rsidRPr="00F600CB">
        <w:rPr>
          <w:rFonts w:ascii="Times New Roman" w:eastAsia="Times New Roman" w:hAnsi="Times New Roman" w:cs="David"/>
          <w:sz w:val="24"/>
          <w:szCs w:val="24"/>
          <w:rtl/>
          <w:lang w:eastAsia="he-IL"/>
        </w:rPr>
        <w:t xml:space="preserve"> האמור בסעיף 8.2 לעיל</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לא יגיע ל</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דבר בגין שינויים הנובעים מ:</w:t>
      </w:r>
    </w:p>
    <w:p w14:paraId="63A088EC" w14:textId="77777777" w:rsidR="00F600CB" w:rsidRPr="00F600CB" w:rsidRDefault="00F600CB" w:rsidP="00F600CB">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 xml:space="preserve">טעות </w:t>
      </w:r>
      <w:r w:rsidRPr="00F600CB">
        <w:rPr>
          <w:rFonts w:ascii="Times New Roman" w:eastAsia="Times New Roman" w:hAnsi="Times New Roman" w:cs="David" w:hint="cs"/>
          <w:sz w:val="24"/>
          <w:szCs w:val="24"/>
          <w:rtl/>
          <w:lang w:eastAsia="he-IL"/>
        </w:rPr>
        <w:t>ו/</w:t>
      </w:r>
      <w:r w:rsidRPr="00F600CB">
        <w:rPr>
          <w:rFonts w:ascii="Times New Roman" w:eastAsia="Times New Roman" w:hAnsi="Times New Roman" w:cs="David"/>
          <w:sz w:val="24"/>
          <w:szCs w:val="24"/>
          <w:rtl/>
          <w:lang w:eastAsia="he-IL"/>
        </w:rPr>
        <w:t>או ל</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קוי בתכנון ו/או באומדן של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w:t>
      </w:r>
      <w:r w:rsidRPr="00F600CB">
        <w:rPr>
          <w:rFonts w:ascii="Times New Roman" w:eastAsia="Times New Roman" w:hAnsi="Times New Roman" w:cs="David" w:hint="cs"/>
          <w:sz w:val="24"/>
          <w:szCs w:val="24"/>
          <w:rtl/>
          <w:lang w:eastAsia="he-IL"/>
        </w:rPr>
        <w:t>ו/</w:t>
      </w:r>
      <w:r w:rsidRPr="00F600CB">
        <w:rPr>
          <w:rFonts w:ascii="Times New Roman" w:eastAsia="Times New Roman" w:hAnsi="Times New Roman" w:cs="David"/>
          <w:sz w:val="24"/>
          <w:szCs w:val="24"/>
          <w:rtl/>
          <w:lang w:eastAsia="he-IL"/>
        </w:rPr>
        <w:t>או של היועצים.</w:t>
      </w:r>
    </w:p>
    <w:p w14:paraId="63A088ED" w14:textId="77777777" w:rsidR="00F600CB" w:rsidRPr="00F600CB" w:rsidRDefault="00F600CB" w:rsidP="00F600CB">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התכנון אינו התכנון היעיל ביותר.</w:t>
      </w:r>
    </w:p>
    <w:p w14:paraId="63A088EE" w14:textId="77777777" w:rsidR="00F600CB" w:rsidRPr="00F600CB" w:rsidRDefault="00F600CB" w:rsidP="00F600CB">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השינוי מתחייב במישרין או בעקיפין מהפרת איזה מהוראות חוזה זה ע"י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w:t>
      </w:r>
    </w:p>
    <w:p w14:paraId="63A088EF" w14:textId="77777777" w:rsidR="00F600CB" w:rsidRPr="00F600CB" w:rsidRDefault="00F600CB" w:rsidP="00F600CB">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 xml:space="preserve">השינויים מתחייבים מדרישת רשויות מוסמכות. </w:t>
      </w:r>
    </w:p>
    <w:p w14:paraId="63A088F0" w14:textId="77777777" w:rsidR="00F600CB" w:rsidRPr="00F600CB"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מתחייב להכין</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עבור רוכשים שיבקשו זאת</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תכנית שינויים בדירות שאינם עומדים בסתירה להיתרי הבניה ולכל דין. </w:t>
      </w:r>
    </w:p>
    <w:p w14:paraId="63A088F1" w14:textId="77777777" w:rsidR="00F600CB" w:rsidRPr="00F600CB" w:rsidRDefault="00F600CB" w:rsidP="00F600CB">
      <w:pPr>
        <w:widowControl w:val="0"/>
        <w:spacing w:before="0" w:beforeAutospacing="0" w:after="240" w:afterAutospacing="0" w:line="240" w:lineRule="auto"/>
        <w:ind w:left="794"/>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 xml:space="preserve">מחיר השינויים ותנאי התשלום בגין תכנון השינויים </w:t>
      </w:r>
      <w:r w:rsidRPr="00F600CB">
        <w:rPr>
          <w:rFonts w:ascii="Times New Roman" w:eastAsia="Times New Roman" w:hAnsi="Times New Roman" w:cs="David" w:hint="cs"/>
          <w:sz w:val="24"/>
          <w:szCs w:val="24"/>
          <w:rtl/>
          <w:lang w:eastAsia="he-IL"/>
        </w:rPr>
        <w:t xml:space="preserve">כאמור, </w:t>
      </w:r>
      <w:r w:rsidRPr="00F600CB">
        <w:rPr>
          <w:rFonts w:ascii="Times New Roman" w:eastAsia="Times New Roman" w:hAnsi="Times New Roman" w:cs="David"/>
          <w:sz w:val="24"/>
          <w:szCs w:val="24"/>
          <w:rtl/>
          <w:lang w:eastAsia="he-IL"/>
        </w:rPr>
        <w:t>יסוכמו בין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לרוכשים.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יתקשר עם הרוכש</w:t>
      </w:r>
      <w:r w:rsidRPr="00F600CB">
        <w:rPr>
          <w:rFonts w:ascii="Times New Roman" w:eastAsia="Times New Roman" w:hAnsi="Times New Roman" w:cs="David" w:hint="cs"/>
          <w:sz w:val="24"/>
          <w:szCs w:val="24"/>
          <w:rtl/>
          <w:lang w:eastAsia="he-IL"/>
        </w:rPr>
        <w:t>ים</w:t>
      </w:r>
      <w:r w:rsidRPr="00F600CB">
        <w:rPr>
          <w:rFonts w:ascii="Times New Roman" w:eastAsia="Times New Roman" w:hAnsi="Times New Roman" w:cs="David"/>
          <w:sz w:val="24"/>
          <w:szCs w:val="24"/>
          <w:rtl/>
          <w:lang w:eastAsia="he-IL"/>
        </w:rPr>
        <w:t xml:space="preserve"> בהסכם נפרד לתכנון השינויים. כל מחלוקת שתתעורר בין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לבין </w:t>
      </w:r>
      <w:r w:rsidRPr="00F600CB">
        <w:rPr>
          <w:rFonts w:ascii="Times New Roman" w:eastAsia="Times New Roman" w:hAnsi="Times New Roman" w:cs="David" w:hint="cs"/>
          <w:sz w:val="24"/>
          <w:szCs w:val="24"/>
          <w:rtl/>
          <w:lang w:eastAsia="he-IL"/>
        </w:rPr>
        <w:t>ה</w:t>
      </w:r>
      <w:r w:rsidRPr="00F600CB">
        <w:rPr>
          <w:rFonts w:ascii="Times New Roman" w:eastAsia="Times New Roman" w:hAnsi="Times New Roman" w:cs="David"/>
          <w:sz w:val="24"/>
          <w:szCs w:val="24"/>
          <w:rtl/>
          <w:lang w:eastAsia="he-IL"/>
        </w:rPr>
        <w:t>רוכש</w:t>
      </w:r>
      <w:r w:rsidRPr="00F600CB">
        <w:rPr>
          <w:rFonts w:ascii="Times New Roman" w:eastAsia="Times New Roman" w:hAnsi="Times New Roman" w:cs="David" w:hint="cs"/>
          <w:sz w:val="24"/>
          <w:szCs w:val="24"/>
          <w:rtl/>
          <w:lang w:eastAsia="he-IL"/>
        </w:rPr>
        <w:t>ים</w:t>
      </w:r>
      <w:r w:rsidRPr="00F600CB">
        <w:rPr>
          <w:rFonts w:ascii="Times New Roman" w:eastAsia="Times New Roman" w:hAnsi="Times New Roman" w:cs="David"/>
          <w:sz w:val="24"/>
          <w:szCs w:val="24"/>
          <w:rtl/>
          <w:lang w:eastAsia="he-IL"/>
        </w:rPr>
        <w:t xml:space="preserve"> בענ</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ין קביעת מחיר השינויים</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תובא בפני המנהל והוא יהיה המוסמך להכריע בה.</w:t>
      </w:r>
    </w:p>
    <w:p w14:paraId="63A088F2" w14:textId="77777777" w:rsidR="00F600CB" w:rsidRPr="00F600CB" w:rsidRDefault="00F600CB" w:rsidP="00F600CB">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lang w:eastAsia="he-IL"/>
        </w:rPr>
      </w:pPr>
      <w:r w:rsidRPr="00F600CB">
        <w:rPr>
          <w:rFonts w:ascii="Times New Roman" w:eastAsia="Times New Roman" w:hAnsi="Times New Roman" w:cs="David"/>
          <w:bCs/>
          <w:sz w:val="24"/>
          <w:szCs w:val="24"/>
          <w:u w:val="single"/>
          <w:rtl/>
          <w:lang w:eastAsia="he-IL"/>
        </w:rPr>
        <w:t>אחריות וביטוח</w:t>
      </w:r>
    </w:p>
    <w:p w14:paraId="63A088F3" w14:textId="77777777" w:rsidR="00CF611C" w:rsidRPr="00013687" w:rsidRDefault="00CF611C" w:rsidP="00CF611C">
      <w:pPr>
        <w:widowControl w:val="0"/>
        <w:spacing w:before="0" w:beforeAutospacing="0" w:after="240" w:afterAutospacing="0" w:line="240" w:lineRule="auto"/>
        <w:ind w:left="363" w:firstLine="430"/>
        <w:jc w:val="both"/>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אחריות</w:t>
      </w:r>
    </w:p>
    <w:p w14:paraId="63A088F4" w14:textId="77777777" w:rsidR="00CF611C" w:rsidRPr="00013687" w:rsidRDefault="00CF611C" w:rsidP="00CF611C">
      <w:pPr>
        <w:pStyle w:val="a4"/>
        <w:numPr>
          <w:ilvl w:val="1"/>
          <w:numId w:val="1"/>
        </w:numPr>
        <w:ind w:right="0"/>
        <w:rPr>
          <w:rFonts w:eastAsia="Times New Roman" w:cs="David"/>
          <w:color w:val="auto"/>
          <w:szCs w:val="24"/>
        </w:rPr>
      </w:pPr>
      <w:r w:rsidRPr="00013687">
        <w:rPr>
          <w:rFonts w:eastAsia="Times New Roman" w:cs="David" w:hint="cs"/>
          <w:color w:val="auto"/>
          <w:szCs w:val="24"/>
          <w:rtl/>
        </w:rPr>
        <w:t>ה</w:t>
      </w:r>
      <w:r w:rsidR="0062536D">
        <w:rPr>
          <w:rFonts w:eastAsia="Times New Roman" w:cs="David" w:hint="cs"/>
          <w:color w:val="auto"/>
          <w:szCs w:val="24"/>
          <w:rtl/>
        </w:rPr>
        <w:t>יועץ</w:t>
      </w:r>
      <w:r w:rsidRPr="00013687">
        <w:rPr>
          <w:rFonts w:eastAsia="Times New Roman" w:cs="David" w:hint="cs"/>
          <w:color w:val="auto"/>
          <w:szCs w:val="24"/>
          <w:rtl/>
        </w:rPr>
        <w:t xml:space="preserve"> מתחייב לבצע את שירותי ה</w:t>
      </w:r>
      <w:r w:rsidR="0062536D">
        <w:rPr>
          <w:rFonts w:eastAsia="Times New Roman" w:cs="David" w:hint="cs"/>
          <w:color w:val="auto"/>
          <w:szCs w:val="24"/>
          <w:rtl/>
        </w:rPr>
        <w:t>יועץ</w:t>
      </w:r>
      <w:r w:rsidRPr="00013687">
        <w:rPr>
          <w:rFonts w:eastAsia="Times New Roman" w:cs="David" w:hint="cs"/>
          <w:color w:val="auto"/>
          <w:szCs w:val="24"/>
          <w:rtl/>
        </w:rPr>
        <w:t xml:space="preserve"> בהתאם להוראות חוזה זה בנאמנות, במועדים על פי חוזה זה, במומחיות, בזהירות וברמה מקצועית מעולה, והוא יהא אחראי אחריות מלאה לכל פגיעה, נזק, הפסד, הוצאה, חבות, עלויות, תביעות, הליכים (אזרחיים או פליליים), דרישות, אישומים, פס"ד, צווים, עונשים, קנסות, פיצויים שייגרמו ו/או יוטלו על המזמין ו/או עובדיו ו/או שלוחיו ו/או מי מטעמו ו/או ל</w:t>
      </w:r>
      <w:r w:rsidR="0062536D">
        <w:rPr>
          <w:rFonts w:eastAsia="Times New Roman" w:cs="David" w:hint="cs"/>
          <w:color w:val="auto"/>
          <w:szCs w:val="24"/>
          <w:rtl/>
        </w:rPr>
        <w:t>יועץ</w:t>
      </w:r>
      <w:r w:rsidRPr="00013687">
        <w:rPr>
          <w:rFonts w:eastAsia="Times New Roman" w:cs="David" w:hint="cs"/>
          <w:color w:val="auto"/>
          <w:szCs w:val="24"/>
          <w:rtl/>
        </w:rPr>
        <w:t xml:space="preserve"> ו/או לעובדיו ו/או לאדם אחר כלשהו, לגוף או לרכוש, בשל מעשה או מחדל של ה</w:t>
      </w:r>
      <w:r w:rsidR="0062536D">
        <w:rPr>
          <w:rFonts w:eastAsia="Times New Roman" w:cs="David" w:hint="cs"/>
          <w:color w:val="auto"/>
          <w:szCs w:val="24"/>
          <w:rtl/>
        </w:rPr>
        <w:t>יועץ</w:t>
      </w:r>
      <w:r w:rsidRPr="00013687">
        <w:rPr>
          <w:rFonts w:eastAsia="Times New Roman" w:cs="David" w:hint="cs"/>
          <w:color w:val="auto"/>
          <w:szCs w:val="24"/>
          <w:rtl/>
        </w:rPr>
        <w:t xml:space="preserve"> ו/או עובדיו ו/או שלוחיו ו/או כל מי מטעמו בקשר עם ביצוע התחייבויותיו על פי חוזה זה. ה</w:t>
      </w:r>
      <w:r w:rsidR="0062536D">
        <w:rPr>
          <w:rFonts w:eastAsia="Times New Roman" w:cs="David" w:hint="cs"/>
          <w:color w:val="auto"/>
          <w:szCs w:val="24"/>
          <w:rtl/>
        </w:rPr>
        <w:t>יועץ</w:t>
      </w:r>
      <w:r w:rsidRPr="00013687">
        <w:rPr>
          <w:rFonts w:eastAsia="Times New Roman" w:cs="David" w:hint="cs"/>
          <w:color w:val="auto"/>
          <w:szCs w:val="24"/>
          <w:rtl/>
        </w:rPr>
        <w:t xml:space="preserve"> פוטר את המזמין מכל אחריות בגין נזקים שייגרמו כאמור לעיל.</w:t>
      </w:r>
    </w:p>
    <w:p w14:paraId="63A088F5" w14:textId="77777777" w:rsidR="00CF611C" w:rsidRPr="00013687" w:rsidRDefault="00CF611C" w:rsidP="00CF611C">
      <w:pPr>
        <w:pStyle w:val="a4"/>
        <w:ind w:left="792" w:right="0" w:firstLine="0"/>
        <w:rPr>
          <w:rFonts w:eastAsia="Times New Roman" w:cs="David"/>
          <w:color w:val="auto"/>
          <w:szCs w:val="24"/>
          <w:rtl/>
        </w:rPr>
      </w:pPr>
      <w:r w:rsidRPr="00013687">
        <w:rPr>
          <w:rFonts w:eastAsia="Times New Roman" w:cs="David" w:hint="cs"/>
          <w:color w:val="auto"/>
          <w:szCs w:val="24"/>
          <w:rtl/>
        </w:rPr>
        <w:t>ה</w:t>
      </w:r>
      <w:r w:rsidR="0062536D">
        <w:rPr>
          <w:rFonts w:eastAsia="Times New Roman" w:cs="David" w:hint="cs"/>
          <w:color w:val="auto"/>
          <w:szCs w:val="24"/>
          <w:rtl/>
        </w:rPr>
        <w:t>יועץ</w:t>
      </w:r>
      <w:r w:rsidRPr="00013687">
        <w:rPr>
          <w:rFonts w:eastAsia="Times New Roman" w:cs="David" w:hint="cs"/>
          <w:color w:val="auto"/>
          <w:szCs w:val="24"/>
          <w:rtl/>
        </w:rPr>
        <w:t xml:space="preserve"> מתחייב לפצות ולשפות את המזמין באופן מלא בגין כל פגיעה, נזק, הפסד, הוצאה, חבות, עלויות, תביעות, הליכים (אזרחיים או פליליים), דרישות, אישומים, פס"ד, צווים, עונשים, קנסות, פיצויים כאמור לעיל, וכן בגין כל העלויות וההוצאות הנובעות מהאמור לעיל, לרבות שכר טרחת עו"ד והוצאות משפטיות שתהיינה כרוכות בכך, מיד עם דרישתו הראשונה של המזמין. הסכומים הנ"ל ייחשבו חוב המגיע למזמין מאת ה</w:t>
      </w:r>
      <w:r w:rsidR="0062536D">
        <w:rPr>
          <w:rFonts w:eastAsia="Times New Roman" w:cs="David" w:hint="cs"/>
          <w:color w:val="auto"/>
          <w:szCs w:val="24"/>
          <w:rtl/>
        </w:rPr>
        <w:t>יועץ</w:t>
      </w:r>
      <w:r w:rsidRPr="00013687">
        <w:rPr>
          <w:rFonts w:eastAsia="Times New Roman" w:cs="David" w:hint="cs"/>
          <w:color w:val="auto"/>
          <w:szCs w:val="24"/>
          <w:rtl/>
        </w:rPr>
        <w:t xml:space="preserve"> על פי הוראות חוזה זה, אשר המזמין רשאי לקזז בגינו סכומים ע"ח התמורה המגיעה ל</w:t>
      </w:r>
      <w:r w:rsidR="0062536D">
        <w:rPr>
          <w:rFonts w:eastAsia="Times New Roman" w:cs="David" w:hint="cs"/>
          <w:color w:val="auto"/>
          <w:szCs w:val="24"/>
          <w:rtl/>
        </w:rPr>
        <w:t>יועץ</w:t>
      </w:r>
      <w:r w:rsidRPr="00013687">
        <w:rPr>
          <w:rFonts w:eastAsia="Times New Roman" w:cs="David" w:hint="cs"/>
          <w:color w:val="auto"/>
          <w:szCs w:val="24"/>
          <w:rtl/>
        </w:rPr>
        <w:t>.</w:t>
      </w:r>
    </w:p>
    <w:p w14:paraId="63A088F6" w14:textId="77777777" w:rsidR="00CF611C" w:rsidRPr="00013687" w:rsidRDefault="00CF611C" w:rsidP="00CF611C">
      <w:pPr>
        <w:pStyle w:val="a4"/>
        <w:numPr>
          <w:ilvl w:val="1"/>
          <w:numId w:val="1"/>
        </w:numPr>
        <w:ind w:right="0"/>
        <w:rPr>
          <w:rFonts w:eastAsia="Times New Roman" w:cs="David"/>
          <w:color w:val="auto"/>
          <w:szCs w:val="24"/>
        </w:rPr>
      </w:pPr>
      <w:r w:rsidRPr="00013687">
        <w:rPr>
          <w:rFonts w:eastAsia="Times New Roman" w:cs="David"/>
          <w:color w:val="auto"/>
          <w:szCs w:val="24"/>
          <w:rtl/>
        </w:rPr>
        <w:t>אשור המזמין למסמכים ו/או כל גורמים אחרים הקשורים בשירותי ה</w:t>
      </w:r>
      <w:r w:rsidR="0062536D">
        <w:rPr>
          <w:rFonts w:eastAsia="Times New Roman" w:cs="David"/>
          <w:color w:val="auto"/>
          <w:szCs w:val="24"/>
          <w:rtl/>
        </w:rPr>
        <w:t>יועץ</w:t>
      </w:r>
      <w:r w:rsidRPr="00013687">
        <w:rPr>
          <w:rFonts w:eastAsia="Times New Roman" w:cs="David"/>
          <w:color w:val="auto"/>
          <w:szCs w:val="24"/>
          <w:rtl/>
        </w:rPr>
        <w:t xml:space="preserve"> ו/או מתן הוראות ל</w:t>
      </w:r>
      <w:r w:rsidR="0062536D">
        <w:rPr>
          <w:rFonts w:eastAsia="Times New Roman" w:cs="David"/>
          <w:color w:val="auto"/>
          <w:szCs w:val="24"/>
          <w:rtl/>
        </w:rPr>
        <w:t>יועץ</w:t>
      </w:r>
      <w:r w:rsidRPr="00013687">
        <w:rPr>
          <w:rFonts w:eastAsia="Times New Roman" w:cs="David"/>
          <w:color w:val="auto"/>
          <w:szCs w:val="24"/>
          <w:rtl/>
        </w:rPr>
        <w:t xml:space="preserve"> אינו משחרר את ה</w:t>
      </w:r>
      <w:r w:rsidR="0062536D">
        <w:rPr>
          <w:rFonts w:eastAsia="Times New Roman" w:cs="David"/>
          <w:color w:val="auto"/>
          <w:szCs w:val="24"/>
          <w:rtl/>
        </w:rPr>
        <w:t>יועץ</w:t>
      </w:r>
      <w:r w:rsidRPr="00013687">
        <w:rPr>
          <w:rFonts w:eastAsia="Times New Roman" w:cs="David"/>
          <w:color w:val="auto"/>
          <w:szCs w:val="24"/>
          <w:rtl/>
        </w:rPr>
        <w:t xml:space="preserve"> מאחריותו המלאה, ואין בו כדי להטיל על המזמין אחריות כלשהי.</w:t>
      </w:r>
    </w:p>
    <w:p w14:paraId="63A088F7" w14:textId="77777777" w:rsidR="00CF611C" w:rsidRDefault="00CF611C" w:rsidP="00CF611C">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63A088F8" w14:textId="77777777" w:rsidR="00CF611C" w:rsidRPr="00013687" w:rsidRDefault="00CF611C" w:rsidP="00CF611C">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ביטוח</w:t>
      </w:r>
    </w:p>
    <w:p w14:paraId="63A088F9" w14:textId="77777777" w:rsidR="009A38F6" w:rsidRPr="003B5234" w:rsidRDefault="009A38F6" w:rsidP="009A38F6">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3B5234">
        <w:rPr>
          <w:rFonts w:ascii="Times New Roman" w:eastAsia="Times New Roman" w:hAnsi="Times New Roman" w:cs="David" w:hint="cs"/>
          <w:sz w:val="20"/>
          <w:szCs w:val="24"/>
          <w:rtl/>
          <w:lang w:eastAsia="he-IL"/>
        </w:rPr>
        <w:t>מבלי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לגרוע</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מאחריות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פי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הסכם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זה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פי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דין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לערוך</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ולקיים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חשבון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למשך</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תקופת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ההסכם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עוד</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אחריות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קיימת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הביטוחים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המפורטים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במפרט</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ביטוחי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המצורף</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להסכם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זה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w:t>
      </w:r>
      <w:r w:rsidRPr="004D79CC">
        <w:rPr>
          <w:rFonts w:ascii="Times New Roman" w:eastAsia="Times New Roman" w:hAnsi="Times New Roman" w:cs="David" w:hint="eastAsia"/>
          <w:b/>
          <w:bCs/>
          <w:sz w:val="20"/>
          <w:szCs w:val="24"/>
          <w:u w:val="single"/>
          <w:rtl/>
          <w:lang w:eastAsia="he-IL"/>
        </w:rPr>
        <w:t>נספח</w:t>
      </w:r>
      <w:r w:rsidRPr="004D79CC">
        <w:rPr>
          <w:rFonts w:ascii="Times New Roman" w:eastAsia="Times New Roman" w:hAnsi="Times New Roman" w:cs="David"/>
          <w:b/>
          <w:bCs/>
          <w:sz w:val="20"/>
          <w:szCs w:val="24"/>
          <w:u w:val="single"/>
          <w:rtl/>
          <w:lang w:eastAsia="he-IL"/>
        </w:rPr>
        <w:t xml:space="preserve"> </w:t>
      </w:r>
      <w:r w:rsidRPr="004D79CC">
        <w:rPr>
          <w:rFonts w:ascii="Times New Roman" w:eastAsia="Times New Roman" w:hAnsi="Times New Roman" w:cs="David" w:hint="eastAsia"/>
          <w:b/>
          <w:bCs/>
          <w:sz w:val="20"/>
          <w:szCs w:val="24"/>
          <w:u w:val="single"/>
          <w:rtl/>
          <w:lang w:eastAsia="he-IL"/>
        </w:rPr>
        <w:t>ז</w:t>
      </w:r>
      <w:r w:rsidRPr="004D79CC">
        <w:rPr>
          <w:rFonts w:ascii="Times New Roman" w:eastAsia="Times New Roman" w:hAnsi="Times New Roman" w:cs="David"/>
          <w:b/>
          <w:bCs/>
          <w:sz w:val="20"/>
          <w:szCs w:val="24"/>
          <w:u w:val="single"/>
          <w:rtl/>
          <w:lang w:eastAsia="he-IL"/>
        </w:rPr>
        <w:t>'</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וכן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אישור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עריכת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הביטוח</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המצורף</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להסכם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זה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w:t>
      </w:r>
      <w:r w:rsidRPr="004D79CC">
        <w:rPr>
          <w:rFonts w:ascii="Times New Roman" w:eastAsia="Times New Roman" w:hAnsi="Times New Roman" w:cs="David" w:hint="eastAsia"/>
          <w:b/>
          <w:bCs/>
          <w:sz w:val="20"/>
          <w:szCs w:val="24"/>
          <w:u w:val="single"/>
          <w:rtl/>
          <w:lang w:eastAsia="he-IL"/>
        </w:rPr>
        <w:t>נספח</w:t>
      </w:r>
      <w:r w:rsidRPr="004D79CC">
        <w:rPr>
          <w:rFonts w:ascii="Times New Roman" w:eastAsia="Times New Roman" w:hAnsi="Times New Roman" w:cs="David"/>
          <w:b/>
          <w:bCs/>
          <w:sz w:val="20"/>
          <w:szCs w:val="24"/>
          <w:u w:val="single"/>
          <w:rtl/>
          <w:lang w:eastAsia="he-IL"/>
        </w:rPr>
        <w:t xml:space="preserve"> </w:t>
      </w:r>
      <w:r w:rsidRPr="004D79CC">
        <w:rPr>
          <w:rFonts w:ascii="Times New Roman" w:eastAsia="Times New Roman" w:hAnsi="Times New Roman" w:cs="David" w:hint="eastAsia"/>
          <w:b/>
          <w:bCs/>
          <w:sz w:val="20"/>
          <w:szCs w:val="24"/>
          <w:u w:val="single"/>
          <w:rtl/>
          <w:lang w:eastAsia="he-IL"/>
        </w:rPr>
        <w:t>ז</w:t>
      </w:r>
      <w:r w:rsidRPr="004D79CC">
        <w:rPr>
          <w:rFonts w:ascii="Times New Roman" w:eastAsia="Times New Roman" w:hAnsi="Times New Roman" w:cs="David"/>
          <w:b/>
          <w:bCs/>
          <w:sz w:val="20"/>
          <w:szCs w:val="24"/>
          <w:u w:val="single"/>
          <w:rtl/>
          <w:lang w:eastAsia="he-IL"/>
        </w:rPr>
        <w:t>1'</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והמהווה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חלק</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בלתי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נפרד</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ממנו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מפרט</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ביטוחי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w:t>
      </w:r>
      <w:r w:rsidRPr="003B5234">
        <w:rPr>
          <w:rFonts w:ascii="Times New Roman" w:eastAsia="Times New Roman" w:hAnsi="Times New Roman" w:cs="David"/>
          <w:sz w:val="20"/>
          <w:szCs w:val="24"/>
          <w:rtl/>
          <w:lang w:eastAsia="he-IL"/>
        </w:rPr>
        <w:t>"</w:t>
      </w:r>
      <w:r w:rsidRPr="003B5234">
        <w:rPr>
          <w:rFonts w:ascii="Times New Roman" w:eastAsia="Times New Roman" w:hAnsi="Times New Roman" w:cs="David" w:hint="cs"/>
          <w:sz w:val="20"/>
          <w:szCs w:val="24"/>
          <w:rtl/>
          <w:lang w:eastAsia="he-IL"/>
        </w:rPr>
        <w:t>אישור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עריכת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הביטוח</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בהתאמה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אצל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חברת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ביטוח</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מורשית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כדין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בישראל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ובעלת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מוניטין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אף</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האמור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לעיל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ולא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יועסקו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בידי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עובדים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במסגרת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ההסכם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יהיה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רשאי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שלא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לערוך</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הביטוח</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המצוין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בסעיף</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לאישור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עריכת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הביטוח</w:t>
      </w:r>
      <w:r w:rsidRPr="003B5234">
        <w:rPr>
          <w:rFonts w:ascii="Times New Roman" w:eastAsia="Times New Roman" w:hAnsi="Times New Roman" w:cs="David"/>
          <w:sz w:val="20"/>
          <w:szCs w:val="24"/>
          <w:rtl/>
          <w:lang w:eastAsia="he-IL"/>
        </w:rPr>
        <w:t>.</w:t>
      </w:r>
    </w:p>
    <w:p w14:paraId="63A088FA" w14:textId="77777777" w:rsidR="009A38F6" w:rsidRPr="003B5234" w:rsidRDefault="009A38F6" w:rsidP="009A38F6">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3B5234">
        <w:rPr>
          <w:rFonts w:ascii="Times New Roman" w:eastAsia="Times New Roman" w:hAnsi="Times New Roman" w:cs="David" w:hint="cs"/>
          <w:sz w:val="20"/>
          <w:szCs w:val="24"/>
          <w:rtl/>
          <w:lang w:eastAsia="he-IL"/>
        </w:rPr>
        <w:t>ללא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צורך</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דרישה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מצד</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המזמין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להמציא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לידי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המזמין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לפני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תחילת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מתן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השירותים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נשוא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הסכם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זה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וכתנאי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מוקדם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להתקשרות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תשלום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חשבון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התמורה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אישור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עריכת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הביטוח</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כשהוא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חתום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בידי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מבטחיו</w:t>
      </w:r>
      <w:r w:rsidRPr="003B5234">
        <w:rPr>
          <w:rFonts w:ascii="Times New Roman" w:eastAsia="Times New Roman" w:hAnsi="Times New Roman" w:cs="David"/>
          <w:sz w:val="20"/>
          <w:szCs w:val="24"/>
          <w:rtl/>
          <w:lang w:eastAsia="he-IL"/>
        </w:rPr>
        <w:t xml:space="preserve">. </w:t>
      </w:r>
    </w:p>
    <w:p w14:paraId="63A088FB" w14:textId="77777777" w:rsidR="009A38F6" w:rsidRPr="003B5234" w:rsidRDefault="009A38F6" w:rsidP="009A38F6">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3B5234">
        <w:rPr>
          <w:rFonts w:ascii="Times New Roman" w:eastAsia="Times New Roman" w:hAnsi="Times New Roman" w:cs="David" w:hint="cs"/>
          <w:sz w:val="20"/>
          <w:szCs w:val="24"/>
          <w:rtl/>
          <w:lang w:eastAsia="he-IL"/>
        </w:rPr>
        <w:t>כמו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מיד</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בתום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תקופת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הביטוח</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להמציא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לידי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המזמין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אישור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עריכת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ביטוח</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מעודכן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בגין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חידוש</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תוקף</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ביטוחי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לתקופת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ביטוח</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נוספת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ומידי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תקופת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ביטוח</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עוד</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הסכם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זה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בתוקף</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לתקופה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מאוחרת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יותר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כמפורט</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בסעיף</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sz w:val="20"/>
          <w:szCs w:val="24"/>
          <w:cs/>
          <w:lang w:eastAsia="he-IL"/>
        </w:rPr>
        <w:t>‎</w:t>
      </w:r>
      <w:r>
        <w:rPr>
          <w:rFonts w:ascii="Times New Roman" w:eastAsia="Times New Roman" w:hAnsi="Times New Roman" w:cs="David" w:hint="cs"/>
          <w:sz w:val="20"/>
          <w:szCs w:val="24"/>
          <w:rtl/>
          <w:lang w:eastAsia="he-IL"/>
        </w:rPr>
        <w:t>9.3</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לעיל</w:t>
      </w:r>
      <w:r w:rsidRPr="003B5234">
        <w:rPr>
          <w:rFonts w:ascii="Times New Roman" w:eastAsia="Times New Roman" w:hAnsi="Times New Roman" w:cs="David"/>
          <w:sz w:val="20"/>
          <w:szCs w:val="24"/>
          <w:rtl/>
          <w:lang w:eastAsia="he-IL"/>
        </w:rPr>
        <w:t>.</w:t>
      </w:r>
    </w:p>
    <w:p w14:paraId="63A088FC" w14:textId="77777777" w:rsidR="009A38F6" w:rsidRPr="003B5234" w:rsidRDefault="009A38F6" w:rsidP="009A38F6">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3B5234">
        <w:rPr>
          <w:rFonts w:ascii="Times New Roman" w:eastAsia="Times New Roman" w:hAnsi="Times New Roman" w:cs="David" w:hint="cs"/>
          <w:sz w:val="20"/>
          <w:szCs w:val="24"/>
          <w:rtl/>
          <w:lang w:eastAsia="he-IL"/>
        </w:rPr>
        <w:t>מובהר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גבולות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האחריות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הנדרשים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במסגרת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ביטוחי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כמפורט</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באישור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עריכת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הביטוח</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הינם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בבחינת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דרישה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מזערית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המוטלת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שאינה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פוטרת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ממלוא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החבות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פי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הסכם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זה</w:t>
      </w:r>
      <w:r w:rsidRPr="003B5234">
        <w:rPr>
          <w:rFonts w:ascii="Times New Roman" w:eastAsia="Times New Roman" w:hAnsi="Times New Roman" w:cs="David"/>
          <w:sz w:val="20"/>
          <w:szCs w:val="24"/>
          <w:rtl/>
          <w:lang w:eastAsia="he-IL"/>
        </w:rPr>
        <w:t xml:space="preserve">. </w:t>
      </w:r>
    </w:p>
    <w:p w14:paraId="63A088FD" w14:textId="77777777" w:rsidR="009A38F6" w:rsidRPr="003B5234" w:rsidRDefault="009A38F6" w:rsidP="009A38F6">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3B5234">
        <w:rPr>
          <w:rFonts w:ascii="Times New Roman" w:eastAsia="Times New Roman" w:hAnsi="Times New Roman" w:cs="David" w:hint="cs"/>
          <w:sz w:val="20"/>
          <w:szCs w:val="24"/>
          <w:rtl/>
          <w:lang w:eastAsia="he-IL"/>
        </w:rPr>
        <w:t>מוסכם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בזאת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תהיה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טענה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כלפי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המזמין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מטעם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המזמין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הקשור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לגבולות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האחריות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כאמור</w:t>
      </w:r>
      <w:r w:rsidRPr="003B5234">
        <w:rPr>
          <w:rFonts w:ascii="Times New Roman" w:eastAsia="Times New Roman" w:hAnsi="Times New Roman" w:cs="David"/>
          <w:sz w:val="20"/>
          <w:szCs w:val="24"/>
          <w:rtl/>
          <w:lang w:eastAsia="he-IL"/>
        </w:rPr>
        <w:t>.</w:t>
      </w:r>
    </w:p>
    <w:p w14:paraId="63A088FE" w14:textId="77777777" w:rsidR="009A38F6" w:rsidRPr="003B5234" w:rsidRDefault="009A38F6" w:rsidP="009A38F6">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3B5234">
        <w:rPr>
          <w:rFonts w:ascii="Times New Roman" w:eastAsia="Times New Roman" w:hAnsi="Times New Roman" w:cs="David" w:hint="cs"/>
          <w:sz w:val="20"/>
          <w:szCs w:val="24"/>
          <w:rtl/>
          <w:lang w:eastAsia="he-IL"/>
        </w:rPr>
        <w:t>למזמין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תהא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הזכות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אך</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החובה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לבדוק</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אישור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עריכת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הביטוח</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שיומצא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ידי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כאמור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לעיל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לבצע</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שינוי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תיקון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התאמה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הרחבה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שיידרשו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מנת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להתאים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ביטוחי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להתחייבויות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פי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הסכם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זה</w:t>
      </w:r>
      <w:r w:rsidRPr="003B5234">
        <w:rPr>
          <w:rFonts w:ascii="Times New Roman" w:eastAsia="Times New Roman" w:hAnsi="Times New Roman" w:cs="David"/>
          <w:sz w:val="20"/>
          <w:szCs w:val="24"/>
          <w:rtl/>
          <w:lang w:eastAsia="he-IL"/>
        </w:rPr>
        <w:t>.</w:t>
      </w:r>
    </w:p>
    <w:p w14:paraId="63A088FF" w14:textId="77777777" w:rsidR="009A38F6" w:rsidRPr="003B5234" w:rsidRDefault="009A38F6" w:rsidP="009A38F6">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3B5234">
        <w:rPr>
          <w:rFonts w:ascii="Times New Roman" w:eastAsia="Times New Roman" w:hAnsi="Times New Roman" w:cs="David" w:hint="cs"/>
          <w:sz w:val="20"/>
          <w:szCs w:val="24"/>
          <w:rtl/>
          <w:lang w:eastAsia="he-IL"/>
        </w:rPr>
        <w:t>מוצהר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ומוסכם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זכויות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המזמין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לעריכת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הבדיקה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ולדרישת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השינויים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כמפורט</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לעיל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אינן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מטילות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המזמין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מטעם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המזמין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חובה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אחריות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שהיא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לגבי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ביטוחי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טיבם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היקפם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ותוקפם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לגבי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העדרם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ואין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בהן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כדי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לגרוע</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חובה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שהיא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המוטלת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פי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הסכם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זה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פי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דין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וזאת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דרשו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עריכת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שינויים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כמפורט</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לעיל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ובין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בדקו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אישור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עריכת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הביטוחים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ובין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לאו</w:t>
      </w:r>
      <w:r w:rsidRPr="003B5234">
        <w:rPr>
          <w:rFonts w:ascii="Times New Roman" w:eastAsia="Times New Roman" w:hAnsi="Times New Roman" w:cs="David"/>
          <w:sz w:val="20"/>
          <w:szCs w:val="24"/>
          <w:rtl/>
          <w:lang w:eastAsia="he-IL"/>
        </w:rPr>
        <w:t>.</w:t>
      </w:r>
    </w:p>
    <w:p w14:paraId="63A08900" w14:textId="77777777" w:rsidR="009A38F6" w:rsidRPr="003B5234" w:rsidRDefault="009A38F6" w:rsidP="009A38F6">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פוטר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המזמין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ואת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הבאים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מטעם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המזמין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מאחריות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אובדן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נזק</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לרכוש</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המובא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ידי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ידי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מטעם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לחצרי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המזמין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המשמש</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לצורך</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מתן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השירותים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ולא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תהיה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טענה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דרישה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תביעה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כלפי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הנזכרים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לעיל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בגין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אובדן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נזק</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כאמור</w:t>
      </w:r>
      <w:r w:rsidRPr="003B5234">
        <w:rPr>
          <w:rFonts w:ascii="Times New Roman" w:eastAsia="Times New Roman" w:hAnsi="Times New Roman" w:cs="David"/>
          <w:sz w:val="20"/>
          <w:szCs w:val="24"/>
          <w:rtl/>
          <w:lang w:eastAsia="he-IL"/>
        </w:rPr>
        <w:t>.</w:t>
      </w:r>
    </w:p>
    <w:p w14:paraId="63A08901" w14:textId="77777777" w:rsidR="009A38F6" w:rsidRPr="003B5234" w:rsidRDefault="009A38F6" w:rsidP="009A38F6">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3B5234">
        <w:rPr>
          <w:rFonts w:ascii="Times New Roman" w:eastAsia="Times New Roman" w:hAnsi="Times New Roman" w:cs="David" w:hint="cs"/>
          <w:sz w:val="20"/>
          <w:szCs w:val="24"/>
          <w:rtl/>
          <w:lang w:eastAsia="he-IL"/>
        </w:rPr>
        <w:t>אם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לדעת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יש</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צורך</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בעריכת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ביטוחים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נוספים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משלימים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לביטוחי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לערוך</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ולקיים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הביטוחים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הנוספים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המשלימים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כאמור</w:t>
      </w:r>
      <w:r w:rsidRPr="003B5234">
        <w:rPr>
          <w:rFonts w:ascii="Times New Roman" w:eastAsia="Times New Roman" w:hAnsi="Times New Roman" w:cs="David"/>
          <w:sz w:val="20"/>
          <w:szCs w:val="24"/>
          <w:rtl/>
          <w:lang w:eastAsia="he-IL"/>
        </w:rPr>
        <w:t xml:space="preserve">. </w:t>
      </w:r>
    </w:p>
    <w:p w14:paraId="63A08902" w14:textId="77777777" w:rsidR="009A38F6" w:rsidRPr="003B5234" w:rsidRDefault="009A38F6" w:rsidP="009A38F6">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3B5234">
        <w:rPr>
          <w:rFonts w:ascii="Times New Roman" w:eastAsia="Times New Roman" w:hAnsi="Times New Roman" w:cs="David" w:hint="cs"/>
          <w:sz w:val="20"/>
          <w:szCs w:val="24"/>
          <w:rtl/>
          <w:lang w:eastAsia="he-IL"/>
        </w:rPr>
        <w:t>בכל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ביטוח</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רכוש</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נוסף</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משלים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לביטוחי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ייכלל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סעיף</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בדבר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ויתור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המבטחים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זכות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התחלוף</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כלפי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המזמין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וכלפי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הבאים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מטעם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המזמין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ובלבד</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שהוויתור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זכות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התחלוף</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כאמור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יחול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לטובת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אדם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שגרם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לנזק</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בזדון</w:t>
      </w:r>
      <w:r w:rsidRPr="003B5234">
        <w:rPr>
          <w:rFonts w:ascii="Times New Roman" w:eastAsia="Times New Roman" w:hAnsi="Times New Roman" w:cs="David"/>
          <w:sz w:val="20"/>
          <w:szCs w:val="24"/>
          <w:rtl/>
          <w:lang w:eastAsia="he-IL"/>
        </w:rPr>
        <w:t xml:space="preserve">. </w:t>
      </w:r>
    </w:p>
    <w:p w14:paraId="63A08903" w14:textId="77777777" w:rsidR="009A38F6" w:rsidRPr="003B5234" w:rsidRDefault="009A38F6" w:rsidP="009A38F6">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3B5234">
        <w:rPr>
          <w:rFonts w:ascii="Times New Roman" w:eastAsia="Times New Roman" w:hAnsi="Times New Roman" w:cs="David" w:hint="cs"/>
          <w:sz w:val="20"/>
          <w:szCs w:val="24"/>
          <w:rtl/>
          <w:lang w:eastAsia="he-IL"/>
        </w:rPr>
        <w:t>מבלי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לגרוע</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הוראה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מהוראות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הסכם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זה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לעניין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הסבת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ההסכם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ובמקרה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השירותים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נשוא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הסכם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זה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חלק</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מהם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יינתנו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ידי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קבלני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משנה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מטעם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לדאוג</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בידי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קבלני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המשנה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פוליסות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ביטוח</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בהתאם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לתנאים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ולסכומים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הנדרשים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פי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הסכם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זה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לחלופין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נתונה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הרשות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לכלול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קבלני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המשנה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בשם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המבוטח</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במסגרת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ביטוחי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p>
    <w:p w14:paraId="63A08904" w14:textId="77777777" w:rsidR="009A38F6" w:rsidRPr="003B5234" w:rsidRDefault="009A38F6" w:rsidP="009A38F6">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3B5234">
        <w:rPr>
          <w:rFonts w:ascii="Times New Roman" w:eastAsia="Times New Roman" w:hAnsi="Times New Roman" w:cs="David" w:hint="cs"/>
          <w:sz w:val="20"/>
          <w:szCs w:val="24"/>
          <w:rtl/>
          <w:lang w:eastAsia="he-IL"/>
        </w:rPr>
        <w:t>למען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הסר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ספק</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מובהר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בזאת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מוטלת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האחריות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כלפי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המזמין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ביחס</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לשירותים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במלואם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לרבות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שירותים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שניתנו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אמורים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להינתן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ידי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קבלן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משנה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תחול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האחריות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לשפות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המזמין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בגין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אובדן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נזק</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שייגרם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במישרין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בעקיפין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עקב</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שירותים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שניתנו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אמורים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להינתן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ידי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קבלן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המשנה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כאמור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ייגרם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אובדן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נזק</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כאמור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מכוסה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במי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מהפוליסות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דלעיל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ובין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לאו</w:t>
      </w:r>
      <w:r w:rsidRPr="003B5234">
        <w:rPr>
          <w:rFonts w:ascii="Times New Roman" w:eastAsia="Times New Roman" w:hAnsi="Times New Roman" w:cs="David"/>
          <w:sz w:val="20"/>
          <w:szCs w:val="24"/>
          <w:rtl/>
          <w:lang w:eastAsia="he-IL"/>
        </w:rPr>
        <w:t>.</w:t>
      </w:r>
    </w:p>
    <w:p w14:paraId="63A08905" w14:textId="77777777" w:rsidR="009A38F6" w:rsidRPr="003B5234" w:rsidRDefault="009A38F6" w:rsidP="009A38F6">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3B5234">
        <w:rPr>
          <w:rFonts w:ascii="Times New Roman" w:eastAsia="Times New Roman" w:hAnsi="Times New Roman" w:cs="David" w:hint="cs"/>
          <w:sz w:val="20"/>
          <w:szCs w:val="24"/>
          <w:rtl/>
          <w:lang w:eastAsia="he-IL"/>
        </w:rPr>
        <w:t>אין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בעריכת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ביטוחי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כדי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לצמצם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לגרוע</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בצורה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שהיא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מהתחייבויותיו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בהתאם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להסכם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ולא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יהיה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בעריכת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ביטוחי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כדי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לשחרר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מחובתו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לשפות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w:t>
      </w:r>
      <w:r w:rsidRPr="003B5234">
        <w:rPr>
          <w:rFonts w:ascii="Times New Roman" w:eastAsia="Times New Roman" w:hAnsi="Times New Roman" w:cs="David"/>
          <w:sz w:val="20"/>
          <w:szCs w:val="24"/>
          <w:rtl/>
          <w:lang w:eastAsia="he-IL"/>
        </w:rPr>
        <w:t>/</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לפצות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המזמין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w:t>
      </w:r>
      <w:r w:rsidRPr="003B5234">
        <w:rPr>
          <w:rFonts w:ascii="Times New Roman" w:eastAsia="Times New Roman" w:hAnsi="Times New Roman" w:cs="David"/>
          <w:sz w:val="20"/>
          <w:szCs w:val="24"/>
          <w:rtl/>
          <w:lang w:eastAsia="he-IL"/>
        </w:rPr>
        <w:t>/</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מטעמו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בגין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נזק</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שהוא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אחראי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פי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הסכם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זה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w:t>
      </w:r>
      <w:r w:rsidRPr="003B5234">
        <w:rPr>
          <w:rFonts w:ascii="Times New Roman" w:eastAsia="Times New Roman" w:hAnsi="Times New Roman" w:cs="David"/>
          <w:sz w:val="20"/>
          <w:szCs w:val="24"/>
          <w:rtl/>
          <w:lang w:eastAsia="he-IL"/>
        </w:rPr>
        <w:t>/</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פי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דין</w:t>
      </w:r>
      <w:r w:rsidRPr="003B5234">
        <w:rPr>
          <w:rFonts w:ascii="Times New Roman" w:eastAsia="Times New Roman" w:hAnsi="Times New Roman" w:cs="David"/>
          <w:sz w:val="20"/>
          <w:szCs w:val="24"/>
          <w:rtl/>
          <w:lang w:eastAsia="he-IL"/>
        </w:rPr>
        <w:t>.</w:t>
      </w:r>
    </w:p>
    <w:p w14:paraId="63A08906" w14:textId="77777777" w:rsidR="009A38F6" w:rsidRPr="003B5234" w:rsidRDefault="009A38F6" w:rsidP="009A38F6">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מתחייב</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לשמור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ולקיים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באופן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קפדני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ומדוקדק</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החוקים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התקנות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הצווים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ההוראות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והתקנים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המתייחסים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לשירותים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הניתנים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ידו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פי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ההסכם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מתחייב</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למלא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אחר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דרישות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והוראות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החוק</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לביטוח</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לאומי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נוסח</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משולב</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תשנ</w:t>
      </w:r>
      <w:r w:rsidRPr="003B5234">
        <w:rPr>
          <w:rFonts w:ascii="Times New Roman" w:eastAsia="Times New Roman" w:hAnsi="Times New Roman" w:cs="David"/>
          <w:sz w:val="20"/>
          <w:szCs w:val="24"/>
          <w:rtl/>
          <w:lang w:eastAsia="he-IL"/>
        </w:rPr>
        <w:t>"</w:t>
      </w:r>
      <w:r w:rsidRPr="003B5234">
        <w:rPr>
          <w:rFonts w:ascii="Times New Roman" w:eastAsia="Times New Roman" w:hAnsi="Times New Roman" w:cs="David" w:hint="cs"/>
          <w:sz w:val="20"/>
          <w:szCs w:val="24"/>
          <w:rtl/>
          <w:lang w:eastAsia="he-IL"/>
        </w:rPr>
        <w:t>ה</w:t>
      </w:r>
      <w:r w:rsidRPr="003B5234">
        <w:rPr>
          <w:rFonts w:ascii="Times New Roman" w:eastAsia="Times New Roman" w:hAnsi="Times New Roman" w:cs="David"/>
          <w:sz w:val="20"/>
          <w:szCs w:val="24"/>
          <w:rtl/>
          <w:lang w:eastAsia="he-IL"/>
        </w:rPr>
        <w:t xml:space="preserve">- 1995 </w:t>
      </w:r>
      <w:r w:rsidRPr="003B5234">
        <w:rPr>
          <w:rFonts w:ascii="Times New Roman" w:eastAsia="Times New Roman" w:hAnsi="Times New Roman" w:cs="David" w:hint="cs"/>
          <w:sz w:val="20"/>
          <w:szCs w:val="24"/>
          <w:rtl/>
          <w:lang w:eastAsia="he-IL"/>
        </w:rPr>
        <w:t>ואחר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הצווים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והתקנות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שהותקנו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פיו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ובעיקר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אך</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מבלי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לפגוע</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בכלליות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האמור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לעיל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באופן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עובדיו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w:t>
      </w:r>
      <w:r w:rsidRPr="003B5234">
        <w:rPr>
          <w:rFonts w:ascii="Times New Roman" w:eastAsia="Times New Roman" w:hAnsi="Times New Roman" w:cs="David"/>
          <w:sz w:val="20"/>
          <w:szCs w:val="24"/>
          <w:rtl/>
          <w:lang w:eastAsia="he-IL"/>
        </w:rPr>
        <w:t>/</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שליחיו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w:t>
      </w:r>
      <w:r w:rsidRPr="003B5234">
        <w:rPr>
          <w:rFonts w:ascii="Times New Roman" w:eastAsia="Times New Roman" w:hAnsi="Times New Roman" w:cs="David"/>
          <w:sz w:val="20"/>
          <w:szCs w:val="24"/>
          <w:rtl/>
          <w:lang w:eastAsia="he-IL"/>
        </w:rPr>
        <w:t>/</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משמשיו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w:t>
      </w:r>
      <w:r w:rsidRPr="003B5234">
        <w:rPr>
          <w:rFonts w:ascii="Times New Roman" w:eastAsia="Times New Roman" w:hAnsi="Times New Roman" w:cs="David"/>
          <w:sz w:val="20"/>
          <w:szCs w:val="24"/>
          <w:rtl/>
          <w:lang w:eastAsia="he-IL"/>
        </w:rPr>
        <w:t>/</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קבלני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המשנה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שלו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ועובדיהם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שיועסקו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במתן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השירותים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לרבות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אלה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שיעסקו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בשירותים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האמורים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באופן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מקרי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זמני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יהיו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ובמשך</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תקופת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ההתקשרות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זכאים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הזכויות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פי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החוק</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הנ</w:t>
      </w:r>
      <w:r w:rsidRPr="003B5234">
        <w:rPr>
          <w:rFonts w:ascii="Times New Roman" w:eastAsia="Times New Roman" w:hAnsi="Times New Roman" w:cs="David"/>
          <w:sz w:val="20"/>
          <w:szCs w:val="24"/>
          <w:rtl/>
          <w:lang w:eastAsia="he-IL"/>
        </w:rPr>
        <w:t>"</w:t>
      </w:r>
      <w:r w:rsidRPr="003B5234">
        <w:rPr>
          <w:rFonts w:ascii="Times New Roman" w:eastAsia="Times New Roman" w:hAnsi="Times New Roman" w:cs="David" w:hint="cs"/>
          <w:sz w:val="20"/>
          <w:szCs w:val="24"/>
          <w:rtl/>
          <w:lang w:eastAsia="he-IL"/>
        </w:rPr>
        <w:t>ל</w:t>
      </w:r>
      <w:r w:rsidRPr="003B5234">
        <w:rPr>
          <w:rFonts w:ascii="Times New Roman" w:eastAsia="Times New Roman" w:hAnsi="Times New Roman" w:cs="David"/>
          <w:sz w:val="20"/>
          <w:szCs w:val="24"/>
          <w:rtl/>
          <w:lang w:eastAsia="he-IL"/>
        </w:rPr>
        <w:t>.</w:t>
      </w:r>
    </w:p>
    <w:p w14:paraId="63A08907" w14:textId="77777777" w:rsidR="00CF611C" w:rsidRPr="00B27B4C" w:rsidRDefault="00CF611C" w:rsidP="00970771">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הפרת סעיף זה על כל תנאיו תיחשב להפרה יסודית של ההסכם.</w:t>
      </w:r>
    </w:p>
    <w:p w14:paraId="63A08908" w14:textId="77777777" w:rsidR="00F600CB" w:rsidRPr="00F600CB" w:rsidRDefault="00F600CB" w:rsidP="00F600CB">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F600CB">
        <w:rPr>
          <w:rFonts w:ascii="Times New Roman" w:eastAsia="Times New Roman" w:hAnsi="Times New Roman" w:cs="David"/>
          <w:bCs/>
          <w:sz w:val="24"/>
          <w:szCs w:val="24"/>
          <w:u w:val="single"/>
          <w:rtl/>
          <w:lang w:eastAsia="he-IL"/>
        </w:rPr>
        <w:t>אספקת תכניות</w:t>
      </w:r>
    </w:p>
    <w:p w14:paraId="63A08909" w14:textId="77777777" w:rsidR="00F600CB" w:rsidRPr="00F600CB"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בכל עת במהלך ב</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צוע ש</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רותי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וכן בתקופת הבדק של העבודות</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ימסור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למזמין מיד לפי דרישתו כל תכניות, ובכללן, תכניות ומסמכים המנויים ברשימה המצ"ב כנספח </w:t>
      </w:r>
      <w:r w:rsidRPr="00F600CB">
        <w:rPr>
          <w:rFonts w:ascii="Times New Roman" w:eastAsia="Times New Roman" w:hAnsi="Times New Roman" w:cs="David"/>
          <w:b/>
          <w:bCs/>
          <w:sz w:val="24"/>
          <w:szCs w:val="24"/>
          <w:rtl/>
          <w:lang w:eastAsia="he-IL"/>
        </w:rPr>
        <w:t>ח'</w:t>
      </w:r>
      <w:r w:rsidRPr="00F600CB">
        <w:rPr>
          <w:rFonts w:ascii="Times New Roman" w:eastAsia="Times New Roman" w:hAnsi="Times New Roman" w:cs="David"/>
          <w:sz w:val="24"/>
          <w:szCs w:val="24"/>
          <w:rtl/>
          <w:lang w:eastAsia="he-IL"/>
        </w:rPr>
        <w:t xml:space="preserve"> לחוזה זה, ובמידה והדרישה מתייחסת לתכניות שאינ</w:t>
      </w:r>
      <w:r w:rsidRPr="00F600CB">
        <w:rPr>
          <w:rFonts w:ascii="Times New Roman" w:eastAsia="Times New Roman" w:hAnsi="Times New Roman" w:cs="David" w:hint="cs"/>
          <w:sz w:val="24"/>
          <w:szCs w:val="24"/>
          <w:rtl/>
          <w:lang w:eastAsia="he-IL"/>
        </w:rPr>
        <w:t>ן</w:t>
      </w:r>
      <w:r w:rsidRPr="00F600CB">
        <w:rPr>
          <w:rFonts w:ascii="Times New Roman" w:eastAsia="Times New Roman" w:hAnsi="Times New Roman" w:cs="David"/>
          <w:sz w:val="24"/>
          <w:szCs w:val="24"/>
          <w:rtl/>
          <w:lang w:eastAsia="he-IL"/>
        </w:rPr>
        <w:t xml:space="preserve"> בידו</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יערכ</w:t>
      </w:r>
      <w:r w:rsidRPr="00F600CB">
        <w:rPr>
          <w:rFonts w:ascii="Times New Roman" w:eastAsia="Times New Roman" w:hAnsi="Times New Roman" w:cs="David" w:hint="cs"/>
          <w:sz w:val="24"/>
          <w:szCs w:val="24"/>
          <w:rtl/>
          <w:lang w:eastAsia="he-IL"/>
        </w:rPr>
        <w:t>ן</w:t>
      </w:r>
      <w:r w:rsidRPr="00F600CB">
        <w:rPr>
          <w:rFonts w:ascii="Times New Roman" w:eastAsia="Times New Roman" w:hAnsi="Times New Roman" w:cs="David"/>
          <w:sz w:val="24"/>
          <w:szCs w:val="24"/>
          <w:rtl/>
          <w:lang w:eastAsia="he-IL"/>
        </w:rPr>
        <w:t xml:space="preserve">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בהקדם האפשרי וימסר</w:t>
      </w:r>
      <w:r w:rsidRPr="00F600CB">
        <w:rPr>
          <w:rFonts w:ascii="Times New Roman" w:eastAsia="Times New Roman" w:hAnsi="Times New Roman" w:cs="David" w:hint="cs"/>
          <w:sz w:val="24"/>
          <w:szCs w:val="24"/>
          <w:rtl/>
          <w:lang w:eastAsia="he-IL"/>
        </w:rPr>
        <w:t>ן</w:t>
      </w:r>
      <w:r w:rsidRPr="00F600CB">
        <w:rPr>
          <w:rFonts w:ascii="Times New Roman" w:eastAsia="Times New Roman" w:hAnsi="Times New Roman" w:cs="David"/>
          <w:sz w:val="24"/>
          <w:szCs w:val="24"/>
          <w:rtl/>
          <w:lang w:eastAsia="he-IL"/>
        </w:rPr>
        <w:t xml:space="preserve"> למזמין.</w:t>
      </w:r>
    </w:p>
    <w:p w14:paraId="63A0890A" w14:textId="77777777" w:rsidR="00F600CB" w:rsidRPr="00F600CB"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 xml:space="preserve">עם גמר שרותי </w:t>
      </w:r>
      <w:r w:rsidRPr="00F600CB">
        <w:rPr>
          <w:rFonts w:ascii="Times New Roman" w:eastAsia="Times New Roman" w:hAnsi="Times New Roman" w:cs="David" w:hint="cs"/>
          <w:sz w:val="24"/>
          <w:szCs w:val="24"/>
          <w:rtl/>
          <w:lang w:eastAsia="he-IL"/>
        </w:rPr>
        <w:t>ה</w:t>
      </w:r>
      <w:r w:rsidR="00B06D6A">
        <w:rPr>
          <w:rFonts w:ascii="Times New Roman" w:eastAsia="Times New Roman" w:hAnsi="Times New Roman" w:cs="David" w:hint="cs"/>
          <w:sz w:val="24"/>
          <w:szCs w:val="24"/>
          <w:rtl/>
          <w:lang w:eastAsia="he-IL"/>
        </w:rPr>
        <w:t>יועץ</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ימסור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למזמין סדרה אחת של העתקי התכניות כשהן מעודכנות, ומשקפות את התכנון והב</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 xml:space="preserve">צוע הסופי בשטח </w:t>
      </w:r>
      <w:r w:rsidRPr="00F600CB">
        <w:rPr>
          <w:rFonts w:ascii="Times New Roman" w:eastAsia="Times New Roman" w:hAnsi="Times New Roman" w:cs="David"/>
          <w:color w:val="000000"/>
          <w:sz w:val="24"/>
          <w:szCs w:val="24"/>
          <w:lang w:eastAsia="he-IL"/>
        </w:rPr>
        <w:t>(AS MADE)</w:t>
      </w:r>
      <w:r w:rsidRPr="00F600CB">
        <w:rPr>
          <w:rFonts w:ascii="Times New Roman" w:eastAsia="Times New Roman" w:hAnsi="Times New Roman" w:cs="David"/>
          <w:sz w:val="24"/>
          <w:szCs w:val="24"/>
          <w:rtl/>
          <w:lang w:eastAsia="he-IL"/>
        </w:rPr>
        <w:t xml:space="preserve">, למעט שינויי דיירים, </w:t>
      </w:r>
      <w:r w:rsidRPr="00F600CB">
        <w:rPr>
          <w:rFonts w:ascii="Times New Roman" w:eastAsia="Times New Roman" w:hAnsi="Times New Roman" w:cs="David" w:hint="cs"/>
          <w:sz w:val="24"/>
          <w:szCs w:val="24"/>
          <w:rtl/>
          <w:lang w:eastAsia="he-IL"/>
        </w:rPr>
        <w:t xml:space="preserve">וקבצים </w:t>
      </w:r>
      <w:r w:rsidRPr="00F600CB">
        <w:rPr>
          <w:rFonts w:ascii="Times New Roman" w:eastAsia="Times New Roman" w:hAnsi="Times New Roman" w:cs="David"/>
          <w:sz w:val="24"/>
          <w:szCs w:val="24"/>
          <w:rtl/>
          <w:lang w:eastAsia="he-IL"/>
        </w:rPr>
        <w:t>המכילים את התכנון במדיה ממוחשבת.</w:t>
      </w:r>
    </w:p>
    <w:p w14:paraId="63A0890B" w14:textId="77777777" w:rsidR="00F600CB" w:rsidRPr="00F600CB"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הובא החוזה לידי גמר או בוטל לפי סעיף 12 להלן, ימסור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למזמין סדרה אחת של העתקי התכניות ו</w:t>
      </w:r>
      <w:r w:rsidRPr="00F600CB">
        <w:rPr>
          <w:rFonts w:ascii="Times New Roman" w:eastAsia="Times New Roman" w:hAnsi="Times New Roman" w:cs="David" w:hint="cs"/>
          <w:sz w:val="24"/>
          <w:szCs w:val="24"/>
          <w:rtl/>
          <w:lang w:eastAsia="he-IL"/>
        </w:rPr>
        <w:t>הקבצים</w:t>
      </w:r>
      <w:r w:rsidRPr="00F600CB">
        <w:rPr>
          <w:rFonts w:ascii="Times New Roman" w:eastAsia="Times New Roman" w:hAnsi="Times New Roman" w:cs="David"/>
          <w:sz w:val="24"/>
          <w:szCs w:val="24"/>
          <w:rtl/>
          <w:lang w:eastAsia="he-IL"/>
        </w:rPr>
        <w:t xml:space="preserve"> כשה</w:t>
      </w:r>
      <w:r w:rsidRPr="00F600CB">
        <w:rPr>
          <w:rFonts w:ascii="Times New Roman" w:eastAsia="Times New Roman" w:hAnsi="Times New Roman" w:cs="David" w:hint="cs"/>
          <w:sz w:val="24"/>
          <w:szCs w:val="24"/>
          <w:rtl/>
          <w:lang w:eastAsia="he-IL"/>
        </w:rPr>
        <w:t>ם</w:t>
      </w:r>
      <w:r w:rsidRPr="00F600CB">
        <w:rPr>
          <w:rFonts w:ascii="Times New Roman" w:eastAsia="Times New Roman" w:hAnsi="Times New Roman" w:cs="David"/>
          <w:sz w:val="24"/>
          <w:szCs w:val="24"/>
          <w:rtl/>
          <w:lang w:eastAsia="he-IL"/>
        </w:rPr>
        <w:t xml:space="preserve"> מעודכנ</w:t>
      </w:r>
      <w:r w:rsidRPr="00F600CB">
        <w:rPr>
          <w:rFonts w:ascii="Times New Roman" w:eastAsia="Times New Roman" w:hAnsi="Times New Roman" w:cs="David" w:hint="cs"/>
          <w:sz w:val="24"/>
          <w:szCs w:val="24"/>
          <w:rtl/>
          <w:lang w:eastAsia="he-IL"/>
        </w:rPr>
        <w:t>ים</w:t>
      </w:r>
      <w:r w:rsidRPr="00F600CB">
        <w:rPr>
          <w:rFonts w:ascii="Times New Roman" w:eastAsia="Times New Roman" w:hAnsi="Times New Roman" w:cs="David"/>
          <w:sz w:val="24"/>
          <w:szCs w:val="24"/>
          <w:rtl/>
          <w:lang w:eastAsia="he-IL"/>
        </w:rPr>
        <w:t xml:space="preserve"> עד לתאריך הבאת החוזה לידי גמר, או עד לתאריך ביטולו, הכל לפי העניין.</w:t>
      </w:r>
    </w:p>
    <w:p w14:paraId="63A0890C" w14:textId="77777777" w:rsidR="00F600CB" w:rsidRPr="00F600CB" w:rsidRDefault="00F600CB" w:rsidP="00F600CB">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כמו כן</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חייב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לשמור אצלו למשך תקופה של 7 שנים לפחות את התכניות בקבצי מחשב ובתדפיסים ולספק למזמין לפי דרישתו העתקים מהן בכל עת שיידרש לכך.</w:t>
      </w:r>
    </w:p>
    <w:p w14:paraId="63A0890D" w14:textId="77777777" w:rsidR="00F600CB" w:rsidRPr="00F600CB" w:rsidRDefault="00F600CB" w:rsidP="00F600CB">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lang w:eastAsia="he-IL"/>
        </w:rPr>
      </w:pPr>
      <w:r w:rsidRPr="00F600CB">
        <w:rPr>
          <w:rFonts w:ascii="Times New Roman" w:eastAsia="Times New Roman" w:hAnsi="Times New Roman" w:cs="David"/>
          <w:sz w:val="24"/>
          <w:szCs w:val="24"/>
          <w:rtl/>
          <w:lang w:eastAsia="he-IL"/>
        </w:rPr>
        <w:t>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לא יהיה זכאי לכל תשלום נוסף בעד תכניות שימסור למזמין ע</w:t>
      </w:r>
      <w:r w:rsidRPr="00F600CB">
        <w:rPr>
          <w:rFonts w:ascii="Times New Roman" w:eastAsia="Times New Roman" w:hAnsi="Times New Roman" w:cs="David" w:hint="cs"/>
          <w:sz w:val="24"/>
          <w:szCs w:val="24"/>
          <w:rtl/>
          <w:lang w:eastAsia="he-IL"/>
        </w:rPr>
        <w:t>ל פי</w:t>
      </w:r>
      <w:r w:rsidRPr="00F600CB">
        <w:rPr>
          <w:rFonts w:ascii="Times New Roman" w:eastAsia="Times New Roman" w:hAnsi="Times New Roman" w:cs="David"/>
          <w:sz w:val="24"/>
          <w:szCs w:val="24"/>
          <w:rtl/>
          <w:lang w:eastAsia="he-IL"/>
        </w:rPr>
        <w:t xml:space="preserve"> סעיף 10 זה.</w:t>
      </w:r>
    </w:p>
    <w:p w14:paraId="63A0890E" w14:textId="77777777" w:rsidR="00F600CB" w:rsidRPr="00F600CB" w:rsidRDefault="00F600CB" w:rsidP="00F600CB">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זכות הקניין בכל התכניות שייכת למזמין</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ובלבד ששולם שכר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בהתאם להוראות חוזה</w:t>
      </w:r>
      <w:r w:rsidRPr="00F600CB">
        <w:rPr>
          <w:rFonts w:ascii="Times New Roman" w:eastAsia="Times New Roman" w:hAnsi="Times New Roman" w:cs="David" w:hint="cs"/>
          <w:sz w:val="24"/>
          <w:szCs w:val="24"/>
          <w:rtl/>
          <w:lang w:eastAsia="he-IL"/>
        </w:rPr>
        <w:t xml:space="preserve"> זה</w:t>
      </w:r>
      <w:r w:rsidRPr="00F600CB">
        <w:rPr>
          <w:rFonts w:ascii="Times New Roman" w:eastAsia="Times New Roman" w:hAnsi="Times New Roman" w:cs="David"/>
          <w:sz w:val="24"/>
          <w:szCs w:val="24"/>
          <w:rtl/>
          <w:lang w:eastAsia="he-IL"/>
        </w:rPr>
        <w:t>. בתוקף זכות הקניין הנ"ל זכאי המזמין לעשות כל שימוש בתכניות, לרבות להשתמש בהן באמצעות יועצים אחרים ואף לשנותן בלא שיגיע ל</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דבר בגין זאת, ובלבד שהשימוש בתכניות יוגבל לאתר ולפרויקט שחוזה זה חל לגביו. האמור לעיל לגבי זכות הקניין בתכניות</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חל גם לגבי זכות היוצרים, במידה וקיימת, בכל עבודות שבוצעו ע</w:t>
      </w:r>
      <w:r w:rsidRPr="00F600CB">
        <w:rPr>
          <w:rFonts w:ascii="Times New Roman" w:eastAsia="Times New Roman" w:hAnsi="Times New Roman" w:cs="David" w:hint="cs"/>
          <w:sz w:val="24"/>
          <w:szCs w:val="24"/>
          <w:rtl/>
          <w:lang w:eastAsia="he-IL"/>
        </w:rPr>
        <w:t>ל פי</w:t>
      </w:r>
      <w:r w:rsidRPr="00F600CB">
        <w:rPr>
          <w:rFonts w:ascii="Times New Roman" w:eastAsia="Times New Roman" w:hAnsi="Times New Roman" w:cs="David"/>
          <w:sz w:val="24"/>
          <w:szCs w:val="24"/>
          <w:rtl/>
          <w:lang w:eastAsia="he-IL"/>
        </w:rPr>
        <w:t xml:space="preserve"> התכניות.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אינו רשאי להשתמש בתכניות לצורך תכנון ובניה של פרויקט אחר  שלא בהסכמת המזמין.</w:t>
      </w:r>
    </w:p>
    <w:p w14:paraId="63A0890F" w14:textId="77777777" w:rsidR="00F600CB" w:rsidRPr="00F600CB" w:rsidRDefault="00F600CB" w:rsidP="00F600CB">
      <w:pPr>
        <w:widowControl w:val="0"/>
        <w:numPr>
          <w:ilvl w:val="0"/>
          <w:numId w:val="1"/>
        </w:numPr>
        <w:spacing w:before="0" w:beforeAutospacing="0" w:after="240" w:afterAutospacing="0" w:line="240" w:lineRule="auto"/>
        <w:ind w:left="363" w:hanging="414"/>
        <w:jc w:val="both"/>
        <w:rPr>
          <w:rFonts w:ascii="Times New Roman" w:eastAsia="Times New Roman" w:hAnsi="Times New Roman" w:cs="David"/>
          <w:sz w:val="24"/>
          <w:szCs w:val="24"/>
          <w:rtl/>
          <w:lang w:eastAsia="he-IL"/>
        </w:rPr>
      </w:pPr>
      <w:r w:rsidRPr="00F600CB">
        <w:rPr>
          <w:rFonts w:ascii="Times New Roman" w:eastAsia="Times New Roman" w:hAnsi="Times New Roman" w:cs="David"/>
          <w:bCs/>
          <w:sz w:val="24"/>
          <w:szCs w:val="24"/>
          <w:u w:val="single"/>
          <w:rtl/>
          <w:lang w:eastAsia="he-IL"/>
        </w:rPr>
        <w:t>מעמד ה</w:t>
      </w:r>
      <w:r w:rsidR="00B06D6A">
        <w:rPr>
          <w:rFonts w:ascii="Times New Roman" w:eastAsia="Times New Roman" w:hAnsi="Times New Roman" w:cs="David"/>
          <w:bCs/>
          <w:sz w:val="24"/>
          <w:szCs w:val="24"/>
          <w:u w:val="single"/>
          <w:rtl/>
          <w:lang w:eastAsia="he-IL"/>
        </w:rPr>
        <w:t>יועץ</w:t>
      </w:r>
    </w:p>
    <w:p w14:paraId="63A08910" w14:textId="77777777" w:rsidR="00F600CB" w:rsidRPr="00F600CB"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F600CB">
        <w:rPr>
          <w:rFonts w:ascii="Times New Roman" w:eastAsia="Times New Roman" w:hAnsi="Times New Roman" w:cs="David"/>
          <w:color w:val="000000"/>
          <w:sz w:val="24"/>
          <w:szCs w:val="24"/>
          <w:rtl/>
          <w:lang w:eastAsia="he-IL"/>
        </w:rPr>
        <w:t>מוסכם ומובהר על ידי הצדדים לחוזה זה</w:t>
      </w:r>
      <w:r w:rsidRPr="00F600CB">
        <w:rPr>
          <w:rFonts w:ascii="Times New Roman" w:eastAsia="Times New Roman" w:hAnsi="Times New Roman" w:cs="David" w:hint="cs"/>
          <w:color w:val="000000"/>
          <w:sz w:val="24"/>
          <w:szCs w:val="24"/>
          <w:rtl/>
          <w:lang w:eastAsia="he-IL"/>
        </w:rPr>
        <w:t>,</w:t>
      </w:r>
      <w:r w:rsidRPr="00F600CB">
        <w:rPr>
          <w:rFonts w:ascii="Times New Roman" w:eastAsia="Times New Roman" w:hAnsi="Times New Roman" w:cs="David"/>
          <w:color w:val="000000"/>
          <w:sz w:val="24"/>
          <w:szCs w:val="24"/>
          <w:rtl/>
          <w:lang w:eastAsia="he-IL"/>
        </w:rPr>
        <w:t xml:space="preserve"> כי מעמדו של ה</w:t>
      </w:r>
      <w:r w:rsidR="00B06D6A">
        <w:rPr>
          <w:rFonts w:ascii="Times New Roman" w:eastAsia="Times New Roman" w:hAnsi="Times New Roman" w:cs="David"/>
          <w:color w:val="000000"/>
          <w:sz w:val="24"/>
          <w:szCs w:val="24"/>
          <w:rtl/>
          <w:lang w:eastAsia="he-IL"/>
        </w:rPr>
        <w:t>יועץ</w:t>
      </w:r>
      <w:r w:rsidRPr="00F600CB">
        <w:rPr>
          <w:rFonts w:ascii="Times New Roman" w:eastAsia="Times New Roman" w:hAnsi="Times New Roman" w:cs="David"/>
          <w:color w:val="000000"/>
          <w:sz w:val="24"/>
          <w:szCs w:val="24"/>
          <w:rtl/>
          <w:lang w:eastAsia="he-IL"/>
        </w:rPr>
        <w:t xml:space="preserve"> כנותן השירותים למזמין הינו של קבלן עצמאי וכל הפעולות שיעשו על ידו על פי חוזה זה נעשות על ידו, עבורו ועל חשבונו</w:t>
      </w:r>
      <w:r w:rsidRPr="00F600CB">
        <w:rPr>
          <w:rFonts w:ascii="Times New Roman" w:eastAsia="Times New Roman" w:hAnsi="Times New Roman" w:cs="David" w:hint="cs"/>
          <w:sz w:val="24"/>
          <w:szCs w:val="24"/>
          <w:rtl/>
          <w:lang w:eastAsia="he-IL"/>
        </w:rPr>
        <w:t xml:space="preserve"> של ה</w:t>
      </w:r>
      <w:r w:rsidR="00B06D6A">
        <w:rPr>
          <w:rFonts w:ascii="Times New Roman" w:eastAsia="Times New Roman" w:hAnsi="Times New Roman" w:cs="David" w:hint="cs"/>
          <w:sz w:val="24"/>
          <w:szCs w:val="24"/>
          <w:rtl/>
          <w:lang w:eastAsia="he-IL"/>
        </w:rPr>
        <w:t>יועץ</w:t>
      </w:r>
      <w:r w:rsidRPr="00F600CB">
        <w:rPr>
          <w:rFonts w:ascii="Times New Roman" w:eastAsia="Times New Roman" w:hAnsi="Times New Roman" w:cs="David"/>
          <w:sz w:val="24"/>
          <w:szCs w:val="24"/>
          <w:rtl/>
          <w:lang w:eastAsia="he-IL"/>
        </w:rPr>
        <w:t>.</w:t>
      </w:r>
    </w:p>
    <w:p w14:paraId="63A08911" w14:textId="77777777" w:rsidR="00F600CB" w:rsidRPr="00F600CB"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F600CB">
        <w:rPr>
          <w:rFonts w:ascii="Times New Roman" w:eastAsia="Times New Roman" w:hAnsi="Times New Roman" w:cs="David"/>
          <w:sz w:val="24"/>
          <w:szCs w:val="24"/>
          <w:rtl/>
          <w:lang w:eastAsia="he-IL"/>
        </w:rPr>
        <w:t xml:space="preserve">אין ולא יהיו יחסי עובד-מעביד בין המזמין ובין </w:t>
      </w:r>
      <w:r w:rsidRPr="00F600CB">
        <w:rPr>
          <w:rFonts w:ascii="Times New Roman" w:eastAsia="Times New Roman" w:hAnsi="Times New Roman" w:cs="David"/>
          <w:color w:val="000000"/>
          <w:sz w:val="24"/>
          <w:szCs w:val="24"/>
          <w:rtl/>
          <w:lang w:eastAsia="he-IL"/>
        </w:rPr>
        <w:t>ה</w:t>
      </w:r>
      <w:r w:rsidR="00B06D6A">
        <w:rPr>
          <w:rFonts w:ascii="Times New Roman" w:eastAsia="Times New Roman" w:hAnsi="Times New Roman" w:cs="David"/>
          <w:color w:val="000000"/>
          <w:sz w:val="24"/>
          <w:szCs w:val="24"/>
          <w:rtl/>
          <w:lang w:eastAsia="he-IL"/>
        </w:rPr>
        <w:t>יועץ</w:t>
      </w:r>
      <w:r w:rsidRPr="00F600CB">
        <w:rPr>
          <w:rFonts w:ascii="Times New Roman" w:eastAsia="Times New Roman" w:hAnsi="Times New Roman" w:cs="David"/>
          <w:color w:val="000000"/>
          <w:sz w:val="24"/>
          <w:szCs w:val="24"/>
          <w:rtl/>
          <w:lang w:eastAsia="he-IL"/>
        </w:rPr>
        <w:t xml:space="preserve"> ו/או </w:t>
      </w:r>
      <w:r w:rsidRPr="00F600CB">
        <w:rPr>
          <w:rFonts w:ascii="Times New Roman" w:eastAsia="Times New Roman" w:hAnsi="Times New Roman" w:cs="David" w:hint="cs"/>
          <w:color w:val="000000"/>
          <w:sz w:val="24"/>
          <w:szCs w:val="24"/>
          <w:rtl/>
          <w:lang w:eastAsia="he-IL"/>
        </w:rPr>
        <w:t>מי מטעמו ו</w:t>
      </w:r>
      <w:r w:rsidRPr="00F600CB">
        <w:rPr>
          <w:rFonts w:ascii="Times New Roman" w:eastAsia="Times New Roman" w:hAnsi="Times New Roman" w:cs="David"/>
          <w:color w:val="000000"/>
          <w:sz w:val="24"/>
          <w:szCs w:val="24"/>
          <w:rtl/>
          <w:lang w:eastAsia="he-IL"/>
        </w:rPr>
        <w:t xml:space="preserve">בין המזמין לבין עובדי </w:t>
      </w:r>
      <w:r w:rsidRPr="00F600CB">
        <w:rPr>
          <w:rFonts w:ascii="Times New Roman" w:eastAsia="Times New Roman" w:hAnsi="Times New Roman" w:cs="David" w:hint="cs"/>
          <w:color w:val="000000"/>
          <w:sz w:val="24"/>
          <w:szCs w:val="24"/>
          <w:rtl/>
          <w:lang w:eastAsia="he-IL"/>
        </w:rPr>
        <w:t xml:space="preserve"> ה</w:t>
      </w:r>
      <w:r w:rsidR="00B06D6A">
        <w:rPr>
          <w:rFonts w:ascii="Times New Roman" w:eastAsia="Times New Roman" w:hAnsi="Times New Roman" w:cs="David" w:hint="cs"/>
          <w:color w:val="000000"/>
          <w:sz w:val="24"/>
          <w:szCs w:val="24"/>
          <w:rtl/>
          <w:lang w:eastAsia="he-IL"/>
        </w:rPr>
        <w:t>יועץ</w:t>
      </w:r>
      <w:r w:rsidRPr="00F600CB">
        <w:rPr>
          <w:rFonts w:ascii="Times New Roman" w:eastAsia="Times New Roman" w:hAnsi="Times New Roman" w:cs="David" w:hint="cs"/>
          <w:color w:val="000000"/>
          <w:sz w:val="24"/>
          <w:szCs w:val="24"/>
          <w:rtl/>
          <w:lang w:eastAsia="he-IL"/>
        </w:rPr>
        <w:t xml:space="preserve"> ו/או מי מטעמיהם</w:t>
      </w:r>
      <w:r w:rsidRPr="00F600CB">
        <w:rPr>
          <w:rFonts w:ascii="Times New Roman" w:eastAsia="Times New Roman" w:hAnsi="Times New Roman" w:cs="David"/>
          <w:color w:val="000000"/>
          <w:sz w:val="24"/>
          <w:szCs w:val="24"/>
          <w:rtl/>
          <w:lang w:eastAsia="he-IL"/>
        </w:rPr>
        <w:t xml:space="preserve"> </w:t>
      </w:r>
      <w:r w:rsidRPr="00F600CB">
        <w:rPr>
          <w:rFonts w:ascii="Times New Roman" w:eastAsia="Times New Roman" w:hAnsi="Times New Roman" w:cs="David"/>
          <w:sz w:val="24"/>
          <w:szCs w:val="24"/>
          <w:rtl/>
          <w:lang w:eastAsia="he-IL"/>
        </w:rPr>
        <w:t>ואין בהוראות חוזה זה</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כדי ליצור בין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ו/או מי מעובדיו</w:t>
      </w:r>
      <w:r w:rsidRPr="00F600CB">
        <w:rPr>
          <w:rFonts w:ascii="Times New Roman" w:eastAsia="Times New Roman" w:hAnsi="Times New Roman" w:cs="David" w:hint="cs"/>
          <w:sz w:val="24"/>
          <w:szCs w:val="24"/>
          <w:rtl/>
          <w:lang w:eastAsia="he-IL"/>
        </w:rPr>
        <w:t xml:space="preserve"> ו/או מי מטעמו</w:t>
      </w:r>
      <w:r w:rsidRPr="00F600CB">
        <w:rPr>
          <w:rFonts w:ascii="Times New Roman" w:eastAsia="Times New Roman" w:hAnsi="Times New Roman" w:cs="David"/>
          <w:sz w:val="24"/>
          <w:szCs w:val="24"/>
          <w:rtl/>
          <w:lang w:eastAsia="he-IL"/>
        </w:rPr>
        <w:t xml:space="preserve"> לבין המזמין ו/או המנהל ו/או מי מטעמו יחסי עובד מעביד</w:t>
      </w:r>
      <w:r w:rsidRPr="00F600CB">
        <w:rPr>
          <w:rFonts w:ascii="Times New Roman" w:eastAsia="Times New Roman" w:hAnsi="Times New Roman" w:cs="David"/>
          <w:color w:val="000000"/>
          <w:sz w:val="24"/>
          <w:szCs w:val="24"/>
          <w:rtl/>
          <w:lang w:eastAsia="he-IL"/>
        </w:rPr>
        <w:t>, לכל ענין ודבר. בכלל זה</w:t>
      </w:r>
      <w:r w:rsidRPr="00F600CB">
        <w:rPr>
          <w:rFonts w:ascii="Times New Roman" w:eastAsia="Times New Roman" w:hAnsi="Times New Roman" w:cs="David" w:hint="cs"/>
          <w:color w:val="000000"/>
          <w:sz w:val="24"/>
          <w:szCs w:val="24"/>
          <w:rtl/>
          <w:lang w:eastAsia="he-IL"/>
        </w:rPr>
        <w:t>,</w:t>
      </w:r>
      <w:r w:rsidRPr="00F600CB">
        <w:rPr>
          <w:rFonts w:ascii="Times New Roman" w:eastAsia="Times New Roman" w:hAnsi="Times New Roman" w:cs="David"/>
          <w:color w:val="000000"/>
          <w:sz w:val="24"/>
          <w:szCs w:val="24"/>
          <w:rtl/>
          <w:lang w:eastAsia="he-IL"/>
        </w:rPr>
        <w:t xml:space="preserve"> מוסכם ומובהר בין הצדדים</w:t>
      </w:r>
      <w:r w:rsidRPr="00F600CB">
        <w:rPr>
          <w:rFonts w:ascii="Times New Roman" w:eastAsia="Times New Roman" w:hAnsi="Times New Roman" w:cs="David" w:hint="cs"/>
          <w:color w:val="000000"/>
          <w:sz w:val="24"/>
          <w:szCs w:val="24"/>
          <w:rtl/>
          <w:lang w:eastAsia="he-IL"/>
        </w:rPr>
        <w:t>,</w:t>
      </w:r>
      <w:r w:rsidRPr="00F600CB">
        <w:rPr>
          <w:rFonts w:ascii="Times New Roman" w:eastAsia="Times New Roman" w:hAnsi="Times New Roman" w:cs="David"/>
          <w:color w:val="000000"/>
          <w:sz w:val="24"/>
          <w:szCs w:val="24"/>
          <w:rtl/>
          <w:lang w:eastAsia="he-IL"/>
        </w:rPr>
        <w:t xml:space="preserve"> כי ה</w:t>
      </w:r>
      <w:r w:rsidR="00B06D6A">
        <w:rPr>
          <w:rFonts w:ascii="Times New Roman" w:eastAsia="Times New Roman" w:hAnsi="Times New Roman" w:cs="David"/>
          <w:color w:val="000000"/>
          <w:sz w:val="24"/>
          <w:szCs w:val="24"/>
          <w:rtl/>
          <w:lang w:eastAsia="he-IL"/>
        </w:rPr>
        <w:t>יועץ</w:t>
      </w:r>
      <w:r w:rsidRPr="00F600CB">
        <w:rPr>
          <w:rFonts w:ascii="Times New Roman" w:eastAsia="Times New Roman" w:hAnsi="Times New Roman" w:cs="David"/>
          <w:color w:val="000000"/>
          <w:sz w:val="24"/>
          <w:szCs w:val="24"/>
          <w:rtl/>
          <w:lang w:eastAsia="he-IL"/>
        </w:rPr>
        <w:t xml:space="preserve"> ו/או עובדיו לא יהיו זכאים כלפי המזמין לכל זכות החלה ע</w:t>
      </w:r>
      <w:r w:rsidRPr="00F600CB">
        <w:rPr>
          <w:rFonts w:ascii="Times New Roman" w:eastAsia="Times New Roman" w:hAnsi="Times New Roman" w:cs="David" w:hint="cs"/>
          <w:color w:val="000000"/>
          <w:sz w:val="24"/>
          <w:szCs w:val="24"/>
          <w:rtl/>
          <w:lang w:eastAsia="he-IL"/>
        </w:rPr>
        <w:t>ל פ</w:t>
      </w:r>
      <w:r w:rsidRPr="00F600CB">
        <w:rPr>
          <w:rFonts w:ascii="Times New Roman" w:eastAsia="Times New Roman" w:hAnsi="Times New Roman" w:cs="David"/>
          <w:color w:val="000000"/>
          <w:sz w:val="24"/>
          <w:szCs w:val="24"/>
          <w:rtl/>
          <w:lang w:eastAsia="he-IL"/>
        </w:rPr>
        <w:t>י הדין ו/או מכח צו הרחבה ו/או מכח הסכם כלשהו על עובד</w:t>
      </w:r>
      <w:r w:rsidRPr="00F600CB">
        <w:rPr>
          <w:rFonts w:ascii="Times New Roman" w:eastAsia="Times New Roman" w:hAnsi="Times New Roman" w:cs="David" w:hint="cs"/>
          <w:sz w:val="24"/>
          <w:szCs w:val="24"/>
          <w:rtl/>
          <w:lang w:eastAsia="he-IL"/>
        </w:rPr>
        <w:t>.</w:t>
      </w:r>
    </w:p>
    <w:p w14:paraId="63A08912" w14:textId="77777777" w:rsidR="00F600CB" w:rsidRPr="00F600CB"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F600CB">
        <w:rPr>
          <w:rFonts w:ascii="Times New Roman" w:eastAsia="Times New Roman" w:hAnsi="Times New Roman" w:cs="David"/>
          <w:color w:val="000000"/>
          <w:sz w:val="24"/>
          <w:szCs w:val="24"/>
          <w:rtl/>
          <w:lang w:eastAsia="he-IL"/>
        </w:rPr>
        <w:t>מוסכם בזה</w:t>
      </w:r>
      <w:r w:rsidRPr="00F600CB">
        <w:rPr>
          <w:rFonts w:ascii="Times New Roman" w:eastAsia="Times New Roman" w:hAnsi="Times New Roman" w:cs="David" w:hint="cs"/>
          <w:color w:val="000000"/>
          <w:sz w:val="24"/>
          <w:szCs w:val="24"/>
          <w:rtl/>
          <w:lang w:eastAsia="he-IL"/>
        </w:rPr>
        <w:t>,</w:t>
      </w:r>
      <w:r w:rsidRPr="00F600CB">
        <w:rPr>
          <w:rFonts w:ascii="Times New Roman" w:eastAsia="Times New Roman" w:hAnsi="Times New Roman" w:cs="David"/>
          <w:color w:val="000000"/>
          <w:sz w:val="24"/>
          <w:szCs w:val="24"/>
          <w:rtl/>
          <w:lang w:eastAsia="he-IL"/>
        </w:rPr>
        <w:t xml:space="preserve"> כי ה</w:t>
      </w:r>
      <w:r w:rsidR="00B06D6A">
        <w:rPr>
          <w:rFonts w:ascii="Times New Roman" w:eastAsia="Times New Roman" w:hAnsi="Times New Roman" w:cs="David"/>
          <w:color w:val="000000"/>
          <w:sz w:val="24"/>
          <w:szCs w:val="24"/>
          <w:rtl/>
          <w:lang w:eastAsia="he-IL"/>
        </w:rPr>
        <w:t>יועץ</w:t>
      </w:r>
      <w:r w:rsidRPr="00F600CB">
        <w:rPr>
          <w:rFonts w:ascii="Times New Roman" w:eastAsia="Times New Roman" w:hAnsi="Times New Roman" w:cs="David"/>
          <w:color w:val="000000"/>
          <w:sz w:val="24"/>
          <w:szCs w:val="24"/>
          <w:rtl/>
          <w:lang w:eastAsia="he-IL"/>
        </w:rPr>
        <w:t xml:space="preserve"> ו/או עובדיו</w:t>
      </w:r>
      <w:r w:rsidRPr="00F600CB">
        <w:rPr>
          <w:rFonts w:ascii="Times New Roman" w:eastAsia="Times New Roman" w:hAnsi="Times New Roman" w:cs="David" w:hint="cs"/>
          <w:color w:val="000000"/>
          <w:sz w:val="24"/>
          <w:szCs w:val="24"/>
          <w:rtl/>
          <w:lang w:eastAsia="he-IL"/>
        </w:rPr>
        <w:t xml:space="preserve"> ו/או שלוחיו ו/או אחר מטעמו או מטעמם של אלו</w:t>
      </w:r>
      <w:r w:rsidRPr="00F600CB">
        <w:rPr>
          <w:rFonts w:ascii="Times New Roman" w:eastAsia="Times New Roman" w:hAnsi="Times New Roman" w:cs="David"/>
          <w:color w:val="000000"/>
          <w:sz w:val="24"/>
          <w:szCs w:val="24"/>
          <w:rtl/>
          <w:lang w:eastAsia="he-IL"/>
        </w:rPr>
        <w:t xml:space="preserve"> מוותרים על כל טענות ו/או</w:t>
      </w:r>
      <w:r w:rsidRPr="00F600CB">
        <w:rPr>
          <w:rFonts w:ascii="Times New Roman" w:eastAsia="Times New Roman" w:hAnsi="Times New Roman" w:cs="David" w:hint="cs"/>
          <w:color w:val="000000"/>
          <w:sz w:val="24"/>
          <w:szCs w:val="24"/>
          <w:rtl/>
          <w:lang w:eastAsia="he-IL"/>
        </w:rPr>
        <w:t xml:space="preserve"> דרישות ו/או תלונות ו/או</w:t>
      </w:r>
      <w:r w:rsidRPr="00F600CB">
        <w:rPr>
          <w:rFonts w:ascii="Times New Roman" w:eastAsia="Times New Roman" w:hAnsi="Times New Roman" w:cs="David"/>
          <w:color w:val="000000"/>
          <w:sz w:val="24"/>
          <w:szCs w:val="24"/>
          <w:rtl/>
          <w:lang w:eastAsia="he-IL"/>
        </w:rPr>
        <w:t xml:space="preserve"> תביעות כלפי המזמין ו/או כלפי מי מטעמו, שעילתן ביחסי עובד ומעביד ו/או בסיומם והם יהיו מנועים מהגשת כל תביעה שהיא כאמור כנגד המזמין.</w:t>
      </w:r>
    </w:p>
    <w:p w14:paraId="63A08913" w14:textId="77777777" w:rsidR="00F600CB" w:rsidRPr="00F600CB"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מצהיר ומתחייב</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כי ישא לבדו </w:t>
      </w:r>
      <w:r w:rsidRPr="00F600CB">
        <w:rPr>
          <w:rFonts w:ascii="Times New Roman" w:eastAsia="Times New Roman" w:hAnsi="Times New Roman" w:cs="David"/>
          <w:color w:val="000000"/>
          <w:sz w:val="24"/>
          <w:szCs w:val="24"/>
          <w:rtl/>
          <w:lang w:eastAsia="he-IL"/>
        </w:rPr>
        <w:t>בכל התשלומים ו/או המסים ו/או תשלומי חובה אחרים, החלים ו/או שיחולו על ה</w:t>
      </w:r>
      <w:r w:rsidR="00B06D6A">
        <w:rPr>
          <w:rFonts w:ascii="Times New Roman" w:eastAsia="Times New Roman" w:hAnsi="Times New Roman" w:cs="David"/>
          <w:color w:val="000000"/>
          <w:sz w:val="24"/>
          <w:szCs w:val="24"/>
          <w:rtl/>
          <w:lang w:eastAsia="he-IL"/>
        </w:rPr>
        <w:t>יועץ</w:t>
      </w:r>
      <w:r w:rsidRPr="00F600CB">
        <w:rPr>
          <w:rFonts w:ascii="Times New Roman" w:eastAsia="Times New Roman" w:hAnsi="Times New Roman" w:cs="David"/>
          <w:color w:val="000000"/>
          <w:sz w:val="24"/>
          <w:szCs w:val="24"/>
          <w:rtl/>
          <w:lang w:eastAsia="he-IL"/>
        </w:rPr>
        <w:t xml:space="preserve"> ו/או עובדי ה</w:t>
      </w:r>
      <w:r w:rsidR="00B06D6A">
        <w:rPr>
          <w:rFonts w:ascii="Times New Roman" w:eastAsia="Times New Roman" w:hAnsi="Times New Roman" w:cs="David"/>
          <w:color w:val="000000"/>
          <w:sz w:val="24"/>
          <w:szCs w:val="24"/>
          <w:rtl/>
          <w:lang w:eastAsia="he-IL"/>
        </w:rPr>
        <w:t>יועץ</w:t>
      </w:r>
      <w:r w:rsidRPr="00F600CB">
        <w:rPr>
          <w:rFonts w:ascii="Times New Roman" w:eastAsia="Times New Roman" w:hAnsi="Times New Roman" w:cs="David"/>
          <w:color w:val="000000"/>
          <w:sz w:val="24"/>
          <w:szCs w:val="24"/>
          <w:rtl/>
          <w:lang w:eastAsia="he-IL"/>
        </w:rPr>
        <w:t xml:space="preserve"> בגין מתן השירותים ו/או בגין התקבולים שיקבל ע</w:t>
      </w:r>
      <w:r w:rsidRPr="00F600CB">
        <w:rPr>
          <w:rFonts w:ascii="Times New Roman" w:eastAsia="Times New Roman" w:hAnsi="Times New Roman" w:cs="David" w:hint="cs"/>
          <w:color w:val="000000"/>
          <w:sz w:val="24"/>
          <w:szCs w:val="24"/>
          <w:rtl/>
          <w:lang w:eastAsia="he-IL"/>
        </w:rPr>
        <w:t>ל פי</w:t>
      </w:r>
      <w:r w:rsidRPr="00F600CB">
        <w:rPr>
          <w:rFonts w:ascii="Times New Roman" w:eastAsia="Times New Roman" w:hAnsi="Times New Roman" w:cs="David"/>
          <w:color w:val="000000"/>
          <w:sz w:val="24"/>
          <w:szCs w:val="24"/>
          <w:rtl/>
          <w:lang w:eastAsia="he-IL"/>
        </w:rPr>
        <w:t xml:space="preserve"> חוזה זה</w:t>
      </w:r>
      <w:r w:rsidRPr="00F600CB">
        <w:rPr>
          <w:rFonts w:ascii="Times New Roman" w:eastAsia="Times New Roman" w:hAnsi="Times New Roman" w:cs="David" w:hint="cs"/>
          <w:color w:val="000000"/>
          <w:sz w:val="24"/>
          <w:szCs w:val="24"/>
          <w:rtl/>
          <w:lang w:eastAsia="he-IL"/>
        </w:rPr>
        <w:t>,</w:t>
      </w:r>
      <w:r w:rsidRPr="00F600CB">
        <w:rPr>
          <w:rFonts w:ascii="Times New Roman" w:eastAsia="Times New Roman" w:hAnsi="Times New Roman" w:cs="David"/>
          <w:color w:val="000000"/>
          <w:sz w:val="24"/>
          <w:szCs w:val="24"/>
          <w:rtl/>
          <w:lang w:eastAsia="he-IL"/>
        </w:rPr>
        <w:t xml:space="preserve"> ובכלל זה</w:t>
      </w:r>
      <w:r w:rsidRPr="00F600CB">
        <w:rPr>
          <w:rFonts w:ascii="Times New Roman" w:eastAsia="Times New Roman" w:hAnsi="Times New Roman" w:cs="David" w:hint="cs"/>
          <w:color w:val="000000"/>
          <w:sz w:val="24"/>
          <w:szCs w:val="24"/>
          <w:rtl/>
          <w:lang w:eastAsia="he-IL"/>
        </w:rPr>
        <w:t>,</w:t>
      </w:r>
      <w:r w:rsidRPr="00F600CB">
        <w:rPr>
          <w:rFonts w:ascii="Times New Roman" w:eastAsia="Times New Roman" w:hAnsi="Times New Roman" w:cs="David"/>
          <w:sz w:val="24"/>
          <w:szCs w:val="24"/>
          <w:rtl/>
          <w:lang w:eastAsia="he-IL"/>
        </w:rPr>
        <w:t xml:space="preserve"> תשלומי מס הכנסה והב</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טוח הלאומי שהוא חב בגין מתן שרותי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w:t>
      </w:r>
    </w:p>
    <w:p w14:paraId="63A08914" w14:textId="77777777" w:rsidR="00F600CB" w:rsidRPr="00F600CB"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ישא לבדו באחריות לכל הזכויות הסוציאליות של עובדיו (כגון - ניכויי מס הכנסה וב</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טוח לאומי, תשלומים לקרנות איגודים מקצוע</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ים ותשלומים סוציאליים אחרים) ולכל החובות החלות על פי דין על מעביד כלפי עובדיו.</w:t>
      </w:r>
    </w:p>
    <w:p w14:paraId="63A08915" w14:textId="77777777" w:rsidR="00F600CB" w:rsidRPr="00F600CB"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color w:val="000000"/>
          <w:sz w:val="24"/>
          <w:szCs w:val="24"/>
          <w:rtl/>
          <w:lang w:eastAsia="he-IL"/>
        </w:rPr>
      </w:pPr>
      <w:r w:rsidRPr="00F600CB">
        <w:rPr>
          <w:rFonts w:ascii="Times New Roman" w:eastAsia="Times New Roman" w:hAnsi="Times New Roman" w:cs="David"/>
          <w:color w:val="000000"/>
          <w:sz w:val="24"/>
          <w:szCs w:val="24"/>
          <w:rtl/>
          <w:lang w:eastAsia="he-IL"/>
        </w:rPr>
        <w:t>מבלי לגרוע מ</w:t>
      </w:r>
      <w:r w:rsidRPr="00F600CB">
        <w:rPr>
          <w:rFonts w:ascii="Times New Roman" w:eastAsia="Times New Roman" w:hAnsi="Times New Roman" w:cs="David" w:hint="cs"/>
          <w:color w:val="000000"/>
          <w:sz w:val="24"/>
          <w:szCs w:val="24"/>
          <w:rtl/>
          <w:lang w:eastAsia="he-IL"/>
        </w:rPr>
        <w:t xml:space="preserve">כלליות </w:t>
      </w:r>
      <w:r w:rsidRPr="00F600CB">
        <w:rPr>
          <w:rFonts w:ascii="Times New Roman" w:eastAsia="Times New Roman" w:hAnsi="Times New Roman" w:cs="David"/>
          <w:color w:val="000000"/>
          <w:sz w:val="24"/>
          <w:szCs w:val="24"/>
          <w:rtl/>
          <w:lang w:eastAsia="he-IL"/>
        </w:rPr>
        <w:t>האמור לעיל, ה</w:t>
      </w:r>
      <w:r w:rsidR="00B06D6A">
        <w:rPr>
          <w:rFonts w:ascii="Times New Roman" w:eastAsia="Times New Roman" w:hAnsi="Times New Roman" w:cs="David"/>
          <w:color w:val="000000"/>
          <w:sz w:val="24"/>
          <w:szCs w:val="24"/>
          <w:rtl/>
          <w:lang w:eastAsia="he-IL"/>
        </w:rPr>
        <w:t>יועץ</w:t>
      </w:r>
      <w:r w:rsidRPr="00F600CB">
        <w:rPr>
          <w:rFonts w:ascii="Times New Roman" w:eastAsia="Times New Roman" w:hAnsi="Times New Roman" w:cs="David"/>
          <w:color w:val="000000"/>
          <w:sz w:val="24"/>
          <w:szCs w:val="24"/>
          <w:rtl/>
          <w:lang w:eastAsia="he-IL"/>
        </w:rPr>
        <w:t xml:space="preserve"> מצהיר ומתחייב</w:t>
      </w:r>
      <w:r w:rsidRPr="00F600CB">
        <w:rPr>
          <w:rFonts w:ascii="Times New Roman" w:eastAsia="Times New Roman" w:hAnsi="Times New Roman" w:cs="David" w:hint="cs"/>
          <w:color w:val="000000"/>
          <w:sz w:val="24"/>
          <w:szCs w:val="24"/>
          <w:rtl/>
          <w:lang w:eastAsia="he-IL"/>
        </w:rPr>
        <w:t>,</w:t>
      </w:r>
      <w:r w:rsidRPr="00F600CB">
        <w:rPr>
          <w:rFonts w:ascii="Times New Roman" w:eastAsia="Times New Roman" w:hAnsi="Times New Roman" w:cs="David"/>
          <w:color w:val="000000"/>
          <w:sz w:val="24"/>
          <w:szCs w:val="24"/>
          <w:rtl/>
          <w:lang w:eastAsia="he-IL"/>
        </w:rPr>
        <w:t xml:space="preserve"> כי אם י</w:t>
      </w:r>
      <w:r w:rsidRPr="00F600CB">
        <w:rPr>
          <w:rFonts w:ascii="Times New Roman" w:eastAsia="Times New Roman" w:hAnsi="Times New Roman" w:cs="David" w:hint="cs"/>
          <w:color w:val="000000"/>
          <w:sz w:val="24"/>
          <w:szCs w:val="24"/>
          <w:rtl/>
          <w:lang w:eastAsia="he-IL"/>
        </w:rPr>
        <w:t>י</w:t>
      </w:r>
      <w:r w:rsidRPr="00F600CB">
        <w:rPr>
          <w:rFonts w:ascii="Times New Roman" w:eastAsia="Times New Roman" w:hAnsi="Times New Roman" w:cs="David"/>
          <w:color w:val="000000"/>
          <w:sz w:val="24"/>
          <w:szCs w:val="24"/>
          <w:rtl/>
          <w:lang w:eastAsia="he-IL"/>
        </w:rPr>
        <w:t>דרש המזמין על ידי ה</w:t>
      </w:r>
      <w:r w:rsidR="00B06D6A">
        <w:rPr>
          <w:rFonts w:ascii="Times New Roman" w:eastAsia="Times New Roman" w:hAnsi="Times New Roman" w:cs="David"/>
          <w:color w:val="000000"/>
          <w:sz w:val="24"/>
          <w:szCs w:val="24"/>
          <w:rtl/>
          <w:lang w:eastAsia="he-IL"/>
        </w:rPr>
        <w:t>יועץ</w:t>
      </w:r>
      <w:r w:rsidRPr="00F600CB">
        <w:rPr>
          <w:rFonts w:ascii="Times New Roman" w:eastAsia="Times New Roman" w:hAnsi="Times New Roman" w:cs="David"/>
          <w:color w:val="000000"/>
          <w:sz w:val="24"/>
          <w:szCs w:val="24"/>
          <w:rtl/>
          <w:lang w:eastAsia="he-IL"/>
        </w:rPr>
        <w:t xml:space="preserve"> ו/או על ידי מי מ</w:t>
      </w:r>
      <w:r w:rsidRPr="00F600CB">
        <w:rPr>
          <w:rFonts w:ascii="Times New Roman" w:eastAsia="Times New Roman" w:hAnsi="Times New Roman" w:cs="David" w:hint="cs"/>
          <w:color w:val="000000"/>
          <w:sz w:val="24"/>
          <w:szCs w:val="24"/>
          <w:rtl/>
          <w:lang w:eastAsia="he-IL"/>
        </w:rPr>
        <w:t>שלוחיו ו/או עובדיו</w:t>
      </w:r>
      <w:r w:rsidRPr="00F600CB">
        <w:rPr>
          <w:rFonts w:ascii="Times New Roman" w:eastAsia="Times New Roman" w:hAnsi="Times New Roman" w:cs="David"/>
          <w:color w:val="000000"/>
          <w:sz w:val="24"/>
          <w:szCs w:val="24"/>
          <w:rtl/>
          <w:lang w:eastAsia="he-IL"/>
        </w:rPr>
        <w:t xml:space="preserve"> ו/או</w:t>
      </w:r>
      <w:r w:rsidRPr="00F600CB">
        <w:rPr>
          <w:rFonts w:ascii="Times New Roman" w:eastAsia="Times New Roman" w:hAnsi="Times New Roman" w:cs="David" w:hint="cs"/>
          <w:color w:val="000000"/>
          <w:sz w:val="24"/>
          <w:szCs w:val="24"/>
          <w:rtl/>
          <w:lang w:eastAsia="he-IL"/>
        </w:rPr>
        <w:t xml:space="preserve"> אחר מטעמו ו/או</w:t>
      </w:r>
      <w:r w:rsidRPr="00F600CB">
        <w:rPr>
          <w:rFonts w:ascii="Times New Roman" w:eastAsia="Times New Roman" w:hAnsi="Times New Roman" w:cs="David"/>
          <w:color w:val="000000"/>
          <w:sz w:val="24"/>
          <w:szCs w:val="24"/>
          <w:rtl/>
          <w:lang w:eastAsia="he-IL"/>
        </w:rPr>
        <w:t xml:space="preserve"> על ידי כל צד ג' לשאת בתשלום ו/או הוצאה ו/או עלות</w:t>
      </w:r>
      <w:r w:rsidRPr="00F600CB">
        <w:rPr>
          <w:rFonts w:ascii="Times New Roman" w:eastAsia="Times New Roman" w:hAnsi="Times New Roman" w:cs="David" w:hint="cs"/>
          <w:color w:val="000000"/>
          <w:sz w:val="24"/>
          <w:szCs w:val="24"/>
          <w:rtl/>
          <w:lang w:eastAsia="he-IL"/>
        </w:rPr>
        <w:t xml:space="preserve"> ו/או פיצוי ו/או שיפוי</w:t>
      </w:r>
      <w:r w:rsidRPr="00F600CB">
        <w:rPr>
          <w:rFonts w:ascii="Times New Roman" w:eastAsia="Times New Roman" w:hAnsi="Times New Roman" w:cs="David"/>
          <w:color w:val="000000"/>
          <w:sz w:val="24"/>
          <w:szCs w:val="24"/>
          <w:rtl/>
          <w:lang w:eastAsia="he-IL"/>
        </w:rPr>
        <w:t xml:space="preserve"> כלשהם, בגין עילות הנובעות מיחסי עובד ומעביד ו/או מהפסקתם ו/או אם יחולו על המזמין תשלום ו/או הוצאה ו/או עלות</w:t>
      </w:r>
      <w:r w:rsidRPr="00F600CB">
        <w:rPr>
          <w:rFonts w:ascii="Times New Roman" w:eastAsia="Times New Roman" w:hAnsi="Times New Roman" w:cs="David" w:hint="cs"/>
          <w:color w:val="000000"/>
          <w:sz w:val="24"/>
          <w:szCs w:val="24"/>
          <w:rtl/>
          <w:lang w:eastAsia="he-IL"/>
        </w:rPr>
        <w:t xml:space="preserve"> ו/או פיצוי ו/או שיפוי</w:t>
      </w:r>
      <w:r w:rsidRPr="00F600CB">
        <w:rPr>
          <w:rFonts w:ascii="Times New Roman" w:eastAsia="Times New Roman" w:hAnsi="Times New Roman" w:cs="David"/>
          <w:color w:val="000000"/>
          <w:sz w:val="24"/>
          <w:szCs w:val="24"/>
          <w:rtl/>
          <w:lang w:eastAsia="he-IL"/>
        </w:rPr>
        <w:t xml:space="preserve"> כלשהם כאמור, אזי ישפה ה</w:t>
      </w:r>
      <w:r w:rsidR="00B06D6A">
        <w:rPr>
          <w:rFonts w:ascii="Times New Roman" w:eastAsia="Times New Roman" w:hAnsi="Times New Roman" w:cs="David"/>
          <w:color w:val="000000"/>
          <w:sz w:val="24"/>
          <w:szCs w:val="24"/>
          <w:rtl/>
          <w:lang w:eastAsia="he-IL"/>
        </w:rPr>
        <w:t>יועץ</w:t>
      </w:r>
      <w:r w:rsidRPr="00F600CB">
        <w:rPr>
          <w:rFonts w:ascii="Times New Roman" w:eastAsia="Times New Roman" w:hAnsi="Times New Roman" w:cs="David"/>
          <w:color w:val="000000"/>
          <w:sz w:val="24"/>
          <w:szCs w:val="24"/>
          <w:rtl/>
          <w:lang w:eastAsia="he-IL"/>
        </w:rPr>
        <w:t xml:space="preserve"> את המזמין מיד עם דרישתו הראשונה של המזמין, בגין כל תשלום ו/או הוצאה ו/או עלות</w:t>
      </w:r>
      <w:r w:rsidRPr="00F600CB">
        <w:rPr>
          <w:rFonts w:ascii="Times New Roman" w:eastAsia="Times New Roman" w:hAnsi="Times New Roman" w:cs="David" w:hint="cs"/>
          <w:color w:val="000000"/>
          <w:sz w:val="24"/>
          <w:szCs w:val="24"/>
          <w:rtl/>
          <w:lang w:eastAsia="he-IL"/>
        </w:rPr>
        <w:t xml:space="preserve"> ו/או פיצוי ו/או שיפוי</w:t>
      </w:r>
      <w:r w:rsidRPr="00F600CB">
        <w:rPr>
          <w:rFonts w:ascii="Times New Roman" w:eastAsia="Times New Roman" w:hAnsi="Times New Roman" w:cs="David"/>
          <w:color w:val="000000"/>
          <w:sz w:val="24"/>
          <w:szCs w:val="24"/>
          <w:rtl/>
          <w:lang w:eastAsia="he-IL"/>
        </w:rPr>
        <w:t xml:space="preserve"> שיחולו על המזמין ו/או ידרשו ממנו כאמור ו/או בגין כל נזק שיגרם למזמין בשל דרישה או תביעה כאמור, לרבות הוצאות משפט ושכ"ט עו"ד. סכום השיפוי כאמור</w:t>
      </w:r>
      <w:r w:rsidRPr="00F600CB">
        <w:rPr>
          <w:rFonts w:ascii="Times New Roman" w:eastAsia="Times New Roman" w:hAnsi="Times New Roman" w:cs="David" w:hint="cs"/>
          <w:color w:val="000000"/>
          <w:sz w:val="24"/>
          <w:szCs w:val="24"/>
          <w:rtl/>
          <w:lang w:eastAsia="he-IL"/>
        </w:rPr>
        <w:t>,</w:t>
      </w:r>
      <w:r w:rsidRPr="00F600CB">
        <w:rPr>
          <w:rFonts w:ascii="Times New Roman" w:eastAsia="Times New Roman" w:hAnsi="Times New Roman" w:cs="David"/>
          <w:color w:val="000000"/>
          <w:sz w:val="24"/>
          <w:szCs w:val="24"/>
          <w:rtl/>
          <w:lang w:eastAsia="he-IL"/>
        </w:rPr>
        <w:t xml:space="preserve"> ייחשב </w:t>
      </w:r>
      <w:r w:rsidRPr="00F600CB">
        <w:rPr>
          <w:rFonts w:ascii="Times New Roman" w:eastAsia="Times New Roman" w:hAnsi="Times New Roman" w:cs="David" w:hint="cs"/>
          <w:color w:val="000000"/>
          <w:sz w:val="24"/>
          <w:szCs w:val="24"/>
          <w:rtl/>
          <w:lang w:eastAsia="he-IL"/>
        </w:rPr>
        <w:t>כ</w:t>
      </w:r>
      <w:r w:rsidRPr="00F600CB">
        <w:rPr>
          <w:rFonts w:ascii="Times New Roman" w:eastAsia="Times New Roman" w:hAnsi="Times New Roman" w:cs="David"/>
          <w:color w:val="000000"/>
          <w:sz w:val="24"/>
          <w:szCs w:val="24"/>
          <w:rtl/>
          <w:lang w:eastAsia="he-IL"/>
        </w:rPr>
        <w:t>חוב המגיע למזמין מאת ה</w:t>
      </w:r>
      <w:r w:rsidR="00B06D6A">
        <w:rPr>
          <w:rFonts w:ascii="Times New Roman" w:eastAsia="Times New Roman" w:hAnsi="Times New Roman" w:cs="David"/>
          <w:color w:val="000000"/>
          <w:sz w:val="24"/>
          <w:szCs w:val="24"/>
          <w:rtl/>
          <w:lang w:eastAsia="he-IL"/>
        </w:rPr>
        <w:t>יועץ</w:t>
      </w:r>
      <w:r w:rsidRPr="00F600CB">
        <w:rPr>
          <w:rFonts w:ascii="Times New Roman" w:eastAsia="Times New Roman" w:hAnsi="Times New Roman" w:cs="David"/>
          <w:color w:val="000000"/>
          <w:sz w:val="24"/>
          <w:szCs w:val="24"/>
          <w:rtl/>
          <w:lang w:eastAsia="he-IL"/>
        </w:rPr>
        <w:t xml:space="preserve"> על פי הוראות חוזה זה, אשר המזמין רשאי לקזז בגינו סכומים ע"ח התמורה המגיעה ל</w:t>
      </w:r>
      <w:r w:rsidR="00B06D6A">
        <w:rPr>
          <w:rFonts w:ascii="Times New Roman" w:eastAsia="Times New Roman" w:hAnsi="Times New Roman" w:cs="David"/>
          <w:color w:val="000000"/>
          <w:sz w:val="24"/>
          <w:szCs w:val="24"/>
          <w:rtl/>
          <w:lang w:eastAsia="he-IL"/>
        </w:rPr>
        <w:t>יועץ</w:t>
      </w:r>
      <w:r w:rsidRPr="00F600CB">
        <w:rPr>
          <w:rFonts w:ascii="Times New Roman" w:eastAsia="Times New Roman" w:hAnsi="Times New Roman" w:cs="David"/>
          <w:color w:val="000000"/>
          <w:sz w:val="24"/>
          <w:szCs w:val="24"/>
          <w:rtl/>
          <w:lang w:eastAsia="he-IL"/>
        </w:rPr>
        <w:t>.</w:t>
      </w:r>
    </w:p>
    <w:p w14:paraId="63A08916" w14:textId="77777777" w:rsidR="00F600CB" w:rsidRPr="00F600CB" w:rsidRDefault="00F600CB" w:rsidP="00F600CB">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F600CB">
        <w:rPr>
          <w:rFonts w:ascii="Times New Roman" w:eastAsia="Times New Roman" w:hAnsi="Times New Roman" w:cs="David"/>
          <w:color w:val="000000"/>
          <w:sz w:val="24"/>
          <w:szCs w:val="24"/>
          <w:rtl/>
          <w:lang w:eastAsia="he-IL"/>
        </w:rPr>
        <w:t>בשים לב לאמור לעיל, אם יקבע פורום מוסמך כלשהו</w:t>
      </w:r>
      <w:r w:rsidRPr="00F600CB">
        <w:rPr>
          <w:rFonts w:ascii="Times New Roman" w:eastAsia="Times New Roman" w:hAnsi="Times New Roman" w:cs="David" w:hint="cs"/>
          <w:color w:val="000000"/>
          <w:sz w:val="24"/>
          <w:szCs w:val="24"/>
          <w:rtl/>
          <w:lang w:eastAsia="he-IL"/>
        </w:rPr>
        <w:t>,</w:t>
      </w:r>
      <w:r w:rsidRPr="00F600CB">
        <w:rPr>
          <w:rFonts w:ascii="Times New Roman" w:eastAsia="Times New Roman" w:hAnsi="Times New Roman" w:cs="David"/>
          <w:color w:val="000000"/>
          <w:sz w:val="24"/>
          <w:szCs w:val="24"/>
          <w:rtl/>
          <w:lang w:eastAsia="he-IL"/>
        </w:rPr>
        <w:t xml:space="preserve"> כי נתקיימו יחסי עובד ומעביד בין ה</w:t>
      </w:r>
      <w:r w:rsidR="00B06D6A">
        <w:rPr>
          <w:rFonts w:ascii="Times New Roman" w:eastAsia="Times New Roman" w:hAnsi="Times New Roman" w:cs="David"/>
          <w:color w:val="000000"/>
          <w:sz w:val="24"/>
          <w:szCs w:val="24"/>
          <w:rtl/>
          <w:lang w:eastAsia="he-IL"/>
        </w:rPr>
        <w:t>יועץ</w:t>
      </w:r>
      <w:r w:rsidRPr="00F600CB">
        <w:rPr>
          <w:rFonts w:ascii="Times New Roman" w:eastAsia="Times New Roman" w:hAnsi="Times New Roman" w:cs="David"/>
          <w:color w:val="000000"/>
          <w:sz w:val="24"/>
          <w:szCs w:val="24"/>
          <w:rtl/>
          <w:lang w:eastAsia="he-IL"/>
        </w:rPr>
        <w:t xml:space="preserve"> ו/או מי מעובדיו</w:t>
      </w:r>
      <w:r w:rsidRPr="00F600CB">
        <w:rPr>
          <w:rFonts w:ascii="Times New Roman" w:eastAsia="Times New Roman" w:hAnsi="Times New Roman" w:cs="David" w:hint="cs"/>
          <w:color w:val="000000"/>
          <w:sz w:val="24"/>
          <w:szCs w:val="24"/>
          <w:rtl/>
          <w:lang w:eastAsia="he-IL"/>
        </w:rPr>
        <w:t xml:space="preserve"> ו/או מי משלוחיו ו/או אחר מטעמו</w:t>
      </w:r>
      <w:r w:rsidRPr="00F600CB">
        <w:rPr>
          <w:rFonts w:ascii="Times New Roman" w:eastAsia="Times New Roman" w:hAnsi="Times New Roman" w:cs="David"/>
          <w:color w:val="000000"/>
          <w:sz w:val="24"/>
          <w:szCs w:val="24"/>
          <w:rtl/>
          <w:lang w:eastAsia="he-IL"/>
        </w:rPr>
        <w:t xml:space="preserve"> לבין המזמין מכל סיבה שהיא, אזי מוסכם בזה במפורש, כי כל תשלום ששולם על ידי המזמין כאמור בסעיף 7 לעיל, יחשב ככולל כל הטבה, פיצוי ותשלום הנובעים מיחסי עובד ומעביד</w:t>
      </w:r>
      <w:r w:rsidRPr="00F600CB">
        <w:rPr>
          <w:rFonts w:ascii="Times New Roman" w:eastAsia="Times New Roman" w:hAnsi="Times New Roman" w:cs="David" w:hint="cs"/>
          <w:color w:val="000000"/>
          <w:sz w:val="24"/>
          <w:szCs w:val="24"/>
          <w:rtl/>
          <w:lang w:eastAsia="he-IL"/>
        </w:rPr>
        <w:t>.</w:t>
      </w:r>
    </w:p>
    <w:p w14:paraId="63A08917" w14:textId="77777777" w:rsidR="00F600CB" w:rsidRPr="00F600CB" w:rsidRDefault="00F600CB" w:rsidP="00F600CB">
      <w:pPr>
        <w:widowControl w:val="0"/>
        <w:numPr>
          <w:ilvl w:val="0"/>
          <w:numId w:val="1"/>
        </w:numPr>
        <w:spacing w:before="0" w:beforeAutospacing="0" w:after="240" w:afterAutospacing="0" w:line="240" w:lineRule="auto"/>
        <w:ind w:left="363" w:hanging="74"/>
        <w:jc w:val="both"/>
        <w:rPr>
          <w:rFonts w:ascii="Times New Roman" w:eastAsia="Times New Roman" w:hAnsi="Times New Roman" w:cs="David"/>
          <w:bCs/>
          <w:sz w:val="24"/>
          <w:szCs w:val="24"/>
          <w:u w:val="single"/>
          <w:rtl/>
          <w:lang w:eastAsia="he-IL"/>
        </w:rPr>
      </w:pPr>
      <w:r w:rsidRPr="00F600CB">
        <w:rPr>
          <w:rFonts w:ascii="Times New Roman" w:eastAsia="Times New Roman" w:hAnsi="Times New Roman" w:cs="David"/>
          <w:bCs/>
          <w:sz w:val="24"/>
          <w:szCs w:val="24"/>
          <w:u w:val="single"/>
          <w:rtl/>
          <w:lang w:eastAsia="he-IL"/>
        </w:rPr>
        <w:t>הבאת החוזה לגמר או ביטולו</w:t>
      </w:r>
    </w:p>
    <w:p w14:paraId="63A08918" w14:textId="77777777" w:rsidR="00F600CB" w:rsidRPr="00F600CB"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p>
    <w:p w14:paraId="63A08919" w14:textId="77777777" w:rsidR="00F600CB" w:rsidRPr="00F600CB" w:rsidRDefault="00F600CB" w:rsidP="00F600CB">
      <w:pPr>
        <w:widowControl w:val="0"/>
        <w:numPr>
          <w:ilvl w:val="2"/>
          <w:numId w:val="1"/>
        </w:numPr>
        <w:spacing w:before="0" w:beforeAutospacing="0" w:after="200" w:afterAutospacing="0" w:line="240" w:lineRule="auto"/>
        <w:ind w:left="1507" w:hanging="373"/>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 xml:space="preserve">על אף האמור בכל מקום אחר בחוזה </w:t>
      </w:r>
      <w:r w:rsidRPr="00F600CB">
        <w:rPr>
          <w:rFonts w:ascii="Times New Roman" w:eastAsia="Times New Roman" w:hAnsi="Times New Roman" w:cs="David" w:hint="cs"/>
          <w:sz w:val="24"/>
          <w:szCs w:val="24"/>
          <w:rtl/>
          <w:lang w:eastAsia="he-IL"/>
        </w:rPr>
        <w:t xml:space="preserve">זה על נספחיו, </w:t>
      </w:r>
      <w:r w:rsidRPr="00F600CB">
        <w:rPr>
          <w:rFonts w:ascii="Times New Roman" w:eastAsia="Times New Roman" w:hAnsi="Times New Roman" w:cs="David"/>
          <w:sz w:val="24"/>
          <w:szCs w:val="24"/>
          <w:rtl/>
          <w:lang w:eastAsia="he-IL"/>
        </w:rPr>
        <w:t>רשאי המזמין, לפי ש</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קול דעתו הבלעדי, בכל עת ומסיבה כלשהי, להביא חוזה זה, כולו או מקצתו, לידי גמר על ידי מתן הודעה בכתב על כך ל</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ניתנה הודעה כאמור</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יבוא החוזה לידי גמר בתאריך הנקוב בהודעה אשר לא יהיה פחות מ</w:t>
      </w:r>
      <w:r w:rsidRPr="00F600CB">
        <w:rPr>
          <w:rFonts w:ascii="Times New Roman" w:eastAsia="Times New Roman" w:hAnsi="Times New Roman" w:cs="David" w:hint="cs"/>
          <w:sz w:val="24"/>
          <w:szCs w:val="24"/>
          <w:rtl/>
          <w:lang w:eastAsia="he-IL"/>
        </w:rPr>
        <w:t>-7</w:t>
      </w:r>
      <w:r w:rsidRPr="00F600CB">
        <w:rPr>
          <w:rFonts w:ascii="Times New Roman" w:eastAsia="Times New Roman" w:hAnsi="Times New Roman" w:cs="David"/>
          <w:sz w:val="24"/>
          <w:szCs w:val="24"/>
          <w:rtl/>
          <w:lang w:eastAsia="he-IL"/>
        </w:rPr>
        <w:t xml:space="preserve"> י</w:t>
      </w:r>
      <w:r w:rsidRPr="00F600CB">
        <w:rPr>
          <w:rFonts w:ascii="Times New Roman" w:eastAsia="Times New Roman" w:hAnsi="Times New Roman" w:cs="David" w:hint="cs"/>
          <w:sz w:val="24"/>
          <w:szCs w:val="24"/>
          <w:rtl/>
          <w:lang w:eastAsia="he-IL"/>
        </w:rPr>
        <w:t>מים</w:t>
      </w:r>
      <w:r w:rsidRPr="00F600CB">
        <w:rPr>
          <w:rFonts w:ascii="Times New Roman" w:eastAsia="Times New Roman" w:hAnsi="Times New Roman" w:cs="David"/>
          <w:sz w:val="24"/>
          <w:szCs w:val="24"/>
          <w:rtl/>
          <w:lang w:eastAsia="he-IL"/>
        </w:rPr>
        <w:t xml:space="preserve"> מיום משלוחה (להלן: "</w:t>
      </w:r>
      <w:r w:rsidRPr="00F600CB">
        <w:rPr>
          <w:rFonts w:ascii="Times New Roman" w:eastAsia="Times New Roman" w:hAnsi="Times New Roman" w:cs="David"/>
          <w:b/>
          <w:bCs/>
          <w:sz w:val="24"/>
          <w:szCs w:val="24"/>
          <w:rtl/>
          <w:lang w:eastAsia="he-IL"/>
        </w:rPr>
        <w:t>תאריך הפסקת השרות</w:t>
      </w:r>
      <w:r w:rsidRPr="00F600CB">
        <w:rPr>
          <w:rFonts w:ascii="Times New Roman" w:eastAsia="Times New Roman" w:hAnsi="Times New Roman" w:cs="David"/>
          <w:sz w:val="24"/>
          <w:szCs w:val="24"/>
          <w:rtl/>
          <w:lang w:eastAsia="he-IL"/>
        </w:rPr>
        <w:t>").</w:t>
      </w:r>
    </w:p>
    <w:p w14:paraId="63A0891A" w14:textId="77777777" w:rsidR="00F600CB" w:rsidRPr="00F600CB" w:rsidRDefault="00F600CB" w:rsidP="00F600CB">
      <w:pPr>
        <w:widowControl w:val="0"/>
        <w:numPr>
          <w:ilvl w:val="2"/>
          <w:numId w:val="1"/>
        </w:numPr>
        <w:spacing w:before="0" w:beforeAutospacing="0" w:after="200" w:afterAutospacing="0" w:line="240" w:lineRule="auto"/>
        <w:ind w:left="1507" w:hanging="373"/>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הובא החוזה לידי גמר כאמור בסעיף 12.1.1 לעיל, ישלם המזמין ל</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שכר ע</w:t>
      </w:r>
      <w:r w:rsidRPr="00F600CB">
        <w:rPr>
          <w:rFonts w:ascii="Times New Roman" w:eastAsia="Times New Roman" w:hAnsi="Times New Roman" w:cs="David" w:hint="cs"/>
          <w:sz w:val="24"/>
          <w:szCs w:val="24"/>
          <w:rtl/>
          <w:lang w:eastAsia="he-IL"/>
        </w:rPr>
        <w:t>ל פי</w:t>
      </w:r>
      <w:r w:rsidRPr="00F600CB">
        <w:rPr>
          <w:rFonts w:ascii="Times New Roman" w:eastAsia="Times New Roman" w:hAnsi="Times New Roman" w:cs="David"/>
          <w:sz w:val="24"/>
          <w:szCs w:val="24"/>
          <w:rtl/>
          <w:lang w:eastAsia="he-IL"/>
        </w:rPr>
        <w:t xml:space="preserve"> קביעתו הבלעדית של המנהל, בעד אותו קטע מקטעי הפרויקט ו/או שלב משרותי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שב</w:t>
      </w:r>
      <w:r w:rsidRPr="00F600CB">
        <w:rPr>
          <w:rFonts w:ascii="Times New Roman" w:eastAsia="Times New Roman" w:hAnsi="Times New Roman" w:cs="David" w:hint="cs"/>
          <w:sz w:val="24"/>
          <w:szCs w:val="24"/>
          <w:rtl/>
          <w:lang w:eastAsia="he-IL"/>
        </w:rPr>
        <w:t>ו</w:t>
      </w:r>
      <w:r w:rsidRPr="00F600CB">
        <w:rPr>
          <w:rFonts w:ascii="Times New Roman" w:eastAsia="Times New Roman" w:hAnsi="Times New Roman" w:cs="David"/>
          <w:sz w:val="24"/>
          <w:szCs w:val="24"/>
          <w:rtl/>
          <w:lang w:eastAsia="he-IL"/>
        </w:rPr>
        <w:t>צע עד לתאריך הפסקת הש</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רות</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וזאת לפי השיעור המפורט בנספחים </w:t>
      </w:r>
      <w:r w:rsidRPr="00F600CB">
        <w:rPr>
          <w:rFonts w:ascii="Times New Roman" w:eastAsia="Times New Roman" w:hAnsi="Times New Roman" w:cs="David"/>
          <w:bCs/>
          <w:sz w:val="24"/>
          <w:szCs w:val="24"/>
          <w:rtl/>
          <w:lang w:eastAsia="he-IL"/>
        </w:rPr>
        <w:t>ד' ו - ה'</w:t>
      </w:r>
      <w:r w:rsidRPr="00F600CB">
        <w:rPr>
          <w:rFonts w:ascii="Times New Roman" w:eastAsia="Times New Roman" w:hAnsi="Times New Roman" w:cs="David"/>
          <w:sz w:val="24"/>
          <w:szCs w:val="24"/>
          <w:rtl/>
          <w:lang w:eastAsia="he-IL"/>
        </w:rPr>
        <w:t>. במקרה שבוצע חלק של קטע ו/או שלב</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ישולם חלק יחסי מתאים מהשכר הקבוע בנספחים </w:t>
      </w:r>
      <w:r w:rsidRPr="00F600CB">
        <w:rPr>
          <w:rFonts w:ascii="Times New Roman" w:eastAsia="Times New Roman" w:hAnsi="Times New Roman" w:cs="David"/>
          <w:bCs/>
          <w:sz w:val="24"/>
          <w:szCs w:val="24"/>
          <w:rtl/>
          <w:lang w:eastAsia="he-IL"/>
        </w:rPr>
        <w:t xml:space="preserve">ד' ו-ה' </w:t>
      </w:r>
      <w:r w:rsidRPr="00F600CB">
        <w:rPr>
          <w:rFonts w:ascii="Times New Roman" w:eastAsia="Times New Roman" w:hAnsi="Times New Roman" w:cs="David"/>
          <w:sz w:val="24"/>
          <w:szCs w:val="24"/>
          <w:rtl/>
          <w:lang w:eastAsia="he-IL"/>
        </w:rPr>
        <w:t>לאותו שלב</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כפי שיקבע המנהל.</w:t>
      </w:r>
    </w:p>
    <w:p w14:paraId="63A0891B" w14:textId="77777777" w:rsidR="00F600CB" w:rsidRPr="00F600CB" w:rsidRDefault="00F600CB" w:rsidP="00F600CB">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הודעה בדבר הבאת החוזה לידי גמר כאמור בסעיף 12.1.1 לעיל לא תשמש עילה ל</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לתביעת פיצויים כלשהם</w:t>
      </w:r>
      <w:r w:rsidRPr="00F600CB">
        <w:rPr>
          <w:rFonts w:ascii="Times New Roman" w:eastAsia="Times New Roman" w:hAnsi="Times New Roman" w:cs="David" w:hint="cs"/>
          <w:sz w:val="24"/>
          <w:szCs w:val="24"/>
          <w:rtl/>
          <w:lang w:eastAsia="he-IL"/>
        </w:rPr>
        <w:t xml:space="preserve"> ו/או</w:t>
      </w:r>
      <w:r w:rsidRPr="00F600CB">
        <w:rPr>
          <w:rFonts w:ascii="Times New Roman" w:eastAsia="Times New Roman" w:hAnsi="Times New Roman" w:cs="David"/>
          <w:sz w:val="24"/>
          <w:szCs w:val="24"/>
          <w:rtl/>
          <w:lang w:eastAsia="he-IL"/>
        </w:rPr>
        <w:t xml:space="preserve"> לטענה </w:t>
      </w:r>
      <w:r w:rsidRPr="00F600CB">
        <w:rPr>
          <w:rFonts w:ascii="Times New Roman" w:eastAsia="Times New Roman" w:hAnsi="Times New Roman" w:cs="David" w:hint="cs"/>
          <w:sz w:val="24"/>
          <w:szCs w:val="24"/>
          <w:rtl/>
          <w:lang w:eastAsia="he-IL"/>
        </w:rPr>
        <w:t>ו/או דרישה ו/או תלונה ו/</w:t>
      </w:r>
      <w:r w:rsidRPr="00F600CB">
        <w:rPr>
          <w:rFonts w:ascii="Times New Roman" w:eastAsia="Times New Roman" w:hAnsi="Times New Roman" w:cs="David"/>
          <w:sz w:val="24"/>
          <w:szCs w:val="24"/>
          <w:rtl/>
          <w:lang w:eastAsia="he-IL"/>
        </w:rPr>
        <w:t>או תביעה כלשהי, פרט לאמור בסעיף 12.1.2 לעיל</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והשכר שישולם לפי סעיף 12.1.2 לעיל</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יהיה לסילוק כל המגיע ל</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מהמזמין לפי חוזה</w:t>
      </w:r>
      <w:r w:rsidRPr="00F600CB">
        <w:rPr>
          <w:rFonts w:ascii="Times New Roman" w:eastAsia="Times New Roman" w:hAnsi="Times New Roman" w:cs="David" w:hint="cs"/>
          <w:sz w:val="24"/>
          <w:szCs w:val="24"/>
          <w:rtl/>
          <w:lang w:eastAsia="he-IL"/>
        </w:rPr>
        <w:t xml:space="preserve"> זה</w:t>
      </w:r>
      <w:r w:rsidRPr="00F600CB">
        <w:rPr>
          <w:rFonts w:ascii="Times New Roman" w:eastAsia="Times New Roman" w:hAnsi="Times New Roman" w:cs="David"/>
          <w:sz w:val="24"/>
          <w:szCs w:val="24"/>
          <w:rtl/>
          <w:lang w:eastAsia="he-IL"/>
        </w:rPr>
        <w:t xml:space="preserve"> ו/או עקב הבאתו לידי גמר כאמור, בין ע</w:t>
      </w:r>
      <w:r w:rsidRPr="00F600CB">
        <w:rPr>
          <w:rFonts w:ascii="Times New Roman" w:eastAsia="Times New Roman" w:hAnsi="Times New Roman" w:cs="David" w:hint="cs"/>
          <w:sz w:val="24"/>
          <w:szCs w:val="24"/>
          <w:rtl/>
          <w:lang w:eastAsia="he-IL"/>
        </w:rPr>
        <w:t>ל פי</w:t>
      </w:r>
      <w:r w:rsidRPr="00F600CB">
        <w:rPr>
          <w:rFonts w:ascii="Times New Roman" w:eastAsia="Times New Roman" w:hAnsi="Times New Roman" w:cs="David"/>
          <w:sz w:val="24"/>
          <w:szCs w:val="24"/>
          <w:rtl/>
          <w:lang w:eastAsia="he-IL"/>
        </w:rPr>
        <w:t xml:space="preserve"> חוזה</w:t>
      </w:r>
      <w:r w:rsidRPr="00F600CB">
        <w:rPr>
          <w:rFonts w:ascii="Times New Roman" w:eastAsia="Times New Roman" w:hAnsi="Times New Roman" w:cs="David" w:hint="cs"/>
          <w:sz w:val="24"/>
          <w:szCs w:val="24"/>
          <w:rtl/>
          <w:lang w:eastAsia="he-IL"/>
        </w:rPr>
        <w:t xml:space="preserve"> זה</w:t>
      </w:r>
      <w:r w:rsidRPr="00F600CB">
        <w:rPr>
          <w:rFonts w:ascii="Times New Roman" w:eastAsia="Times New Roman" w:hAnsi="Times New Roman" w:cs="David"/>
          <w:sz w:val="24"/>
          <w:szCs w:val="24"/>
          <w:rtl/>
          <w:lang w:eastAsia="he-IL"/>
        </w:rPr>
        <w:t xml:space="preserve"> ובין מכוח עילה כלשהי ע</w:t>
      </w:r>
      <w:r w:rsidRPr="00F600CB">
        <w:rPr>
          <w:rFonts w:ascii="Times New Roman" w:eastAsia="Times New Roman" w:hAnsi="Times New Roman" w:cs="David" w:hint="cs"/>
          <w:sz w:val="24"/>
          <w:szCs w:val="24"/>
          <w:rtl/>
          <w:lang w:eastAsia="he-IL"/>
        </w:rPr>
        <w:t>ל פי</w:t>
      </w:r>
      <w:r w:rsidRPr="00F600CB">
        <w:rPr>
          <w:rFonts w:ascii="Times New Roman" w:eastAsia="Times New Roman" w:hAnsi="Times New Roman" w:cs="David"/>
          <w:sz w:val="24"/>
          <w:szCs w:val="24"/>
          <w:rtl/>
          <w:lang w:eastAsia="he-IL"/>
        </w:rPr>
        <w:t xml:space="preserve"> הדין.</w:t>
      </w:r>
    </w:p>
    <w:p w14:paraId="63A0891C" w14:textId="77777777" w:rsidR="00F600CB" w:rsidRPr="00F600CB" w:rsidRDefault="00F600CB" w:rsidP="00F600CB">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תוך 12 חודש</w:t>
      </w:r>
      <w:r w:rsidRPr="00F600CB">
        <w:rPr>
          <w:rFonts w:ascii="Times New Roman" w:eastAsia="Times New Roman" w:hAnsi="Times New Roman" w:cs="David" w:hint="cs"/>
          <w:sz w:val="24"/>
          <w:szCs w:val="24"/>
          <w:rtl/>
          <w:lang w:eastAsia="he-IL"/>
        </w:rPr>
        <w:t>ים</w:t>
      </w:r>
      <w:r w:rsidRPr="00F600CB">
        <w:rPr>
          <w:rFonts w:ascii="Times New Roman" w:eastAsia="Times New Roman" w:hAnsi="Times New Roman" w:cs="David"/>
          <w:sz w:val="24"/>
          <w:szCs w:val="24"/>
          <w:rtl/>
          <w:lang w:eastAsia="he-IL"/>
        </w:rPr>
        <w:t xml:space="preserve"> מהבאת חוזה</w:t>
      </w:r>
      <w:r w:rsidRPr="00F600CB">
        <w:rPr>
          <w:rFonts w:ascii="Times New Roman" w:eastAsia="Times New Roman" w:hAnsi="Times New Roman" w:cs="David" w:hint="cs"/>
          <w:sz w:val="24"/>
          <w:szCs w:val="24"/>
          <w:rtl/>
          <w:lang w:eastAsia="he-IL"/>
        </w:rPr>
        <w:t xml:space="preserve"> זה לידי</w:t>
      </w:r>
      <w:r w:rsidRPr="00F600CB">
        <w:rPr>
          <w:rFonts w:ascii="Times New Roman" w:eastAsia="Times New Roman" w:hAnsi="Times New Roman" w:cs="David"/>
          <w:sz w:val="24"/>
          <w:szCs w:val="24"/>
          <w:rtl/>
          <w:lang w:eastAsia="he-IL"/>
        </w:rPr>
        <w:t xml:space="preserve"> גמר כאמור</w:t>
      </w:r>
      <w:r w:rsidRPr="00F600CB">
        <w:rPr>
          <w:rFonts w:ascii="Times New Roman" w:eastAsia="Times New Roman" w:hAnsi="Times New Roman" w:cs="David" w:hint="cs"/>
          <w:sz w:val="24"/>
          <w:szCs w:val="24"/>
          <w:rtl/>
          <w:lang w:eastAsia="he-IL"/>
        </w:rPr>
        <w:t>, רשאי המזמין</w:t>
      </w:r>
      <w:r w:rsidRPr="00F600CB">
        <w:rPr>
          <w:rFonts w:ascii="Times New Roman" w:eastAsia="Times New Roman" w:hAnsi="Times New Roman" w:cs="David"/>
          <w:sz w:val="24"/>
          <w:szCs w:val="24"/>
          <w:rtl/>
          <w:lang w:eastAsia="he-IL"/>
        </w:rPr>
        <w:t xml:space="preserve"> לחדשו</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במקרה זה</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יהיה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חייב</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לפי דרישת המזמין</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לחדש את ש</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רותי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ע</w:t>
      </w:r>
      <w:r w:rsidRPr="00F600CB">
        <w:rPr>
          <w:rFonts w:ascii="Times New Roman" w:eastAsia="Times New Roman" w:hAnsi="Times New Roman" w:cs="David" w:hint="cs"/>
          <w:sz w:val="24"/>
          <w:szCs w:val="24"/>
          <w:rtl/>
          <w:lang w:eastAsia="he-IL"/>
        </w:rPr>
        <w:t>ל פי</w:t>
      </w:r>
      <w:r w:rsidRPr="00F600CB">
        <w:rPr>
          <w:rFonts w:ascii="Times New Roman" w:eastAsia="Times New Roman" w:hAnsi="Times New Roman" w:cs="David"/>
          <w:sz w:val="24"/>
          <w:szCs w:val="24"/>
          <w:rtl/>
          <w:lang w:eastAsia="he-IL"/>
        </w:rPr>
        <w:t xml:space="preserve"> תנאי חוזה</w:t>
      </w:r>
      <w:r w:rsidRPr="00F600CB">
        <w:rPr>
          <w:rFonts w:ascii="Times New Roman" w:eastAsia="Times New Roman" w:hAnsi="Times New Roman" w:cs="David" w:hint="cs"/>
          <w:sz w:val="24"/>
          <w:szCs w:val="24"/>
          <w:rtl/>
          <w:lang w:eastAsia="he-IL"/>
        </w:rPr>
        <w:t xml:space="preserve"> זה</w:t>
      </w:r>
      <w:r w:rsidRPr="00F600CB">
        <w:rPr>
          <w:rFonts w:ascii="Times New Roman" w:eastAsia="Times New Roman" w:hAnsi="Times New Roman" w:cs="David"/>
          <w:sz w:val="24"/>
          <w:szCs w:val="24"/>
          <w:rtl/>
          <w:lang w:eastAsia="he-IL"/>
        </w:rPr>
        <w:t>.</w:t>
      </w:r>
    </w:p>
    <w:p w14:paraId="63A0891D" w14:textId="77777777" w:rsidR="00F600CB" w:rsidRPr="00F600CB" w:rsidRDefault="00F600CB" w:rsidP="00F600CB">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במקרה שחוזה</w:t>
      </w:r>
      <w:r w:rsidRPr="00F600CB">
        <w:rPr>
          <w:rFonts w:ascii="Times New Roman" w:eastAsia="Times New Roman" w:hAnsi="Times New Roman" w:cs="David" w:hint="cs"/>
          <w:sz w:val="24"/>
          <w:szCs w:val="24"/>
          <w:rtl/>
          <w:lang w:eastAsia="he-IL"/>
        </w:rPr>
        <w:t xml:space="preserve"> זה</w:t>
      </w:r>
      <w:r w:rsidRPr="00F600CB">
        <w:rPr>
          <w:rFonts w:ascii="Times New Roman" w:eastAsia="Times New Roman" w:hAnsi="Times New Roman" w:cs="David"/>
          <w:sz w:val="24"/>
          <w:szCs w:val="24"/>
          <w:rtl/>
          <w:lang w:eastAsia="he-IL"/>
        </w:rPr>
        <w:t xml:space="preserve"> יבוא לידי גמר עקב הפסקת עבודות הפרויקט מחמת כוח עליון (לרבות ע</w:t>
      </w:r>
      <w:r w:rsidRPr="00F600CB">
        <w:rPr>
          <w:rFonts w:ascii="Times New Roman" w:eastAsia="Times New Roman" w:hAnsi="Times New Roman" w:cs="David" w:hint="cs"/>
          <w:sz w:val="24"/>
          <w:szCs w:val="24"/>
          <w:rtl/>
          <w:lang w:eastAsia="he-IL"/>
        </w:rPr>
        <w:t>ל פי</w:t>
      </w:r>
      <w:r w:rsidRPr="00F600CB">
        <w:rPr>
          <w:rFonts w:ascii="Times New Roman" w:eastAsia="Times New Roman" w:hAnsi="Times New Roman" w:cs="David"/>
          <w:sz w:val="24"/>
          <w:szCs w:val="24"/>
          <w:rtl/>
          <w:lang w:eastAsia="he-IL"/>
        </w:rPr>
        <w:t xml:space="preserve"> מצוות הדין)</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יהיה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זכאי לתשלום כמוגדר בסעיף 12.3.2 להלן</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ויחולו הסעיפים 12.1.3 ו- 12.1.4 לעיל.</w:t>
      </w:r>
    </w:p>
    <w:p w14:paraId="63A0891E" w14:textId="77777777" w:rsidR="00F600CB" w:rsidRPr="00F600CB"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p>
    <w:p w14:paraId="63A0891F" w14:textId="77777777" w:rsidR="00F600CB" w:rsidRPr="00F600CB" w:rsidRDefault="00F600CB" w:rsidP="00F600CB">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מבלי לגרוע מזכויות מזמין לפי סעיף 12.1 לעיל</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זכאי המזמין לבטל חוזה</w:t>
      </w:r>
      <w:r w:rsidRPr="00F600CB">
        <w:rPr>
          <w:rFonts w:ascii="Times New Roman" w:eastAsia="Times New Roman" w:hAnsi="Times New Roman" w:cs="David" w:hint="cs"/>
          <w:sz w:val="24"/>
          <w:szCs w:val="24"/>
          <w:rtl/>
          <w:lang w:eastAsia="he-IL"/>
        </w:rPr>
        <w:t xml:space="preserve"> זה</w:t>
      </w:r>
      <w:r w:rsidRPr="00F600CB">
        <w:rPr>
          <w:rFonts w:ascii="Times New Roman" w:eastAsia="Times New Roman" w:hAnsi="Times New Roman" w:cs="David"/>
          <w:sz w:val="24"/>
          <w:szCs w:val="24"/>
          <w:rtl/>
          <w:lang w:eastAsia="he-IL"/>
        </w:rPr>
        <w:t>, לפי ש</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קול דעתו הבלעדי</w:t>
      </w:r>
      <w:r w:rsidRPr="00F600CB">
        <w:rPr>
          <w:rFonts w:ascii="Times New Roman" w:eastAsia="Times New Roman" w:hAnsi="Times New Roman" w:cs="David" w:hint="cs"/>
          <w:sz w:val="24"/>
          <w:szCs w:val="24"/>
          <w:rtl/>
          <w:lang w:eastAsia="he-IL"/>
        </w:rPr>
        <w:t xml:space="preserve">, </w:t>
      </w:r>
      <w:r w:rsidRPr="00F600CB">
        <w:rPr>
          <w:rFonts w:ascii="Times New Roman" w:eastAsia="Times New Roman" w:hAnsi="Times New Roman" w:cs="David"/>
          <w:sz w:val="24"/>
          <w:szCs w:val="24"/>
          <w:rtl/>
          <w:lang w:eastAsia="he-IL"/>
        </w:rPr>
        <w:t>בלא צורך בהודעה מוקדמת</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בכל אחד מהמקרים הבאים:</w:t>
      </w:r>
    </w:p>
    <w:p w14:paraId="63A08920" w14:textId="77777777" w:rsidR="00F600CB" w:rsidRPr="00F600CB" w:rsidRDefault="00F600CB" w:rsidP="00F600CB">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הפר ו/או לא קיים איזה מהוראות החוזה ולא ת</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 xml:space="preserve">קן </w:t>
      </w:r>
      <w:r w:rsidRPr="00F600CB">
        <w:rPr>
          <w:rFonts w:ascii="Times New Roman" w:eastAsia="Times New Roman" w:hAnsi="Times New Roman" w:cs="David" w:hint="cs"/>
          <w:sz w:val="24"/>
          <w:szCs w:val="24"/>
          <w:rtl/>
          <w:lang w:eastAsia="he-IL"/>
        </w:rPr>
        <w:t>את ה</w:t>
      </w:r>
      <w:r w:rsidRPr="00F600CB">
        <w:rPr>
          <w:rFonts w:ascii="Times New Roman" w:eastAsia="Times New Roman" w:hAnsi="Times New Roman" w:cs="David"/>
          <w:sz w:val="24"/>
          <w:szCs w:val="24"/>
          <w:rtl/>
          <w:lang w:eastAsia="he-IL"/>
        </w:rPr>
        <w:t>הפרה</w:t>
      </w:r>
      <w:r w:rsidRPr="00F600CB">
        <w:rPr>
          <w:rFonts w:ascii="Times New Roman" w:eastAsia="Times New Roman" w:hAnsi="Times New Roman" w:cs="David" w:hint="cs"/>
          <w:sz w:val="24"/>
          <w:szCs w:val="24"/>
          <w:rtl/>
          <w:lang w:eastAsia="he-IL"/>
        </w:rPr>
        <w:t xml:space="preserve"> כאמור,</w:t>
      </w:r>
      <w:r w:rsidRPr="00F600CB">
        <w:rPr>
          <w:rFonts w:ascii="Times New Roman" w:eastAsia="Times New Roman" w:hAnsi="Times New Roman" w:cs="David"/>
          <w:sz w:val="24"/>
          <w:szCs w:val="24"/>
          <w:rtl/>
          <w:lang w:eastAsia="he-IL"/>
        </w:rPr>
        <w:t xml:space="preserve"> לאחר שק</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בל התראה על כך מהמזמין בתוך הזמן הנקוב בהתראה.</w:t>
      </w:r>
    </w:p>
    <w:p w14:paraId="63A08921" w14:textId="77777777" w:rsidR="00F600CB" w:rsidRPr="00F600CB" w:rsidRDefault="00F600CB" w:rsidP="00F600CB">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המזמין התרה ב</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שאין הוא מבצע את עבודתו בצורה המבטיחה את ב</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צועה התקין ו/או התקדמותה וסיומה לפי לוח הזמנים, וה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לא נקט בצעדים המבטיחים לדעת המזמין את ב</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צועה התקין ו/או התקדמותה וסיומה לפי לוח הזמנים.</w:t>
      </w:r>
    </w:p>
    <w:p w14:paraId="63A08922" w14:textId="77777777" w:rsidR="00F600CB" w:rsidRPr="00F600CB" w:rsidRDefault="00F600CB" w:rsidP="00F600CB">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הפר את הוראת סעיף 7.5 לעיל.</w:t>
      </w:r>
    </w:p>
    <w:p w14:paraId="63A08923" w14:textId="77777777" w:rsidR="00F600CB" w:rsidRPr="00F600CB" w:rsidRDefault="00F600CB" w:rsidP="00F600CB">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4"/>
          <w:szCs w:val="24"/>
          <w:lang w:eastAsia="he-IL"/>
        </w:rPr>
      </w:pPr>
      <w:r w:rsidRPr="00F600CB">
        <w:rPr>
          <w:rFonts w:ascii="Times New Roman" w:eastAsia="Times New Roman" w:hAnsi="Times New Roman" w:cs="David"/>
          <w:sz w:val="24"/>
          <w:szCs w:val="24"/>
          <w:rtl/>
          <w:lang w:eastAsia="he-IL"/>
        </w:rPr>
        <w:t>נבצר מה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או מהמנהל הראשי לקיים את ה</w:t>
      </w:r>
      <w:r w:rsidRPr="00F600CB">
        <w:rPr>
          <w:rFonts w:ascii="Times New Roman" w:eastAsia="Times New Roman" w:hAnsi="Times New Roman" w:cs="David" w:hint="cs"/>
          <w:sz w:val="24"/>
          <w:szCs w:val="24"/>
          <w:rtl/>
          <w:lang w:eastAsia="he-IL"/>
        </w:rPr>
        <w:t xml:space="preserve">וראות </w:t>
      </w:r>
      <w:r w:rsidRPr="00F600CB">
        <w:rPr>
          <w:rFonts w:ascii="Times New Roman" w:eastAsia="Times New Roman" w:hAnsi="Times New Roman" w:cs="David"/>
          <w:sz w:val="24"/>
          <w:szCs w:val="24"/>
          <w:rtl/>
          <w:lang w:eastAsia="he-IL"/>
        </w:rPr>
        <w:t>חוזה</w:t>
      </w:r>
      <w:r w:rsidRPr="00F600CB">
        <w:rPr>
          <w:rFonts w:ascii="Times New Roman" w:eastAsia="Times New Roman" w:hAnsi="Times New Roman" w:cs="David" w:hint="cs"/>
          <w:sz w:val="24"/>
          <w:szCs w:val="24"/>
          <w:rtl/>
          <w:lang w:eastAsia="he-IL"/>
        </w:rPr>
        <w:t xml:space="preserve"> זה,</w:t>
      </w:r>
      <w:r w:rsidRPr="00F600CB">
        <w:rPr>
          <w:rFonts w:ascii="Times New Roman" w:eastAsia="Times New Roman" w:hAnsi="Times New Roman" w:cs="David"/>
          <w:sz w:val="24"/>
          <w:szCs w:val="24"/>
          <w:rtl/>
          <w:lang w:eastAsia="he-IL"/>
        </w:rPr>
        <w:t xml:space="preserve"> מסיבת מחלה או מכל סיבה אחרת שהיא. מבלי לפגוע בכלליות האמור לעיל</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יחול הסעיף אם המנהל הראשי במשרד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נפטר,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פשט רגל, או נעשה בלתי כש</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ר לפעולה משפטית או בלתי כש</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ר למתן שירותי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או אם ארע אירוע דומה.</w:t>
      </w:r>
    </w:p>
    <w:p w14:paraId="63A08924" w14:textId="77777777" w:rsidR="00F600CB" w:rsidRPr="00F600CB" w:rsidRDefault="00F600CB" w:rsidP="00F600CB">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חל שינוי בהחזקת המניות ו/או בהרכב המנהלים של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w:t>
      </w:r>
    </w:p>
    <w:p w14:paraId="63A08925" w14:textId="77777777" w:rsidR="00F600CB" w:rsidRPr="00F600CB" w:rsidRDefault="00F600CB" w:rsidP="00F600CB">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בוטל החוזה כאמור בסעיף 12.3.1 לעיל</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ישלם המזמין ל</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שכר בעד אותו קטע מקטעי הפרויקט ו/או שלב משרותי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שהוא ב</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צע עד לב</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טול החוזה</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וזאת לפי השיעור המפורט בנספחים </w:t>
      </w:r>
      <w:r w:rsidRPr="00F600CB">
        <w:rPr>
          <w:rFonts w:ascii="Times New Roman" w:eastAsia="Times New Roman" w:hAnsi="Times New Roman" w:cs="David"/>
          <w:bCs/>
          <w:sz w:val="24"/>
          <w:szCs w:val="24"/>
          <w:rtl/>
          <w:lang w:eastAsia="he-IL"/>
        </w:rPr>
        <w:t>ד'</w:t>
      </w:r>
      <w:r w:rsidRPr="00F600CB">
        <w:rPr>
          <w:rFonts w:ascii="Times New Roman" w:eastAsia="Times New Roman" w:hAnsi="Times New Roman" w:cs="David" w:hint="cs"/>
          <w:bCs/>
          <w:sz w:val="24"/>
          <w:szCs w:val="24"/>
          <w:rtl/>
          <w:lang w:eastAsia="he-IL"/>
        </w:rPr>
        <w:t xml:space="preserve"> </w:t>
      </w:r>
      <w:r w:rsidRPr="00F600CB">
        <w:rPr>
          <w:rFonts w:ascii="Times New Roman" w:eastAsia="Times New Roman" w:hAnsi="Times New Roman" w:cs="David"/>
          <w:bCs/>
          <w:sz w:val="24"/>
          <w:szCs w:val="24"/>
          <w:rtl/>
          <w:lang w:eastAsia="he-IL"/>
        </w:rPr>
        <w:t xml:space="preserve">ו -ה' </w:t>
      </w:r>
      <w:r w:rsidRPr="00F600CB">
        <w:rPr>
          <w:rFonts w:ascii="Times New Roman" w:eastAsia="Times New Roman" w:hAnsi="Times New Roman" w:cs="David"/>
          <w:sz w:val="24"/>
          <w:szCs w:val="24"/>
          <w:rtl/>
          <w:lang w:eastAsia="he-IL"/>
        </w:rPr>
        <w:t xml:space="preserve">לגבי כל שלב שבוצע, ובמקרה שבוצע חלק של שלב - חלק יחסי מתאים מהשכר הקבוע בנספחים </w:t>
      </w:r>
      <w:r w:rsidRPr="00F600CB">
        <w:rPr>
          <w:rFonts w:ascii="Times New Roman" w:eastAsia="Times New Roman" w:hAnsi="Times New Roman" w:cs="David"/>
          <w:bCs/>
          <w:sz w:val="24"/>
          <w:szCs w:val="24"/>
          <w:rtl/>
          <w:lang w:eastAsia="he-IL"/>
        </w:rPr>
        <w:t xml:space="preserve">ד' ו-ה' </w:t>
      </w:r>
      <w:r w:rsidRPr="00F600CB">
        <w:rPr>
          <w:rFonts w:ascii="Times New Roman" w:eastAsia="Times New Roman" w:hAnsi="Times New Roman" w:cs="David"/>
          <w:sz w:val="24"/>
          <w:szCs w:val="24"/>
          <w:rtl/>
          <w:lang w:eastAsia="he-IL"/>
        </w:rPr>
        <w:t>לאותו שלב כפי שיקבע המנהל, וזאת לסילוק כל המגיע ל</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מהמזמין.</w:t>
      </w:r>
    </w:p>
    <w:p w14:paraId="63A08926" w14:textId="77777777" w:rsidR="00F600CB" w:rsidRPr="00F600CB" w:rsidRDefault="00F600CB" w:rsidP="00F600CB">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הודעה בדבר הבאת החוזה לידי גמר כאמור בסעיף 12.3.1 לעיל</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לא תשמש עילה ל</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לתביעת פיצויים כלשהם </w:t>
      </w:r>
      <w:r w:rsidRPr="00F600CB">
        <w:rPr>
          <w:rFonts w:ascii="Times New Roman" w:eastAsia="Times New Roman" w:hAnsi="Times New Roman" w:cs="David" w:hint="cs"/>
          <w:sz w:val="24"/>
          <w:szCs w:val="24"/>
          <w:rtl/>
          <w:lang w:eastAsia="he-IL"/>
        </w:rPr>
        <w:t>ו/</w:t>
      </w:r>
      <w:r w:rsidRPr="00F600CB">
        <w:rPr>
          <w:rFonts w:ascii="Times New Roman" w:eastAsia="Times New Roman" w:hAnsi="Times New Roman" w:cs="David"/>
          <w:sz w:val="24"/>
          <w:szCs w:val="24"/>
          <w:rtl/>
          <w:lang w:eastAsia="he-IL"/>
        </w:rPr>
        <w:t>או לטענה</w:t>
      </w:r>
      <w:r w:rsidRPr="00F600CB">
        <w:rPr>
          <w:rFonts w:ascii="Times New Roman" w:eastAsia="Times New Roman" w:hAnsi="Times New Roman" w:cs="David" w:hint="cs"/>
          <w:sz w:val="24"/>
          <w:szCs w:val="24"/>
          <w:rtl/>
          <w:lang w:eastAsia="he-IL"/>
        </w:rPr>
        <w:t xml:space="preserve"> ו/או לדרישה ו/או לתלונה</w:t>
      </w:r>
      <w:r w:rsidRPr="00F600CB">
        <w:rPr>
          <w:rFonts w:ascii="Times New Roman" w:eastAsia="Times New Roman" w:hAnsi="Times New Roman" w:cs="David"/>
          <w:sz w:val="24"/>
          <w:szCs w:val="24"/>
          <w:rtl/>
          <w:lang w:eastAsia="he-IL"/>
        </w:rPr>
        <w:t xml:space="preserve"> </w:t>
      </w:r>
      <w:r w:rsidRPr="00F600CB">
        <w:rPr>
          <w:rFonts w:ascii="Times New Roman" w:eastAsia="Times New Roman" w:hAnsi="Times New Roman" w:cs="David" w:hint="cs"/>
          <w:sz w:val="24"/>
          <w:szCs w:val="24"/>
          <w:rtl/>
          <w:lang w:eastAsia="he-IL"/>
        </w:rPr>
        <w:t>ו/</w:t>
      </w:r>
      <w:r w:rsidRPr="00F600CB">
        <w:rPr>
          <w:rFonts w:ascii="Times New Roman" w:eastAsia="Times New Roman" w:hAnsi="Times New Roman" w:cs="David"/>
          <w:sz w:val="24"/>
          <w:szCs w:val="24"/>
          <w:rtl/>
          <w:lang w:eastAsia="he-IL"/>
        </w:rPr>
        <w:t xml:space="preserve">או </w:t>
      </w:r>
      <w:r w:rsidRPr="00F600CB">
        <w:rPr>
          <w:rFonts w:ascii="Times New Roman" w:eastAsia="Times New Roman" w:hAnsi="Times New Roman" w:cs="David" w:hint="cs"/>
          <w:sz w:val="24"/>
          <w:szCs w:val="24"/>
          <w:rtl/>
          <w:lang w:eastAsia="he-IL"/>
        </w:rPr>
        <w:t>ל</w:t>
      </w:r>
      <w:r w:rsidRPr="00F600CB">
        <w:rPr>
          <w:rFonts w:ascii="Times New Roman" w:eastAsia="Times New Roman" w:hAnsi="Times New Roman" w:cs="David"/>
          <w:sz w:val="24"/>
          <w:szCs w:val="24"/>
          <w:rtl/>
          <w:lang w:eastAsia="he-IL"/>
        </w:rPr>
        <w:t>תביעה כלשהי, פרט לאמור בסעיף 12.3.2 לעיל, והשכר שישולם לפי סעיף 12.3.2</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יהיה לסילוק כל המגיע ל</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מהמזמין לפי החוזה ו/או עקב הבאתו לידי גמר כאמור, בין ע</w:t>
      </w:r>
      <w:r w:rsidRPr="00F600CB">
        <w:rPr>
          <w:rFonts w:ascii="Times New Roman" w:eastAsia="Times New Roman" w:hAnsi="Times New Roman" w:cs="David" w:hint="cs"/>
          <w:sz w:val="24"/>
          <w:szCs w:val="24"/>
          <w:rtl/>
          <w:lang w:eastAsia="he-IL"/>
        </w:rPr>
        <w:t>ל פי</w:t>
      </w:r>
      <w:r w:rsidRPr="00F600CB">
        <w:rPr>
          <w:rFonts w:ascii="Times New Roman" w:eastAsia="Times New Roman" w:hAnsi="Times New Roman" w:cs="David"/>
          <w:sz w:val="24"/>
          <w:szCs w:val="24"/>
          <w:rtl/>
          <w:lang w:eastAsia="he-IL"/>
        </w:rPr>
        <w:t xml:space="preserve"> חוזה</w:t>
      </w:r>
      <w:r w:rsidRPr="00F600CB">
        <w:rPr>
          <w:rFonts w:ascii="Times New Roman" w:eastAsia="Times New Roman" w:hAnsi="Times New Roman" w:cs="David" w:hint="cs"/>
          <w:sz w:val="24"/>
          <w:szCs w:val="24"/>
          <w:rtl/>
          <w:lang w:eastAsia="he-IL"/>
        </w:rPr>
        <w:t xml:space="preserve"> זה</w:t>
      </w:r>
      <w:r w:rsidRPr="00F600CB">
        <w:rPr>
          <w:rFonts w:ascii="Times New Roman" w:eastAsia="Times New Roman" w:hAnsi="Times New Roman" w:cs="David"/>
          <w:sz w:val="24"/>
          <w:szCs w:val="24"/>
          <w:rtl/>
          <w:lang w:eastAsia="he-IL"/>
        </w:rPr>
        <w:t xml:space="preserve"> ובין מכוח עילה כלשהי ע</w:t>
      </w:r>
      <w:r w:rsidRPr="00F600CB">
        <w:rPr>
          <w:rFonts w:ascii="Times New Roman" w:eastAsia="Times New Roman" w:hAnsi="Times New Roman" w:cs="David" w:hint="cs"/>
          <w:sz w:val="24"/>
          <w:szCs w:val="24"/>
          <w:rtl/>
          <w:lang w:eastAsia="he-IL"/>
        </w:rPr>
        <w:t>ל פי</w:t>
      </w:r>
      <w:r w:rsidRPr="00F600CB">
        <w:rPr>
          <w:rFonts w:ascii="Times New Roman" w:eastAsia="Times New Roman" w:hAnsi="Times New Roman" w:cs="David"/>
          <w:sz w:val="24"/>
          <w:szCs w:val="24"/>
          <w:rtl/>
          <w:lang w:eastAsia="he-IL"/>
        </w:rPr>
        <w:t xml:space="preserve"> הדין.</w:t>
      </w:r>
    </w:p>
    <w:p w14:paraId="63A08927" w14:textId="77777777" w:rsidR="00F600CB" w:rsidRPr="00F600CB"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אם המנהל הראשי במשרד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ו/או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נפטר, פשט רגל, או נעשה בלתי כש</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ר למתן השירותים ע</w:t>
      </w:r>
      <w:r w:rsidRPr="00F600CB">
        <w:rPr>
          <w:rFonts w:ascii="Times New Roman" w:eastAsia="Times New Roman" w:hAnsi="Times New Roman" w:cs="David" w:hint="cs"/>
          <w:sz w:val="24"/>
          <w:szCs w:val="24"/>
          <w:rtl/>
          <w:lang w:eastAsia="he-IL"/>
        </w:rPr>
        <w:t>ל פ</w:t>
      </w:r>
      <w:r w:rsidRPr="00F600CB">
        <w:rPr>
          <w:rFonts w:ascii="Times New Roman" w:eastAsia="Times New Roman" w:hAnsi="Times New Roman" w:cs="David"/>
          <w:sz w:val="24"/>
          <w:szCs w:val="24"/>
          <w:rtl/>
          <w:lang w:eastAsia="he-IL"/>
        </w:rPr>
        <w:t>י חוזה זה או אם אירע אירוע דומה ל</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יהיה המזמין זכאי לבטל </w:t>
      </w:r>
      <w:r w:rsidRPr="00F600CB">
        <w:rPr>
          <w:rFonts w:ascii="Times New Roman" w:eastAsia="Times New Roman" w:hAnsi="Times New Roman" w:cs="David" w:hint="cs"/>
          <w:sz w:val="24"/>
          <w:szCs w:val="24"/>
          <w:rtl/>
          <w:lang w:eastAsia="he-IL"/>
        </w:rPr>
        <w:t xml:space="preserve">את </w:t>
      </w:r>
      <w:r w:rsidRPr="00F600CB">
        <w:rPr>
          <w:rFonts w:ascii="Times New Roman" w:eastAsia="Times New Roman" w:hAnsi="Times New Roman" w:cs="David"/>
          <w:sz w:val="24"/>
          <w:szCs w:val="24"/>
          <w:rtl/>
          <w:lang w:eastAsia="he-IL"/>
        </w:rPr>
        <w:t>החוזה ויחולו הוראות סעיפים 12.3.2 ו - 12.3.3 לעיל.</w:t>
      </w:r>
    </w:p>
    <w:p w14:paraId="63A08928" w14:textId="77777777" w:rsidR="00F600CB" w:rsidRPr="00F600CB"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התשלום ע</w:t>
      </w:r>
      <w:r w:rsidRPr="00F600CB">
        <w:rPr>
          <w:rFonts w:ascii="Times New Roman" w:eastAsia="Times New Roman" w:hAnsi="Times New Roman" w:cs="David" w:hint="cs"/>
          <w:sz w:val="24"/>
          <w:szCs w:val="24"/>
          <w:rtl/>
          <w:lang w:eastAsia="he-IL"/>
        </w:rPr>
        <w:t>ל פי</w:t>
      </w:r>
      <w:r w:rsidRPr="00F600CB">
        <w:rPr>
          <w:rFonts w:ascii="Times New Roman" w:eastAsia="Times New Roman" w:hAnsi="Times New Roman" w:cs="David"/>
          <w:sz w:val="24"/>
          <w:szCs w:val="24"/>
          <w:rtl/>
          <w:lang w:eastAsia="he-IL"/>
        </w:rPr>
        <w:t xml:space="preserve"> סעיפים 12.1, 12.2 ו-12.3 לעיל</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מותנה בכך שהמזמין קיבל לידיו את כל התכניות ועד לקבלתן לא יהיה עליו לבצע תשלום ע</w:t>
      </w:r>
      <w:r w:rsidRPr="00F600CB">
        <w:rPr>
          <w:rFonts w:ascii="Times New Roman" w:eastAsia="Times New Roman" w:hAnsi="Times New Roman" w:cs="David" w:hint="cs"/>
          <w:sz w:val="24"/>
          <w:szCs w:val="24"/>
          <w:rtl/>
          <w:lang w:eastAsia="he-IL"/>
        </w:rPr>
        <w:t>ל פי</w:t>
      </w:r>
      <w:r w:rsidRPr="00F600CB">
        <w:rPr>
          <w:rFonts w:ascii="Times New Roman" w:eastAsia="Times New Roman" w:hAnsi="Times New Roman" w:cs="David"/>
          <w:sz w:val="24"/>
          <w:szCs w:val="24"/>
          <w:rtl/>
          <w:lang w:eastAsia="he-IL"/>
        </w:rPr>
        <w:t xml:space="preserve"> הסעיפים הנ"ל.</w:t>
      </w:r>
    </w:p>
    <w:p w14:paraId="63A08929" w14:textId="77777777" w:rsidR="00F600CB" w:rsidRPr="00F600CB"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בכל מקרה של הבאת חוזה</w:t>
      </w:r>
      <w:r w:rsidRPr="00F600CB">
        <w:rPr>
          <w:rFonts w:ascii="Times New Roman" w:eastAsia="Times New Roman" w:hAnsi="Times New Roman" w:cs="David" w:hint="cs"/>
          <w:sz w:val="24"/>
          <w:szCs w:val="24"/>
          <w:rtl/>
          <w:lang w:eastAsia="he-IL"/>
        </w:rPr>
        <w:t xml:space="preserve"> זה לידי</w:t>
      </w:r>
      <w:r w:rsidRPr="00F600CB">
        <w:rPr>
          <w:rFonts w:ascii="Times New Roman" w:eastAsia="Times New Roman" w:hAnsi="Times New Roman" w:cs="David"/>
          <w:sz w:val="24"/>
          <w:szCs w:val="24"/>
          <w:rtl/>
          <w:lang w:eastAsia="he-IL"/>
        </w:rPr>
        <w:t xml:space="preserve"> גמר או ביטולו</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יהיה המזמין זכאי למסור את ב</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צוע המשך ש</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רותי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לאחר ולהשתמש ללא הגבלה בשרותי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שבוצעו עד לאותו מועד, וה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מסכים לכך ולא יהיה זכאי לדבר בגין זאת.</w:t>
      </w:r>
    </w:p>
    <w:p w14:paraId="63A0892A" w14:textId="77777777" w:rsidR="00F600CB" w:rsidRPr="00F600CB"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כל אימת שה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לא יקיים איזו מהתחייבויותיו לפי חוזה</w:t>
      </w:r>
      <w:r w:rsidRPr="00F600CB">
        <w:rPr>
          <w:rFonts w:ascii="Times New Roman" w:eastAsia="Times New Roman" w:hAnsi="Times New Roman" w:cs="David" w:hint="cs"/>
          <w:sz w:val="24"/>
          <w:szCs w:val="24"/>
          <w:rtl/>
          <w:lang w:eastAsia="he-IL"/>
        </w:rPr>
        <w:t xml:space="preserve"> זה</w:t>
      </w:r>
      <w:r w:rsidRPr="00F600CB">
        <w:rPr>
          <w:rFonts w:ascii="Times New Roman" w:eastAsia="Times New Roman" w:hAnsi="Times New Roman" w:cs="David"/>
          <w:sz w:val="24"/>
          <w:szCs w:val="24"/>
          <w:rtl/>
          <w:lang w:eastAsia="he-IL"/>
        </w:rPr>
        <w:t>, ולאחר שקיבל מהמזמין התראה בכתב בגין כך, יהיה המזמין זכאי לבצע התחייבות זאת באמצעות בעל מקצוע אחר וזאת מבלי לגרוע מאיזה מזכויותיו של המזמין לפי החוזה.</w:t>
      </w:r>
    </w:p>
    <w:p w14:paraId="63A0892B" w14:textId="77777777" w:rsidR="00F600CB" w:rsidRPr="0001560F" w:rsidRDefault="00F600CB" w:rsidP="0001560F">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השתמש המזמין בזכותו על פי סעיף 12.7 לעיל, יהיה הוא רשאי לגבות מאת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w:t>
      </w:r>
      <w:r w:rsidRPr="00F600CB">
        <w:rPr>
          <w:rFonts w:ascii="Times New Roman" w:eastAsia="Times New Roman" w:hAnsi="Times New Roman" w:cs="David" w:hint="cs"/>
          <w:sz w:val="24"/>
          <w:szCs w:val="24"/>
          <w:rtl/>
          <w:lang w:eastAsia="he-IL"/>
        </w:rPr>
        <w:t>ו/</w:t>
      </w:r>
      <w:r w:rsidRPr="00F600CB">
        <w:rPr>
          <w:rFonts w:ascii="Times New Roman" w:eastAsia="Times New Roman" w:hAnsi="Times New Roman" w:cs="David"/>
          <w:sz w:val="24"/>
          <w:szCs w:val="24"/>
          <w:rtl/>
          <w:lang w:eastAsia="he-IL"/>
        </w:rPr>
        <w:t>או לנכות מכל סכום שיגיע לו את הסכומים שהמזמין נשא בהם בשל כך, בתוספת 15% לכ</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סוי הוצאותיו הכלליות, וזאת מבלי שיהיה עליו להוכיח את הסכומים הנ"ל.</w:t>
      </w:r>
    </w:p>
    <w:p w14:paraId="63A0892C" w14:textId="77777777" w:rsidR="00F600CB" w:rsidRPr="00F600CB" w:rsidRDefault="00F600CB" w:rsidP="00F600CB">
      <w:pPr>
        <w:widowControl w:val="0"/>
        <w:numPr>
          <w:ilvl w:val="0"/>
          <w:numId w:val="1"/>
        </w:numPr>
        <w:spacing w:before="0" w:beforeAutospacing="0" w:after="240" w:afterAutospacing="0" w:line="240" w:lineRule="auto"/>
        <w:ind w:left="363" w:hanging="414"/>
        <w:jc w:val="both"/>
        <w:rPr>
          <w:rFonts w:ascii="Times New Roman" w:eastAsia="Times New Roman" w:hAnsi="Times New Roman" w:cs="David"/>
          <w:sz w:val="24"/>
          <w:szCs w:val="24"/>
          <w:rtl/>
          <w:lang w:eastAsia="he-IL"/>
        </w:rPr>
      </w:pPr>
      <w:r w:rsidRPr="00F600CB">
        <w:rPr>
          <w:rFonts w:ascii="Times New Roman" w:eastAsia="Times New Roman" w:hAnsi="Times New Roman" w:cs="David"/>
          <w:bCs/>
          <w:sz w:val="24"/>
          <w:szCs w:val="24"/>
          <w:u w:val="single"/>
          <w:rtl/>
          <w:lang w:eastAsia="he-IL"/>
        </w:rPr>
        <w:t>העברת זכויות</w:t>
      </w:r>
    </w:p>
    <w:p w14:paraId="63A0892D" w14:textId="77777777" w:rsidR="00F600CB" w:rsidRPr="00F600CB"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אין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רשאי להסב לאחר את החוזה </w:t>
      </w:r>
      <w:r w:rsidRPr="00F600CB">
        <w:rPr>
          <w:rFonts w:ascii="Times New Roman" w:eastAsia="Times New Roman" w:hAnsi="Times New Roman" w:cs="David" w:hint="cs"/>
          <w:sz w:val="24"/>
          <w:szCs w:val="24"/>
          <w:rtl/>
          <w:lang w:eastAsia="he-IL"/>
        </w:rPr>
        <w:t>ו/</w:t>
      </w:r>
      <w:r w:rsidRPr="00F600CB">
        <w:rPr>
          <w:rFonts w:ascii="Times New Roman" w:eastAsia="Times New Roman" w:hAnsi="Times New Roman" w:cs="David"/>
          <w:sz w:val="24"/>
          <w:szCs w:val="24"/>
          <w:rtl/>
          <w:lang w:eastAsia="he-IL"/>
        </w:rPr>
        <w:t xml:space="preserve">או כל חלק ממנו, וכן אין הוא רשאי להעביר </w:t>
      </w:r>
      <w:r w:rsidRPr="00F600CB">
        <w:rPr>
          <w:rFonts w:ascii="Times New Roman" w:eastAsia="Times New Roman" w:hAnsi="Times New Roman" w:cs="David" w:hint="cs"/>
          <w:sz w:val="24"/>
          <w:szCs w:val="24"/>
          <w:rtl/>
          <w:lang w:eastAsia="he-IL"/>
        </w:rPr>
        <w:t>ו/</w:t>
      </w:r>
      <w:r w:rsidRPr="00F600CB">
        <w:rPr>
          <w:rFonts w:ascii="Times New Roman" w:eastAsia="Times New Roman" w:hAnsi="Times New Roman" w:cs="David"/>
          <w:sz w:val="24"/>
          <w:szCs w:val="24"/>
          <w:rtl/>
          <w:lang w:eastAsia="he-IL"/>
        </w:rPr>
        <w:t xml:space="preserve">או להסב לאחר כל זכות </w:t>
      </w:r>
      <w:r w:rsidRPr="00F600CB">
        <w:rPr>
          <w:rFonts w:ascii="Times New Roman" w:eastAsia="Times New Roman" w:hAnsi="Times New Roman" w:cs="David" w:hint="cs"/>
          <w:sz w:val="24"/>
          <w:szCs w:val="24"/>
          <w:rtl/>
          <w:lang w:eastAsia="he-IL"/>
        </w:rPr>
        <w:t>ו/</w:t>
      </w:r>
      <w:r w:rsidRPr="00F600CB">
        <w:rPr>
          <w:rFonts w:ascii="Times New Roman" w:eastAsia="Times New Roman" w:hAnsi="Times New Roman" w:cs="David"/>
          <w:sz w:val="24"/>
          <w:szCs w:val="24"/>
          <w:rtl/>
          <w:lang w:eastAsia="he-IL"/>
        </w:rPr>
        <w:t>או חובה לפי חוזה</w:t>
      </w:r>
      <w:r w:rsidRPr="00F600CB">
        <w:rPr>
          <w:rFonts w:ascii="Times New Roman" w:eastAsia="Times New Roman" w:hAnsi="Times New Roman" w:cs="David" w:hint="cs"/>
          <w:sz w:val="24"/>
          <w:szCs w:val="24"/>
          <w:rtl/>
          <w:lang w:eastAsia="he-IL"/>
        </w:rPr>
        <w:t xml:space="preserve"> זה</w:t>
      </w:r>
      <w:r w:rsidRPr="00F600CB">
        <w:rPr>
          <w:rFonts w:ascii="Times New Roman" w:eastAsia="Times New Roman" w:hAnsi="Times New Roman" w:cs="David"/>
          <w:sz w:val="24"/>
          <w:szCs w:val="24"/>
          <w:rtl/>
          <w:lang w:eastAsia="he-IL"/>
        </w:rPr>
        <w:t>, אלא בהסכמת המזמין בכתב ומראש.</w:t>
      </w:r>
    </w:p>
    <w:p w14:paraId="63A0892E" w14:textId="77777777" w:rsidR="00F600CB" w:rsidRPr="00F600CB"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אין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רשאי למסור לאחר את ב</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צוע שרותי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כולם או מקצתם, אלא בהסכמת המזמין בכתב ומראש.</w:t>
      </w:r>
    </w:p>
    <w:p w14:paraId="63A0892F" w14:textId="77777777" w:rsidR="00F600CB" w:rsidRPr="00F600CB"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 xml:space="preserve">ניתנה הסכמת המזמין לפי סעיפים 13.1 או 13.2 לעיל, הרי </w:t>
      </w:r>
      <w:r w:rsidRPr="00F600CB">
        <w:rPr>
          <w:rFonts w:ascii="Times New Roman" w:eastAsia="Times New Roman" w:hAnsi="Times New Roman" w:cs="David" w:hint="cs"/>
          <w:sz w:val="24"/>
          <w:szCs w:val="24"/>
          <w:rtl/>
          <w:lang w:eastAsia="he-IL"/>
        </w:rPr>
        <w:t>ש</w:t>
      </w:r>
      <w:r w:rsidRPr="00F600CB">
        <w:rPr>
          <w:rFonts w:ascii="Times New Roman" w:eastAsia="Times New Roman" w:hAnsi="Times New Roman" w:cs="David"/>
          <w:sz w:val="24"/>
          <w:szCs w:val="24"/>
          <w:rtl/>
          <w:lang w:eastAsia="he-IL"/>
        </w:rPr>
        <w:t>אין בכך כדי לפטור את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מאחריותו והתחייבויותיו לפי חוזה</w:t>
      </w:r>
      <w:r w:rsidRPr="00F600CB">
        <w:rPr>
          <w:rFonts w:ascii="Times New Roman" w:eastAsia="Times New Roman" w:hAnsi="Times New Roman" w:cs="David" w:hint="cs"/>
          <w:sz w:val="24"/>
          <w:szCs w:val="24"/>
          <w:rtl/>
          <w:lang w:eastAsia="he-IL"/>
        </w:rPr>
        <w:t xml:space="preserve"> זה על נספחיו</w:t>
      </w:r>
      <w:r w:rsidRPr="00F600CB">
        <w:rPr>
          <w:rFonts w:ascii="Times New Roman" w:eastAsia="Times New Roman" w:hAnsi="Times New Roman" w:cs="David"/>
          <w:sz w:val="24"/>
          <w:szCs w:val="24"/>
          <w:rtl/>
          <w:lang w:eastAsia="he-IL"/>
        </w:rPr>
        <w:t xml:space="preserve"> ומזכויות המזמין על פיו, וה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 xml:space="preserve">ישא באחריות מלאה, כלפי המזמין וכלפי </w:t>
      </w:r>
      <w:r w:rsidRPr="00F600CB">
        <w:rPr>
          <w:rFonts w:ascii="Times New Roman" w:eastAsia="Times New Roman" w:hAnsi="Times New Roman" w:cs="David" w:hint="cs"/>
          <w:sz w:val="24"/>
          <w:szCs w:val="24"/>
          <w:rtl/>
          <w:lang w:eastAsia="he-IL"/>
        </w:rPr>
        <w:t xml:space="preserve">כל </w:t>
      </w:r>
      <w:r w:rsidRPr="00F600CB">
        <w:rPr>
          <w:rFonts w:ascii="Times New Roman" w:eastAsia="Times New Roman" w:hAnsi="Times New Roman" w:cs="David"/>
          <w:sz w:val="24"/>
          <w:szCs w:val="24"/>
          <w:rtl/>
          <w:lang w:eastAsia="he-IL"/>
        </w:rPr>
        <w:t xml:space="preserve">צד שלישי שהוא, גם לכל מעשה </w:t>
      </w:r>
      <w:r w:rsidRPr="00F600CB">
        <w:rPr>
          <w:rFonts w:ascii="Times New Roman" w:eastAsia="Times New Roman" w:hAnsi="Times New Roman" w:cs="David" w:hint="cs"/>
          <w:sz w:val="24"/>
          <w:szCs w:val="24"/>
          <w:rtl/>
          <w:lang w:eastAsia="he-IL"/>
        </w:rPr>
        <w:t>ו/</w:t>
      </w:r>
      <w:r w:rsidRPr="00F600CB">
        <w:rPr>
          <w:rFonts w:ascii="Times New Roman" w:eastAsia="Times New Roman" w:hAnsi="Times New Roman" w:cs="David"/>
          <w:sz w:val="24"/>
          <w:szCs w:val="24"/>
          <w:rtl/>
          <w:lang w:eastAsia="he-IL"/>
        </w:rPr>
        <w:t>או מחדל של אלה שיבצעו עבודה כלשהי מכוח הוראות סעיפים 13.1 או/וגם 13.2 לעיל</w:t>
      </w:r>
      <w:r w:rsidRPr="00F600CB">
        <w:rPr>
          <w:rFonts w:ascii="Times New Roman" w:eastAsia="Times New Roman" w:hAnsi="Times New Roman" w:cs="David" w:hint="cs"/>
          <w:sz w:val="24"/>
          <w:szCs w:val="24"/>
          <w:rtl/>
          <w:lang w:eastAsia="he-IL"/>
        </w:rPr>
        <w:t xml:space="preserve"> ו/או</w:t>
      </w:r>
      <w:r w:rsidRPr="00F600CB">
        <w:rPr>
          <w:rFonts w:ascii="Times New Roman" w:eastAsia="Times New Roman" w:hAnsi="Times New Roman" w:cs="David"/>
          <w:sz w:val="24"/>
          <w:szCs w:val="24"/>
          <w:rtl/>
          <w:lang w:eastAsia="he-IL"/>
        </w:rPr>
        <w:t xml:space="preserve"> באי כחם ו</w:t>
      </w:r>
      <w:r w:rsidRPr="00F600CB">
        <w:rPr>
          <w:rFonts w:ascii="Times New Roman" w:eastAsia="Times New Roman" w:hAnsi="Times New Roman" w:cs="David" w:hint="cs"/>
          <w:sz w:val="24"/>
          <w:szCs w:val="24"/>
          <w:rtl/>
          <w:lang w:eastAsia="he-IL"/>
        </w:rPr>
        <w:t xml:space="preserve">/או </w:t>
      </w:r>
      <w:r w:rsidRPr="00F600CB">
        <w:rPr>
          <w:rFonts w:ascii="Times New Roman" w:eastAsia="Times New Roman" w:hAnsi="Times New Roman" w:cs="David"/>
          <w:sz w:val="24"/>
          <w:szCs w:val="24"/>
          <w:rtl/>
          <w:lang w:eastAsia="he-IL"/>
        </w:rPr>
        <w:t>עובדיהם</w:t>
      </w:r>
      <w:r w:rsidRPr="00F600CB">
        <w:rPr>
          <w:rFonts w:ascii="Times New Roman" w:eastAsia="Times New Roman" w:hAnsi="Times New Roman" w:cs="David" w:hint="cs"/>
          <w:sz w:val="24"/>
          <w:szCs w:val="24"/>
          <w:rtl/>
          <w:lang w:eastAsia="he-IL"/>
        </w:rPr>
        <w:t xml:space="preserve"> ו/או מי מטעמם</w:t>
      </w:r>
      <w:r w:rsidRPr="00F600CB">
        <w:rPr>
          <w:rFonts w:ascii="Times New Roman" w:eastAsia="Times New Roman" w:hAnsi="Times New Roman" w:cs="David"/>
          <w:sz w:val="24"/>
          <w:szCs w:val="24"/>
          <w:rtl/>
          <w:lang w:eastAsia="he-IL"/>
        </w:rPr>
        <w:t>, ואילו למזמין ישמרו כל זכויותיו כלפי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w:t>
      </w:r>
    </w:p>
    <w:p w14:paraId="63A08930" w14:textId="77777777" w:rsidR="00F600CB" w:rsidRPr="00F600CB"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ש</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רותי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יינתנו באמצעות המנהל הראשי אישית ובאמצעות צוות עובדיו של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בפיקוחו הישיר של המנהל הראשי. מבלי לגרוע מהתחי</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בות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כמתחייב מהאמור</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הרי בכל מקרה שהשירותים לא יינתנו ע"י המנהל הראשי מכל סיבה שהיא יהיה המזמין זכאי לבטל </w:t>
      </w:r>
      <w:r w:rsidRPr="00F600CB">
        <w:rPr>
          <w:rFonts w:ascii="Times New Roman" w:eastAsia="Times New Roman" w:hAnsi="Times New Roman" w:cs="David" w:hint="cs"/>
          <w:sz w:val="24"/>
          <w:szCs w:val="24"/>
          <w:rtl/>
          <w:lang w:eastAsia="he-IL"/>
        </w:rPr>
        <w:t xml:space="preserve">את </w:t>
      </w:r>
      <w:r w:rsidRPr="00F600CB">
        <w:rPr>
          <w:rFonts w:ascii="Times New Roman" w:eastAsia="Times New Roman" w:hAnsi="Times New Roman" w:cs="David"/>
          <w:sz w:val="24"/>
          <w:szCs w:val="24"/>
          <w:rtl/>
          <w:lang w:eastAsia="he-IL"/>
        </w:rPr>
        <w:t>החוזה ויחולו הוראות סעיף 12.3.2 ו-12.3.3 לעיל.</w:t>
      </w:r>
    </w:p>
    <w:p w14:paraId="63A08931" w14:textId="77777777" w:rsidR="00F600CB" w:rsidRPr="00F600CB" w:rsidRDefault="00F600CB" w:rsidP="00F600CB">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המזמין רשאי להעביר, בכל עת, כל זכות מזכויותיו וכל חובה מחובותיו לפי חוזה זה, כפי שיראה בעיניו, בלא צורך בהסכמה כלשהי מצד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w:t>
      </w:r>
    </w:p>
    <w:p w14:paraId="63A08932" w14:textId="77777777" w:rsidR="00F600CB" w:rsidRPr="00F600CB" w:rsidRDefault="00F600CB" w:rsidP="00F600CB">
      <w:pPr>
        <w:widowControl w:val="0"/>
        <w:numPr>
          <w:ilvl w:val="0"/>
          <w:numId w:val="1"/>
        </w:numPr>
        <w:spacing w:before="0" w:beforeAutospacing="0" w:after="200" w:afterAutospacing="0" w:line="240" w:lineRule="auto"/>
        <w:ind w:left="363" w:hanging="272"/>
        <w:jc w:val="both"/>
        <w:rPr>
          <w:rFonts w:ascii="Times New Roman" w:eastAsia="Times New Roman" w:hAnsi="Times New Roman" w:cs="David"/>
          <w:sz w:val="24"/>
          <w:szCs w:val="24"/>
          <w:lang w:eastAsia="he-IL"/>
        </w:rPr>
      </w:pPr>
      <w:r w:rsidRPr="00F600CB">
        <w:rPr>
          <w:rFonts w:ascii="Times New Roman" w:eastAsia="Times New Roman" w:hAnsi="Times New Roman" w:cs="David"/>
          <w:bCs/>
          <w:sz w:val="24"/>
          <w:szCs w:val="24"/>
          <w:u w:val="single"/>
          <w:rtl/>
          <w:lang w:eastAsia="he-IL"/>
        </w:rPr>
        <w:t>סיום שרותי ה</w:t>
      </w:r>
      <w:r w:rsidR="00B06D6A">
        <w:rPr>
          <w:rFonts w:ascii="Times New Roman" w:eastAsia="Times New Roman" w:hAnsi="Times New Roman" w:cs="David"/>
          <w:bCs/>
          <w:sz w:val="24"/>
          <w:szCs w:val="24"/>
          <w:u w:val="single"/>
          <w:rtl/>
          <w:lang w:eastAsia="he-IL"/>
        </w:rPr>
        <w:t>יועץ</w:t>
      </w:r>
    </w:p>
    <w:p w14:paraId="63A08933" w14:textId="77777777" w:rsidR="00F600CB" w:rsidRPr="00F600CB" w:rsidRDefault="00F600CB" w:rsidP="00F600CB">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ש</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רותי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יחושבו כבאים לסיום בכל אחד מהמקרים הבאים:</w:t>
      </w:r>
    </w:p>
    <w:p w14:paraId="63A08934" w14:textId="77777777" w:rsidR="00F600CB" w:rsidRPr="00F600CB" w:rsidRDefault="00F600CB" w:rsidP="00F600CB">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חוזה</w:t>
      </w:r>
      <w:r w:rsidRPr="00F600CB">
        <w:rPr>
          <w:rFonts w:ascii="Times New Roman" w:eastAsia="Times New Roman" w:hAnsi="Times New Roman" w:cs="David" w:hint="cs"/>
          <w:sz w:val="24"/>
          <w:szCs w:val="24"/>
          <w:rtl/>
          <w:lang w:eastAsia="he-IL"/>
        </w:rPr>
        <w:t xml:space="preserve"> זה</w:t>
      </w:r>
      <w:r w:rsidRPr="00F600CB">
        <w:rPr>
          <w:rFonts w:ascii="Times New Roman" w:eastAsia="Times New Roman" w:hAnsi="Times New Roman" w:cs="David"/>
          <w:sz w:val="24"/>
          <w:szCs w:val="24"/>
          <w:rtl/>
          <w:lang w:eastAsia="he-IL"/>
        </w:rPr>
        <w:t xml:space="preserve"> הובא לידי </w:t>
      </w:r>
      <w:r w:rsidRPr="00F600CB">
        <w:rPr>
          <w:rFonts w:ascii="Times New Roman" w:eastAsia="Times New Roman" w:hAnsi="Times New Roman" w:cs="David" w:hint="cs"/>
          <w:sz w:val="24"/>
          <w:szCs w:val="24"/>
          <w:rtl/>
          <w:lang w:eastAsia="he-IL"/>
        </w:rPr>
        <w:t>גמר</w:t>
      </w:r>
      <w:r w:rsidRPr="00F600CB">
        <w:rPr>
          <w:rFonts w:ascii="Times New Roman" w:eastAsia="Times New Roman" w:hAnsi="Times New Roman" w:cs="David"/>
          <w:sz w:val="24"/>
          <w:szCs w:val="24"/>
          <w:rtl/>
          <w:lang w:eastAsia="he-IL"/>
        </w:rPr>
        <w:t xml:space="preserve"> או בוטל כאמור בסעיף 12 לעיל, והחל במועד הנקוב בהודעה שניתנה ע"י המזמין ל</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במסגרת הוראות אותו סעיף.</w:t>
      </w:r>
    </w:p>
    <w:p w14:paraId="63A08935" w14:textId="77777777" w:rsidR="0001560F" w:rsidRPr="0001560F" w:rsidRDefault="00F600CB" w:rsidP="0001560F">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עם מתן א</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שור בכתב ע"י המזמין ל</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כי הושלם מתן שרותי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ע</w:t>
      </w:r>
      <w:r w:rsidRPr="00F600CB">
        <w:rPr>
          <w:rFonts w:ascii="Times New Roman" w:eastAsia="Times New Roman" w:hAnsi="Times New Roman" w:cs="David" w:hint="cs"/>
          <w:sz w:val="24"/>
          <w:szCs w:val="24"/>
          <w:rtl/>
          <w:lang w:eastAsia="he-IL"/>
        </w:rPr>
        <w:t>ל פי</w:t>
      </w:r>
      <w:r w:rsidRPr="00F600CB">
        <w:rPr>
          <w:rFonts w:ascii="Times New Roman" w:eastAsia="Times New Roman" w:hAnsi="Times New Roman" w:cs="David"/>
          <w:sz w:val="24"/>
          <w:szCs w:val="24"/>
          <w:rtl/>
          <w:lang w:eastAsia="he-IL"/>
        </w:rPr>
        <w:t xml:space="preserve"> חוזה</w:t>
      </w:r>
      <w:r w:rsidRPr="00F600CB">
        <w:rPr>
          <w:rFonts w:ascii="Times New Roman" w:eastAsia="Times New Roman" w:hAnsi="Times New Roman" w:cs="David" w:hint="cs"/>
          <w:sz w:val="24"/>
          <w:szCs w:val="24"/>
          <w:rtl/>
          <w:lang w:eastAsia="he-IL"/>
        </w:rPr>
        <w:t xml:space="preserve"> זה</w:t>
      </w:r>
      <w:r w:rsidRPr="00F600CB">
        <w:rPr>
          <w:rFonts w:ascii="Times New Roman" w:eastAsia="Times New Roman" w:hAnsi="Times New Roman" w:cs="David"/>
          <w:sz w:val="24"/>
          <w:szCs w:val="24"/>
          <w:rtl/>
          <w:lang w:eastAsia="he-IL"/>
        </w:rPr>
        <w:t>.</w:t>
      </w:r>
    </w:p>
    <w:p w14:paraId="63A08936" w14:textId="77777777" w:rsidR="00F600CB" w:rsidRPr="00F600CB" w:rsidRDefault="00F600CB" w:rsidP="00F600CB">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
          <w:sz w:val="24"/>
          <w:szCs w:val="24"/>
          <w:rtl/>
          <w:lang w:eastAsia="he-IL"/>
        </w:rPr>
      </w:pPr>
      <w:r w:rsidRPr="00F600CB">
        <w:rPr>
          <w:rFonts w:ascii="Times New Roman" w:eastAsia="Times New Roman" w:hAnsi="Times New Roman" w:cs="David"/>
          <w:bCs/>
          <w:sz w:val="24"/>
          <w:szCs w:val="24"/>
          <w:u w:val="single"/>
          <w:rtl/>
          <w:lang w:eastAsia="he-IL"/>
        </w:rPr>
        <w:t>סודיות והמצאת מסמכים</w:t>
      </w:r>
    </w:p>
    <w:p w14:paraId="63A08937" w14:textId="77777777" w:rsidR="00F600CB" w:rsidRPr="00F600CB"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מתחייב לשמור על סודיות התכניות, השרטוטים, המפרטים וכל יתר המפרטים וכל יתר המסמכים המתייחסים לש</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רותי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לרבות העתקים וניירות עבודה, בין שהוכנו על ידי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w:t>
      </w:r>
      <w:r w:rsidRPr="00F600CB">
        <w:rPr>
          <w:rFonts w:ascii="Times New Roman" w:eastAsia="Times New Roman" w:hAnsi="Times New Roman" w:cs="David" w:hint="cs"/>
          <w:sz w:val="24"/>
          <w:szCs w:val="24"/>
          <w:rtl/>
          <w:lang w:eastAsia="he-IL"/>
        </w:rPr>
        <w:t>ו/או על ידי</w:t>
      </w:r>
      <w:r w:rsidRPr="00F600CB">
        <w:rPr>
          <w:rFonts w:ascii="Times New Roman" w:eastAsia="Times New Roman" w:hAnsi="Times New Roman" w:cs="David"/>
          <w:sz w:val="24"/>
          <w:szCs w:val="24"/>
          <w:rtl/>
          <w:lang w:eastAsia="he-IL"/>
        </w:rPr>
        <w:t xml:space="preserve"> מ</w:t>
      </w:r>
      <w:r w:rsidRPr="00F600CB">
        <w:rPr>
          <w:rFonts w:ascii="Times New Roman" w:eastAsia="Times New Roman" w:hAnsi="Times New Roman" w:cs="David" w:hint="cs"/>
          <w:sz w:val="24"/>
          <w:szCs w:val="24"/>
          <w:rtl/>
          <w:lang w:eastAsia="he-IL"/>
        </w:rPr>
        <w:t>י מ</w:t>
      </w:r>
      <w:r w:rsidRPr="00F600CB">
        <w:rPr>
          <w:rFonts w:ascii="Times New Roman" w:eastAsia="Times New Roman" w:hAnsi="Times New Roman" w:cs="David"/>
          <w:sz w:val="24"/>
          <w:szCs w:val="24"/>
          <w:rtl/>
          <w:lang w:eastAsia="he-IL"/>
        </w:rPr>
        <w:t xml:space="preserve">טעמו ובין שהוכנו על ידי המזמין </w:t>
      </w:r>
      <w:r w:rsidRPr="00F600CB">
        <w:rPr>
          <w:rFonts w:ascii="Times New Roman" w:eastAsia="Times New Roman" w:hAnsi="Times New Roman" w:cs="David" w:hint="cs"/>
          <w:sz w:val="24"/>
          <w:szCs w:val="24"/>
          <w:rtl/>
          <w:lang w:eastAsia="he-IL"/>
        </w:rPr>
        <w:t>ו/</w:t>
      </w:r>
      <w:r w:rsidRPr="00F600CB">
        <w:rPr>
          <w:rFonts w:ascii="Times New Roman" w:eastAsia="Times New Roman" w:hAnsi="Times New Roman" w:cs="David"/>
          <w:sz w:val="24"/>
          <w:szCs w:val="24"/>
          <w:rtl/>
          <w:lang w:eastAsia="he-IL"/>
        </w:rPr>
        <w:t xml:space="preserve">או המנהל </w:t>
      </w:r>
      <w:r w:rsidRPr="00F600CB">
        <w:rPr>
          <w:rFonts w:ascii="Times New Roman" w:eastAsia="Times New Roman" w:hAnsi="Times New Roman" w:cs="David" w:hint="cs"/>
          <w:sz w:val="24"/>
          <w:szCs w:val="24"/>
          <w:rtl/>
          <w:lang w:eastAsia="he-IL"/>
        </w:rPr>
        <w:t>ו/</w:t>
      </w:r>
      <w:r w:rsidRPr="00F600CB">
        <w:rPr>
          <w:rFonts w:ascii="Times New Roman" w:eastAsia="Times New Roman" w:hAnsi="Times New Roman" w:cs="David"/>
          <w:sz w:val="24"/>
          <w:szCs w:val="24"/>
          <w:rtl/>
          <w:lang w:eastAsia="he-IL"/>
        </w:rPr>
        <w:t xml:space="preserve">או </w:t>
      </w:r>
      <w:r w:rsidRPr="00F600CB">
        <w:rPr>
          <w:rFonts w:ascii="Times New Roman" w:eastAsia="Times New Roman" w:hAnsi="Times New Roman" w:cs="David" w:hint="cs"/>
          <w:sz w:val="24"/>
          <w:szCs w:val="24"/>
          <w:rtl/>
          <w:lang w:eastAsia="he-IL"/>
        </w:rPr>
        <w:t xml:space="preserve">מי </w:t>
      </w:r>
      <w:r w:rsidRPr="00F600CB">
        <w:rPr>
          <w:rFonts w:ascii="Times New Roman" w:eastAsia="Times New Roman" w:hAnsi="Times New Roman" w:cs="David"/>
          <w:sz w:val="24"/>
          <w:szCs w:val="24"/>
          <w:rtl/>
          <w:lang w:eastAsia="he-IL"/>
        </w:rPr>
        <w:t>מטעמם, וכן לשמור בסוד כל ידיעה שהגיעה אליו עקב ביצוע חוזה זה ולא למסור כל ידיעה כאמור לאדם שלא הוסמך לקבלה על ידי המזמין.</w:t>
      </w:r>
    </w:p>
    <w:p w14:paraId="63A08938" w14:textId="77777777" w:rsidR="00F600CB" w:rsidRPr="00F600CB"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 xml:space="preserve">מבלי לגרוע מאחריותו </w:t>
      </w:r>
      <w:r w:rsidRPr="00F600CB">
        <w:rPr>
          <w:rFonts w:ascii="Times New Roman" w:eastAsia="Times New Roman" w:hAnsi="Times New Roman" w:cs="David" w:hint="cs"/>
          <w:sz w:val="24"/>
          <w:szCs w:val="24"/>
          <w:rtl/>
          <w:lang w:eastAsia="he-IL"/>
        </w:rPr>
        <w:t>של ה</w:t>
      </w:r>
      <w:r w:rsidR="00B06D6A">
        <w:rPr>
          <w:rFonts w:ascii="Times New Roman" w:eastAsia="Times New Roman" w:hAnsi="Times New Roman" w:cs="David" w:hint="cs"/>
          <w:sz w:val="24"/>
          <w:szCs w:val="24"/>
          <w:rtl/>
          <w:lang w:eastAsia="he-IL"/>
        </w:rPr>
        <w:t>יועץ</w:t>
      </w:r>
      <w:r w:rsidRPr="00F600CB">
        <w:rPr>
          <w:rFonts w:ascii="Times New Roman" w:eastAsia="Times New Roman" w:hAnsi="Times New Roman" w:cs="David" w:hint="cs"/>
          <w:sz w:val="24"/>
          <w:szCs w:val="24"/>
          <w:rtl/>
          <w:lang w:eastAsia="he-IL"/>
        </w:rPr>
        <w:t xml:space="preserve"> </w:t>
      </w:r>
      <w:r w:rsidRPr="00F600CB">
        <w:rPr>
          <w:rFonts w:ascii="Times New Roman" w:eastAsia="Times New Roman" w:hAnsi="Times New Roman" w:cs="David"/>
          <w:sz w:val="24"/>
          <w:szCs w:val="24"/>
          <w:rtl/>
          <w:lang w:eastAsia="he-IL"/>
        </w:rPr>
        <w:t>על פי כל דין, ינקוט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בכל אמצעי סביר כדי לשמור שמירה מעולה על כל מסמך המוחזק על ידיו בקשר לש</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רותי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כדי למנוע עיון בו מכל אדם שהמנהל לא התיר לו זאת. כמו כן</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יציית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לכל דרישה של המנהל בדבר נקיטת אמצעי ב</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טחון נוספים לאלה שננקטו על ידיו. במקרה של תקלה כלשהי למסמכים כאמור לעיל, יודיע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למנהל מיד עם אירועה.</w:t>
      </w:r>
    </w:p>
    <w:p w14:paraId="63A08939" w14:textId="77777777" w:rsidR="00F600CB" w:rsidRPr="00F600CB"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יחתים את עובדיו</w:t>
      </w:r>
      <w:r w:rsidRPr="00F600CB">
        <w:rPr>
          <w:rFonts w:ascii="Times New Roman" w:eastAsia="Times New Roman" w:hAnsi="Times New Roman" w:cs="David" w:hint="cs"/>
          <w:sz w:val="24"/>
          <w:szCs w:val="24"/>
          <w:rtl/>
          <w:lang w:eastAsia="he-IL"/>
        </w:rPr>
        <w:t xml:space="preserve"> ו/או שלוחיו ו/או אחר מטעמו</w:t>
      </w:r>
      <w:r w:rsidRPr="00F600CB">
        <w:rPr>
          <w:rFonts w:ascii="Times New Roman" w:eastAsia="Times New Roman" w:hAnsi="Times New Roman" w:cs="David"/>
          <w:sz w:val="24"/>
          <w:szCs w:val="24"/>
          <w:rtl/>
          <w:lang w:eastAsia="he-IL"/>
        </w:rPr>
        <w:t xml:space="preserve"> בקשר עם ביצוע הסכם זה</w:t>
      </w:r>
      <w:r w:rsidRPr="00F600CB">
        <w:rPr>
          <w:rFonts w:ascii="Times New Roman" w:eastAsia="Times New Roman" w:hAnsi="Times New Roman" w:cs="David" w:hint="cs"/>
          <w:sz w:val="24"/>
          <w:szCs w:val="24"/>
          <w:rtl/>
          <w:lang w:eastAsia="he-IL"/>
        </w:rPr>
        <w:t xml:space="preserve"> על נספחיו,</w:t>
      </w:r>
      <w:r w:rsidRPr="00F600CB">
        <w:rPr>
          <w:rFonts w:ascii="Times New Roman" w:eastAsia="Times New Roman" w:hAnsi="Times New Roman" w:cs="David"/>
          <w:sz w:val="24"/>
          <w:szCs w:val="24"/>
          <w:rtl/>
          <w:lang w:eastAsia="he-IL"/>
        </w:rPr>
        <w:t xml:space="preserve"> על כתב התחייבות לשמירת סודיות על פי הנוסח המפורט בנספח </w:t>
      </w:r>
      <w:r w:rsidRPr="00F600CB">
        <w:rPr>
          <w:rFonts w:ascii="Times New Roman" w:eastAsia="Times New Roman" w:hAnsi="Times New Roman" w:cs="David"/>
          <w:bCs/>
          <w:sz w:val="24"/>
          <w:szCs w:val="24"/>
          <w:rtl/>
          <w:lang w:eastAsia="he-IL"/>
        </w:rPr>
        <w:t>ו'</w:t>
      </w:r>
      <w:r w:rsidRPr="00F600CB">
        <w:rPr>
          <w:rFonts w:ascii="Times New Roman" w:eastAsia="Times New Roman" w:hAnsi="Times New Roman" w:cs="David"/>
          <w:sz w:val="24"/>
          <w:szCs w:val="24"/>
          <w:rtl/>
          <w:lang w:eastAsia="he-IL"/>
        </w:rPr>
        <w:t>,.</w:t>
      </w:r>
    </w:p>
    <w:p w14:paraId="63A0893A" w14:textId="77777777" w:rsidR="00F600CB" w:rsidRPr="00F600CB" w:rsidRDefault="00F600CB" w:rsidP="00F600CB">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לפי דרישת המזמין ועם סיום שרותי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ימסור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לידי המזמין כל חומר בכתב ו/או במדיה ממוחשבת המצוי בידו והמתייחס לפרויקט, אשר נערך על ידו</w:t>
      </w:r>
      <w:r w:rsidRPr="00F600CB">
        <w:rPr>
          <w:rFonts w:ascii="Times New Roman" w:eastAsia="Times New Roman" w:hAnsi="Times New Roman" w:cs="David" w:hint="cs"/>
          <w:sz w:val="24"/>
          <w:szCs w:val="24"/>
          <w:rtl/>
          <w:lang w:eastAsia="he-IL"/>
        </w:rPr>
        <w:t>.</w:t>
      </w:r>
    </w:p>
    <w:p w14:paraId="63A0893B" w14:textId="77777777" w:rsidR="00F600CB" w:rsidRPr="00F600CB" w:rsidRDefault="00F600CB" w:rsidP="00F600CB">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
          <w:sz w:val="24"/>
          <w:szCs w:val="24"/>
          <w:rtl/>
          <w:lang w:eastAsia="he-IL"/>
        </w:rPr>
      </w:pPr>
      <w:r w:rsidRPr="00F600CB">
        <w:rPr>
          <w:rFonts w:ascii="Times New Roman" w:eastAsia="Times New Roman" w:hAnsi="Times New Roman" w:cs="David"/>
          <w:bCs/>
          <w:sz w:val="24"/>
          <w:szCs w:val="24"/>
          <w:u w:val="single"/>
          <w:rtl/>
          <w:lang w:eastAsia="he-IL"/>
        </w:rPr>
        <w:t>ויתור על זכויות מצד ה</w:t>
      </w:r>
      <w:r w:rsidR="00B06D6A">
        <w:rPr>
          <w:rFonts w:ascii="Times New Roman" w:eastAsia="Times New Roman" w:hAnsi="Times New Roman" w:cs="David"/>
          <w:bCs/>
          <w:sz w:val="24"/>
          <w:szCs w:val="24"/>
          <w:u w:val="single"/>
          <w:rtl/>
          <w:lang w:eastAsia="he-IL"/>
        </w:rPr>
        <w:t>יועץ</w:t>
      </w:r>
    </w:p>
    <w:p w14:paraId="63A0893C" w14:textId="77777777" w:rsidR="00F600CB" w:rsidRPr="00F600CB" w:rsidRDefault="00F600CB" w:rsidP="00F600CB">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 xml:space="preserve">השתמש המזמין כדין בסמכות </w:t>
      </w:r>
      <w:r w:rsidRPr="00F600CB">
        <w:rPr>
          <w:rFonts w:ascii="Times New Roman" w:eastAsia="Times New Roman" w:hAnsi="Times New Roman" w:cs="David" w:hint="cs"/>
          <w:sz w:val="24"/>
          <w:szCs w:val="24"/>
          <w:rtl/>
          <w:lang w:eastAsia="he-IL"/>
        </w:rPr>
        <w:t>ו/</w:t>
      </w:r>
      <w:r w:rsidRPr="00F600CB">
        <w:rPr>
          <w:rFonts w:ascii="Times New Roman" w:eastAsia="Times New Roman" w:hAnsi="Times New Roman" w:cs="David"/>
          <w:sz w:val="24"/>
          <w:szCs w:val="24"/>
          <w:rtl/>
          <w:lang w:eastAsia="he-IL"/>
        </w:rPr>
        <w:t>או בזכות כלשהי הנתונה לו על פי חוזה זה והביא את החוזה לידי גמר, או ביטל את החוזה כולו או מקצתו, או הפסיק את ביצועו, כולו או מקצתו, לא תהיה ל</w:t>
      </w:r>
      <w:r w:rsidR="00B06D6A">
        <w:rPr>
          <w:rFonts w:ascii="Times New Roman" w:eastAsia="Times New Roman" w:hAnsi="Times New Roman" w:cs="David" w:hint="cs"/>
          <w:sz w:val="24"/>
          <w:szCs w:val="24"/>
          <w:rtl/>
          <w:lang w:eastAsia="he-IL"/>
        </w:rPr>
        <w:t>יועץ</w:t>
      </w:r>
      <w:r w:rsidRPr="00F600CB">
        <w:rPr>
          <w:rFonts w:ascii="Times New Roman" w:eastAsia="Times New Roman" w:hAnsi="Times New Roman" w:cs="David" w:hint="cs"/>
          <w:sz w:val="24"/>
          <w:szCs w:val="24"/>
          <w:rtl/>
          <w:lang w:eastAsia="he-IL"/>
        </w:rPr>
        <w:t xml:space="preserve"> כל טענה ו/או דרישה ו/או תלונה ו/או</w:t>
      </w:r>
      <w:r w:rsidRPr="00F600CB">
        <w:rPr>
          <w:rFonts w:ascii="Times New Roman" w:eastAsia="Times New Roman" w:hAnsi="Times New Roman" w:cs="David"/>
          <w:sz w:val="24"/>
          <w:szCs w:val="24"/>
          <w:rtl/>
          <w:lang w:eastAsia="he-IL"/>
        </w:rPr>
        <w:t xml:space="preserve"> עילת תביעה כלשהי נגד המזמין בגין פעולת המזמין כאמור או בשל כל סיבה אחרת, וה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לא יהיה זכאי לתבוע פיצוי </w:t>
      </w:r>
      <w:r w:rsidRPr="00F600CB">
        <w:rPr>
          <w:rFonts w:ascii="Times New Roman" w:eastAsia="Times New Roman" w:hAnsi="Times New Roman" w:cs="David" w:hint="cs"/>
          <w:sz w:val="24"/>
          <w:szCs w:val="24"/>
          <w:rtl/>
          <w:lang w:eastAsia="he-IL"/>
        </w:rPr>
        <w:t>ו/</w:t>
      </w:r>
      <w:r w:rsidRPr="00F600CB">
        <w:rPr>
          <w:rFonts w:ascii="Times New Roman" w:eastAsia="Times New Roman" w:hAnsi="Times New Roman" w:cs="David"/>
          <w:sz w:val="24"/>
          <w:szCs w:val="24"/>
          <w:rtl/>
          <w:lang w:eastAsia="he-IL"/>
        </w:rPr>
        <w:t>או</w:t>
      </w:r>
      <w:r w:rsidRPr="00F600CB">
        <w:rPr>
          <w:rFonts w:ascii="Times New Roman" w:eastAsia="Times New Roman" w:hAnsi="Times New Roman" w:cs="David" w:hint="cs"/>
          <w:sz w:val="24"/>
          <w:szCs w:val="24"/>
          <w:rtl/>
          <w:lang w:eastAsia="he-IL"/>
        </w:rPr>
        <w:t xml:space="preserve"> שיפוי ו/או</w:t>
      </w:r>
      <w:r w:rsidRPr="00F600CB">
        <w:rPr>
          <w:rFonts w:ascii="Times New Roman" w:eastAsia="Times New Roman" w:hAnsi="Times New Roman" w:cs="David"/>
          <w:sz w:val="24"/>
          <w:szCs w:val="24"/>
          <w:rtl/>
          <w:lang w:eastAsia="he-IL"/>
        </w:rPr>
        <w:t xml:space="preserve"> תשלום כלשהו בעד נזק (לרבות נזק עקיף ו/או הפסד הזדמנויות)</w:t>
      </w:r>
      <w:r w:rsidRPr="00F600CB">
        <w:rPr>
          <w:rFonts w:ascii="Times New Roman" w:eastAsia="Times New Roman" w:hAnsi="Times New Roman" w:cs="David" w:hint="cs"/>
          <w:sz w:val="24"/>
          <w:szCs w:val="24"/>
          <w:rtl/>
          <w:lang w:eastAsia="he-IL"/>
        </w:rPr>
        <w:t xml:space="preserve"> ו/או</w:t>
      </w:r>
      <w:r w:rsidRPr="00F600CB">
        <w:rPr>
          <w:rFonts w:ascii="Times New Roman" w:eastAsia="Times New Roman" w:hAnsi="Times New Roman" w:cs="David"/>
          <w:sz w:val="24"/>
          <w:szCs w:val="24"/>
          <w:rtl/>
          <w:lang w:eastAsia="he-IL"/>
        </w:rPr>
        <w:t xml:space="preserve"> פגיעה במוניטין </w:t>
      </w:r>
      <w:r w:rsidRPr="00F600CB">
        <w:rPr>
          <w:rFonts w:ascii="Times New Roman" w:eastAsia="Times New Roman" w:hAnsi="Times New Roman" w:cs="David" w:hint="cs"/>
          <w:sz w:val="24"/>
          <w:szCs w:val="24"/>
          <w:rtl/>
          <w:lang w:eastAsia="he-IL"/>
        </w:rPr>
        <w:t>ו/</w:t>
      </w:r>
      <w:r w:rsidRPr="00F600CB">
        <w:rPr>
          <w:rFonts w:ascii="Times New Roman" w:eastAsia="Times New Roman" w:hAnsi="Times New Roman" w:cs="David"/>
          <w:sz w:val="24"/>
          <w:szCs w:val="24"/>
          <w:rtl/>
          <w:lang w:eastAsia="he-IL"/>
        </w:rPr>
        <w:t>או הפסד</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לרבות הפסד רווח העלולים להיגרם לו עקב הביטול</w:t>
      </w:r>
      <w:r w:rsidRPr="00F600CB">
        <w:rPr>
          <w:rFonts w:ascii="Times New Roman" w:eastAsia="Times New Roman" w:hAnsi="Times New Roman" w:cs="David" w:hint="cs"/>
          <w:sz w:val="24"/>
          <w:szCs w:val="24"/>
          <w:rtl/>
          <w:lang w:eastAsia="he-IL"/>
        </w:rPr>
        <w:t xml:space="preserve"> או</w:t>
      </w:r>
      <w:r w:rsidRPr="00F600CB">
        <w:rPr>
          <w:rFonts w:ascii="Times New Roman" w:eastAsia="Times New Roman" w:hAnsi="Times New Roman" w:cs="David"/>
          <w:sz w:val="24"/>
          <w:szCs w:val="24"/>
          <w:rtl/>
          <w:lang w:eastAsia="he-IL"/>
        </w:rPr>
        <w:t xml:space="preserve"> ההפסקה </w:t>
      </w:r>
      <w:r w:rsidRPr="00F600CB">
        <w:rPr>
          <w:rFonts w:ascii="Times New Roman" w:eastAsia="Times New Roman" w:hAnsi="Times New Roman" w:cs="David" w:hint="cs"/>
          <w:sz w:val="24"/>
          <w:szCs w:val="24"/>
          <w:rtl/>
          <w:lang w:eastAsia="he-IL"/>
        </w:rPr>
        <w:t>ו/</w:t>
      </w:r>
      <w:r w:rsidRPr="00F600CB">
        <w:rPr>
          <w:rFonts w:ascii="Times New Roman" w:eastAsia="Times New Roman" w:hAnsi="Times New Roman" w:cs="David"/>
          <w:sz w:val="24"/>
          <w:szCs w:val="24"/>
          <w:rtl/>
          <w:lang w:eastAsia="he-IL"/>
        </w:rPr>
        <w:t>או מכל סיבה אחרת.</w:t>
      </w:r>
    </w:p>
    <w:p w14:paraId="63A0893D" w14:textId="77777777" w:rsidR="00F600CB" w:rsidRPr="00F600CB" w:rsidRDefault="00F600CB" w:rsidP="00F600CB">
      <w:pPr>
        <w:widowControl w:val="0"/>
        <w:spacing w:before="0" w:beforeAutospacing="0" w:after="200" w:afterAutospacing="0" w:line="240" w:lineRule="auto"/>
        <w:ind w:left="794"/>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מבלי לגרוע מזכויות המזמין על פי חוזה זה, יהא המזמין רשאי עם ביטול החוזה או הבאתו לידי גמר או הפסקת ביצועו, למסור את המשך ביצוע שרותי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לאחר ולהשתמש ללא הגבלה בשרותי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hint="cs"/>
          <w:sz w:val="24"/>
          <w:szCs w:val="24"/>
          <w:rtl/>
          <w:lang w:eastAsia="he-IL"/>
        </w:rPr>
        <w:t xml:space="preserve">, </w:t>
      </w:r>
      <w:r w:rsidRPr="00F600CB">
        <w:rPr>
          <w:rFonts w:ascii="Times New Roman" w:eastAsia="Times New Roman" w:hAnsi="Times New Roman" w:cs="David"/>
          <w:sz w:val="24"/>
          <w:szCs w:val="24"/>
          <w:rtl/>
          <w:lang w:eastAsia="he-IL"/>
        </w:rPr>
        <w:t>שביצע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על פי חוזה זה.</w:t>
      </w:r>
    </w:p>
    <w:p w14:paraId="63A0893E" w14:textId="77777777" w:rsidR="00F600CB" w:rsidRPr="00F600CB" w:rsidRDefault="00F600CB" w:rsidP="00F600CB">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lang w:eastAsia="he-IL"/>
        </w:rPr>
      </w:pPr>
      <w:r w:rsidRPr="00F600CB">
        <w:rPr>
          <w:rFonts w:ascii="Times New Roman" w:eastAsia="Times New Roman" w:hAnsi="Times New Roman" w:cs="David"/>
          <w:sz w:val="24"/>
          <w:szCs w:val="24"/>
          <w:rtl/>
          <w:lang w:eastAsia="he-IL"/>
        </w:rPr>
        <w:t>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מתחייב שלא לנקוט בכל צעדים מכל סוג שהוא שיהיה בהם כדי לסכל </w:t>
      </w:r>
      <w:r w:rsidRPr="00F600CB">
        <w:rPr>
          <w:rFonts w:ascii="Times New Roman" w:eastAsia="Times New Roman" w:hAnsi="Times New Roman" w:cs="David" w:hint="cs"/>
          <w:sz w:val="24"/>
          <w:szCs w:val="24"/>
          <w:rtl/>
          <w:lang w:eastAsia="he-IL"/>
        </w:rPr>
        <w:t xml:space="preserve">את </w:t>
      </w:r>
      <w:r w:rsidRPr="00F600CB">
        <w:rPr>
          <w:rFonts w:ascii="Times New Roman" w:eastAsia="Times New Roman" w:hAnsi="Times New Roman" w:cs="David"/>
          <w:sz w:val="24"/>
          <w:szCs w:val="24"/>
          <w:rtl/>
          <w:lang w:eastAsia="he-IL"/>
        </w:rPr>
        <w:t>המשך ביצוע ש</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רותי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w:t>
      </w:r>
      <w:r w:rsidRPr="00F600CB">
        <w:rPr>
          <w:rFonts w:ascii="Times New Roman" w:eastAsia="Times New Roman" w:hAnsi="Times New Roman" w:cs="David" w:hint="cs"/>
          <w:sz w:val="24"/>
          <w:szCs w:val="24"/>
          <w:rtl/>
          <w:lang w:eastAsia="he-IL"/>
        </w:rPr>
        <w:t>ו/</w:t>
      </w:r>
      <w:r w:rsidRPr="00F600CB">
        <w:rPr>
          <w:rFonts w:ascii="Times New Roman" w:eastAsia="Times New Roman" w:hAnsi="Times New Roman" w:cs="David"/>
          <w:sz w:val="24"/>
          <w:szCs w:val="24"/>
          <w:rtl/>
          <w:lang w:eastAsia="he-IL"/>
        </w:rPr>
        <w:t xml:space="preserve">או מסירתם לידי </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אחר, והינו מתחייב</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כי על פי דרישת המזמין ישתף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פעולה עם המזמין ו/או עם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החליפי בכל הקשור להעברת האינפורמציה לגבי מהלך הפרויקט עד להפסקת עבודתו וחפיפה נאותה של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החליפי.</w:t>
      </w:r>
    </w:p>
    <w:p w14:paraId="63A0893F" w14:textId="77777777" w:rsidR="00F600CB" w:rsidRPr="00F600CB" w:rsidRDefault="00F600CB" w:rsidP="00F600CB">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F600CB">
        <w:rPr>
          <w:rFonts w:ascii="Times New Roman" w:eastAsia="Times New Roman" w:hAnsi="Times New Roman" w:cs="David"/>
          <w:bCs/>
          <w:sz w:val="24"/>
          <w:szCs w:val="24"/>
          <w:u w:val="single"/>
          <w:rtl/>
          <w:lang w:eastAsia="he-IL"/>
        </w:rPr>
        <w:t>שונות</w:t>
      </w:r>
    </w:p>
    <w:p w14:paraId="63A08940" w14:textId="77777777" w:rsidR="00F600CB" w:rsidRPr="00F600CB"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המנהל הראשי במשרד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מתחייב לבצע את השירותים שעליו לבצע אישית ע</w:t>
      </w:r>
      <w:r w:rsidRPr="00F600CB">
        <w:rPr>
          <w:rFonts w:ascii="Times New Roman" w:eastAsia="Times New Roman" w:hAnsi="Times New Roman" w:cs="David" w:hint="cs"/>
          <w:sz w:val="24"/>
          <w:szCs w:val="24"/>
          <w:rtl/>
          <w:lang w:eastAsia="he-IL"/>
        </w:rPr>
        <w:t>ל פ</w:t>
      </w:r>
      <w:r w:rsidRPr="00F600CB">
        <w:rPr>
          <w:rFonts w:ascii="Times New Roman" w:eastAsia="Times New Roman" w:hAnsi="Times New Roman" w:cs="David"/>
          <w:sz w:val="24"/>
          <w:szCs w:val="24"/>
          <w:rtl/>
          <w:lang w:eastAsia="he-IL"/>
        </w:rPr>
        <w:t>י חוזה</w:t>
      </w:r>
      <w:r w:rsidRPr="00F600CB">
        <w:rPr>
          <w:rFonts w:ascii="Times New Roman" w:eastAsia="Times New Roman" w:hAnsi="Times New Roman" w:cs="David" w:hint="cs"/>
          <w:sz w:val="24"/>
          <w:szCs w:val="24"/>
          <w:rtl/>
          <w:lang w:eastAsia="he-IL"/>
        </w:rPr>
        <w:t xml:space="preserve"> זה והינו</w:t>
      </w:r>
      <w:r w:rsidRPr="00F600CB">
        <w:rPr>
          <w:rFonts w:ascii="Times New Roman" w:eastAsia="Times New Roman" w:hAnsi="Times New Roman" w:cs="David"/>
          <w:sz w:val="24"/>
          <w:szCs w:val="24"/>
          <w:rtl/>
          <w:lang w:eastAsia="he-IL"/>
        </w:rPr>
        <w:t xml:space="preserve"> אחראי וערב כלפי המזמין לב</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צוע התחייבויות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לפי חוזה</w:t>
      </w:r>
      <w:r w:rsidRPr="00F600CB">
        <w:rPr>
          <w:rFonts w:ascii="Times New Roman" w:eastAsia="Times New Roman" w:hAnsi="Times New Roman" w:cs="David" w:hint="cs"/>
          <w:sz w:val="24"/>
          <w:szCs w:val="24"/>
          <w:rtl/>
          <w:lang w:eastAsia="he-IL"/>
        </w:rPr>
        <w:t xml:space="preserve"> זה על נספחיו</w:t>
      </w:r>
      <w:r w:rsidRPr="00F600CB">
        <w:rPr>
          <w:rFonts w:ascii="Times New Roman" w:eastAsia="Times New Roman" w:hAnsi="Times New Roman" w:cs="David"/>
          <w:sz w:val="24"/>
          <w:szCs w:val="24"/>
          <w:rtl/>
          <w:lang w:eastAsia="he-IL"/>
        </w:rPr>
        <w:t>.</w:t>
      </w:r>
    </w:p>
    <w:p w14:paraId="63A08941" w14:textId="77777777" w:rsidR="00F600CB" w:rsidRPr="00F600CB"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כל צד אשר יפר או לא יקיים איזו מהתחייבויותיו ע</w:t>
      </w:r>
      <w:r w:rsidRPr="00F600CB">
        <w:rPr>
          <w:rFonts w:ascii="Times New Roman" w:eastAsia="Times New Roman" w:hAnsi="Times New Roman" w:cs="David" w:hint="cs"/>
          <w:sz w:val="24"/>
          <w:szCs w:val="24"/>
          <w:rtl/>
          <w:lang w:eastAsia="he-IL"/>
        </w:rPr>
        <w:t>ל פי</w:t>
      </w:r>
      <w:r w:rsidRPr="00F600CB">
        <w:rPr>
          <w:rFonts w:ascii="Times New Roman" w:eastAsia="Times New Roman" w:hAnsi="Times New Roman" w:cs="David"/>
          <w:sz w:val="24"/>
          <w:szCs w:val="24"/>
          <w:rtl/>
          <w:lang w:eastAsia="he-IL"/>
        </w:rPr>
        <w:t xml:space="preserve"> חוזה</w:t>
      </w:r>
      <w:r w:rsidRPr="00F600CB">
        <w:rPr>
          <w:rFonts w:ascii="Times New Roman" w:eastAsia="Times New Roman" w:hAnsi="Times New Roman" w:cs="David" w:hint="cs"/>
          <w:sz w:val="24"/>
          <w:szCs w:val="24"/>
          <w:rtl/>
          <w:lang w:eastAsia="he-IL"/>
        </w:rPr>
        <w:t xml:space="preserve"> זה,</w:t>
      </w:r>
      <w:r w:rsidRPr="00F600CB">
        <w:rPr>
          <w:rFonts w:ascii="Times New Roman" w:eastAsia="Times New Roman" w:hAnsi="Times New Roman" w:cs="David"/>
          <w:sz w:val="24"/>
          <w:szCs w:val="24"/>
          <w:rtl/>
          <w:lang w:eastAsia="he-IL"/>
        </w:rPr>
        <w:t xml:space="preserve"> יהיה חייב לפצות את הצד המקיים על כל הנזקים ו</w:t>
      </w:r>
      <w:r w:rsidRPr="00F600CB">
        <w:rPr>
          <w:rFonts w:ascii="Times New Roman" w:eastAsia="Times New Roman" w:hAnsi="Times New Roman" w:cs="David" w:hint="cs"/>
          <w:sz w:val="24"/>
          <w:szCs w:val="24"/>
          <w:rtl/>
          <w:lang w:eastAsia="he-IL"/>
        </w:rPr>
        <w:t xml:space="preserve">/או </w:t>
      </w:r>
      <w:r w:rsidRPr="00F600CB">
        <w:rPr>
          <w:rFonts w:ascii="Times New Roman" w:eastAsia="Times New Roman" w:hAnsi="Times New Roman" w:cs="David"/>
          <w:sz w:val="24"/>
          <w:szCs w:val="24"/>
          <w:rtl/>
          <w:lang w:eastAsia="he-IL"/>
        </w:rPr>
        <w:t>ההפסדים שיגרמו לו עקב כך</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וזאת מבלי לגרוע מזכות הצד המקיים לכל סעד ו</w:t>
      </w:r>
      <w:r w:rsidRPr="00F600CB">
        <w:rPr>
          <w:rFonts w:ascii="Times New Roman" w:eastAsia="Times New Roman" w:hAnsi="Times New Roman" w:cs="David" w:hint="cs"/>
          <w:sz w:val="24"/>
          <w:szCs w:val="24"/>
          <w:rtl/>
          <w:lang w:eastAsia="he-IL"/>
        </w:rPr>
        <w:t xml:space="preserve">/או </w:t>
      </w:r>
      <w:r w:rsidRPr="00F600CB">
        <w:rPr>
          <w:rFonts w:ascii="Times New Roman" w:eastAsia="Times New Roman" w:hAnsi="Times New Roman" w:cs="David"/>
          <w:sz w:val="24"/>
          <w:szCs w:val="24"/>
          <w:rtl/>
          <w:lang w:eastAsia="he-IL"/>
        </w:rPr>
        <w:t>תרופה אחרים ו/או נוספים.</w:t>
      </w:r>
    </w:p>
    <w:p w14:paraId="63A08942" w14:textId="77777777" w:rsidR="00F600CB" w:rsidRPr="00F600CB" w:rsidRDefault="00F600CB" w:rsidP="00F600CB">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למניעת ספקות מוצהר במפורש</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כי עיכוב בהשלמת עבודות תכנון הפרויקט עלול להביא להתייקרות הקמתו וכן עלול להביא להפרת התחייבויות המזמין כלפי צד ג'.</w:t>
      </w:r>
    </w:p>
    <w:p w14:paraId="63A08943" w14:textId="77777777" w:rsidR="00F600CB" w:rsidRPr="00F600CB" w:rsidRDefault="00F600CB" w:rsidP="00F600CB">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מצהיר</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כי הוא מודע לכל אלה ולהשלכות אחרות העלולות לנבוע מעיכוב בהשלמת הפרויקט ויהיה אחראי להם במידה והעיכוב בהשלמת הפרויקט י</w:t>
      </w:r>
      <w:r w:rsidRPr="00F600CB">
        <w:rPr>
          <w:rFonts w:ascii="Times New Roman" w:eastAsia="Times New Roman" w:hAnsi="Times New Roman" w:cs="David" w:hint="cs"/>
          <w:sz w:val="24"/>
          <w:szCs w:val="24"/>
          <w:rtl/>
          <w:lang w:eastAsia="he-IL"/>
        </w:rPr>
        <w:t>נבע</w:t>
      </w:r>
      <w:r w:rsidRPr="00F600CB">
        <w:rPr>
          <w:rFonts w:ascii="Times New Roman" w:eastAsia="Times New Roman" w:hAnsi="Times New Roman" w:cs="David"/>
          <w:sz w:val="24"/>
          <w:szCs w:val="24"/>
          <w:rtl/>
          <w:lang w:eastAsia="he-IL"/>
        </w:rPr>
        <w:t xml:space="preserve"> מאי עמידתו בהתחייבויותיו ע</w:t>
      </w:r>
      <w:r w:rsidRPr="00F600CB">
        <w:rPr>
          <w:rFonts w:ascii="Times New Roman" w:eastAsia="Times New Roman" w:hAnsi="Times New Roman" w:cs="David" w:hint="cs"/>
          <w:sz w:val="24"/>
          <w:szCs w:val="24"/>
          <w:rtl/>
          <w:lang w:eastAsia="he-IL"/>
        </w:rPr>
        <w:t>ל פי</w:t>
      </w:r>
      <w:r w:rsidRPr="00F600CB">
        <w:rPr>
          <w:rFonts w:ascii="Times New Roman" w:eastAsia="Times New Roman" w:hAnsi="Times New Roman" w:cs="David"/>
          <w:sz w:val="24"/>
          <w:szCs w:val="24"/>
          <w:rtl/>
          <w:lang w:eastAsia="he-IL"/>
        </w:rPr>
        <w:t xml:space="preserve"> חוזה זה.</w:t>
      </w:r>
    </w:p>
    <w:p w14:paraId="63A08944" w14:textId="77777777" w:rsidR="00F600CB" w:rsidRPr="00F600CB"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המזמין זכאי לקזז כנגד כל סכום המגיע ל</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מאת המזמין לפי חוזה</w:t>
      </w:r>
      <w:r w:rsidRPr="00F600CB">
        <w:rPr>
          <w:rFonts w:ascii="Times New Roman" w:eastAsia="Times New Roman" w:hAnsi="Times New Roman" w:cs="David" w:hint="cs"/>
          <w:sz w:val="24"/>
          <w:szCs w:val="24"/>
          <w:rtl/>
          <w:lang w:eastAsia="he-IL"/>
        </w:rPr>
        <w:t xml:space="preserve"> זה,</w:t>
      </w:r>
      <w:r w:rsidRPr="00F600CB">
        <w:rPr>
          <w:rFonts w:ascii="Times New Roman" w:eastAsia="Times New Roman" w:hAnsi="Times New Roman" w:cs="David"/>
          <w:sz w:val="24"/>
          <w:szCs w:val="24"/>
          <w:rtl/>
          <w:lang w:eastAsia="he-IL"/>
        </w:rPr>
        <w:t xml:space="preserve"> כל סכום שלפי טענתו מגיע לו מה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וכל זכות של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לתשלום מהמזמין כפופה לזכות הקיזוז הנ"ל.</w:t>
      </w:r>
    </w:p>
    <w:p w14:paraId="63A08945" w14:textId="77777777" w:rsidR="00F600CB" w:rsidRPr="00F600CB"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מוסכם במפורש</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כי ב</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 xml:space="preserve">צוע כל </w:t>
      </w:r>
      <w:r w:rsidRPr="00F600CB">
        <w:rPr>
          <w:rFonts w:ascii="Times New Roman" w:eastAsia="Times New Roman" w:hAnsi="Times New Roman" w:cs="David" w:hint="cs"/>
          <w:sz w:val="24"/>
          <w:szCs w:val="24"/>
          <w:rtl/>
          <w:lang w:eastAsia="he-IL"/>
        </w:rPr>
        <w:t>אחת</w:t>
      </w:r>
      <w:r w:rsidRPr="00F600CB">
        <w:rPr>
          <w:rFonts w:ascii="Times New Roman" w:eastAsia="Times New Roman" w:hAnsi="Times New Roman" w:cs="David"/>
          <w:sz w:val="24"/>
          <w:szCs w:val="24"/>
          <w:rtl/>
          <w:lang w:eastAsia="he-IL"/>
        </w:rPr>
        <w:t xml:space="preserve"> </w:t>
      </w:r>
      <w:r w:rsidRPr="00F600CB">
        <w:rPr>
          <w:rFonts w:ascii="Times New Roman" w:eastAsia="Times New Roman" w:hAnsi="Times New Roman" w:cs="David" w:hint="cs"/>
          <w:sz w:val="24"/>
          <w:szCs w:val="24"/>
          <w:rtl/>
          <w:lang w:eastAsia="he-IL"/>
        </w:rPr>
        <w:t>ו</w:t>
      </w:r>
      <w:r w:rsidRPr="00F600CB">
        <w:rPr>
          <w:rFonts w:ascii="Times New Roman" w:eastAsia="Times New Roman" w:hAnsi="Times New Roman" w:cs="David"/>
          <w:sz w:val="24"/>
          <w:szCs w:val="24"/>
          <w:rtl/>
          <w:lang w:eastAsia="he-IL"/>
        </w:rPr>
        <w:t>אחת מהתחייבויות המזמין ע</w:t>
      </w:r>
      <w:r w:rsidRPr="00F600CB">
        <w:rPr>
          <w:rFonts w:ascii="Times New Roman" w:eastAsia="Times New Roman" w:hAnsi="Times New Roman" w:cs="David" w:hint="cs"/>
          <w:sz w:val="24"/>
          <w:szCs w:val="24"/>
          <w:rtl/>
          <w:lang w:eastAsia="he-IL"/>
        </w:rPr>
        <w:t>ל פ</w:t>
      </w:r>
      <w:r w:rsidRPr="00F600CB">
        <w:rPr>
          <w:rFonts w:ascii="Times New Roman" w:eastAsia="Times New Roman" w:hAnsi="Times New Roman" w:cs="David"/>
          <w:sz w:val="24"/>
          <w:szCs w:val="24"/>
          <w:rtl/>
          <w:lang w:eastAsia="he-IL"/>
        </w:rPr>
        <w:t>י</w:t>
      </w:r>
      <w:r w:rsidRPr="00F600CB">
        <w:rPr>
          <w:rFonts w:ascii="Times New Roman" w:eastAsia="Times New Roman" w:hAnsi="Times New Roman" w:cs="David" w:hint="cs"/>
          <w:sz w:val="24"/>
          <w:szCs w:val="24"/>
          <w:rtl/>
          <w:lang w:eastAsia="he-IL"/>
        </w:rPr>
        <w:t xml:space="preserve"> </w:t>
      </w:r>
      <w:r w:rsidRPr="00F600CB">
        <w:rPr>
          <w:rFonts w:ascii="Times New Roman" w:eastAsia="Times New Roman" w:hAnsi="Times New Roman" w:cs="David"/>
          <w:sz w:val="24"/>
          <w:szCs w:val="24"/>
          <w:rtl/>
          <w:lang w:eastAsia="he-IL"/>
        </w:rPr>
        <w:t>חוזה</w:t>
      </w:r>
      <w:r w:rsidRPr="00F600CB">
        <w:rPr>
          <w:rFonts w:ascii="Times New Roman" w:eastAsia="Times New Roman" w:hAnsi="Times New Roman" w:cs="David" w:hint="cs"/>
          <w:sz w:val="24"/>
          <w:szCs w:val="24"/>
          <w:rtl/>
          <w:lang w:eastAsia="he-IL"/>
        </w:rPr>
        <w:t xml:space="preserve"> זה,</w:t>
      </w:r>
      <w:r w:rsidRPr="00F600CB">
        <w:rPr>
          <w:rFonts w:ascii="Times New Roman" w:eastAsia="Times New Roman" w:hAnsi="Times New Roman" w:cs="David"/>
          <w:sz w:val="24"/>
          <w:szCs w:val="24"/>
          <w:rtl/>
          <w:lang w:eastAsia="he-IL"/>
        </w:rPr>
        <w:t xml:space="preserve"> מותנה בכך שה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יקיים תחילה את התחייבויותיו ע</w:t>
      </w:r>
      <w:r w:rsidRPr="00F600CB">
        <w:rPr>
          <w:rFonts w:ascii="Times New Roman" w:eastAsia="Times New Roman" w:hAnsi="Times New Roman" w:cs="David" w:hint="cs"/>
          <w:sz w:val="24"/>
          <w:szCs w:val="24"/>
          <w:rtl/>
          <w:lang w:eastAsia="he-IL"/>
        </w:rPr>
        <w:t>ל פי</w:t>
      </w:r>
      <w:r w:rsidRPr="00F600CB">
        <w:rPr>
          <w:rFonts w:ascii="Times New Roman" w:eastAsia="Times New Roman" w:hAnsi="Times New Roman" w:cs="David"/>
          <w:sz w:val="24"/>
          <w:szCs w:val="24"/>
          <w:rtl/>
          <w:lang w:eastAsia="he-IL"/>
        </w:rPr>
        <w:t xml:space="preserve"> חוזה</w:t>
      </w:r>
      <w:r w:rsidRPr="00F600CB">
        <w:rPr>
          <w:rFonts w:ascii="Times New Roman" w:eastAsia="Times New Roman" w:hAnsi="Times New Roman" w:cs="David" w:hint="cs"/>
          <w:sz w:val="24"/>
          <w:szCs w:val="24"/>
          <w:rtl/>
          <w:lang w:eastAsia="he-IL"/>
        </w:rPr>
        <w:t xml:space="preserve"> זה,</w:t>
      </w:r>
      <w:r w:rsidRPr="00F600CB">
        <w:rPr>
          <w:rFonts w:ascii="Times New Roman" w:eastAsia="Times New Roman" w:hAnsi="Times New Roman" w:cs="David"/>
          <w:sz w:val="24"/>
          <w:szCs w:val="24"/>
          <w:rtl/>
          <w:lang w:eastAsia="he-IL"/>
        </w:rPr>
        <w:t xml:space="preserve"> עד לאותו מועד. המזמין זכאי, מבלי לפגוע </w:t>
      </w:r>
      <w:r w:rsidRPr="00F600CB">
        <w:rPr>
          <w:rFonts w:ascii="Times New Roman" w:eastAsia="Times New Roman" w:hAnsi="Times New Roman" w:cs="David" w:hint="cs"/>
          <w:sz w:val="24"/>
          <w:szCs w:val="24"/>
          <w:rtl/>
          <w:lang w:eastAsia="he-IL"/>
        </w:rPr>
        <w:t>מכלליות ה</w:t>
      </w:r>
      <w:r w:rsidRPr="00F600CB">
        <w:rPr>
          <w:rFonts w:ascii="Times New Roman" w:eastAsia="Times New Roman" w:hAnsi="Times New Roman" w:cs="David"/>
          <w:sz w:val="24"/>
          <w:szCs w:val="24"/>
          <w:rtl/>
          <w:lang w:eastAsia="he-IL"/>
        </w:rPr>
        <w:t>אמור בכל מקום אחר בחוזה</w:t>
      </w:r>
      <w:r w:rsidRPr="00F600CB">
        <w:rPr>
          <w:rFonts w:ascii="Times New Roman" w:eastAsia="Times New Roman" w:hAnsi="Times New Roman" w:cs="David" w:hint="cs"/>
          <w:sz w:val="24"/>
          <w:szCs w:val="24"/>
          <w:rtl/>
          <w:lang w:eastAsia="he-IL"/>
        </w:rPr>
        <w:t xml:space="preserve"> זה</w:t>
      </w:r>
      <w:r w:rsidRPr="00F600CB">
        <w:rPr>
          <w:rFonts w:ascii="Times New Roman" w:eastAsia="Times New Roman" w:hAnsi="Times New Roman" w:cs="David"/>
          <w:sz w:val="24"/>
          <w:szCs w:val="24"/>
          <w:rtl/>
          <w:lang w:eastAsia="he-IL"/>
        </w:rPr>
        <w:t>, לעכב ב</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צוע התחי</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בות כלשהי מהתחייבויותיו עד לאחר שה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קיים את התחייבויותיו כאמור.</w:t>
      </w:r>
    </w:p>
    <w:p w14:paraId="63A08946" w14:textId="77777777" w:rsidR="00F600CB" w:rsidRPr="00F600CB"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שום התנהגות מצד</w:t>
      </w:r>
      <w:r w:rsidRPr="00F600CB">
        <w:rPr>
          <w:rFonts w:ascii="Times New Roman" w:eastAsia="Times New Roman" w:hAnsi="Times New Roman" w:cs="David" w:hint="cs"/>
          <w:sz w:val="24"/>
          <w:szCs w:val="24"/>
          <w:rtl/>
          <w:lang w:eastAsia="he-IL"/>
        </w:rPr>
        <w:t>ו</w:t>
      </w:r>
      <w:r w:rsidRPr="00F600CB">
        <w:rPr>
          <w:rFonts w:ascii="Times New Roman" w:eastAsia="Times New Roman" w:hAnsi="Times New Roman" w:cs="David"/>
          <w:sz w:val="24"/>
          <w:szCs w:val="24"/>
          <w:rtl/>
          <w:lang w:eastAsia="he-IL"/>
        </w:rPr>
        <w:t xml:space="preserve"> </w:t>
      </w:r>
      <w:r w:rsidRPr="00F600CB">
        <w:rPr>
          <w:rFonts w:ascii="Times New Roman" w:eastAsia="Times New Roman" w:hAnsi="Times New Roman" w:cs="David" w:hint="cs"/>
          <w:sz w:val="24"/>
          <w:szCs w:val="24"/>
          <w:rtl/>
          <w:lang w:eastAsia="he-IL"/>
        </w:rPr>
        <w:t>של מי</w:t>
      </w:r>
      <w:r w:rsidRPr="00F600CB">
        <w:rPr>
          <w:rFonts w:ascii="Times New Roman" w:eastAsia="Times New Roman" w:hAnsi="Times New Roman" w:cs="David"/>
          <w:sz w:val="24"/>
          <w:szCs w:val="24"/>
          <w:rtl/>
          <w:lang w:eastAsia="he-IL"/>
        </w:rPr>
        <w:t xml:space="preserve"> מהצדדים לא תחשב כויתור על איזה מזכויותיו ע</w:t>
      </w:r>
      <w:r w:rsidRPr="00F600CB">
        <w:rPr>
          <w:rFonts w:ascii="Times New Roman" w:eastAsia="Times New Roman" w:hAnsi="Times New Roman" w:cs="David" w:hint="cs"/>
          <w:sz w:val="24"/>
          <w:szCs w:val="24"/>
          <w:rtl/>
          <w:lang w:eastAsia="he-IL"/>
        </w:rPr>
        <w:t>ל פי</w:t>
      </w:r>
      <w:r w:rsidRPr="00F600CB">
        <w:rPr>
          <w:rFonts w:ascii="Times New Roman" w:eastAsia="Times New Roman" w:hAnsi="Times New Roman" w:cs="David"/>
          <w:sz w:val="24"/>
          <w:szCs w:val="24"/>
          <w:rtl/>
          <w:lang w:eastAsia="he-IL"/>
        </w:rPr>
        <w:t xml:space="preserve"> חוזה</w:t>
      </w:r>
      <w:r w:rsidRPr="00F600CB">
        <w:rPr>
          <w:rFonts w:ascii="Times New Roman" w:eastAsia="Times New Roman" w:hAnsi="Times New Roman" w:cs="David" w:hint="cs"/>
          <w:sz w:val="24"/>
          <w:szCs w:val="24"/>
          <w:rtl/>
          <w:lang w:eastAsia="he-IL"/>
        </w:rPr>
        <w:t xml:space="preserve"> זה</w:t>
      </w:r>
      <w:r w:rsidRPr="00F600CB">
        <w:rPr>
          <w:rFonts w:ascii="Times New Roman" w:eastAsia="Times New Roman" w:hAnsi="Times New Roman" w:cs="David"/>
          <w:sz w:val="24"/>
          <w:szCs w:val="24"/>
          <w:rtl/>
          <w:lang w:eastAsia="he-IL"/>
        </w:rPr>
        <w:t xml:space="preserve"> </w:t>
      </w:r>
      <w:r w:rsidRPr="00F600CB">
        <w:rPr>
          <w:rFonts w:ascii="Times New Roman" w:eastAsia="Times New Roman" w:hAnsi="Times New Roman" w:cs="David" w:hint="cs"/>
          <w:sz w:val="24"/>
          <w:szCs w:val="24"/>
          <w:rtl/>
          <w:lang w:eastAsia="he-IL"/>
        </w:rPr>
        <w:t>ו/או</w:t>
      </w:r>
      <w:r w:rsidRPr="00F600CB">
        <w:rPr>
          <w:rFonts w:ascii="Times New Roman" w:eastAsia="Times New Roman" w:hAnsi="Times New Roman" w:cs="David"/>
          <w:sz w:val="24"/>
          <w:szCs w:val="24"/>
          <w:rtl/>
          <w:lang w:eastAsia="he-IL"/>
        </w:rPr>
        <w:t xml:space="preserve"> ע</w:t>
      </w:r>
      <w:r w:rsidRPr="00F600CB">
        <w:rPr>
          <w:rFonts w:ascii="Times New Roman" w:eastAsia="Times New Roman" w:hAnsi="Times New Roman" w:cs="David" w:hint="cs"/>
          <w:sz w:val="24"/>
          <w:szCs w:val="24"/>
          <w:rtl/>
          <w:lang w:eastAsia="he-IL"/>
        </w:rPr>
        <w:t>ל פי כל</w:t>
      </w:r>
      <w:r w:rsidRPr="00F600CB">
        <w:rPr>
          <w:rFonts w:ascii="Times New Roman" w:eastAsia="Times New Roman" w:hAnsi="Times New Roman" w:cs="David"/>
          <w:sz w:val="24"/>
          <w:szCs w:val="24"/>
          <w:rtl/>
          <w:lang w:eastAsia="he-IL"/>
        </w:rPr>
        <w:t xml:space="preserve"> דין </w:t>
      </w:r>
      <w:r w:rsidRPr="00F600CB">
        <w:rPr>
          <w:rFonts w:ascii="Times New Roman" w:eastAsia="Times New Roman" w:hAnsi="Times New Roman" w:cs="David" w:hint="cs"/>
          <w:sz w:val="24"/>
          <w:szCs w:val="24"/>
          <w:rtl/>
          <w:lang w:eastAsia="he-IL"/>
        </w:rPr>
        <w:t>ו/</w:t>
      </w:r>
      <w:r w:rsidRPr="00F600CB">
        <w:rPr>
          <w:rFonts w:ascii="Times New Roman" w:eastAsia="Times New Roman" w:hAnsi="Times New Roman" w:cs="David"/>
          <w:sz w:val="24"/>
          <w:szCs w:val="24"/>
          <w:rtl/>
          <w:lang w:eastAsia="he-IL"/>
        </w:rPr>
        <w:t xml:space="preserve">או כויתור </w:t>
      </w:r>
      <w:r w:rsidRPr="00F600CB">
        <w:rPr>
          <w:rFonts w:ascii="Times New Roman" w:eastAsia="Times New Roman" w:hAnsi="Times New Roman" w:cs="David" w:hint="cs"/>
          <w:sz w:val="24"/>
          <w:szCs w:val="24"/>
          <w:rtl/>
          <w:lang w:eastAsia="he-IL"/>
        </w:rPr>
        <w:t>ו/</w:t>
      </w:r>
      <w:r w:rsidRPr="00F600CB">
        <w:rPr>
          <w:rFonts w:ascii="Times New Roman" w:eastAsia="Times New Roman" w:hAnsi="Times New Roman" w:cs="David"/>
          <w:sz w:val="24"/>
          <w:szCs w:val="24"/>
          <w:rtl/>
          <w:lang w:eastAsia="he-IL"/>
        </w:rPr>
        <w:t xml:space="preserve">או כהסכמה מצדו לאיזה הפרה </w:t>
      </w:r>
      <w:r w:rsidRPr="00F600CB">
        <w:rPr>
          <w:rFonts w:ascii="Times New Roman" w:eastAsia="Times New Roman" w:hAnsi="Times New Roman" w:cs="David" w:hint="cs"/>
          <w:sz w:val="24"/>
          <w:szCs w:val="24"/>
          <w:rtl/>
          <w:lang w:eastAsia="he-IL"/>
        </w:rPr>
        <w:t>ו/</w:t>
      </w:r>
      <w:r w:rsidRPr="00F600CB">
        <w:rPr>
          <w:rFonts w:ascii="Times New Roman" w:eastAsia="Times New Roman" w:hAnsi="Times New Roman" w:cs="David"/>
          <w:sz w:val="24"/>
          <w:szCs w:val="24"/>
          <w:rtl/>
          <w:lang w:eastAsia="he-IL"/>
        </w:rPr>
        <w:t>או אי קיום של תנאי מתנאי חוזה</w:t>
      </w:r>
      <w:r w:rsidRPr="00F600CB">
        <w:rPr>
          <w:rFonts w:ascii="Times New Roman" w:eastAsia="Times New Roman" w:hAnsi="Times New Roman" w:cs="David" w:hint="cs"/>
          <w:sz w:val="24"/>
          <w:szCs w:val="24"/>
          <w:rtl/>
          <w:lang w:eastAsia="he-IL"/>
        </w:rPr>
        <w:t xml:space="preserve"> זה ו/</w:t>
      </w:r>
      <w:r w:rsidRPr="00F600CB">
        <w:rPr>
          <w:rFonts w:ascii="Times New Roman" w:eastAsia="Times New Roman" w:hAnsi="Times New Roman" w:cs="David"/>
          <w:sz w:val="24"/>
          <w:szCs w:val="24"/>
          <w:rtl/>
          <w:lang w:eastAsia="he-IL"/>
        </w:rPr>
        <w:t xml:space="preserve"> או כנותנת דחייה </w:t>
      </w:r>
      <w:r w:rsidRPr="00F600CB">
        <w:rPr>
          <w:rFonts w:ascii="Times New Roman" w:eastAsia="Times New Roman" w:hAnsi="Times New Roman" w:cs="David" w:hint="cs"/>
          <w:sz w:val="24"/>
          <w:szCs w:val="24"/>
          <w:rtl/>
          <w:lang w:eastAsia="he-IL"/>
        </w:rPr>
        <w:t>ו/</w:t>
      </w:r>
      <w:r w:rsidRPr="00F600CB">
        <w:rPr>
          <w:rFonts w:ascii="Times New Roman" w:eastAsia="Times New Roman" w:hAnsi="Times New Roman" w:cs="David"/>
          <w:sz w:val="24"/>
          <w:szCs w:val="24"/>
          <w:rtl/>
          <w:lang w:eastAsia="he-IL"/>
        </w:rPr>
        <w:t>או ארכה לב</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צוע כל פעולה</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w:t>
      </w:r>
      <w:r w:rsidRPr="00F600CB">
        <w:rPr>
          <w:rFonts w:ascii="Times New Roman" w:eastAsia="Times New Roman" w:hAnsi="Times New Roman" w:cs="David" w:hint="cs"/>
          <w:sz w:val="24"/>
          <w:szCs w:val="24"/>
          <w:rtl/>
          <w:lang w:eastAsia="he-IL"/>
        </w:rPr>
        <w:t>ש</w:t>
      </w:r>
      <w:r w:rsidRPr="00F600CB">
        <w:rPr>
          <w:rFonts w:ascii="Times New Roman" w:eastAsia="Times New Roman" w:hAnsi="Times New Roman" w:cs="David"/>
          <w:sz w:val="24"/>
          <w:szCs w:val="24"/>
          <w:rtl/>
          <w:lang w:eastAsia="he-IL"/>
        </w:rPr>
        <w:t>יש לעשותה ע</w:t>
      </w:r>
      <w:r w:rsidRPr="00F600CB">
        <w:rPr>
          <w:rFonts w:ascii="Times New Roman" w:eastAsia="Times New Roman" w:hAnsi="Times New Roman" w:cs="David" w:hint="cs"/>
          <w:sz w:val="24"/>
          <w:szCs w:val="24"/>
          <w:rtl/>
          <w:lang w:eastAsia="he-IL"/>
        </w:rPr>
        <w:t>ל פי</w:t>
      </w:r>
      <w:r w:rsidRPr="00F600CB">
        <w:rPr>
          <w:rFonts w:ascii="Times New Roman" w:eastAsia="Times New Roman" w:hAnsi="Times New Roman" w:cs="David"/>
          <w:sz w:val="24"/>
          <w:szCs w:val="24"/>
          <w:rtl/>
          <w:lang w:eastAsia="he-IL"/>
        </w:rPr>
        <w:t xml:space="preserve"> חוזה</w:t>
      </w:r>
      <w:r w:rsidRPr="00F600CB">
        <w:rPr>
          <w:rFonts w:ascii="Times New Roman" w:eastAsia="Times New Roman" w:hAnsi="Times New Roman" w:cs="David" w:hint="cs"/>
          <w:sz w:val="24"/>
          <w:szCs w:val="24"/>
          <w:rtl/>
          <w:lang w:eastAsia="he-IL"/>
        </w:rPr>
        <w:t xml:space="preserve"> זה</w:t>
      </w:r>
      <w:r w:rsidRPr="00F600CB">
        <w:rPr>
          <w:rFonts w:ascii="Times New Roman" w:eastAsia="Times New Roman" w:hAnsi="Times New Roman" w:cs="David"/>
          <w:sz w:val="24"/>
          <w:szCs w:val="24"/>
          <w:rtl/>
          <w:lang w:eastAsia="he-IL"/>
        </w:rPr>
        <w:t xml:space="preserve"> </w:t>
      </w:r>
      <w:r w:rsidRPr="00F600CB">
        <w:rPr>
          <w:rFonts w:ascii="Times New Roman" w:eastAsia="Times New Roman" w:hAnsi="Times New Roman" w:cs="David" w:hint="cs"/>
          <w:sz w:val="24"/>
          <w:szCs w:val="24"/>
          <w:rtl/>
          <w:lang w:eastAsia="he-IL"/>
        </w:rPr>
        <w:t>ו/</w:t>
      </w:r>
      <w:r w:rsidRPr="00F600CB">
        <w:rPr>
          <w:rFonts w:ascii="Times New Roman" w:eastAsia="Times New Roman" w:hAnsi="Times New Roman" w:cs="David"/>
          <w:sz w:val="24"/>
          <w:szCs w:val="24"/>
          <w:rtl/>
          <w:lang w:eastAsia="he-IL"/>
        </w:rPr>
        <w:t>או כש</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נוי</w:t>
      </w:r>
      <w:r w:rsidRPr="00F600CB">
        <w:rPr>
          <w:rFonts w:ascii="Times New Roman" w:eastAsia="Times New Roman" w:hAnsi="Times New Roman" w:cs="David" w:hint="cs"/>
          <w:sz w:val="24"/>
          <w:szCs w:val="24"/>
          <w:rtl/>
          <w:lang w:eastAsia="he-IL"/>
        </w:rPr>
        <w:t xml:space="preserve"> ו/או</w:t>
      </w:r>
      <w:r w:rsidRPr="00F600CB">
        <w:rPr>
          <w:rFonts w:ascii="Times New Roman" w:eastAsia="Times New Roman" w:hAnsi="Times New Roman" w:cs="David"/>
          <w:sz w:val="24"/>
          <w:szCs w:val="24"/>
          <w:rtl/>
          <w:lang w:eastAsia="he-IL"/>
        </w:rPr>
        <w:t xml:space="preserve"> ב</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 xml:space="preserve">טול </w:t>
      </w:r>
      <w:r w:rsidRPr="00F600CB">
        <w:rPr>
          <w:rFonts w:ascii="Times New Roman" w:eastAsia="Times New Roman" w:hAnsi="Times New Roman" w:cs="David" w:hint="cs"/>
          <w:sz w:val="24"/>
          <w:szCs w:val="24"/>
          <w:rtl/>
          <w:lang w:eastAsia="he-IL"/>
        </w:rPr>
        <w:t>ו/</w:t>
      </w:r>
      <w:r w:rsidRPr="00F600CB">
        <w:rPr>
          <w:rFonts w:ascii="Times New Roman" w:eastAsia="Times New Roman" w:hAnsi="Times New Roman" w:cs="David"/>
          <w:sz w:val="24"/>
          <w:szCs w:val="24"/>
          <w:rtl/>
          <w:lang w:eastAsia="he-IL"/>
        </w:rPr>
        <w:t xml:space="preserve">או תוספת של תנאי </w:t>
      </w:r>
      <w:r w:rsidRPr="00F600CB">
        <w:rPr>
          <w:rFonts w:ascii="Times New Roman" w:eastAsia="Times New Roman" w:hAnsi="Times New Roman" w:cs="David" w:hint="cs"/>
          <w:sz w:val="24"/>
          <w:szCs w:val="24"/>
          <w:rtl/>
          <w:lang w:eastAsia="he-IL"/>
        </w:rPr>
        <w:t>כלשהו</w:t>
      </w:r>
      <w:r w:rsidRPr="00F600CB">
        <w:rPr>
          <w:rFonts w:ascii="Times New Roman" w:eastAsia="Times New Roman" w:hAnsi="Times New Roman" w:cs="David"/>
          <w:sz w:val="24"/>
          <w:szCs w:val="24"/>
          <w:rtl/>
          <w:lang w:eastAsia="he-IL"/>
        </w:rPr>
        <w:t>, אלא אם נעשו במפורש ובכתב.</w:t>
      </w:r>
    </w:p>
    <w:p w14:paraId="63A08947" w14:textId="77777777" w:rsidR="00F600CB" w:rsidRPr="00F600CB" w:rsidRDefault="00F600CB" w:rsidP="00F600CB">
      <w:pPr>
        <w:widowControl w:val="0"/>
        <w:spacing w:before="0" w:beforeAutospacing="0" w:after="200" w:afterAutospacing="0" w:line="240" w:lineRule="auto"/>
        <w:ind w:left="794"/>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מבלי לגרוע מכלליות האמור לעיל -</w:t>
      </w:r>
    </w:p>
    <w:p w14:paraId="63A08948" w14:textId="77777777" w:rsidR="00F600CB" w:rsidRPr="00F600CB" w:rsidRDefault="00F600CB" w:rsidP="00F600CB">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הסכמה מצד המזמין או המנהל או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לסטות מתנאי החוזה במקרה מסוים לא תהווה תקדים ולא ילמדו ממנה גזירה שווה למקרה אחר.</w:t>
      </w:r>
    </w:p>
    <w:p w14:paraId="63A08949" w14:textId="77777777" w:rsidR="00F600CB" w:rsidRPr="00F600CB" w:rsidRDefault="00F600CB" w:rsidP="00F600CB">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לא השתמשו המזמין או המנהל או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בזכויות הניתנות להם לפי החוזה במקרה מסוים, אין לראות בכך ויתור על אותן זכויות במקרה אחר ואין ללמוד מהתנהגות זו ו</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תור כלשהו על זכויות וחובות לפי החוזה.</w:t>
      </w:r>
    </w:p>
    <w:p w14:paraId="63A0894A" w14:textId="77777777" w:rsidR="00F600CB" w:rsidRPr="00F600CB" w:rsidRDefault="00F600CB" w:rsidP="00F600CB">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במידה וה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כולל מספר גופים או יחידים</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יהיו הם אחראים ביחד ולחוד כלפי המזמין למילוי התחייבויות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לפי חוזה זה.</w:t>
      </w:r>
    </w:p>
    <w:p w14:paraId="63A0894B" w14:textId="77777777" w:rsidR="00F600CB" w:rsidRPr="00F600CB"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F600CB">
        <w:rPr>
          <w:rFonts w:ascii="Times New Roman" w:eastAsia="Times New Roman" w:hAnsi="Times New Roman" w:cs="David"/>
          <w:sz w:val="24"/>
          <w:szCs w:val="24"/>
          <w:rtl/>
          <w:lang w:eastAsia="he-IL"/>
        </w:rPr>
        <w:t>על אף האמור בכל הוראה אחרת בחוזה זה ו/או בכל מסמך אחר בין יחידי המזמין ו/או בכל דין, מובהר ומוסכם</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כי יחידי המזמין אחראים ביחד למלוא התחייבויות המזמין המפורטות בחוזה זה ואולם כל אחד מיחידי המזמין אחראי בנפרד כלפי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רק כפי חלקו המפורט בנספח </w:t>
      </w:r>
      <w:r w:rsidRPr="00F600CB">
        <w:rPr>
          <w:rFonts w:ascii="Times New Roman" w:eastAsia="Times New Roman" w:hAnsi="Times New Roman" w:cs="David" w:hint="cs"/>
          <w:b/>
          <w:bCs/>
          <w:sz w:val="24"/>
          <w:szCs w:val="24"/>
          <w:rtl/>
          <w:lang w:eastAsia="he-IL"/>
        </w:rPr>
        <w:t>א</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בגין כל חיוב מחיובי המזמין </w:t>
      </w:r>
      <w:r w:rsidRPr="00F600CB">
        <w:rPr>
          <w:rFonts w:ascii="Times New Roman" w:eastAsia="Times New Roman" w:hAnsi="Times New Roman" w:cs="David" w:hint="cs"/>
          <w:sz w:val="24"/>
          <w:szCs w:val="24"/>
          <w:rtl/>
          <w:lang w:eastAsia="he-IL"/>
        </w:rPr>
        <w:t>על פי</w:t>
      </w:r>
      <w:r w:rsidRPr="00F600CB">
        <w:rPr>
          <w:rFonts w:ascii="Times New Roman" w:eastAsia="Times New Roman" w:hAnsi="Times New Roman" w:cs="David"/>
          <w:sz w:val="24"/>
          <w:szCs w:val="24"/>
          <w:rtl/>
          <w:lang w:eastAsia="he-IL"/>
        </w:rPr>
        <w:t xml:space="preserve"> חוזה זה, ככל שיחולו, ובכל מקרה כל אחד מיחידי המזמין אינו אחראי, ביחד ולחוד, למלוא חיובי המזמין כלפי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w:t>
      </w:r>
      <w:r w:rsidRPr="00F600CB">
        <w:rPr>
          <w:rFonts w:ascii="Times New Roman" w:eastAsia="Times New Roman" w:hAnsi="Times New Roman" w:cs="David" w:hint="cs"/>
          <w:sz w:val="24"/>
          <w:szCs w:val="24"/>
          <w:rtl/>
          <w:lang w:eastAsia="he-IL"/>
        </w:rPr>
        <w:t>על פ</w:t>
      </w:r>
      <w:r w:rsidRPr="00F600CB">
        <w:rPr>
          <w:rFonts w:ascii="Times New Roman" w:eastAsia="Times New Roman" w:hAnsi="Times New Roman" w:cs="David"/>
          <w:sz w:val="24"/>
          <w:szCs w:val="24"/>
          <w:rtl/>
          <w:lang w:eastAsia="he-IL"/>
        </w:rPr>
        <w:t>י חוזה זה. וזאת מבלי לגרוע מהאמור להלן בסיפא לס"ק זה.</w:t>
      </w:r>
    </w:p>
    <w:p w14:paraId="63A0894C" w14:textId="77777777" w:rsidR="00F600CB" w:rsidRPr="00F600CB" w:rsidRDefault="00F600CB" w:rsidP="00F600CB">
      <w:pPr>
        <w:keepNext/>
        <w:spacing w:before="0" w:beforeAutospacing="0" w:after="200" w:afterAutospacing="0" w:line="240" w:lineRule="auto"/>
        <w:ind w:left="798"/>
        <w:jc w:val="both"/>
        <w:outlineLvl w:val="1"/>
        <w:rPr>
          <w:rFonts w:ascii="Times New Roman" w:eastAsia="Times New Roman" w:hAnsi="Times New Roman" w:cs="David"/>
          <w:b/>
          <w:bCs/>
          <w:sz w:val="24"/>
          <w:szCs w:val="24"/>
          <w:u w:val="single"/>
          <w:rtl/>
          <w:lang w:eastAsia="he-IL"/>
        </w:rPr>
      </w:pPr>
      <w:r w:rsidRPr="00F600CB">
        <w:rPr>
          <w:rFonts w:ascii="Times New Roman" w:eastAsia="Times New Roman" w:hAnsi="Times New Roman" w:cs="David"/>
          <w:sz w:val="24"/>
          <w:szCs w:val="24"/>
          <w:rtl/>
          <w:lang w:eastAsia="he-IL"/>
        </w:rPr>
        <w:t>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מתחייב בזה</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כי כל דרישה</w:t>
      </w:r>
      <w:r w:rsidRPr="00F600CB">
        <w:rPr>
          <w:rFonts w:ascii="Times New Roman" w:eastAsia="Times New Roman" w:hAnsi="Times New Roman" w:cs="David" w:hint="cs"/>
          <w:sz w:val="24"/>
          <w:szCs w:val="24"/>
          <w:rtl/>
          <w:lang w:eastAsia="he-IL"/>
        </w:rPr>
        <w:t xml:space="preserve"> ו/או תלונה</w:t>
      </w:r>
      <w:r w:rsidRPr="00F600CB">
        <w:rPr>
          <w:rFonts w:ascii="Times New Roman" w:eastAsia="Times New Roman" w:hAnsi="Times New Roman" w:cs="David"/>
          <w:sz w:val="24"/>
          <w:szCs w:val="24"/>
          <w:rtl/>
          <w:lang w:eastAsia="he-IL"/>
        </w:rPr>
        <w:t xml:space="preserve"> </w:t>
      </w:r>
      <w:r w:rsidRPr="00F600CB">
        <w:rPr>
          <w:rFonts w:ascii="Times New Roman" w:eastAsia="Times New Roman" w:hAnsi="Times New Roman" w:cs="David" w:hint="cs"/>
          <w:sz w:val="24"/>
          <w:szCs w:val="24"/>
          <w:rtl/>
          <w:lang w:eastAsia="he-IL"/>
        </w:rPr>
        <w:t xml:space="preserve">ו/או </w:t>
      </w:r>
      <w:r w:rsidRPr="00F600CB">
        <w:rPr>
          <w:rFonts w:ascii="Times New Roman" w:eastAsia="Times New Roman" w:hAnsi="Times New Roman" w:cs="David"/>
          <w:sz w:val="24"/>
          <w:szCs w:val="24"/>
          <w:rtl/>
          <w:lang w:eastAsia="he-IL"/>
        </w:rPr>
        <w:t>טענה ו/או תביעה, ככל שתהיינה לו כנגד המזמין בגין חיובי המזמין ע</w:t>
      </w:r>
      <w:r w:rsidRPr="00F600CB">
        <w:rPr>
          <w:rFonts w:ascii="Times New Roman" w:eastAsia="Times New Roman" w:hAnsi="Times New Roman" w:cs="David" w:hint="cs"/>
          <w:sz w:val="24"/>
          <w:szCs w:val="24"/>
          <w:rtl/>
          <w:lang w:eastAsia="he-IL"/>
        </w:rPr>
        <w:t>ל פי</w:t>
      </w:r>
      <w:r w:rsidRPr="00F600CB">
        <w:rPr>
          <w:rFonts w:ascii="Times New Roman" w:eastAsia="Times New Roman" w:hAnsi="Times New Roman" w:cs="David"/>
          <w:sz w:val="24"/>
          <w:szCs w:val="24"/>
          <w:rtl/>
          <w:lang w:eastAsia="he-IL"/>
        </w:rPr>
        <w:t xml:space="preserve"> חוזה זה, תוגבל עד לגובה חלקו היחסי של כל אחד מיחידי המזמין כמפורט בנספח </w:t>
      </w:r>
      <w:r w:rsidRPr="00F600CB">
        <w:rPr>
          <w:rFonts w:ascii="Times New Roman" w:eastAsia="Times New Roman" w:hAnsi="Times New Roman" w:cs="David" w:hint="cs"/>
          <w:b/>
          <w:bCs/>
          <w:sz w:val="24"/>
          <w:szCs w:val="24"/>
          <w:rtl/>
          <w:lang w:eastAsia="he-IL"/>
        </w:rPr>
        <w:t>א</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אותו דין</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יחול לגבי תביעה של מי מיחידי המזמין כנגד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קרי</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תביעה כאמור</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תוגבל עד לגובה חלקו היחסי של התובע במזמין  כמפורט בנספח </w:t>
      </w:r>
      <w:r w:rsidRPr="00F600CB">
        <w:rPr>
          <w:rFonts w:ascii="Times New Roman" w:eastAsia="Times New Roman" w:hAnsi="Times New Roman" w:cs="David" w:hint="cs"/>
          <w:b/>
          <w:bCs/>
          <w:sz w:val="24"/>
          <w:szCs w:val="24"/>
          <w:rtl/>
          <w:lang w:eastAsia="he-IL"/>
        </w:rPr>
        <w:t>א</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w:t>
      </w:r>
    </w:p>
    <w:p w14:paraId="63A0894D" w14:textId="77777777" w:rsidR="00F600CB" w:rsidRPr="00F600CB"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סמכות השיפוט בכל נושא הקשור לחוזה זה ו/או ביצועו תהא מוקנית לבתי המשפט המוסמכים בתל-אביב-יפו.</w:t>
      </w:r>
    </w:p>
    <w:p w14:paraId="63A0894E" w14:textId="77777777" w:rsidR="00F600CB" w:rsidRPr="00F600CB" w:rsidRDefault="00F600CB" w:rsidP="00F600CB">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למען הסר ספק</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מוסכם ומוצהר</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כי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לא יהיה זכאי, בכל מקרה ובכל נסיבות, להפסיק את שירותי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מכל סיבה שהיא וכל תובענה כאמור תוגש, באם תוגש, רק לאחר השלמת שירותי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ו/או עם סיום חוזה זה, לפי העניין.</w:t>
      </w:r>
    </w:p>
    <w:p w14:paraId="63A0894F" w14:textId="77777777" w:rsidR="00F600CB" w:rsidRPr="00F600CB"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כל ההוצאות ומס הבולים בגין החוזה ובגין כל המסמכים, החשבונות והערבויות שיערכו על פיו ובקשר אליו, חלות על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ותשולמנה על ידו.</w:t>
      </w:r>
    </w:p>
    <w:p w14:paraId="63A08950" w14:textId="77777777" w:rsidR="00F600CB" w:rsidRPr="00F600CB"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חוזה זה על נספחיו</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יחייב את המזמין אך ורק בכפוף לחתימתו כדין ע"י מורשי החתימה של המזמין.</w:t>
      </w:r>
    </w:p>
    <w:p w14:paraId="63A08951" w14:textId="77777777" w:rsidR="00F600CB" w:rsidRPr="0001560F" w:rsidRDefault="00F600CB" w:rsidP="00D37420">
      <w:pPr>
        <w:widowControl w:val="0"/>
        <w:numPr>
          <w:ilvl w:val="1"/>
          <w:numId w:val="1"/>
        </w:numPr>
        <w:spacing w:before="0" w:beforeAutospacing="0" w:after="0" w:afterAutospacing="0" w:line="240" w:lineRule="auto"/>
        <w:ind w:left="788" w:hanging="431"/>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 xml:space="preserve">כתובות הצדדים הן כמפורט בכותרת לחוזה זה, וכל הודעה שתימסר למי מהצדדים לחוזה לפי הכתובת דלעיל תחשב כנמסרת לידו בתום 72 שעות מעת מסירתה בדואר </w:t>
      </w:r>
      <w:r w:rsidRPr="00F600CB">
        <w:rPr>
          <w:rFonts w:ascii="Times New Roman" w:eastAsia="Times New Roman" w:hAnsi="Times New Roman" w:cs="David" w:hint="cs"/>
          <w:sz w:val="24"/>
          <w:szCs w:val="24"/>
          <w:rtl/>
          <w:lang w:eastAsia="he-IL"/>
        </w:rPr>
        <w:t>רשום</w:t>
      </w:r>
      <w:r w:rsidRPr="00F600CB">
        <w:rPr>
          <w:rFonts w:ascii="Times New Roman" w:eastAsia="Times New Roman" w:hAnsi="Times New Roman" w:cs="David"/>
          <w:sz w:val="24"/>
          <w:szCs w:val="24"/>
          <w:rtl/>
          <w:lang w:eastAsia="he-IL"/>
        </w:rPr>
        <w:t>, ואם נשלחה ההודעה בפקסימיליה ביום עסקים בשעות העבודה או נמסרה ביד</w:t>
      </w:r>
      <w:r w:rsidRPr="00F600CB">
        <w:rPr>
          <w:rFonts w:ascii="Times New Roman" w:eastAsia="Times New Roman" w:hAnsi="Times New Roman" w:cs="David" w:hint="cs"/>
          <w:sz w:val="24"/>
          <w:szCs w:val="24"/>
          <w:rtl/>
          <w:lang w:eastAsia="he-IL"/>
        </w:rPr>
        <w:t>,</w:t>
      </w:r>
      <w:r w:rsidRPr="00F600CB">
        <w:rPr>
          <w:rFonts w:ascii="Times New Roman" w:eastAsia="Times New Roman" w:hAnsi="Times New Roman" w:cs="David"/>
          <w:sz w:val="24"/>
          <w:szCs w:val="24"/>
          <w:rtl/>
          <w:lang w:eastAsia="he-IL"/>
        </w:rPr>
        <w:t xml:space="preserve"> תחשב היא כמת</w:t>
      </w:r>
      <w:r w:rsidR="0001560F">
        <w:rPr>
          <w:rFonts w:ascii="Times New Roman" w:eastAsia="Times New Roman" w:hAnsi="Times New Roman" w:cs="David"/>
          <w:sz w:val="24"/>
          <w:szCs w:val="24"/>
          <w:rtl/>
          <w:lang w:eastAsia="he-IL"/>
        </w:rPr>
        <w:t>קבלת ביום משלוח או מסירתה כאמור</w:t>
      </w:r>
      <w:r w:rsidR="0001560F">
        <w:rPr>
          <w:rFonts w:ascii="Times New Roman" w:eastAsia="Times New Roman" w:hAnsi="Times New Roman" w:cs="David" w:hint="cs"/>
          <w:sz w:val="24"/>
          <w:szCs w:val="24"/>
          <w:rtl/>
          <w:lang w:eastAsia="he-IL"/>
        </w:rPr>
        <w:t>.</w:t>
      </w:r>
    </w:p>
    <w:p w14:paraId="63A08952" w14:textId="77777777" w:rsidR="00D37420" w:rsidRDefault="00D37420" w:rsidP="00D37420">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p>
    <w:p w14:paraId="63A08953" w14:textId="77777777" w:rsidR="00F600CB" w:rsidRPr="00D37420" w:rsidRDefault="00D37420" w:rsidP="00D37420">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r>
        <w:rPr>
          <w:rFonts w:ascii="Times New Roman" w:eastAsia="Times New Roman" w:hAnsi="Times New Roman" w:cs="David"/>
          <w:bCs/>
          <w:sz w:val="24"/>
          <w:szCs w:val="24"/>
          <w:rtl/>
          <w:lang w:eastAsia="he-IL"/>
        </w:rPr>
        <w:t>ולראיה באו הצדדים על החתום:</w:t>
      </w:r>
    </w:p>
    <w:p w14:paraId="63A08954" w14:textId="77777777" w:rsidR="00F600CB" w:rsidRPr="00F600CB" w:rsidRDefault="00F600CB" w:rsidP="00F600CB">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ab/>
      </w:r>
      <w:sdt>
        <w:sdtPr>
          <w:rPr>
            <w:rFonts w:ascii="Times New Roman" w:eastAsia="Times New Roman" w:hAnsi="Times New Roman" w:cs="David"/>
            <w:sz w:val="24"/>
            <w:szCs w:val="24"/>
            <w:rtl/>
            <w:lang w:eastAsia="he-IL"/>
          </w:rPr>
          <w:alias w:val="שם ספק"/>
          <w:tag w:val="cntSupllierName"/>
          <w:id w:val="1082562634"/>
          <w:placeholder>
            <w:docPart w:val="57138A29EFE24B45B4DCAA2B724152C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01560F" w:rsidRPr="0001560F">
            <w:rPr>
              <w:rStyle w:val="PlaceholderText"/>
              <w:color w:val="00B0F0"/>
              <w:u w:val="single"/>
              <w:rtl/>
            </w:rPr>
            <w:t>[שם ספק]</w:t>
          </w:r>
        </w:sdtContent>
      </w:sdt>
      <w:r w:rsidRPr="00F600CB">
        <w:rPr>
          <w:rFonts w:ascii="Times New Roman" w:eastAsia="Times New Roman" w:hAnsi="Times New Roman" w:cs="David"/>
          <w:sz w:val="24"/>
          <w:szCs w:val="24"/>
          <w:rtl/>
          <w:lang w:eastAsia="he-IL"/>
        </w:rPr>
        <w:tab/>
      </w:r>
      <w:sdt>
        <w:sdtPr>
          <w:rPr>
            <w:rFonts w:ascii="Times New Roman" w:eastAsia="Times New Roman" w:hAnsi="Times New Roman" w:cs="David"/>
            <w:sz w:val="24"/>
            <w:szCs w:val="24"/>
            <w:rtl/>
            <w:lang w:eastAsia="he-IL"/>
          </w:rPr>
          <w:alias w:val="שם צד א"/>
          <w:tag w:val="cmtTzadAName"/>
          <w:id w:val="36627080"/>
          <w:placeholder>
            <w:docPart w:val="BD1E195FC55B4F6797889777C452921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EndPr/>
        <w:sdtContent>
          <w:r w:rsidR="0001560F" w:rsidRPr="0001560F">
            <w:rPr>
              <w:rStyle w:val="PlaceholderText"/>
              <w:color w:val="00B0F0"/>
              <w:u w:val="single"/>
              <w:rtl/>
            </w:rPr>
            <w:t>[שם צד א]</w:t>
          </w:r>
        </w:sdtContent>
      </w:sdt>
    </w:p>
    <w:p w14:paraId="63A08955" w14:textId="77777777" w:rsidR="00F600CB" w:rsidRPr="00F600CB" w:rsidRDefault="00F600CB" w:rsidP="0001560F">
      <w:pPr>
        <w:widowControl w:val="0"/>
        <w:tabs>
          <w:tab w:val="center" w:pos="1649"/>
          <w:tab w:val="center" w:pos="7177"/>
        </w:tabs>
        <w:spacing w:before="0" w:beforeAutospacing="0" w:after="480" w:afterAutospacing="0" w:line="240" w:lineRule="auto"/>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ab/>
        <w:t>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lang w:eastAsia="he-IL"/>
        </w:rPr>
        <w:t xml:space="preserve"> </w:t>
      </w:r>
      <w:r w:rsidRPr="00F600CB">
        <w:rPr>
          <w:rFonts w:ascii="Times New Roman" w:eastAsia="Times New Roman" w:hAnsi="Times New Roman" w:cs="David"/>
          <w:sz w:val="24"/>
          <w:szCs w:val="24"/>
          <w:rtl/>
          <w:lang w:eastAsia="he-IL"/>
        </w:rPr>
        <w:tab/>
      </w:r>
      <w:r w:rsidRPr="00F600CB">
        <w:rPr>
          <w:rFonts w:ascii="Times New Roman" w:eastAsia="Times New Roman" w:hAnsi="Times New Roman" w:cs="David"/>
          <w:sz w:val="24"/>
          <w:szCs w:val="24"/>
          <w:lang w:eastAsia="he-IL"/>
        </w:rPr>
        <w:t xml:space="preserve"> </w:t>
      </w:r>
      <w:r w:rsidRPr="00F600CB">
        <w:rPr>
          <w:rFonts w:ascii="Times New Roman" w:eastAsia="Times New Roman" w:hAnsi="Times New Roman" w:cs="David"/>
          <w:sz w:val="24"/>
          <w:szCs w:val="24"/>
          <w:rtl/>
          <w:lang w:eastAsia="he-IL"/>
        </w:rPr>
        <w:t>המזמין</w:t>
      </w:r>
      <w:r w:rsidRPr="00F600CB">
        <w:rPr>
          <w:rFonts w:ascii="Times New Roman" w:eastAsia="Times New Roman" w:hAnsi="Times New Roman" w:cs="David"/>
          <w:sz w:val="24"/>
          <w:szCs w:val="24"/>
          <w:lang w:eastAsia="he-IL"/>
        </w:rPr>
        <w:t xml:space="preserve"> </w:t>
      </w:r>
    </w:p>
    <w:p w14:paraId="63A08956" w14:textId="77777777" w:rsidR="00F600CB" w:rsidRPr="00F600CB" w:rsidRDefault="00F600CB" w:rsidP="00F600CB">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אני הח"מ, ______________ עו"ד/ רו"ח מרח' __________ מאשר כי ה"ה __________ הם שחתמו בשם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על החוזה דלעיל וכי חתימתם המשותפת בצירוף חותמת החברה מחייבת את ה</w:t>
      </w:r>
      <w:r w:rsidR="00B06D6A">
        <w:rPr>
          <w:rFonts w:ascii="Times New Roman" w:eastAsia="Times New Roman" w:hAnsi="Times New Roman" w:cs="David"/>
          <w:sz w:val="24"/>
          <w:szCs w:val="24"/>
          <w:rtl/>
          <w:lang w:eastAsia="he-IL"/>
        </w:rPr>
        <w:t>יועץ</w:t>
      </w:r>
      <w:r w:rsidRPr="00F600CB">
        <w:rPr>
          <w:rFonts w:ascii="Times New Roman" w:eastAsia="Times New Roman" w:hAnsi="Times New Roman" w:cs="David"/>
          <w:sz w:val="24"/>
          <w:szCs w:val="24"/>
          <w:rtl/>
          <w:lang w:eastAsia="he-IL"/>
        </w:rPr>
        <w:t xml:space="preserve"> לעני</w:t>
      </w:r>
      <w:r w:rsidRPr="00F600CB">
        <w:rPr>
          <w:rFonts w:ascii="Times New Roman" w:eastAsia="Times New Roman" w:hAnsi="Times New Roman" w:cs="David" w:hint="cs"/>
          <w:sz w:val="24"/>
          <w:szCs w:val="24"/>
          <w:rtl/>
          <w:lang w:eastAsia="he-IL"/>
        </w:rPr>
        <w:t>י</w:t>
      </w:r>
      <w:r w:rsidRPr="00F600CB">
        <w:rPr>
          <w:rFonts w:ascii="Times New Roman" w:eastAsia="Times New Roman" w:hAnsi="Times New Roman" w:cs="David"/>
          <w:sz w:val="24"/>
          <w:szCs w:val="24"/>
          <w:rtl/>
          <w:lang w:eastAsia="he-IL"/>
        </w:rPr>
        <w:t xml:space="preserve">ן זה. </w:t>
      </w:r>
    </w:p>
    <w:p w14:paraId="63A08957" w14:textId="77777777" w:rsidR="00F600CB" w:rsidRPr="00F600CB" w:rsidRDefault="00F600CB" w:rsidP="00F600C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3A08958" w14:textId="77777777" w:rsidR="0001560F" w:rsidRDefault="00F600CB" w:rsidP="00F600CB">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תאריך :  _______________</w:t>
      </w:r>
      <w:r w:rsidRPr="00F600CB">
        <w:rPr>
          <w:rFonts w:ascii="Times New Roman" w:eastAsia="Times New Roman" w:hAnsi="Times New Roman" w:cs="David"/>
          <w:sz w:val="24"/>
          <w:szCs w:val="24"/>
          <w:rtl/>
          <w:lang w:eastAsia="he-IL"/>
        </w:rPr>
        <w:tab/>
      </w:r>
      <w:r w:rsidRPr="00F600CB">
        <w:rPr>
          <w:rFonts w:ascii="Times New Roman" w:eastAsia="Times New Roman" w:hAnsi="Times New Roman" w:cs="David"/>
          <w:sz w:val="24"/>
          <w:szCs w:val="24"/>
          <w:rtl/>
          <w:lang w:eastAsia="he-IL"/>
        </w:rPr>
        <w:tab/>
      </w:r>
      <w:r w:rsidRPr="00F600CB">
        <w:rPr>
          <w:rFonts w:ascii="Times New Roman" w:eastAsia="Times New Roman" w:hAnsi="Times New Roman" w:cs="David"/>
          <w:sz w:val="24"/>
          <w:szCs w:val="24"/>
          <w:rtl/>
          <w:lang w:eastAsia="he-IL"/>
        </w:rPr>
        <w:tab/>
      </w:r>
    </w:p>
    <w:p w14:paraId="63A08959" w14:textId="77777777" w:rsidR="00F600CB" w:rsidRPr="00F600CB" w:rsidRDefault="00F600CB" w:rsidP="00F600CB">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F600CB">
        <w:rPr>
          <w:rFonts w:ascii="Times New Roman" w:eastAsia="Times New Roman" w:hAnsi="Times New Roman" w:cs="David"/>
          <w:sz w:val="24"/>
          <w:szCs w:val="24"/>
          <w:rtl/>
          <w:lang w:eastAsia="he-IL"/>
        </w:rPr>
        <w:t>חתימה וחותמת עו"ד/ רו"ח : ________________</w:t>
      </w:r>
    </w:p>
    <w:p w14:paraId="63A0895A" w14:textId="77777777" w:rsidR="00771142" w:rsidRDefault="00771142" w:rsidP="00F600CB">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br w:type="page"/>
      </w:r>
    </w:p>
    <w:p w14:paraId="63A0895B" w14:textId="77777777" w:rsidR="00F600CB" w:rsidRPr="00F600CB" w:rsidRDefault="00F600CB" w:rsidP="00F600C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3A0895C" w14:textId="77777777" w:rsidR="00D37420" w:rsidRPr="00D37420" w:rsidRDefault="00D37420" w:rsidP="00D37420">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r w:rsidRPr="00D37420">
        <w:rPr>
          <w:rFonts w:ascii="Times New Roman" w:eastAsia="Times New Roman" w:hAnsi="Times New Roman" w:cs="David" w:hint="cs"/>
          <w:bCs/>
          <w:sz w:val="20"/>
          <w:szCs w:val="24"/>
          <w:u w:val="single"/>
          <w:rtl/>
          <w:lang w:eastAsia="he-IL"/>
        </w:rPr>
        <w:t>נספח ''א''</w:t>
      </w:r>
    </w:p>
    <w:p w14:paraId="63A0895D" w14:textId="77777777" w:rsidR="00D37420" w:rsidRPr="00D37420" w:rsidRDefault="00D37420" w:rsidP="00D37420">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lang w:eastAsia="he-IL"/>
        </w:rPr>
      </w:pPr>
      <w:r w:rsidRPr="00D37420">
        <w:rPr>
          <w:rFonts w:ascii="Times New Roman" w:eastAsia="Times New Roman" w:hAnsi="Times New Roman" w:cs="David" w:hint="cs"/>
          <w:bCs/>
          <w:sz w:val="20"/>
          <w:szCs w:val="24"/>
          <w:u w:val="single"/>
          <w:rtl/>
          <w:lang w:eastAsia="he-IL"/>
        </w:rPr>
        <w:t>נספח כללי</w:t>
      </w:r>
    </w:p>
    <w:p w14:paraId="63A0895E" w14:textId="77777777" w:rsidR="00D37420" w:rsidRPr="00D37420" w:rsidRDefault="00D37420" w:rsidP="00D37420">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D37420">
        <w:rPr>
          <w:rFonts w:ascii="Times New Roman" w:eastAsia="Times New Roman" w:hAnsi="Times New Roman" w:cs="David" w:hint="cs"/>
          <w:sz w:val="24"/>
          <w:szCs w:val="24"/>
          <w:rtl/>
          <w:lang w:eastAsia="he-IL"/>
        </w:rPr>
        <w:t>1.1</w:t>
      </w:r>
      <w:r w:rsidRPr="00D37420">
        <w:rPr>
          <w:rFonts w:ascii="Times New Roman" w:eastAsia="Times New Roman" w:hAnsi="Times New Roman" w:cs="David" w:hint="cs"/>
          <w:sz w:val="24"/>
          <w:szCs w:val="24"/>
          <w:rtl/>
          <w:lang w:eastAsia="he-IL"/>
        </w:rPr>
        <w:tab/>
        <w:t>הגדרות -</w:t>
      </w:r>
    </w:p>
    <w:p w14:paraId="63A0895F" w14:textId="77777777" w:rsidR="00D37420" w:rsidRPr="00D37420" w:rsidRDefault="00D37420" w:rsidP="00D3742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3A08960" w14:textId="77777777" w:rsidR="00D37420" w:rsidRPr="00D37420" w:rsidRDefault="00D37420" w:rsidP="00D37420">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D37420">
        <w:rPr>
          <w:rFonts w:ascii="Times New Roman" w:eastAsia="Times New Roman" w:hAnsi="Times New Roman" w:cs="David" w:hint="cs"/>
          <w:sz w:val="24"/>
          <w:szCs w:val="24"/>
          <w:rtl/>
          <w:lang w:eastAsia="he-IL"/>
        </w:rPr>
        <w:t>"</w:t>
      </w:r>
      <w:r w:rsidRPr="00D37420">
        <w:rPr>
          <w:rFonts w:ascii="Times New Roman" w:eastAsia="Times New Roman" w:hAnsi="Times New Roman" w:cs="David" w:hint="cs"/>
          <w:b/>
          <w:bCs/>
          <w:sz w:val="24"/>
          <w:szCs w:val="24"/>
          <w:rtl/>
          <w:lang w:eastAsia="he-IL"/>
        </w:rPr>
        <w:t>הפרויקט</w:t>
      </w:r>
      <w:r w:rsidRPr="00D37420">
        <w:rPr>
          <w:rFonts w:ascii="Times New Roman" w:eastAsia="Times New Roman" w:hAnsi="Times New Roman" w:cs="David" w:hint="cs"/>
          <w:sz w:val="24"/>
          <w:szCs w:val="24"/>
          <w:rtl/>
          <w:lang w:eastAsia="he-IL"/>
        </w:rPr>
        <w:t>"-</w:t>
      </w:r>
      <w:r w:rsidRPr="00D37420">
        <w:rPr>
          <w:rFonts w:ascii="Times New Roman" w:eastAsia="Times New Roman" w:hAnsi="Times New Roman" w:cs="David" w:hint="cs"/>
          <w:sz w:val="24"/>
          <w:szCs w:val="24"/>
          <w:lang w:eastAsia="he-IL"/>
        </w:rPr>
        <w:t xml:space="preserve"> </w:t>
      </w:r>
      <w:r w:rsidRPr="00D37420">
        <w:rPr>
          <w:rFonts w:ascii="Times New Roman" w:eastAsia="Times New Roman" w:hAnsi="Times New Roman" w:cs="David" w:hint="cs"/>
          <w:sz w:val="24"/>
          <w:szCs w:val="24"/>
          <w:rtl/>
          <w:lang w:eastAsia="he-IL"/>
        </w:rPr>
        <w:t>פרויקט לבניית יחידות דיור, שטחי מסחר ומשרדים, חניונים ועבודות פיתוח ב</w:t>
      </w:r>
      <w:sdt>
        <w:sdtPr>
          <w:rPr>
            <w:rFonts w:ascii="Times New Roman" w:eastAsia="Times New Roman" w:hAnsi="Times New Roman" w:cs="David" w:hint="cs"/>
            <w:color w:val="00B0F0"/>
            <w:sz w:val="24"/>
            <w:szCs w:val="24"/>
            <w:rtl/>
            <w:lang w:eastAsia="he-IL"/>
          </w:rPr>
          <w:alias w:val="רשות מקומית"/>
          <w:tag w:val="cntLocalAuth"/>
          <w:id w:val="1782831239"/>
          <w:placeholder>
            <w:docPart w:val="8E2F8679482F47039341456D71AAC82B"/>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r w:rsidRPr="00D37420">
            <w:rPr>
              <w:color w:val="00B0F0"/>
              <w:rtl/>
            </w:rPr>
            <w:t>[רשות מקומית]</w:t>
          </w:r>
        </w:sdtContent>
      </w:sdt>
      <w:r w:rsidRPr="00D37420">
        <w:rPr>
          <w:rFonts w:ascii="Times New Roman" w:eastAsia="Times New Roman" w:hAnsi="Times New Roman" w:cs="David" w:hint="cs"/>
          <w:color w:val="00B0F0"/>
          <w:sz w:val="24"/>
          <w:szCs w:val="24"/>
          <w:rtl/>
          <w:lang w:eastAsia="he-IL"/>
        </w:rPr>
        <w:t xml:space="preserve"> - </w:t>
      </w:r>
      <w:sdt>
        <w:sdtPr>
          <w:rPr>
            <w:rFonts w:ascii="Times New Roman" w:eastAsia="Times New Roman" w:hAnsi="Times New Roman" w:cs="David" w:hint="cs"/>
            <w:color w:val="00B0F0"/>
            <w:sz w:val="24"/>
            <w:szCs w:val="24"/>
            <w:rtl/>
          </w:rPr>
          <w:alias w:val="שם אתר"/>
          <w:tag w:val="cntSite"/>
          <w:id w:val="-1682512962"/>
          <w:placeholder>
            <w:docPart w:val="B0FCBD5D36D34EEAAEB115018215C1A5"/>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r w:rsidRPr="00D37420">
            <w:rPr>
              <w:color w:val="00B0F0"/>
              <w:rtl/>
            </w:rPr>
            <w:t>[שם אתר]</w:t>
          </w:r>
        </w:sdtContent>
      </w:sdt>
      <w:r w:rsidRPr="00D3742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hint="cs"/>
            <w:color w:val="00B0F0"/>
            <w:sz w:val="24"/>
            <w:szCs w:val="24"/>
            <w:rtl/>
          </w:rPr>
          <w:alias w:val="שם הפרויקט"/>
          <w:tag w:val="cntProjectName"/>
          <w:id w:val="-1647974920"/>
          <w:placeholder>
            <w:docPart w:val="A6EABCB3884D4308B3D3558A50DCDFAF"/>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r w:rsidRPr="00D37420">
            <w:rPr>
              <w:color w:val="00B0F0"/>
              <w:rtl/>
            </w:rPr>
            <w:t>[שם הפרויקט]</w:t>
          </w:r>
        </w:sdtContent>
      </w:sdt>
      <w:r w:rsidRPr="00D37420">
        <w:rPr>
          <w:rFonts w:ascii="Times New Roman" w:eastAsia="Times New Roman" w:hAnsi="Times New Roman" w:cs="David" w:hint="cs"/>
          <w:sz w:val="24"/>
          <w:szCs w:val="24"/>
          <w:rtl/>
          <w:lang w:eastAsia="he-IL"/>
        </w:rPr>
        <w:t xml:space="preserve"> לרבות עבודות פיתוח על, אשר יתוכנן ו/או יבוצע עבור המזמין באתר בקטעים ובשלבים לפי שיקול דעתו.</w:t>
      </w:r>
    </w:p>
    <w:p w14:paraId="63A08961" w14:textId="77777777" w:rsidR="00D37420" w:rsidRPr="00D37420" w:rsidRDefault="00D37420" w:rsidP="00D3742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3A08962" w14:textId="77777777" w:rsidR="00D37420" w:rsidRPr="00D37420" w:rsidRDefault="00D37420" w:rsidP="00D37420">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D37420">
        <w:rPr>
          <w:rFonts w:ascii="Times New Roman" w:eastAsia="Times New Roman" w:hAnsi="Times New Roman" w:cs="David" w:hint="cs"/>
          <w:sz w:val="24"/>
          <w:szCs w:val="24"/>
          <w:rtl/>
          <w:lang w:eastAsia="he-IL"/>
        </w:rPr>
        <w:t>"</w:t>
      </w:r>
      <w:r w:rsidRPr="00D37420">
        <w:rPr>
          <w:rFonts w:ascii="Times New Roman" w:eastAsia="Times New Roman" w:hAnsi="Times New Roman" w:cs="David" w:hint="cs"/>
          <w:b/>
          <w:bCs/>
          <w:sz w:val="24"/>
          <w:szCs w:val="24"/>
          <w:rtl/>
          <w:lang w:eastAsia="he-IL"/>
        </w:rPr>
        <w:t>התכנית</w:t>
      </w:r>
      <w:r w:rsidRPr="00D37420">
        <w:rPr>
          <w:rFonts w:ascii="Times New Roman" w:eastAsia="Times New Roman" w:hAnsi="Times New Roman" w:cs="David" w:hint="cs"/>
          <w:sz w:val="24"/>
          <w:szCs w:val="24"/>
          <w:rtl/>
          <w:lang w:eastAsia="he-IL"/>
        </w:rPr>
        <w:t xml:space="preserve">" או </w:t>
      </w:r>
      <w:r w:rsidRPr="00D37420">
        <w:rPr>
          <w:rFonts w:ascii="Times New Roman" w:eastAsia="Times New Roman" w:hAnsi="Times New Roman" w:cs="David" w:hint="cs"/>
          <w:b/>
          <w:bCs/>
          <w:sz w:val="24"/>
          <w:szCs w:val="24"/>
          <w:rtl/>
          <w:lang w:eastAsia="he-IL"/>
        </w:rPr>
        <w:t xml:space="preserve">"המקרקעין" </w:t>
      </w:r>
      <w:r w:rsidRPr="00D37420">
        <w:rPr>
          <w:rFonts w:ascii="Times New Roman" w:eastAsia="Times New Roman" w:hAnsi="Times New Roman" w:cs="David"/>
          <w:sz w:val="24"/>
          <w:szCs w:val="24"/>
          <w:lang w:eastAsia="he-IL"/>
        </w:rPr>
        <w:t>–</w:t>
      </w:r>
      <w:r w:rsidRPr="00D37420">
        <w:rPr>
          <w:rFonts w:ascii="Times New Roman" w:eastAsia="Times New Roman" w:hAnsi="Times New Roman" w:cs="David" w:hint="cs"/>
          <w:sz w:val="24"/>
          <w:szCs w:val="24"/>
          <w:rtl/>
          <w:lang w:eastAsia="he-IL"/>
        </w:rPr>
        <w:t xml:space="preserve"> תכנית בנין עיר מס' </w:t>
      </w:r>
      <w:sdt>
        <w:sdtPr>
          <w:rPr>
            <w:rFonts w:ascii="Times New Roman" w:eastAsia="Times New Roman" w:hAnsi="Times New Roman" w:cs="David" w:hint="cs"/>
            <w:color w:val="008000"/>
            <w:sz w:val="24"/>
            <w:szCs w:val="24"/>
            <w:rtl/>
          </w:rPr>
          <w:alias w:val="שדה נוסף 2"/>
          <w:tag w:val="cntCustomField2"/>
          <w:id w:val="1880663104"/>
          <w:placeholder>
            <w:docPart w:val="56AC33E17EEE482BA87DA6B4698A409B"/>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2[1]" w:storeItemID="{81709D4C-33DC-48CC-AC7E-130A245806EE}"/>
          <w:text/>
        </w:sdtPr>
        <w:sdtEndPr/>
        <w:sdtContent>
          <w:r w:rsidRPr="00D37420">
            <w:rPr>
              <w:color w:val="00B0F0"/>
              <w:rtl/>
            </w:rPr>
            <w:t>[שדה נוסף 2]</w:t>
          </w:r>
        </w:sdtContent>
      </w:sdt>
      <w:r w:rsidRPr="00D37420">
        <w:rPr>
          <w:rFonts w:ascii="Times New Roman" w:eastAsia="Times New Roman" w:hAnsi="Times New Roman" w:cs="David" w:hint="cs"/>
          <w:sz w:val="24"/>
          <w:szCs w:val="24"/>
          <w:rtl/>
          <w:lang w:eastAsia="he-IL"/>
        </w:rPr>
        <w:t xml:space="preserve"> על שינוייה מעת לעת וכן כל תכנית נוספת החלה על מקרקעי הפרויקט ו/או המקרקעין הידועים כ-</w:t>
      </w:r>
      <w:sdt>
        <w:sdtPr>
          <w:rPr>
            <w:rFonts w:ascii="Times New Roman" w:eastAsia="Times New Roman" w:hAnsi="Times New Roman" w:cs="David" w:hint="cs"/>
            <w:sz w:val="24"/>
            <w:szCs w:val="24"/>
            <w:rtl/>
            <w:lang w:eastAsia="he-IL"/>
          </w:rPr>
          <w:alias w:val="שדה נוסף 1"/>
          <w:tag w:val="cntCustomField1"/>
          <w:id w:val="-452094098"/>
          <w:placeholder>
            <w:docPart w:val="365DAFE176AB4BD9981B7183BBD07DC1"/>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EndPr/>
        <w:sdtContent>
          <w:r w:rsidRPr="00D37420">
            <w:rPr>
              <w:color w:val="00B0F0"/>
              <w:rtl/>
            </w:rPr>
            <w:t>[שדה נוסף 1]</w:t>
          </w:r>
        </w:sdtContent>
      </w:sdt>
      <w:r w:rsidRPr="00D37420">
        <w:rPr>
          <w:rFonts w:ascii="Times New Roman" w:eastAsia="Times New Roman" w:hAnsi="Times New Roman" w:cs="David" w:hint="cs"/>
          <w:sz w:val="24"/>
          <w:szCs w:val="24"/>
          <w:rtl/>
          <w:lang w:eastAsia="he-IL"/>
        </w:rPr>
        <w:t>.</w:t>
      </w:r>
    </w:p>
    <w:p w14:paraId="63A08963" w14:textId="77777777" w:rsidR="00D37420" w:rsidRPr="00D37420" w:rsidRDefault="00D37420" w:rsidP="00D37420">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D37420">
        <w:rPr>
          <w:rFonts w:ascii="Times New Roman" w:eastAsia="Times New Roman" w:hAnsi="Times New Roman" w:cs="David" w:hint="cs"/>
          <w:sz w:val="24"/>
          <w:szCs w:val="24"/>
          <w:rtl/>
          <w:lang w:eastAsia="he-IL"/>
        </w:rPr>
        <w:t>המזמין שומר לעצמו הזכות לערוך שינויים בתב"ע ממתכונתה היום והשירותים המוזמנים מן ה</w:t>
      </w:r>
      <w:r w:rsidR="00B06D6A">
        <w:rPr>
          <w:rFonts w:ascii="Times New Roman" w:eastAsia="Times New Roman" w:hAnsi="Times New Roman" w:cs="David" w:hint="cs"/>
          <w:sz w:val="24"/>
          <w:szCs w:val="24"/>
          <w:rtl/>
          <w:lang w:eastAsia="he-IL"/>
        </w:rPr>
        <w:t>יועץ</w:t>
      </w:r>
      <w:r w:rsidRPr="00D37420">
        <w:rPr>
          <w:rFonts w:ascii="Times New Roman" w:eastAsia="Times New Roman" w:hAnsi="Times New Roman" w:cs="David" w:hint="cs"/>
          <w:sz w:val="24"/>
          <w:szCs w:val="24"/>
          <w:rtl/>
          <w:lang w:eastAsia="he-IL"/>
        </w:rPr>
        <w:t xml:space="preserve"> הינם בהתאם לתכנית התקפה בעת הזמנת כל שלב. ה</w:t>
      </w:r>
      <w:r w:rsidR="00B06D6A">
        <w:rPr>
          <w:rFonts w:ascii="Times New Roman" w:eastAsia="Times New Roman" w:hAnsi="Times New Roman" w:cs="David" w:hint="cs"/>
          <w:sz w:val="24"/>
          <w:szCs w:val="24"/>
          <w:rtl/>
          <w:lang w:eastAsia="he-IL"/>
        </w:rPr>
        <w:t>יועץ</w:t>
      </w:r>
      <w:r w:rsidRPr="00D37420">
        <w:rPr>
          <w:rFonts w:ascii="Times New Roman" w:eastAsia="Times New Roman" w:hAnsi="Times New Roman" w:cs="David" w:hint="cs"/>
          <w:sz w:val="24"/>
          <w:szCs w:val="24"/>
          <w:rtl/>
          <w:lang w:eastAsia="he-IL"/>
        </w:rPr>
        <w:t xml:space="preserve"> מתחייב להתעדכן בתב"ע ובתכניות הבינוי על תיקוניהם ולספק את השירותים כנדרש לשם בניית הפרויקט עפ"י התב"ע ותכניות הבינוי במתכונת שתאושר ובהתאם להוראות המזמין.</w:t>
      </w:r>
    </w:p>
    <w:p w14:paraId="63A08964" w14:textId="77777777" w:rsidR="00D37420" w:rsidRPr="00D37420" w:rsidRDefault="00D37420" w:rsidP="00D37420">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63A08965" w14:textId="77777777" w:rsidR="00D37420" w:rsidRPr="00D37420" w:rsidRDefault="00D37420" w:rsidP="00D37420">
      <w:pPr>
        <w:spacing w:before="0" w:beforeAutospacing="0" w:after="0" w:afterAutospacing="0" w:line="240" w:lineRule="auto"/>
        <w:ind w:left="720"/>
        <w:rPr>
          <w:rFonts w:ascii="Times New Roman" w:eastAsia="Times New Roman" w:hAnsi="Times New Roman" w:cs="David"/>
          <w:color w:val="008000"/>
          <w:sz w:val="24"/>
          <w:szCs w:val="24"/>
          <w:rtl/>
        </w:rPr>
      </w:pPr>
      <w:r w:rsidRPr="00D37420">
        <w:rPr>
          <w:rFonts w:ascii="Times New Roman" w:eastAsia="Times New Roman" w:hAnsi="Times New Roman" w:cs="David" w:hint="cs"/>
          <w:sz w:val="24"/>
          <w:szCs w:val="24"/>
          <w:rtl/>
          <w:lang w:eastAsia="he-IL"/>
        </w:rPr>
        <w:t xml:space="preserve">"הרשות המקומית" - </w:t>
      </w:r>
      <w:sdt>
        <w:sdtPr>
          <w:rPr>
            <w:rFonts w:ascii="Times New Roman" w:eastAsia="Times New Roman" w:hAnsi="Times New Roman" w:cs="David" w:hint="cs"/>
            <w:color w:val="008000"/>
            <w:sz w:val="24"/>
            <w:szCs w:val="24"/>
            <w:rtl/>
          </w:rPr>
          <w:alias w:val="רשות מקומית"/>
          <w:tag w:val="cntLocalAuth"/>
          <w:id w:val="1088732537"/>
          <w:placeholder>
            <w:docPart w:val="A65A4E931B014AD798A22EEF3D3EA647"/>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r w:rsidRPr="00D37420">
            <w:rPr>
              <w:color w:val="00B0F0"/>
              <w:rtl/>
            </w:rPr>
            <w:t>[רשות מקומית]</w:t>
          </w:r>
        </w:sdtContent>
      </w:sdt>
      <w:r w:rsidRPr="00D37420">
        <w:rPr>
          <w:rFonts w:ascii="Times New Roman" w:eastAsia="Times New Roman" w:hAnsi="Times New Roman" w:cs="David" w:hint="cs"/>
          <w:color w:val="008000"/>
          <w:sz w:val="24"/>
          <w:szCs w:val="24"/>
          <w:rtl/>
        </w:rPr>
        <w:t>.</w:t>
      </w:r>
    </w:p>
    <w:p w14:paraId="63A08966" w14:textId="77777777" w:rsidR="00D37420" w:rsidRPr="00D37420" w:rsidRDefault="00D37420" w:rsidP="00D37420">
      <w:pPr>
        <w:spacing w:before="0" w:beforeAutospacing="0" w:after="0" w:afterAutospacing="0" w:line="240" w:lineRule="auto"/>
        <w:ind w:left="720"/>
        <w:rPr>
          <w:rFonts w:ascii="Times New Roman" w:eastAsia="Times New Roman" w:hAnsi="Times New Roman" w:cs="David"/>
          <w:color w:val="FF0000"/>
          <w:sz w:val="24"/>
          <w:szCs w:val="24"/>
          <w:rtl/>
        </w:rPr>
      </w:pPr>
    </w:p>
    <w:p w14:paraId="63A08967" w14:textId="77777777" w:rsidR="00D37420" w:rsidRPr="00D37420" w:rsidRDefault="00D37420" w:rsidP="00D37420">
      <w:pPr>
        <w:spacing w:before="0" w:beforeAutospacing="0" w:after="0" w:afterAutospacing="0" w:line="240" w:lineRule="auto"/>
        <w:ind w:left="720"/>
        <w:rPr>
          <w:rFonts w:ascii="Times New Roman" w:eastAsia="Times New Roman" w:hAnsi="Times New Roman" w:cs="David"/>
          <w:sz w:val="24"/>
          <w:szCs w:val="24"/>
          <w:rtl/>
          <w:lang w:eastAsia="he-IL"/>
        </w:rPr>
      </w:pPr>
      <w:r w:rsidRPr="00D37420">
        <w:rPr>
          <w:rFonts w:ascii="Times New Roman" w:eastAsia="Times New Roman" w:hAnsi="Times New Roman" w:cs="David" w:hint="cs"/>
          <w:sz w:val="24"/>
          <w:szCs w:val="24"/>
          <w:rtl/>
        </w:rPr>
        <w:t xml:space="preserve">"חוזה הפיתוח" </w:t>
      </w:r>
      <w:r w:rsidRPr="00D37420">
        <w:rPr>
          <w:rFonts w:ascii="Times New Roman" w:eastAsia="Times New Roman" w:hAnsi="Times New Roman" w:cs="David"/>
          <w:sz w:val="24"/>
          <w:szCs w:val="24"/>
        </w:rPr>
        <w:t>–</w:t>
      </w:r>
      <w:r w:rsidRPr="00D37420">
        <w:rPr>
          <w:rFonts w:ascii="Times New Roman" w:eastAsia="Times New Roman" w:hAnsi="Times New Roman" w:cs="David" w:hint="cs"/>
          <w:sz w:val="24"/>
          <w:szCs w:val="24"/>
          <w:rtl/>
        </w:rPr>
        <w:t xml:space="preserve"> חוזה הפיתוח אשר נחתם בין המזמין לבין הרשות המקומית.</w:t>
      </w:r>
    </w:p>
    <w:p w14:paraId="63A08968" w14:textId="77777777" w:rsidR="00D37420" w:rsidRPr="00D37420" w:rsidRDefault="00D37420" w:rsidP="00D3742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3A08969" w14:textId="77777777" w:rsidR="00D37420" w:rsidRPr="00D37420" w:rsidRDefault="00D37420" w:rsidP="00D37420">
      <w:pPr>
        <w:widowControl w:val="0"/>
        <w:spacing w:before="0" w:beforeAutospacing="0" w:after="0" w:afterAutospacing="0" w:line="240" w:lineRule="auto"/>
        <w:jc w:val="both"/>
        <w:rPr>
          <w:rFonts w:ascii="Times New Roman" w:eastAsia="Times New Roman" w:hAnsi="Times New Roman" w:cs="David"/>
          <w:bCs/>
          <w:color w:val="FF0000"/>
          <w:sz w:val="24"/>
          <w:szCs w:val="24"/>
          <w:rtl/>
          <w:lang w:eastAsia="he-IL"/>
        </w:rPr>
      </w:pPr>
      <w:r w:rsidRPr="00D37420">
        <w:rPr>
          <w:rFonts w:ascii="Times New Roman" w:eastAsia="Times New Roman" w:hAnsi="Times New Roman" w:cs="David" w:hint="cs"/>
          <w:sz w:val="24"/>
          <w:szCs w:val="24"/>
          <w:rtl/>
          <w:lang w:eastAsia="he-IL"/>
        </w:rPr>
        <w:t>2.8</w:t>
      </w:r>
      <w:r w:rsidRPr="00D37420">
        <w:rPr>
          <w:rFonts w:ascii="Times New Roman" w:eastAsia="Times New Roman" w:hAnsi="Times New Roman" w:cs="David" w:hint="cs"/>
          <w:sz w:val="24"/>
          <w:szCs w:val="24"/>
          <w:rtl/>
          <w:lang w:eastAsia="he-IL"/>
        </w:rPr>
        <w:tab/>
        <w:t xml:space="preserve">המנהל הוא: </w:t>
      </w:r>
      <w:sdt>
        <w:sdtPr>
          <w:rPr>
            <w:rFonts w:ascii="Times New Roman" w:eastAsia="Times New Roman" w:hAnsi="Times New Roman" w:cs="David" w:hint="cs"/>
            <w:sz w:val="24"/>
            <w:szCs w:val="24"/>
            <w:rtl/>
            <w:lang w:eastAsia="he-IL"/>
          </w:rPr>
          <w:alias w:val="שדה נוסף 3"/>
          <w:tag w:val="cntCustomField3"/>
          <w:id w:val="405040135"/>
          <w:placeholder>
            <w:docPart w:val="713A808D01184B14BF3CE3665963AE9A"/>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EndPr>
          <w:rPr>
            <w:rFonts w:hint="default"/>
          </w:rPr>
        </w:sdtEndPr>
        <w:sdtContent>
          <w:r w:rsidRPr="00D37420">
            <w:rPr>
              <w:color w:val="00B0F0"/>
              <w:rtl/>
            </w:rPr>
            <w:t>[שדה נוסף 3]</w:t>
          </w:r>
        </w:sdtContent>
      </w:sdt>
    </w:p>
    <w:p w14:paraId="63A0896A" w14:textId="77777777" w:rsidR="00D37420" w:rsidRPr="00D37420" w:rsidRDefault="00D37420" w:rsidP="00D37420">
      <w:pPr>
        <w:widowControl w:val="0"/>
        <w:spacing w:before="0" w:beforeAutospacing="0" w:after="0" w:afterAutospacing="0" w:line="240" w:lineRule="auto"/>
        <w:jc w:val="both"/>
        <w:rPr>
          <w:rFonts w:ascii="Times New Roman" w:eastAsia="Times New Roman" w:hAnsi="Times New Roman" w:cs="David"/>
          <w:bCs/>
          <w:sz w:val="24"/>
          <w:szCs w:val="24"/>
          <w:rtl/>
          <w:lang w:eastAsia="he-IL"/>
        </w:rPr>
      </w:pPr>
    </w:p>
    <w:p w14:paraId="63A0896B" w14:textId="77777777" w:rsidR="00D37420" w:rsidRPr="00D37420" w:rsidRDefault="00D37420" w:rsidP="00D37420">
      <w:pPr>
        <w:widowControl w:val="0"/>
        <w:spacing w:before="0" w:beforeAutospacing="0" w:after="0" w:afterAutospacing="0" w:line="240" w:lineRule="auto"/>
        <w:ind w:left="720" w:right="720" w:hanging="720"/>
        <w:jc w:val="both"/>
        <w:rPr>
          <w:rFonts w:ascii="Times New Roman" w:eastAsia="Times New Roman" w:hAnsi="Times New Roman" w:cs="David"/>
          <w:sz w:val="24"/>
          <w:szCs w:val="24"/>
          <w:rtl/>
          <w:lang w:eastAsia="he-IL"/>
        </w:rPr>
      </w:pPr>
      <w:r w:rsidRPr="00D37420">
        <w:rPr>
          <w:rFonts w:ascii="Times New Roman" w:eastAsia="Times New Roman" w:hAnsi="Times New Roman" w:cs="David" w:hint="cs"/>
          <w:sz w:val="24"/>
          <w:szCs w:val="24"/>
          <w:rtl/>
          <w:lang w:eastAsia="he-IL"/>
        </w:rPr>
        <w:t>2.10</w:t>
      </w:r>
      <w:r w:rsidRPr="00D37420">
        <w:rPr>
          <w:rFonts w:ascii="Times New Roman" w:eastAsia="Times New Roman" w:hAnsi="Times New Roman" w:cs="David" w:hint="cs"/>
          <w:sz w:val="24"/>
          <w:szCs w:val="24"/>
          <w:rtl/>
          <w:lang w:eastAsia="he-IL"/>
        </w:rPr>
        <w:tab/>
        <w:t xml:space="preserve">התכנון יתבצע בסביבת תוכנת </w:t>
      </w:r>
      <w:r w:rsidRPr="00D37420">
        <w:rPr>
          <w:rFonts w:ascii="Times New Roman" w:eastAsia="Times New Roman" w:hAnsi="Times New Roman" w:cs="David"/>
          <w:sz w:val="24"/>
          <w:szCs w:val="24"/>
          <w:lang w:eastAsia="he-IL"/>
        </w:rPr>
        <w:t>REVIT</w:t>
      </w:r>
      <w:r w:rsidRPr="00D37420">
        <w:rPr>
          <w:rFonts w:ascii="Times New Roman" w:eastAsia="Times New Roman" w:hAnsi="Times New Roman" w:cs="David" w:hint="cs"/>
          <w:sz w:val="24"/>
          <w:szCs w:val="24"/>
          <w:rtl/>
          <w:lang w:eastAsia="he-IL"/>
        </w:rPr>
        <w:t xml:space="preserve"> בתלת-מימד, תוך שיתוף, תיאום וקליטת הקבצים ממתכננים ויועצים אחרים באמצעות תוכנה כדוגמת - </w:t>
      </w:r>
      <w:r w:rsidRPr="00D37420">
        <w:rPr>
          <w:rFonts w:ascii="Times New Roman" w:eastAsia="Times New Roman" w:hAnsi="Times New Roman" w:cs="David"/>
          <w:sz w:val="24"/>
          <w:szCs w:val="24"/>
          <w:lang w:eastAsia="he-IL"/>
        </w:rPr>
        <w:t>@view</w:t>
      </w:r>
      <w:r w:rsidRPr="00D37420">
        <w:rPr>
          <w:rFonts w:ascii="Times New Roman" w:eastAsia="Times New Roman" w:hAnsi="Times New Roman" w:cs="David" w:hint="cs"/>
          <w:sz w:val="24"/>
          <w:szCs w:val="24"/>
          <w:rtl/>
          <w:lang w:eastAsia="he-IL"/>
        </w:rPr>
        <w:t xml:space="preserve">. </w:t>
      </w:r>
      <w:r w:rsidRPr="00D37420">
        <w:rPr>
          <w:rFonts w:ascii="Times New Roman" w:eastAsia="Times New Roman" w:hAnsi="Times New Roman" w:cs="David"/>
          <w:sz w:val="24"/>
          <w:szCs w:val="24"/>
          <w:rtl/>
          <w:lang w:eastAsia="he-IL"/>
        </w:rPr>
        <w:t>כל תעבורת הקבצים תבוצע באמצע</w:t>
      </w:r>
      <w:r w:rsidRPr="00D37420">
        <w:rPr>
          <w:rFonts w:ascii="Times New Roman" w:eastAsia="Times New Roman" w:hAnsi="Times New Roman" w:cs="David" w:hint="cs"/>
          <w:sz w:val="24"/>
          <w:szCs w:val="24"/>
          <w:rtl/>
          <w:lang w:eastAsia="he-IL"/>
        </w:rPr>
        <w:t>ות התוכנה בלבד או תוכנה אחרת לפי החלטת המזמין.</w:t>
      </w:r>
    </w:p>
    <w:p w14:paraId="63A0896C" w14:textId="77777777" w:rsidR="00D37420" w:rsidRPr="00D37420" w:rsidRDefault="00D37420" w:rsidP="00D37420">
      <w:pPr>
        <w:widowControl w:val="0"/>
        <w:spacing w:before="0" w:beforeAutospacing="0" w:after="0" w:afterAutospacing="0" w:line="240" w:lineRule="auto"/>
        <w:ind w:left="720" w:right="720" w:hanging="720"/>
        <w:jc w:val="both"/>
        <w:rPr>
          <w:rFonts w:ascii="Times New Roman" w:eastAsia="Times New Roman" w:hAnsi="Times New Roman" w:cs="David"/>
          <w:color w:val="FF0000"/>
          <w:sz w:val="24"/>
          <w:szCs w:val="24"/>
          <w:rtl/>
          <w:lang w:eastAsia="he-IL"/>
        </w:rPr>
      </w:pPr>
    </w:p>
    <w:p w14:paraId="63A0896D" w14:textId="77777777" w:rsidR="00D37420" w:rsidRPr="00D37420" w:rsidRDefault="00D37420" w:rsidP="00D37420">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D37420">
        <w:rPr>
          <w:rFonts w:ascii="Times New Roman" w:eastAsia="Times New Roman" w:hAnsi="Times New Roman" w:cs="David" w:hint="cs"/>
          <w:sz w:val="24"/>
          <w:szCs w:val="24"/>
          <w:rtl/>
          <w:lang w:eastAsia="he-IL"/>
        </w:rPr>
        <w:t>3.2</w:t>
      </w:r>
      <w:r w:rsidRPr="00D37420">
        <w:rPr>
          <w:rFonts w:ascii="Times New Roman" w:eastAsia="Times New Roman" w:hAnsi="Times New Roman" w:cs="David" w:hint="cs"/>
          <w:sz w:val="24"/>
          <w:szCs w:val="24"/>
          <w:rtl/>
          <w:lang w:eastAsia="he-IL"/>
        </w:rPr>
        <w:tab/>
        <w:t>בעלי המקצוע במשרד ה</w:t>
      </w:r>
      <w:r w:rsidR="00B06D6A">
        <w:rPr>
          <w:rFonts w:ascii="Times New Roman" w:eastAsia="Times New Roman" w:hAnsi="Times New Roman" w:cs="David" w:hint="cs"/>
          <w:sz w:val="24"/>
          <w:szCs w:val="24"/>
          <w:rtl/>
          <w:lang w:eastAsia="he-IL"/>
        </w:rPr>
        <w:t>יועץ</w:t>
      </w:r>
      <w:r w:rsidRPr="00D37420">
        <w:rPr>
          <w:rFonts w:ascii="Times New Roman" w:eastAsia="Times New Roman" w:hAnsi="Times New Roman" w:cs="David" w:hint="cs"/>
          <w:sz w:val="24"/>
          <w:szCs w:val="24"/>
          <w:rtl/>
          <w:lang w:eastAsia="he-IL"/>
        </w:rPr>
        <w:t xml:space="preserve"> הם:</w:t>
      </w:r>
    </w:p>
    <w:p w14:paraId="63A0896E" w14:textId="77777777" w:rsidR="00D37420" w:rsidRPr="00D37420" w:rsidRDefault="00D37420" w:rsidP="00D3742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3A0896F" w14:textId="77777777" w:rsidR="00D37420" w:rsidRPr="00D37420" w:rsidRDefault="00D37420" w:rsidP="00D3742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D37420">
        <w:rPr>
          <w:rFonts w:ascii="Times New Roman" w:eastAsia="Times New Roman" w:hAnsi="Times New Roman" w:cs="David" w:hint="cs"/>
          <w:sz w:val="24"/>
          <w:szCs w:val="24"/>
          <w:rtl/>
          <w:lang w:eastAsia="he-IL"/>
        </w:rPr>
        <w:t>א.</w:t>
      </w:r>
      <w:r w:rsidRPr="00D37420">
        <w:rPr>
          <w:rFonts w:ascii="Times New Roman" w:eastAsia="Times New Roman" w:hAnsi="Times New Roman" w:cs="David" w:hint="cs"/>
          <w:sz w:val="24"/>
          <w:szCs w:val="24"/>
          <w:rtl/>
          <w:lang w:eastAsia="he-IL"/>
        </w:rPr>
        <w:tab/>
        <w:t xml:space="preserve">ראש צוות: </w:t>
      </w:r>
      <w:sdt>
        <w:sdtPr>
          <w:rPr>
            <w:rFonts w:ascii="Times New Roman" w:eastAsia="Times New Roman" w:hAnsi="Times New Roman" w:cs="David"/>
            <w:color w:val="008000"/>
            <w:sz w:val="24"/>
            <w:szCs w:val="24"/>
            <w:rtl/>
            <w:lang w:eastAsia="he-IL"/>
          </w:rPr>
          <w:alias w:val="שדה נוסף 4"/>
          <w:tag w:val="cntCustomField4"/>
          <w:id w:val="-571968739"/>
          <w:placeholder>
            <w:docPart w:val="4A640AB2D6454A38B936AAF814B8974D"/>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4[1]" w:storeItemID="{81709D4C-33DC-48CC-AC7E-130A245806EE}"/>
          <w:text/>
        </w:sdtPr>
        <w:sdtEndPr/>
        <w:sdtContent>
          <w:r w:rsidRPr="00D37420">
            <w:rPr>
              <w:color w:val="00B0F0"/>
              <w:rtl/>
            </w:rPr>
            <w:t>[שדה נוסף 4]</w:t>
          </w:r>
        </w:sdtContent>
      </w:sdt>
    </w:p>
    <w:p w14:paraId="63A08970" w14:textId="77777777" w:rsidR="00D37420" w:rsidRPr="00D37420" w:rsidRDefault="00D37420" w:rsidP="00D37420">
      <w:pPr>
        <w:keepNext/>
        <w:widowControl w:val="0"/>
        <w:spacing w:before="0" w:beforeAutospacing="0" w:after="0" w:afterAutospacing="0" w:line="240" w:lineRule="auto"/>
        <w:ind w:left="1440" w:right="1440" w:hanging="720"/>
        <w:jc w:val="both"/>
        <w:outlineLvl w:val="7"/>
        <w:rPr>
          <w:rFonts w:ascii="Times New Roman" w:eastAsia="Times New Roman" w:hAnsi="Times New Roman" w:cs="David"/>
          <w:sz w:val="24"/>
          <w:szCs w:val="24"/>
          <w:rtl/>
          <w:lang w:eastAsia="he-IL"/>
        </w:rPr>
      </w:pPr>
      <w:r w:rsidRPr="00D37420">
        <w:rPr>
          <w:rFonts w:ascii="Times New Roman" w:eastAsia="Times New Roman" w:hAnsi="Times New Roman" w:cs="David" w:hint="cs"/>
          <w:sz w:val="24"/>
          <w:szCs w:val="24"/>
          <w:rtl/>
          <w:lang w:eastAsia="he-IL"/>
        </w:rPr>
        <w:t xml:space="preserve">ב. </w:t>
      </w:r>
      <w:r w:rsidRPr="00D37420">
        <w:rPr>
          <w:rFonts w:ascii="Times New Roman" w:eastAsia="Times New Roman" w:hAnsi="Times New Roman" w:cs="David" w:hint="cs"/>
          <w:sz w:val="24"/>
          <w:szCs w:val="24"/>
          <w:rtl/>
          <w:lang w:eastAsia="he-IL"/>
        </w:rPr>
        <w:tab/>
        <w:t>מספר העובדים המקצועיים במשרד ה</w:t>
      </w:r>
      <w:r w:rsidR="00B06D6A">
        <w:rPr>
          <w:rFonts w:ascii="Times New Roman" w:eastAsia="Times New Roman" w:hAnsi="Times New Roman" w:cs="David" w:hint="cs"/>
          <w:sz w:val="24"/>
          <w:szCs w:val="24"/>
          <w:rtl/>
          <w:lang w:eastAsia="he-IL"/>
        </w:rPr>
        <w:t>יועץ</w:t>
      </w:r>
      <w:r w:rsidRPr="00D37420">
        <w:rPr>
          <w:rFonts w:ascii="Times New Roman" w:eastAsia="Times New Roman" w:hAnsi="Times New Roman" w:cs="David" w:hint="cs"/>
          <w:sz w:val="24"/>
          <w:szCs w:val="24"/>
          <w:rtl/>
          <w:lang w:eastAsia="he-IL"/>
        </w:rPr>
        <w:t xml:space="preserve"> לצורך מתן שירותי ה</w:t>
      </w:r>
      <w:r w:rsidR="00B06D6A">
        <w:rPr>
          <w:rFonts w:ascii="Times New Roman" w:eastAsia="Times New Roman" w:hAnsi="Times New Roman" w:cs="David" w:hint="cs"/>
          <w:sz w:val="24"/>
          <w:szCs w:val="24"/>
          <w:rtl/>
          <w:lang w:eastAsia="he-IL"/>
        </w:rPr>
        <w:t>יועץ</w:t>
      </w:r>
      <w:r w:rsidRPr="00D37420">
        <w:rPr>
          <w:rFonts w:ascii="Times New Roman" w:eastAsia="Times New Roman" w:hAnsi="Times New Roman" w:cs="David" w:hint="cs"/>
          <w:sz w:val="24"/>
          <w:szCs w:val="24"/>
          <w:rtl/>
          <w:lang w:eastAsia="he-IL"/>
        </w:rPr>
        <w:t xml:space="preserve"> ע"פ חוזה זה: </w:t>
      </w:r>
      <w:sdt>
        <w:sdtPr>
          <w:rPr>
            <w:rFonts w:ascii="Times New Roman" w:eastAsia="Times New Roman" w:hAnsi="Times New Roman" w:cs="David"/>
            <w:color w:val="008000"/>
            <w:sz w:val="24"/>
            <w:szCs w:val="24"/>
            <w:rtl/>
            <w:lang w:eastAsia="he-IL"/>
          </w:rPr>
          <w:alias w:val="שדה נוסף 5"/>
          <w:tag w:val="cntCustomField5"/>
          <w:id w:val="670996116"/>
          <w:placeholder>
            <w:docPart w:val="F20F321B4668407C925802BA462690F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5[1]" w:storeItemID="{81709D4C-33DC-48CC-AC7E-130A245806EE}"/>
          <w:text/>
        </w:sdtPr>
        <w:sdtEndPr/>
        <w:sdtContent>
          <w:r w:rsidRPr="00D37420">
            <w:rPr>
              <w:color w:val="00B0F0"/>
              <w:rtl/>
            </w:rPr>
            <w:t>[שדה נוסף 5]</w:t>
          </w:r>
        </w:sdtContent>
      </w:sdt>
    </w:p>
    <w:p w14:paraId="63A08971" w14:textId="77777777" w:rsidR="00D37420" w:rsidRPr="00D37420" w:rsidRDefault="00D37420" w:rsidP="00D3742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3A08972" w14:textId="77777777" w:rsidR="00D37420" w:rsidRPr="00D37420" w:rsidRDefault="00D37420" w:rsidP="00D37420">
      <w:pPr>
        <w:widowControl w:val="0"/>
        <w:spacing w:before="0" w:beforeAutospacing="0" w:after="0" w:afterAutospacing="0" w:line="240" w:lineRule="auto"/>
        <w:jc w:val="both"/>
        <w:rPr>
          <w:rFonts w:ascii="Times New Roman" w:eastAsia="Times New Roman" w:hAnsi="Times New Roman" w:cs="David"/>
          <w:color w:val="FF0000"/>
          <w:sz w:val="24"/>
          <w:szCs w:val="24"/>
          <w:rtl/>
          <w:lang w:eastAsia="he-IL"/>
        </w:rPr>
      </w:pPr>
      <w:r w:rsidRPr="00D37420">
        <w:rPr>
          <w:rFonts w:ascii="Times New Roman" w:eastAsia="Times New Roman" w:hAnsi="Times New Roman" w:cs="David" w:hint="cs"/>
          <w:sz w:val="24"/>
          <w:szCs w:val="24"/>
          <w:rtl/>
          <w:lang w:eastAsia="he-IL"/>
        </w:rPr>
        <w:t>3.4</w:t>
      </w:r>
      <w:r w:rsidRPr="00D37420">
        <w:rPr>
          <w:rFonts w:ascii="Times New Roman" w:eastAsia="Times New Roman" w:hAnsi="Times New Roman" w:cs="David" w:hint="cs"/>
          <w:sz w:val="24"/>
          <w:szCs w:val="24"/>
          <w:rtl/>
          <w:lang w:eastAsia="he-IL"/>
        </w:rPr>
        <w:tab/>
        <w:t>המנהל הראשי במשרד ה</w:t>
      </w:r>
      <w:r w:rsidR="00B06D6A">
        <w:rPr>
          <w:rFonts w:ascii="Times New Roman" w:eastAsia="Times New Roman" w:hAnsi="Times New Roman" w:cs="David" w:hint="cs"/>
          <w:sz w:val="24"/>
          <w:szCs w:val="24"/>
          <w:rtl/>
          <w:lang w:eastAsia="he-IL"/>
        </w:rPr>
        <w:t>יועץ</w:t>
      </w:r>
      <w:r w:rsidRPr="00D37420">
        <w:rPr>
          <w:rFonts w:ascii="Times New Roman" w:eastAsia="Times New Roman" w:hAnsi="Times New Roman" w:cs="David" w:hint="cs"/>
          <w:sz w:val="24"/>
          <w:szCs w:val="24"/>
          <w:rtl/>
          <w:lang w:eastAsia="he-IL"/>
        </w:rPr>
        <w:t xml:space="preserve"> הוא אדריכל/מהנדס: </w:t>
      </w:r>
      <w:sdt>
        <w:sdtPr>
          <w:rPr>
            <w:rFonts w:ascii="Times New Roman" w:eastAsia="Times New Roman" w:hAnsi="Times New Roman" w:cs="David"/>
            <w:color w:val="008000"/>
            <w:sz w:val="24"/>
            <w:szCs w:val="24"/>
            <w:rtl/>
            <w:lang w:eastAsia="he-IL"/>
          </w:rPr>
          <w:alias w:val="שדה נוסף 6"/>
          <w:tag w:val="cntCustomField6"/>
          <w:id w:val="-1464726949"/>
          <w:placeholder>
            <w:docPart w:val="BE3DE6A7F2CA4B5DA72362E5D4204E11"/>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6[1]" w:storeItemID="{81709D4C-33DC-48CC-AC7E-130A245806EE}"/>
          <w:text/>
        </w:sdtPr>
        <w:sdtEndPr/>
        <w:sdtContent>
          <w:r w:rsidRPr="00D37420">
            <w:rPr>
              <w:color w:val="00B0F0"/>
              <w:rtl/>
            </w:rPr>
            <w:t>[שדה נוסף 6]</w:t>
          </w:r>
        </w:sdtContent>
      </w:sdt>
    </w:p>
    <w:p w14:paraId="63A08973" w14:textId="77777777" w:rsidR="00D37420" w:rsidRPr="00D37420" w:rsidRDefault="00D37420" w:rsidP="00D3742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3A08974" w14:textId="77777777" w:rsidR="00D37420" w:rsidRPr="00D37420" w:rsidRDefault="00D37420" w:rsidP="00D37420">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D37420">
        <w:rPr>
          <w:rFonts w:ascii="Times New Roman" w:eastAsia="Times New Roman" w:hAnsi="Times New Roman" w:cs="David" w:hint="cs"/>
          <w:sz w:val="24"/>
          <w:szCs w:val="24"/>
          <w:rtl/>
          <w:lang w:eastAsia="he-IL"/>
        </w:rPr>
        <w:t>5.2</w:t>
      </w:r>
      <w:r w:rsidRPr="00D37420">
        <w:rPr>
          <w:rFonts w:ascii="Times New Roman" w:eastAsia="Times New Roman" w:hAnsi="Times New Roman" w:cs="David" w:hint="cs"/>
          <w:sz w:val="24"/>
          <w:szCs w:val="24"/>
          <w:rtl/>
          <w:lang w:eastAsia="he-IL"/>
        </w:rPr>
        <w:tab/>
        <w:t>הנושאים הם:</w:t>
      </w:r>
    </w:p>
    <w:p w14:paraId="63A08975" w14:textId="77777777" w:rsidR="00D37420" w:rsidRPr="00D37420" w:rsidRDefault="00D37420" w:rsidP="00D3742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3A08976" w14:textId="77777777" w:rsidR="00D37420" w:rsidRPr="00D37420" w:rsidRDefault="00D37420" w:rsidP="00D3742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D37420">
        <w:rPr>
          <w:rFonts w:ascii="Times New Roman" w:eastAsia="Times New Roman" w:hAnsi="Times New Roman" w:cs="David" w:hint="cs"/>
          <w:sz w:val="24"/>
          <w:szCs w:val="24"/>
          <w:rtl/>
          <w:lang w:eastAsia="he-IL"/>
        </w:rPr>
        <w:t>א.</w:t>
      </w:r>
      <w:r w:rsidRPr="00D37420">
        <w:rPr>
          <w:rFonts w:ascii="Times New Roman" w:eastAsia="Times New Roman" w:hAnsi="Times New Roman" w:cs="David" w:hint="cs"/>
          <w:sz w:val="24"/>
          <w:szCs w:val="24"/>
          <w:rtl/>
          <w:lang w:eastAsia="he-IL"/>
        </w:rPr>
        <w:tab/>
        <w:t>התקדמות שרותי ה</w:t>
      </w:r>
      <w:r w:rsidR="00B06D6A">
        <w:rPr>
          <w:rFonts w:ascii="Times New Roman" w:eastAsia="Times New Roman" w:hAnsi="Times New Roman" w:cs="David" w:hint="cs"/>
          <w:sz w:val="24"/>
          <w:szCs w:val="24"/>
          <w:rtl/>
          <w:lang w:eastAsia="he-IL"/>
        </w:rPr>
        <w:t>יועץ</w:t>
      </w:r>
      <w:r w:rsidRPr="00D37420">
        <w:rPr>
          <w:rFonts w:ascii="Times New Roman" w:eastAsia="Times New Roman" w:hAnsi="Times New Roman" w:cs="David" w:hint="cs"/>
          <w:sz w:val="24"/>
          <w:szCs w:val="24"/>
          <w:rtl/>
          <w:lang w:eastAsia="he-IL"/>
        </w:rPr>
        <w:t>.</w:t>
      </w:r>
    </w:p>
    <w:p w14:paraId="63A08977" w14:textId="77777777" w:rsidR="00D37420" w:rsidRPr="00D37420" w:rsidRDefault="00D37420" w:rsidP="00D3742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D37420">
        <w:rPr>
          <w:rFonts w:ascii="Times New Roman" w:eastAsia="Times New Roman" w:hAnsi="Times New Roman" w:cs="David" w:hint="cs"/>
          <w:sz w:val="24"/>
          <w:szCs w:val="24"/>
          <w:rtl/>
          <w:lang w:eastAsia="he-IL"/>
        </w:rPr>
        <w:t>ב.</w:t>
      </w:r>
      <w:r w:rsidRPr="00D37420">
        <w:rPr>
          <w:rFonts w:ascii="Times New Roman" w:eastAsia="Times New Roman" w:hAnsi="Times New Roman" w:cs="David" w:hint="cs"/>
          <w:sz w:val="24"/>
          <w:szCs w:val="24"/>
          <w:rtl/>
          <w:lang w:eastAsia="he-IL"/>
        </w:rPr>
        <w:tab/>
        <w:t>סטיות מלוח הזמנים לרבות סיבת הסטייה.</w:t>
      </w:r>
    </w:p>
    <w:p w14:paraId="63A08978" w14:textId="77777777" w:rsidR="00D37420" w:rsidRPr="00D37420" w:rsidRDefault="00D37420" w:rsidP="00D3742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D37420">
        <w:rPr>
          <w:rFonts w:ascii="Times New Roman" w:eastAsia="Times New Roman" w:hAnsi="Times New Roman" w:cs="David" w:hint="cs"/>
          <w:sz w:val="24"/>
          <w:szCs w:val="24"/>
          <w:rtl/>
          <w:lang w:eastAsia="he-IL"/>
        </w:rPr>
        <w:t>ג.</w:t>
      </w:r>
      <w:r w:rsidRPr="00D37420">
        <w:rPr>
          <w:rFonts w:ascii="Times New Roman" w:eastAsia="Times New Roman" w:hAnsi="Times New Roman" w:cs="David" w:hint="cs"/>
          <w:sz w:val="24"/>
          <w:szCs w:val="24"/>
          <w:rtl/>
          <w:lang w:eastAsia="he-IL"/>
        </w:rPr>
        <w:tab/>
        <w:t>תאום לוח הזמנים המתחייב מסטיות לרבות תיאור השלכות התאום על הפרויקט.</w:t>
      </w:r>
    </w:p>
    <w:p w14:paraId="63A08979" w14:textId="77777777" w:rsidR="00D37420" w:rsidRPr="00D37420" w:rsidRDefault="00D37420" w:rsidP="00D3742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D37420">
        <w:rPr>
          <w:rFonts w:ascii="Times New Roman" w:eastAsia="Times New Roman" w:hAnsi="Times New Roman" w:cs="David" w:hint="cs"/>
          <w:sz w:val="24"/>
          <w:szCs w:val="24"/>
          <w:rtl/>
          <w:lang w:eastAsia="he-IL"/>
        </w:rPr>
        <w:t>ד.</w:t>
      </w:r>
      <w:r w:rsidRPr="00D37420">
        <w:rPr>
          <w:rFonts w:ascii="Times New Roman" w:eastAsia="Times New Roman" w:hAnsi="Times New Roman" w:cs="David" w:hint="cs"/>
          <w:sz w:val="24"/>
          <w:szCs w:val="24"/>
          <w:rtl/>
          <w:lang w:eastAsia="he-IL"/>
        </w:rPr>
        <w:tab/>
        <w:t>סטיות מהערכות ו/או תחזיות תקציביות והשלכותיהן.</w:t>
      </w:r>
    </w:p>
    <w:p w14:paraId="63A0897A" w14:textId="77777777" w:rsidR="00D37420" w:rsidRPr="00D37420" w:rsidRDefault="00D37420" w:rsidP="00D3742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D37420">
        <w:rPr>
          <w:rFonts w:ascii="Times New Roman" w:eastAsia="Times New Roman" w:hAnsi="Times New Roman" w:cs="David" w:hint="cs"/>
          <w:sz w:val="24"/>
          <w:szCs w:val="24"/>
          <w:rtl/>
          <w:lang w:eastAsia="he-IL"/>
        </w:rPr>
        <w:t>ה.</w:t>
      </w:r>
      <w:r w:rsidRPr="00D37420">
        <w:rPr>
          <w:rFonts w:ascii="Times New Roman" w:eastAsia="Times New Roman" w:hAnsi="Times New Roman" w:cs="David" w:hint="cs"/>
          <w:sz w:val="24"/>
          <w:szCs w:val="24"/>
          <w:rtl/>
          <w:lang w:eastAsia="he-IL"/>
        </w:rPr>
        <w:tab/>
        <w:t>ריכוז הוראות שנויים.</w:t>
      </w:r>
    </w:p>
    <w:p w14:paraId="63A0897B" w14:textId="77777777" w:rsidR="00D37420" w:rsidRPr="00D37420" w:rsidRDefault="00D37420" w:rsidP="00D37420">
      <w:pPr>
        <w:widowControl w:val="0"/>
        <w:spacing w:before="0" w:beforeAutospacing="0" w:after="0" w:afterAutospacing="0" w:line="240" w:lineRule="auto"/>
        <w:ind w:left="679" w:hanging="709"/>
        <w:outlineLvl w:val="2"/>
        <w:rPr>
          <w:rFonts w:ascii="Times New Roman" w:eastAsia="Times New Roman" w:hAnsi="Times New Roman" w:cs="David"/>
          <w:b/>
          <w:bCs/>
          <w:sz w:val="24"/>
          <w:szCs w:val="24"/>
          <w:u w:val="single"/>
          <w:rtl/>
        </w:rPr>
      </w:pPr>
    </w:p>
    <w:p w14:paraId="63A0897C" w14:textId="77777777" w:rsidR="00D37420" w:rsidRPr="00D37420" w:rsidRDefault="00D37420" w:rsidP="00D37420">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r w:rsidRPr="00D37420">
        <w:rPr>
          <w:rFonts w:ascii="Times New Roman" w:eastAsia="Times New Roman" w:hAnsi="Times New Roman" w:cs="David" w:hint="cs"/>
          <w:sz w:val="24"/>
          <w:szCs w:val="24"/>
          <w:rtl/>
          <w:lang w:eastAsia="he-IL"/>
        </w:rPr>
        <w:t xml:space="preserve">17.7 </w:t>
      </w:r>
      <w:r w:rsidRPr="00D37420">
        <w:rPr>
          <w:rFonts w:ascii="Times New Roman" w:eastAsia="Times New Roman" w:hAnsi="Times New Roman" w:cs="David" w:hint="cs"/>
          <w:sz w:val="24"/>
          <w:szCs w:val="24"/>
          <w:rtl/>
          <w:lang w:eastAsia="he-IL"/>
        </w:rPr>
        <w:tab/>
        <w:t>שיעור חלקו היחסי של כל אחד מיחידי המזמין הינו כדלקמן :</w:t>
      </w:r>
    </w:p>
    <w:tbl>
      <w:tblPr>
        <w:tblStyle w:val="11"/>
        <w:bidiVisual/>
        <w:tblW w:w="0" w:type="auto"/>
        <w:tblInd w:w="7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6"/>
        <w:gridCol w:w="2163"/>
      </w:tblGrid>
      <w:tr w:rsidR="00D37420" w:rsidRPr="00D37420" w14:paraId="63A08981" w14:textId="77777777" w:rsidTr="00970771">
        <w:tc>
          <w:tcPr>
            <w:tcW w:w="3366" w:type="dxa"/>
          </w:tcPr>
          <w:p w14:paraId="63A0897D" w14:textId="77777777" w:rsidR="00D37420" w:rsidRPr="00D37420" w:rsidRDefault="00CF0ED6" w:rsidP="00D37420">
            <w:pPr>
              <w:widowControl w:val="0"/>
              <w:spacing w:before="0" w:beforeAutospacing="0" w:after="0" w:afterAutospacing="0" w:line="240" w:lineRule="auto"/>
              <w:outlineLvl w:val="2"/>
              <w:rPr>
                <w:rFonts w:ascii="Times New Roman" w:eastAsia="Times New Roman" w:hAnsi="Times New Roman"/>
                <w:sz w:val="24"/>
                <w:szCs w:val="24"/>
                <w:rtl/>
                <w:lang w:eastAsia="he-IL"/>
              </w:rPr>
            </w:pPr>
            <w:sdt>
              <w:sdtPr>
                <w:rPr>
                  <w:rFonts w:ascii="Times New Roman" w:eastAsia="Times New Roman" w:hAnsi="Times New Roman" w:hint="cs"/>
                  <w:color w:val="008000"/>
                  <w:sz w:val="24"/>
                  <w:szCs w:val="24"/>
                  <w:rtl/>
                  <w:lang w:eastAsia="he-IL"/>
                </w:rPr>
                <w:alias w:val="אחוז השתתפות צד א"/>
                <w:tag w:val="cmtTzadAPercent"/>
                <w:id w:val="160592806"/>
                <w:placeholder>
                  <w:docPart w:val="0063BCB4BBFB4EDD9CD4984713F03EBD"/>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Percent[1]" w:storeItemID="{81709D4C-33DC-48CC-AC7E-130A245806EE}"/>
                <w:text/>
              </w:sdtPr>
              <w:sdtEndPr>
                <w:rPr>
                  <w:rFonts w:hint="default"/>
                </w:rPr>
              </w:sdtEndPr>
              <w:sdtContent>
                <w:r w:rsidR="00D37420" w:rsidRPr="00D37420">
                  <w:rPr>
                    <w:color w:val="00B0F0"/>
                    <w:rtl/>
                  </w:rPr>
                  <w:t>[אחוז השתתפות צד א]</w:t>
                </w:r>
              </w:sdtContent>
            </w:sdt>
          </w:p>
          <w:p w14:paraId="63A0897E" w14:textId="77777777" w:rsidR="00D37420" w:rsidRPr="00D37420" w:rsidRDefault="00D37420" w:rsidP="00D37420">
            <w:pPr>
              <w:widowControl w:val="0"/>
              <w:spacing w:before="0" w:beforeAutospacing="0" w:after="0" w:afterAutospacing="0" w:line="240" w:lineRule="auto"/>
              <w:outlineLvl w:val="2"/>
              <w:rPr>
                <w:rFonts w:ascii="Times New Roman" w:eastAsia="Times New Roman" w:hAnsi="Times New Roman"/>
                <w:sz w:val="24"/>
                <w:szCs w:val="24"/>
                <w:rtl/>
                <w:lang w:eastAsia="he-IL"/>
              </w:rPr>
            </w:pPr>
            <w:r w:rsidRPr="00D37420">
              <w:rPr>
                <w:rFonts w:ascii="Times New Roman" w:eastAsia="Times New Roman" w:hAnsi="Times New Roman" w:hint="cs"/>
                <w:sz w:val="24"/>
                <w:szCs w:val="24"/>
                <w:rtl/>
                <w:lang w:eastAsia="he-IL"/>
              </w:rPr>
              <w:t xml:space="preserve">             </w:t>
            </w:r>
          </w:p>
        </w:tc>
        <w:tc>
          <w:tcPr>
            <w:tcW w:w="2163" w:type="dxa"/>
          </w:tcPr>
          <w:p w14:paraId="63A0897F" w14:textId="77777777" w:rsidR="00D37420" w:rsidRPr="00D37420" w:rsidRDefault="00D37420" w:rsidP="00D37420">
            <w:pPr>
              <w:widowControl w:val="0"/>
              <w:spacing w:before="0" w:beforeAutospacing="0" w:after="0" w:afterAutospacing="0" w:line="240" w:lineRule="auto"/>
              <w:ind w:left="720"/>
              <w:outlineLvl w:val="2"/>
            </w:pPr>
          </w:p>
          <w:p w14:paraId="63A08980" w14:textId="77777777" w:rsidR="00D37420" w:rsidRPr="00D37420" w:rsidRDefault="00D37420" w:rsidP="00D37420">
            <w:pPr>
              <w:widowControl w:val="0"/>
              <w:spacing w:before="0" w:beforeAutospacing="0" w:after="0" w:afterAutospacing="0" w:line="240" w:lineRule="auto"/>
              <w:outlineLvl w:val="2"/>
              <w:rPr>
                <w:rFonts w:ascii="Times New Roman" w:eastAsia="Times New Roman" w:hAnsi="Times New Roman"/>
                <w:sz w:val="24"/>
                <w:szCs w:val="24"/>
                <w:rtl/>
                <w:lang w:eastAsia="he-IL"/>
              </w:rPr>
            </w:pPr>
          </w:p>
        </w:tc>
      </w:tr>
    </w:tbl>
    <w:p w14:paraId="63A08982" w14:textId="77777777" w:rsidR="00D37420" w:rsidRPr="00D37420" w:rsidRDefault="00D37420" w:rsidP="00D37420">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p>
    <w:p w14:paraId="63A08983" w14:textId="77777777" w:rsidR="00D37420" w:rsidRPr="00D37420" w:rsidRDefault="00D37420" w:rsidP="00D37420">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p>
    <w:p w14:paraId="63A08984" w14:textId="77777777" w:rsidR="00D37420" w:rsidRPr="00D37420" w:rsidRDefault="00D37420" w:rsidP="00D37420">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p>
    <w:p w14:paraId="63A08985" w14:textId="77777777" w:rsidR="00D37420" w:rsidRPr="00D37420" w:rsidRDefault="00D37420" w:rsidP="00D37420">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p>
    <w:p w14:paraId="63A08986" w14:textId="77777777" w:rsidR="00D37420" w:rsidRPr="00D37420" w:rsidRDefault="00D37420" w:rsidP="00D37420">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p>
    <w:p w14:paraId="63A08987" w14:textId="77777777" w:rsidR="00D37420" w:rsidRDefault="00D37420" w:rsidP="00F600CB">
      <w:pPr>
        <w:widowControl w:val="0"/>
        <w:spacing w:before="60" w:beforeAutospacing="0" w:after="60" w:afterAutospacing="0" w:line="360" w:lineRule="auto"/>
        <w:jc w:val="center"/>
        <w:rPr>
          <w:rFonts w:ascii="Times New Roman" w:eastAsia="Times New Roman" w:hAnsi="Times New Roman" w:cs="David"/>
          <w:b/>
          <w:bCs/>
          <w:sz w:val="24"/>
          <w:szCs w:val="24"/>
          <w:u w:val="single"/>
          <w:rtl/>
        </w:rPr>
      </w:pPr>
    </w:p>
    <w:p w14:paraId="63A08988" w14:textId="77777777" w:rsidR="00D37420" w:rsidRDefault="00D37420" w:rsidP="00F600CB">
      <w:pPr>
        <w:widowControl w:val="0"/>
        <w:spacing w:before="60" w:beforeAutospacing="0" w:after="60" w:afterAutospacing="0" w:line="360" w:lineRule="auto"/>
        <w:jc w:val="center"/>
        <w:rPr>
          <w:rFonts w:ascii="Times New Roman" w:eastAsia="Times New Roman" w:hAnsi="Times New Roman" w:cs="David"/>
          <w:b/>
          <w:bCs/>
          <w:sz w:val="24"/>
          <w:szCs w:val="24"/>
          <w:u w:val="single"/>
          <w:rtl/>
        </w:rPr>
      </w:pPr>
    </w:p>
    <w:p w14:paraId="63A08989" w14:textId="77777777" w:rsidR="00771142" w:rsidRDefault="00771142" w:rsidP="00F600CB">
      <w:pPr>
        <w:widowControl w:val="0"/>
        <w:spacing w:before="60" w:beforeAutospacing="0" w:after="60" w:afterAutospacing="0" w:line="360" w:lineRule="auto"/>
        <w:jc w:val="center"/>
        <w:rPr>
          <w:rFonts w:ascii="Times New Roman" w:eastAsia="Times New Roman" w:hAnsi="Times New Roman" w:cs="David"/>
          <w:b/>
          <w:bCs/>
          <w:sz w:val="24"/>
          <w:szCs w:val="24"/>
          <w:u w:val="single"/>
          <w:rtl/>
        </w:rPr>
      </w:pPr>
      <w:r>
        <w:rPr>
          <w:rFonts w:ascii="Times New Roman" w:eastAsia="Times New Roman" w:hAnsi="Times New Roman" w:cs="David"/>
          <w:b/>
          <w:bCs/>
          <w:sz w:val="24"/>
          <w:szCs w:val="24"/>
          <w:u w:val="single"/>
          <w:rtl/>
        </w:rPr>
        <w:br w:type="page"/>
      </w:r>
    </w:p>
    <w:p w14:paraId="63A0898A" w14:textId="77777777" w:rsidR="00F600CB" w:rsidRPr="00F600CB" w:rsidRDefault="00F600CB" w:rsidP="00F600CB">
      <w:pPr>
        <w:widowControl w:val="0"/>
        <w:spacing w:before="60" w:beforeAutospacing="0" w:after="60" w:afterAutospacing="0" w:line="360" w:lineRule="auto"/>
        <w:jc w:val="center"/>
        <w:rPr>
          <w:rFonts w:ascii="Times New Roman" w:eastAsia="Times New Roman" w:hAnsi="Times New Roman" w:cs="David"/>
          <w:b/>
          <w:bCs/>
          <w:sz w:val="24"/>
          <w:szCs w:val="24"/>
          <w:u w:val="single"/>
          <w:rtl/>
        </w:rPr>
      </w:pPr>
      <w:r w:rsidRPr="00F600CB">
        <w:rPr>
          <w:rFonts w:ascii="Times New Roman" w:eastAsia="Times New Roman" w:hAnsi="Times New Roman" w:cs="David"/>
          <w:b/>
          <w:bCs/>
          <w:sz w:val="24"/>
          <w:szCs w:val="24"/>
          <w:u w:val="single"/>
          <w:rtl/>
        </w:rPr>
        <w:t>נספח "ב"</w:t>
      </w:r>
    </w:p>
    <w:p w14:paraId="63A0898B" w14:textId="77777777" w:rsidR="00F600CB" w:rsidRPr="00F600CB" w:rsidRDefault="00F600CB" w:rsidP="00F600CB">
      <w:pPr>
        <w:widowControl w:val="0"/>
        <w:spacing w:before="60" w:beforeAutospacing="0" w:after="60" w:afterAutospacing="0" w:line="240" w:lineRule="auto"/>
        <w:jc w:val="center"/>
        <w:rPr>
          <w:rFonts w:ascii="Times New Roman" w:eastAsia="Times New Roman" w:hAnsi="Times New Roman" w:cs="David"/>
          <w:b/>
          <w:bCs/>
          <w:sz w:val="24"/>
          <w:szCs w:val="24"/>
          <w:u w:val="single"/>
          <w:rtl/>
        </w:rPr>
      </w:pPr>
      <w:r w:rsidRPr="00F600CB">
        <w:rPr>
          <w:rFonts w:ascii="Times New Roman" w:eastAsia="Times New Roman" w:hAnsi="Times New Roman" w:cs="David" w:hint="cs"/>
          <w:b/>
          <w:bCs/>
          <w:sz w:val="24"/>
          <w:szCs w:val="24"/>
          <w:u w:val="single"/>
          <w:rtl/>
        </w:rPr>
        <w:t xml:space="preserve">פירוט </w:t>
      </w:r>
      <w:r w:rsidRPr="00F600CB">
        <w:rPr>
          <w:rFonts w:ascii="Times New Roman" w:eastAsia="Times New Roman" w:hAnsi="Times New Roman" w:cs="David"/>
          <w:b/>
          <w:bCs/>
          <w:sz w:val="24"/>
          <w:szCs w:val="24"/>
          <w:u w:val="single"/>
          <w:rtl/>
        </w:rPr>
        <w:t xml:space="preserve">שירותי </w:t>
      </w:r>
      <w:r w:rsidRPr="00F600CB">
        <w:rPr>
          <w:rFonts w:ascii="Times New Roman" w:eastAsia="Times New Roman" w:hAnsi="Times New Roman" w:cs="David" w:hint="cs"/>
          <w:b/>
          <w:bCs/>
          <w:sz w:val="24"/>
          <w:szCs w:val="24"/>
          <w:u w:val="single"/>
          <w:rtl/>
        </w:rPr>
        <w:t>ה</w:t>
      </w:r>
      <w:r w:rsidR="00B06D6A">
        <w:rPr>
          <w:rFonts w:ascii="Times New Roman" w:eastAsia="Times New Roman" w:hAnsi="Times New Roman" w:cs="David" w:hint="cs"/>
          <w:b/>
          <w:bCs/>
          <w:sz w:val="24"/>
          <w:szCs w:val="24"/>
          <w:u w:val="single"/>
          <w:rtl/>
        </w:rPr>
        <w:t>יועץ</w:t>
      </w:r>
    </w:p>
    <w:p w14:paraId="63A0898C" w14:textId="77777777" w:rsidR="009A64A3" w:rsidRPr="009A64A3" w:rsidRDefault="00F600CB" w:rsidP="009A64A3">
      <w:pPr>
        <w:spacing w:line="240" w:lineRule="auto"/>
        <w:rPr>
          <w:rFonts w:ascii="David" w:hAnsi="David" w:cs="David"/>
          <w:b/>
          <w:bCs/>
          <w:sz w:val="24"/>
          <w:szCs w:val="24"/>
          <w:rtl/>
        </w:rPr>
      </w:pPr>
      <w:r w:rsidRPr="00F600CB">
        <w:rPr>
          <w:rFonts w:ascii="Times New Roman" w:eastAsia="Times New Roman" w:hAnsi="Times New Roman" w:cs="David" w:hint="cs"/>
          <w:b/>
          <w:bCs/>
          <w:sz w:val="24"/>
          <w:szCs w:val="24"/>
          <w:rtl/>
        </w:rPr>
        <w:t>1</w:t>
      </w:r>
      <w:r w:rsidRPr="00F600CB">
        <w:rPr>
          <w:rFonts w:ascii="Times New Roman" w:eastAsia="Times New Roman" w:hAnsi="Times New Roman" w:cs="David"/>
          <w:b/>
          <w:bCs/>
          <w:sz w:val="24"/>
          <w:szCs w:val="24"/>
          <w:rtl/>
        </w:rPr>
        <w:t>.</w:t>
      </w:r>
      <w:r w:rsidRPr="00F600CB">
        <w:rPr>
          <w:rFonts w:ascii="Times New Roman" w:eastAsia="Times New Roman" w:hAnsi="Times New Roman" w:cs="David"/>
          <w:b/>
          <w:bCs/>
          <w:sz w:val="24"/>
          <w:szCs w:val="24"/>
          <w:rtl/>
        </w:rPr>
        <w:tab/>
      </w:r>
      <w:r w:rsidR="009A64A3" w:rsidRPr="009A64A3">
        <w:rPr>
          <w:rFonts w:ascii="David" w:hAnsi="David" w:cs="David"/>
          <w:b/>
          <w:bCs/>
          <w:sz w:val="24"/>
          <w:szCs w:val="24"/>
          <w:u w:val="single"/>
          <w:rtl/>
        </w:rPr>
        <w:t>כללי</w:t>
      </w:r>
      <w:r w:rsidR="009A64A3" w:rsidRPr="009A64A3">
        <w:rPr>
          <w:rFonts w:ascii="David" w:hAnsi="David" w:cs="David"/>
          <w:b/>
          <w:bCs/>
          <w:sz w:val="24"/>
          <w:szCs w:val="24"/>
          <w:rtl/>
        </w:rPr>
        <w:t>:</w:t>
      </w:r>
    </w:p>
    <w:p w14:paraId="63A0898D" w14:textId="77777777" w:rsidR="009A64A3" w:rsidRPr="009A64A3" w:rsidRDefault="009A64A3" w:rsidP="009A64A3">
      <w:pPr>
        <w:pStyle w:val="BodyTextIndent1"/>
        <w:numPr>
          <w:ilvl w:val="1"/>
          <w:numId w:val="9"/>
        </w:numPr>
        <w:ind w:left="1409" w:hanging="708"/>
        <w:jc w:val="both"/>
        <w:rPr>
          <w:rFonts w:ascii="David" w:hAnsi="David"/>
        </w:rPr>
      </w:pPr>
      <w:r w:rsidRPr="009A64A3">
        <w:rPr>
          <w:rFonts w:ascii="David" w:hAnsi="David"/>
          <w:rtl/>
        </w:rPr>
        <w:t>הכנת אומדנים תקציביים, חישובי כמויות ועריכת מסמכי מכרזים, אשר יכללו בין היתר את הפרטים הבאים:</w:t>
      </w:r>
    </w:p>
    <w:p w14:paraId="63A0898E" w14:textId="77777777" w:rsidR="009A64A3" w:rsidRPr="009A64A3" w:rsidRDefault="009A64A3" w:rsidP="009A64A3">
      <w:pPr>
        <w:pStyle w:val="BodyTextIndent1"/>
        <w:numPr>
          <w:ilvl w:val="0"/>
          <w:numId w:val="20"/>
        </w:numPr>
        <w:tabs>
          <w:tab w:val="clear" w:pos="1800"/>
          <w:tab w:val="num" w:pos="2118"/>
        </w:tabs>
        <w:ind w:left="2118" w:hanging="678"/>
        <w:jc w:val="both"/>
        <w:rPr>
          <w:rFonts w:ascii="David" w:hAnsi="David"/>
          <w:rtl/>
        </w:rPr>
      </w:pPr>
      <w:r w:rsidRPr="009A64A3">
        <w:rPr>
          <w:rFonts w:ascii="David" w:hAnsi="David"/>
          <w:rtl/>
        </w:rPr>
        <w:t>עריכת חישובי כמויות לעבודות הבינוי, הפיתוח והגמר.</w:t>
      </w:r>
    </w:p>
    <w:p w14:paraId="63A0898F" w14:textId="77777777" w:rsidR="009A64A3" w:rsidRPr="009A64A3" w:rsidRDefault="009A64A3" w:rsidP="009A64A3">
      <w:pPr>
        <w:pStyle w:val="BodyTextIndent1"/>
        <w:numPr>
          <w:ilvl w:val="0"/>
          <w:numId w:val="20"/>
        </w:numPr>
        <w:tabs>
          <w:tab w:val="clear" w:pos="1800"/>
          <w:tab w:val="num" w:pos="2118"/>
        </w:tabs>
        <w:ind w:left="2118" w:hanging="678"/>
        <w:jc w:val="both"/>
        <w:rPr>
          <w:rFonts w:ascii="David" w:hAnsi="David"/>
          <w:rtl/>
        </w:rPr>
      </w:pPr>
      <w:r w:rsidRPr="009A64A3">
        <w:rPr>
          <w:rFonts w:ascii="David" w:hAnsi="David"/>
          <w:rtl/>
        </w:rPr>
        <w:t>ריכוז כתבי כמויות של מתכנני המערכות האלקטרו-מכאניות ועריכתם.</w:t>
      </w:r>
    </w:p>
    <w:p w14:paraId="63A08990" w14:textId="77777777" w:rsidR="009A64A3" w:rsidRPr="009A64A3" w:rsidRDefault="009A64A3" w:rsidP="009A64A3">
      <w:pPr>
        <w:pStyle w:val="BodyTextIndent1"/>
        <w:numPr>
          <w:ilvl w:val="0"/>
          <w:numId w:val="20"/>
        </w:numPr>
        <w:tabs>
          <w:tab w:val="clear" w:pos="1800"/>
          <w:tab w:val="num" w:pos="2118"/>
        </w:tabs>
        <w:ind w:left="2118" w:hanging="678"/>
        <w:jc w:val="both"/>
        <w:rPr>
          <w:rFonts w:ascii="David" w:hAnsi="David"/>
          <w:rtl/>
        </w:rPr>
      </w:pPr>
      <w:r w:rsidRPr="009A64A3">
        <w:rPr>
          <w:rFonts w:ascii="David" w:hAnsi="David"/>
          <w:rtl/>
        </w:rPr>
        <w:t>עריכת מפרטים טכניים לכל עבודות הבינוי והגמר.</w:t>
      </w:r>
    </w:p>
    <w:p w14:paraId="63A08991" w14:textId="77777777" w:rsidR="009A64A3" w:rsidRPr="009A64A3" w:rsidRDefault="009A64A3" w:rsidP="009A64A3">
      <w:pPr>
        <w:pStyle w:val="BodyTextIndent1"/>
        <w:numPr>
          <w:ilvl w:val="0"/>
          <w:numId w:val="20"/>
        </w:numPr>
        <w:tabs>
          <w:tab w:val="clear" w:pos="1800"/>
          <w:tab w:val="num" w:pos="2118"/>
        </w:tabs>
        <w:ind w:left="2118" w:hanging="678"/>
        <w:jc w:val="both"/>
        <w:rPr>
          <w:rFonts w:ascii="David" w:hAnsi="David"/>
          <w:rtl/>
        </w:rPr>
      </w:pPr>
      <w:r w:rsidRPr="009A64A3">
        <w:rPr>
          <w:rFonts w:ascii="David" w:hAnsi="David"/>
          <w:rtl/>
        </w:rPr>
        <w:t>ריכוז המפרטים הטכניים של מתכנני המערכות האלקטרו-מכאניות ועריכתם.</w:t>
      </w:r>
    </w:p>
    <w:p w14:paraId="63A08992" w14:textId="77777777" w:rsidR="009A64A3" w:rsidRPr="009A64A3" w:rsidRDefault="009A64A3" w:rsidP="009A64A3">
      <w:pPr>
        <w:pStyle w:val="BodyTextIndent1"/>
        <w:numPr>
          <w:ilvl w:val="0"/>
          <w:numId w:val="20"/>
        </w:numPr>
        <w:tabs>
          <w:tab w:val="clear" w:pos="1800"/>
          <w:tab w:val="num" w:pos="2118"/>
        </w:tabs>
        <w:ind w:left="2118" w:hanging="678"/>
        <w:jc w:val="both"/>
        <w:rPr>
          <w:rFonts w:ascii="David" w:hAnsi="David"/>
          <w:rtl/>
        </w:rPr>
      </w:pPr>
      <w:r w:rsidRPr="009A64A3">
        <w:rPr>
          <w:rFonts w:ascii="David" w:hAnsi="David"/>
          <w:rtl/>
        </w:rPr>
        <w:t>עריכת מסמכי מכרז מלאים, לרבות חוזים, בהתאם להנחיות המזמין.</w:t>
      </w:r>
    </w:p>
    <w:p w14:paraId="63A08993" w14:textId="77777777" w:rsidR="009A64A3" w:rsidRPr="009A64A3" w:rsidRDefault="009A64A3" w:rsidP="009A64A3">
      <w:pPr>
        <w:pStyle w:val="BodyTextIndent1"/>
        <w:numPr>
          <w:ilvl w:val="0"/>
          <w:numId w:val="20"/>
        </w:numPr>
        <w:tabs>
          <w:tab w:val="clear" w:pos="1800"/>
          <w:tab w:val="num" w:pos="2118"/>
        </w:tabs>
        <w:ind w:left="2118" w:hanging="678"/>
        <w:jc w:val="both"/>
        <w:rPr>
          <w:rFonts w:ascii="David" w:hAnsi="David"/>
          <w:rtl/>
        </w:rPr>
      </w:pPr>
      <w:r w:rsidRPr="009A64A3">
        <w:rPr>
          <w:rFonts w:ascii="David" w:hAnsi="David"/>
          <w:rtl/>
        </w:rPr>
        <w:t>עריכת אומדנים תקציביים ועדכונם, בכל שלבי הפרויקט, בהתאם לדרישות המזמין.</w:t>
      </w:r>
    </w:p>
    <w:p w14:paraId="63A08994" w14:textId="77777777" w:rsidR="009A64A3" w:rsidRPr="009A64A3" w:rsidRDefault="009A64A3" w:rsidP="009A64A3">
      <w:pPr>
        <w:pStyle w:val="BodyTextIndent1"/>
        <w:numPr>
          <w:ilvl w:val="0"/>
          <w:numId w:val="20"/>
        </w:numPr>
        <w:tabs>
          <w:tab w:val="clear" w:pos="1800"/>
          <w:tab w:val="num" w:pos="2118"/>
        </w:tabs>
        <w:ind w:left="2118" w:hanging="678"/>
        <w:jc w:val="both"/>
        <w:rPr>
          <w:rFonts w:ascii="David" w:hAnsi="David"/>
        </w:rPr>
      </w:pPr>
      <w:r w:rsidRPr="009A64A3">
        <w:rPr>
          <w:rFonts w:ascii="David" w:hAnsi="David"/>
          <w:rtl/>
        </w:rPr>
        <w:t>סיוע בבקרה על חישובי כמויות בנושאי אדריכלות וקונסטרוקציה במקרים שנבדקו ע"י המפקח ויתעוררו שאלות/עזרה מקצועית.</w:t>
      </w:r>
    </w:p>
    <w:p w14:paraId="63A08995" w14:textId="77777777" w:rsidR="009A64A3" w:rsidRPr="009A64A3" w:rsidRDefault="009A64A3" w:rsidP="009A64A3">
      <w:pPr>
        <w:pStyle w:val="BodyTextIndent1"/>
        <w:numPr>
          <w:ilvl w:val="0"/>
          <w:numId w:val="20"/>
        </w:numPr>
        <w:tabs>
          <w:tab w:val="clear" w:pos="1800"/>
          <w:tab w:val="num" w:pos="2118"/>
        </w:tabs>
        <w:ind w:left="2118" w:hanging="678"/>
        <w:jc w:val="both"/>
        <w:rPr>
          <w:rFonts w:ascii="David" w:hAnsi="David"/>
          <w:rtl/>
        </w:rPr>
      </w:pPr>
      <w:r w:rsidRPr="009A64A3">
        <w:rPr>
          <w:rFonts w:ascii="David" w:hAnsi="David"/>
          <w:rtl/>
        </w:rPr>
        <w:t>כל מרכיב שירות אחר במסגרת החובות של עורך חישובי כמויות ומכרזים בנסיבות הפרויקט לפי חוברת התעריפים של משרד הביטחון .</w:t>
      </w:r>
    </w:p>
    <w:p w14:paraId="63A08996" w14:textId="77777777" w:rsidR="009A64A3" w:rsidRPr="009A64A3" w:rsidRDefault="009A64A3" w:rsidP="009A64A3">
      <w:pPr>
        <w:pStyle w:val="BodyTextIndent1"/>
        <w:numPr>
          <w:ilvl w:val="1"/>
          <w:numId w:val="9"/>
        </w:numPr>
        <w:spacing w:line="276" w:lineRule="auto"/>
        <w:ind w:left="1409" w:hanging="708"/>
        <w:jc w:val="both"/>
        <w:rPr>
          <w:rFonts w:ascii="David" w:hAnsi="David"/>
          <w:rtl/>
        </w:rPr>
      </w:pPr>
      <w:r w:rsidRPr="009A64A3">
        <w:rPr>
          <w:rFonts w:ascii="David" w:hAnsi="David"/>
          <w:u w:val="single"/>
          <w:rtl/>
          <w:lang w:eastAsia="en-US"/>
        </w:rPr>
        <w:t>המהנדס, צוות עובדים ואמצעים</w:t>
      </w:r>
      <w:r w:rsidRPr="009A64A3">
        <w:rPr>
          <w:rFonts w:ascii="David" w:hAnsi="David"/>
          <w:u w:val="single"/>
          <w:rtl/>
        </w:rPr>
        <w:t xml:space="preserve"> של המתכנן</w:t>
      </w:r>
      <w:r w:rsidRPr="009A64A3">
        <w:rPr>
          <w:rFonts w:ascii="David" w:hAnsi="David"/>
          <w:rtl/>
        </w:rPr>
        <w:t>:</w:t>
      </w:r>
    </w:p>
    <w:p w14:paraId="63A08997" w14:textId="77777777" w:rsidR="009A64A3" w:rsidRPr="004F0790" w:rsidRDefault="009A64A3" w:rsidP="009A64A3">
      <w:pPr>
        <w:pStyle w:val="BodyTextIndent1"/>
        <w:numPr>
          <w:ilvl w:val="0"/>
          <w:numId w:val="21"/>
        </w:numPr>
        <w:tabs>
          <w:tab w:val="clear" w:pos="1800"/>
          <w:tab w:val="num" w:pos="2118"/>
        </w:tabs>
        <w:ind w:left="2118" w:hanging="678"/>
        <w:jc w:val="both"/>
        <w:rPr>
          <w:rtl/>
        </w:rPr>
      </w:pPr>
      <w:r w:rsidRPr="009A64A3">
        <w:rPr>
          <w:rFonts w:ascii="David" w:hAnsi="David"/>
          <w:rtl/>
        </w:rPr>
        <w:t>המהנדס</w:t>
      </w:r>
      <w:r w:rsidRPr="004F0790">
        <w:rPr>
          <w:rtl/>
        </w:rPr>
        <w:t xml:space="preserve"> הבכיר יהיה בעל המשרד, אשר יהיה אחראי, מעורב וישתתף באופן אישי בכל ישיבות התכנון שיזומן אליהן ללא עוררין.</w:t>
      </w:r>
    </w:p>
    <w:p w14:paraId="63A08998" w14:textId="77777777" w:rsidR="009A64A3" w:rsidRPr="009A64A3" w:rsidRDefault="009A64A3" w:rsidP="009A64A3">
      <w:pPr>
        <w:pStyle w:val="BodyTextIndent1"/>
        <w:numPr>
          <w:ilvl w:val="0"/>
          <w:numId w:val="21"/>
        </w:numPr>
        <w:tabs>
          <w:tab w:val="clear" w:pos="1800"/>
          <w:tab w:val="num" w:pos="2118"/>
        </w:tabs>
        <w:ind w:left="2118" w:hanging="678"/>
        <w:jc w:val="both"/>
        <w:rPr>
          <w:rFonts w:ascii="David" w:hAnsi="David"/>
          <w:rtl/>
        </w:rPr>
      </w:pPr>
      <w:r w:rsidRPr="009A64A3">
        <w:rPr>
          <w:rFonts w:ascii="David" w:hAnsi="David"/>
          <w:rtl/>
        </w:rPr>
        <w:t xml:space="preserve">ראש הצוות ישתתף בכל ישיבות התכנון שיזומן אליהן ללא הגבלה. </w:t>
      </w:r>
    </w:p>
    <w:p w14:paraId="63A08999" w14:textId="77777777" w:rsidR="009A64A3" w:rsidRPr="009A64A3" w:rsidRDefault="009A64A3" w:rsidP="009A64A3">
      <w:pPr>
        <w:pStyle w:val="BodyTextIndent1"/>
        <w:numPr>
          <w:ilvl w:val="0"/>
          <w:numId w:val="21"/>
        </w:numPr>
        <w:tabs>
          <w:tab w:val="clear" w:pos="1800"/>
          <w:tab w:val="num" w:pos="2118"/>
        </w:tabs>
        <w:ind w:left="2118" w:hanging="678"/>
        <w:jc w:val="both"/>
        <w:rPr>
          <w:rFonts w:ascii="David" w:hAnsi="David"/>
          <w:rtl/>
        </w:rPr>
      </w:pPr>
      <w:r w:rsidRPr="009A64A3">
        <w:rPr>
          <w:rFonts w:ascii="David" w:hAnsi="David" w:hint="cs"/>
          <w:rtl/>
        </w:rPr>
        <w:t>ר</w:t>
      </w:r>
      <w:r w:rsidRPr="009A64A3">
        <w:rPr>
          <w:rFonts w:ascii="David" w:hAnsi="David"/>
          <w:rtl/>
        </w:rPr>
        <w:t>אש הצוות יקדיש את כל הזמן הדרוש לתאומים עם האדריכלים והיועצים, כולל בישיבות פרטניות שיוזמן אליהן, מבלי לדחות את השתתפותו.</w:t>
      </w:r>
    </w:p>
    <w:p w14:paraId="63A0899A" w14:textId="77777777" w:rsidR="009A64A3" w:rsidRPr="009A64A3" w:rsidRDefault="009A64A3" w:rsidP="009A64A3">
      <w:pPr>
        <w:pStyle w:val="BodyTextIndent1"/>
        <w:numPr>
          <w:ilvl w:val="0"/>
          <w:numId w:val="21"/>
        </w:numPr>
        <w:tabs>
          <w:tab w:val="clear" w:pos="1800"/>
          <w:tab w:val="num" w:pos="2118"/>
        </w:tabs>
        <w:ind w:left="2118" w:hanging="678"/>
        <w:jc w:val="both"/>
        <w:rPr>
          <w:rFonts w:ascii="David" w:hAnsi="David"/>
          <w:rtl/>
        </w:rPr>
      </w:pPr>
      <w:r w:rsidRPr="009A64A3">
        <w:rPr>
          <w:rFonts w:ascii="David" w:hAnsi="David" w:hint="cs"/>
          <w:rtl/>
        </w:rPr>
        <w:t>ה</w:t>
      </w:r>
      <w:r w:rsidRPr="009A64A3">
        <w:rPr>
          <w:rFonts w:ascii="David" w:hAnsi="David"/>
          <w:rtl/>
        </w:rPr>
        <w:t xml:space="preserve">צוות </w:t>
      </w:r>
      <w:r w:rsidRPr="009A64A3">
        <w:rPr>
          <w:rFonts w:ascii="David" w:hAnsi="David" w:hint="cs"/>
          <w:rtl/>
        </w:rPr>
        <w:t xml:space="preserve">המקצועי </w:t>
      </w:r>
      <w:r w:rsidRPr="009A64A3">
        <w:rPr>
          <w:rFonts w:ascii="David" w:hAnsi="David"/>
          <w:rtl/>
        </w:rPr>
        <w:t xml:space="preserve">של המהנדס יהיה כנדרש לתכנון </w:t>
      </w:r>
      <w:r w:rsidRPr="009A64A3">
        <w:rPr>
          <w:rFonts w:ascii="David" w:hAnsi="David" w:hint="cs"/>
          <w:rtl/>
        </w:rPr>
        <w:t>ולעמידה במטלות</w:t>
      </w:r>
      <w:r w:rsidRPr="009A64A3">
        <w:rPr>
          <w:rFonts w:ascii="David" w:hAnsi="David"/>
          <w:rtl/>
        </w:rPr>
        <w:t xml:space="preserve"> על מנת לעמוד בלוח הזמנים שנקבע על ידי מנהל הפרויקט.</w:t>
      </w:r>
    </w:p>
    <w:p w14:paraId="63A0899B" w14:textId="77777777" w:rsidR="009A64A3" w:rsidRPr="009A64A3" w:rsidRDefault="009A64A3" w:rsidP="009A64A3">
      <w:pPr>
        <w:pStyle w:val="BodyTextIndent1"/>
        <w:numPr>
          <w:ilvl w:val="1"/>
          <w:numId w:val="9"/>
        </w:numPr>
        <w:spacing w:line="276" w:lineRule="auto"/>
        <w:ind w:left="1409" w:hanging="708"/>
        <w:jc w:val="both"/>
        <w:rPr>
          <w:rFonts w:ascii="David" w:hAnsi="David"/>
          <w:rtl/>
        </w:rPr>
      </w:pPr>
      <w:r w:rsidRPr="009A64A3">
        <w:rPr>
          <w:rFonts w:ascii="David" w:hAnsi="David"/>
          <w:rtl/>
        </w:rPr>
        <w:t>על המתכנן לקבל א</w:t>
      </w:r>
      <w:r w:rsidRPr="009A64A3">
        <w:rPr>
          <w:rFonts w:ascii="David" w:hAnsi="David" w:hint="cs"/>
          <w:rtl/>
        </w:rPr>
        <w:t>י</w:t>
      </w:r>
      <w:r w:rsidRPr="009A64A3">
        <w:rPr>
          <w:rFonts w:ascii="David" w:hAnsi="David"/>
          <w:rtl/>
        </w:rPr>
        <w:t>שור בכתב מאת המנהל לפני התחלת כל שלב או לפני כל ש</w:t>
      </w:r>
      <w:r w:rsidRPr="009A64A3">
        <w:rPr>
          <w:rFonts w:ascii="David" w:hAnsi="David" w:hint="cs"/>
          <w:rtl/>
        </w:rPr>
        <w:t>י</w:t>
      </w:r>
      <w:r w:rsidRPr="009A64A3">
        <w:rPr>
          <w:rFonts w:ascii="David" w:hAnsi="David"/>
          <w:rtl/>
        </w:rPr>
        <w:t>רות חלקי.</w:t>
      </w:r>
      <w:r w:rsidRPr="009A64A3">
        <w:rPr>
          <w:rFonts w:ascii="David" w:hAnsi="David" w:hint="cs"/>
          <w:rtl/>
        </w:rPr>
        <w:t xml:space="preserve"> אישור כאמור לא יהווה אישור לשכר נוסף במקרה של בדיקות נוספות או עבודה נוספת שיידרשו לאחר התקדמות התכנון לשלב הבא.</w:t>
      </w:r>
    </w:p>
    <w:p w14:paraId="63A0899C" w14:textId="77777777" w:rsidR="009A64A3" w:rsidRPr="009A64A3" w:rsidRDefault="009A64A3" w:rsidP="009A64A3">
      <w:pPr>
        <w:pStyle w:val="BodyTextIndent1"/>
        <w:numPr>
          <w:ilvl w:val="1"/>
          <w:numId w:val="9"/>
        </w:numPr>
        <w:spacing w:line="276" w:lineRule="auto"/>
        <w:ind w:left="1409" w:hanging="708"/>
        <w:jc w:val="both"/>
        <w:rPr>
          <w:rFonts w:ascii="David" w:hAnsi="David"/>
        </w:rPr>
      </w:pPr>
      <w:r w:rsidRPr="009A64A3">
        <w:rPr>
          <w:rFonts w:ascii="David" w:hAnsi="David" w:hint="cs"/>
          <w:rtl/>
        </w:rPr>
        <w:t xml:space="preserve">חישוב הכמויות ועריכת המכרזים יתבצע בסביבת תוכנת </w:t>
      </w:r>
      <w:r w:rsidRPr="009A64A3">
        <w:rPr>
          <w:rFonts w:ascii="David" w:hAnsi="David"/>
        </w:rPr>
        <w:t>REVIT</w:t>
      </w:r>
      <w:r w:rsidRPr="009A64A3">
        <w:rPr>
          <w:rFonts w:ascii="David" w:hAnsi="David" w:hint="cs"/>
          <w:rtl/>
        </w:rPr>
        <w:t xml:space="preserve"> בתלת-מימד, תוך שיתוף, תיאום וקליטת הקבצים מן האדריכלים והיועצים האחרים באמצעות תוכנת </w:t>
      </w:r>
      <w:r w:rsidRPr="009A64A3">
        <w:rPr>
          <w:rFonts w:ascii="David" w:hAnsi="David"/>
        </w:rPr>
        <w:t>@view</w:t>
      </w:r>
      <w:r w:rsidRPr="009A64A3">
        <w:rPr>
          <w:rFonts w:ascii="David" w:hAnsi="David" w:hint="cs"/>
          <w:rtl/>
        </w:rPr>
        <w:t xml:space="preserve">. </w:t>
      </w:r>
      <w:r w:rsidRPr="009A64A3">
        <w:rPr>
          <w:rFonts w:ascii="David" w:hAnsi="David"/>
          <w:rtl/>
        </w:rPr>
        <w:t xml:space="preserve">כל תעבורת הקבצים תבוצע באמצעות מערכת </w:t>
      </w:r>
      <w:r w:rsidRPr="009A64A3">
        <w:rPr>
          <w:rFonts w:ascii="David" w:hAnsi="David"/>
        </w:rPr>
        <w:t>@view</w:t>
      </w:r>
      <w:r w:rsidRPr="009A64A3">
        <w:rPr>
          <w:rFonts w:ascii="David" w:hAnsi="David" w:hint="cs"/>
          <w:rtl/>
        </w:rPr>
        <w:t xml:space="preserve"> </w:t>
      </w:r>
      <w:r w:rsidRPr="009A64A3">
        <w:rPr>
          <w:rFonts w:ascii="David" w:hAnsi="David"/>
          <w:rtl/>
        </w:rPr>
        <w:t>בלבד.</w:t>
      </w:r>
    </w:p>
    <w:p w14:paraId="63A0899D" w14:textId="77777777" w:rsidR="009A64A3" w:rsidRPr="009A64A3" w:rsidRDefault="009A64A3" w:rsidP="009A64A3">
      <w:pPr>
        <w:pStyle w:val="BodyTextIndent1"/>
        <w:ind w:left="1440" w:hanging="739"/>
        <w:rPr>
          <w:rFonts w:ascii="David" w:hAnsi="David"/>
        </w:rPr>
      </w:pPr>
    </w:p>
    <w:p w14:paraId="63A0899E" w14:textId="77777777" w:rsidR="009A64A3" w:rsidRPr="009A64A3" w:rsidRDefault="009A64A3" w:rsidP="009A64A3">
      <w:pPr>
        <w:widowControl w:val="0"/>
        <w:numPr>
          <w:ilvl w:val="0"/>
          <w:numId w:val="7"/>
        </w:numPr>
        <w:spacing w:before="0" w:beforeAutospacing="0" w:after="0" w:afterAutospacing="0" w:line="240" w:lineRule="auto"/>
        <w:rPr>
          <w:rFonts w:ascii="David" w:hAnsi="David" w:cs="David"/>
          <w:b/>
          <w:bCs/>
          <w:sz w:val="24"/>
          <w:szCs w:val="24"/>
          <w:rtl/>
        </w:rPr>
      </w:pPr>
      <w:r w:rsidRPr="009A64A3">
        <w:rPr>
          <w:rFonts w:ascii="David" w:hAnsi="David" w:cs="David"/>
          <w:b/>
          <w:bCs/>
          <w:sz w:val="24"/>
          <w:szCs w:val="24"/>
          <w:u w:val="single"/>
          <w:rtl/>
        </w:rPr>
        <w:t>שלבי העבודה ההנדסית ופירוט השירותים</w:t>
      </w:r>
      <w:r w:rsidRPr="009A64A3">
        <w:rPr>
          <w:rFonts w:ascii="David" w:hAnsi="David" w:cs="David"/>
          <w:b/>
          <w:bCs/>
          <w:sz w:val="24"/>
          <w:szCs w:val="24"/>
          <w:rtl/>
        </w:rPr>
        <w:t>:</w:t>
      </w:r>
    </w:p>
    <w:p w14:paraId="63A0899F" w14:textId="77777777" w:rsidR="009A64A3" w:rsidRPr="009A64A3" w:rsidRDefault="009A64A3" w:rsidP="009A64A3">
      <w:pPr>
        <w:spacing w:line="240" w:lineRule="auto"/>
        <w:ind w:left="720"/>
        <w:rPr>
          <w:rFonts w:ascii="David" w:hAnsi="David" w:cs="David"/>
          <w:sz w:val="24"/>
          <w:szCs w:val="24"/>
          <w:rtl/>
        </w:rPr>
      </w:pPr>
      <w:r w:rsidRPr="009A64A3">
        <w:rPr>
          <w:rFonts w:ascii="David" w:hAnsi="David" w:cs="David"/>
          <w:sz w:val="24"/>
          <w:szCs w:val="24"/>
          <w:rtl/>
        </w:rPr>
        <w:t xml:space="preserve">העבודה תבוצע בקטעים לפי התקדמות הפרויקט והנחיות המנהל, לרבות להסדרי ביניים ואכלוס בשלבים. </w:t>
      </w:r>
    </w:p>
    <w:p w14:paraId="63A089A0" w14:textId="77777777" w:rsidR="009A64A3" w:rsidRPr="009A64A3" w:rsidRDefault="009A64A3" w:rsidP="009A64A3">
      <w:pPr>
        <w:spacing w:line="240" w:lineRule="auto"/>
        <w:ind w:left="720"/>
        <w:rPr>
          <w:rFonts w:ascii="David" w:hAnsi="David" w:cs="David"/>
          <w:sz w:val="24"/>
          <w:szCs w:val="24"/>
          <w:rtl/>
        </w:rPr>
      </w:pPr>
      <w:r w:rsidRPr="009A64A3">
        <w:rPr>
          <w:rFonts w:ascii="David" w:hAnsi="David" w:cs="David"/>
          <w:sz w:val="24"/>
          <w:szCs w:val="24"/>
          <w:rtl/>
        </w:rPr>
        <w:t>העבודה תבוצע בשלבים הכוללים את הש</w:t>
      </w:r>
      <w:r w:rsidRPr="009A64A3">
        <w:rPr>
          <w:rFonts w:ascii="David" w:hAnsi="David" w:cs="David" w:hint="cs"/>
          <w:sz w:val="24"/>
          <w:szCs w:val="24"/>
          <w:rtl/>
        </w:rPr>
        <w:t>י</w:t>
      </w:r>
      <w:r w:rsidRPr="009A64A3">
        <w:rPr>
          <w:rFonts w:ascii="David" w:hAnsi="David" w:cs="David"/>
          <w:sz w:val="24"/>
          <w:szCs w:val="24"/>
          <w:rtl/>
        </w:rPr>
        <w:t>רותים כלהלן:</w:t>
      </w:r>
    </w:p>
    <w:p w14:paraId="63A089A1" w14:textId="77777777" w:rsidR="009A64A3" w:rsidRPr="009A64A3" w:rsidRDefault="009A64A3" w:rsidP="009A64A3">
      <w:pPr>
        <w:spacing w:line="240" w:lineRule="auto"/>
        <w:ind w:left="720"/>
        <w:rPr>
          <w:rFonts w:ascii="David" w:hAnsi="David" w:cs="David"/>
          <w:sz w:val="24"/>
          <w:szCs w:val="24"/>
          <w:rtl/>
        </w:rPr>
      </w:pPr>
    </w:p>
    <w:p w14:paraId="63A089A2" w14:textId="77777777" w:rsidR="009A64A3" w:rsidRPr="009A64A3" w:rsidRDefault="009A64A3" w:rsidP="009A64A3">
      <w:pPr>
        <w:spacing w:line="240" w:lineRule="auto"/>
        <w:ind w:left="720"/>
        <w:rPr>
          <w:rFonts w:ascii="David" w:hAnsi="David" w:cs="David"/>
          <w:sz w:val="24"/>
          <w:szCs w:val="24"/>
          <w:rtl/>
        </w:rPr>
      </w:pPr>
      <w:bookmarkStart w:id="9" w:name="OLE_LINK1"/>
      <w:bookmarkStart w:id="10" w:name="OLE_LINK2"/>
      <w:r w:rsidRPr="009A64A3">
        <w:rPr>
          <w:rFonts w:ascii="David" w:hAnsi="David" w:cs="David"/>
          <w:sz w:val="24"/>
          <w:szCs w:val="24"/>
          <w:rtl/>
        </w:rPr>
        <w:t>2.1</w:t>
      </w:r>
      <w:r w:rsidRPr="009A64A3">
        <w:rPr>
          <w:rFonts w:ascii="David" w:hAnsi="David" w:cs="David"/>
          <w:sz w:val="24"/>
          <w:szCs w:val="24"/>
          <w:rtl/>
        </w:rPr>
        <w:tab/>
      </w:r>
      <w:r w:rsidRPr="009A64A3">
        <w:rPr>
          <w:rFonts w:ascii="David" w:hAnsi="David" w:cs="David" w:hint="cs"/>
          <w:sz w:val="24"/>
          <w:szCs w:val="24"/>
          <w:rtl/>
        </w:rPr>
        <w:t>י</w:t>
      </w:r>
      <w:r w:rsidRPr="009A64A3">
        <w:rPr>
          <w:rFonts w:ascii="David" w:hAnsi="David" w:cs="David"/>
          <w:sz w:val="24"/>
          <w:szCs w:val="24"/>
          <w:u w:val="single"/>
          <w:rtl/>
        </w:rPr>
        <w:t>יעוץ מוקדם</w:t>
      </w:r>
      <w:r w:rsidRPr="009A64A3">
        <w:rPr>
          <w:rFonts w:ascii="David" w:hAnsi="David" w:cs="David"/>
          <w:sz w:val="24"/>
          <w:szCs w:val="24"/>
          <w:rtl/>
        </w:rPr>
        <w:t>:</w:t>
      </w:r>
    </w:p>
    <w:bookmarkEnd w:id="9"/>
    <w:bookmarkEnd w:id="10"/>
    <w:p w14:paraId="63A089A3" w14:textId="77777777" w:rsidR="009A64A3" w:rsidRPr="009A64A3" w:rsidRDefault="009A64A3" w:rsidP="00CA7C09">
      <w:pPr>
        <w:widowControl w:val="0"/>
        <w:numPr>
          <w:ilvl w:val="0"/>
          <w:numId w:val="22"/>
        </w:numPr>
        <w:spacing w:before="0" w:beforeAutospacing="0" w:after="0" w:afterAutospacing="0" w:line="360" w:lineRule="auto"/>
        <w:jc w:val="both"/>
        <w:rPr>
          <w:rFonts w:ascii="David" w:hAnsi="David" w:cs="David"/>
          <w:sz w:val="24"/>
          <w:szCs w:val="24"/>
          <w:rtl/>
        </w:rPr>
      </w:pPr>
      <w:r w:rsidRPr="009A64A3">
        <w:rPr>
          <w:rFonts w:ascii="David" w:hAnsi="David" w:cs="David"/>
          <w:sz w:val="24"/>
          <w:szCs w:val="24"/>
          <w:rtl/>
        </w:rPr>
        <w:t xml:space="preserve">בירור הפרוגרמה </w:t>
      </w:r>
      <w:r w:rsidRPr="009A64A3">
        <w:rPr>
          <w:rFonts w:ascii="David" w:hAnsi="David" w:cs="David" w:hint="cs"/>
          <w:sz w:val="24"/>
          <w:szCs w:val="24"/>
          <w:rtl/>
        </w:rPr>
        <w:t xml:space="preserve">והתוכניות המוקדמות </w:t>
      </w:r>
      <w:r w:rsidRPr="009A64A3">
        <w:rPr>
          <w:rFonts w:ascii="David" w:hAnsi="David" w:cs="David"/>
          <w:sz w:val="24"/>
          <w:szCs w:val="24"/>
          <w:rtl/>
        </w:rPr>
        <w:t>עם נציג המזמין</w:t>
      </w:r>
      <w:r w:rsidRPr="009A64A3">
        <w:rPr>
          <w:rFonts w:ascii="David" w:hAnsi="David" w:cs="David" w:hint="cs"/>
          <w:sz w:val="24"/>
          <w:szCs w:val="24"/>
          <w:rtl/>
        </w:rPr>
        <w:t>, האדריכל</w:t>
      </w:r>
      <w:r w:rsidRPr="009A64A3">
        <w:rPr>
          <w:rFonts w:ascii="David" w:hAnsi="David" w:cs="David"/>
          <w:sz w:val="24"/>
          <w:szCs w:val="24"/>
          <w:rtl/>
        </w:rPr>
        <w:t xml:space="preserve"> והיועצים, ביקורים באתר, חקירות ובדיקות מוקדמות, התייעצות ותיאום עם המתכננים והיועצים.</w:t>
      </w:r>
    </w:p>
    <w:p w14:paraId="63A089A4" w14:textId="77777777" w:rsidR="009A64A3" w:rsidRPr="009A64A3" w:rsidRDefault="009A64A3" w:rsidP="00CA7C09">
      <w:pPr>
        <w:widowControl w:val="0"/>
        <w:numPr>
          <w:ilvl w:val="0"/>
          <w:numId w:val="22"/>
        </w:numPr>
        <w:spacing w:before="0" w:beforeAutospacing="0" w:after="0" w:afterAutospacing="0" w:line="360" w:lineRule="auto"/>
        <w:jc w:val="both"/>
        <w:rPr>
          <w:rFonts w:ascii="David" w:hAnsi="David" w:cs="David"/>
          <w:sz w:val="24"/>
          <w:szCs w:val="24"/>
        </w:rPr>
      </w:pPr>
      <w:r w:rsidRPr="009A64A3">
        <w:rPr>
          <w:rFonts w:ascii="David" w:hAnsi="David" w:cs="David" w:hint="cs"/>
          <w:sz w:val="24"/>
          <w:szCs w:val="24"/>
          <w:rtl/>
        </w:rPr>
        <w:t>מתן הנחיות תכנון לאדריכל ולמתכננים השונים לעריכת אומדן תקציבי ראשוני.</w:t>
      </w:r>
    </w:p>
    <w:p w14:paraId="63A089A5" w14:textId="77777777" w:rsidR="009A64A3" w:rsidRPr="009A64A3" w:rsidRDefault="009A64A3" w:rsidP="00CA7C09">
      <w:pPr>
        <w:widowControl w:val="0"/>
        <w:numPr>
          <w:ilvl w:val="0"/>
          <w:numId w:val="22"/>
        </w:numPr>
        <w:spacing w:before="0" w:beforeAutospacing="0" w:after="0" w:afterAutospacing="0" w:line="360" w:lineRule="auto"/>
        <w:jc w:val="both"/>
        <w:rPr>
          <w:rFonts w:ascii="David" w:hAnsi="David" w:cs="David"/>
          <w:sz w:val="24"/>
          <w:szCs w:val="24"/>
          <w:rtl/>
        </w:rPr>
      </w:pPr>
      <w:r w:rsidRPr="009A64A3">
        <w:rPr>
          <w:rFonts w:ascii="David" w:hAnsi="David" w:cs="David" w:hint="cs"/>
          <w:sz w:val="24"/>
          <w:szCs w:val="24"/>
          <w:rtl/>
        </w:rPr>
        <w:t>השתתפות בדיוני התקדמות שיקבעו ע"י המנהל. השתתפות בישיבות היועצים והמתכננים בקשר לתוכניות הפרויקט, בירורים בגופים המוסמכים ואצל גורמים אחרים בקשר לבעיות טכניות, חוקיות וכיו"ב.</w:t>
      </w:r>
    </w:p>
    <w:p w14:paraId="63A089A6" w14:textId="77777777" w:rsidR="009A64A3" w:rsidRPr="009A64A3" w:rsidRDefault="009A64A3" w:rsidP="00CA7C09">
      <w:pPr>
        <w:widowControl w:val="0"/>
        <w:numPr>
          <w:ilvl w:val="0"/>
          <w:numId w:val="22"/>
        </w:numPr>
        <w:spacing w:before="0" w:beforeAutospacing="0" w:after="0" w:afterAutospacing="0" w:line="360" w:lineRule="auto"/>
        <w:jc w:val="both"/>
        <w:rPr>
          <w:rFonts w:ascii="David" w:hAnsi="David" w:cs="David"/>
          <w:sz w:val="24"/>
          <w:szCs w:val="24"/>
          <w:rtl/>
        </w:rPr>
      </w:pPr>
      <w:r w:rsidRPr="009A64A3">
        <w:rPr>
          <w:rFonts w:ascii="David" w:hAnsi="David" w:cs="David" w:hint="cs"/>
          <w:sz w:val="24"/>
          <w:szCs w:val="24"/>
          <w:rtl/>
        </w:rPr>
        <w:t>הכנת אומדנים תקציביים ועדכונם, בהתאם לדרישת המזמין ונציגיו.</w:t>
      </w:r>
    </w:p>
    <w:p w14:paraId="63A089A7" w14:textId="77777777" w:rsidR="009A64A3" w:rsidRPr="009A64A3" w:rsidRDefault="009A64A3" w:rsidP="00CA7C09">
      <w:pPr>
        <w:widowControl w:val="0"/>
        <w:numPr>
          <w:ilvl w:val="0"/>
          <w:numId w:val="22"/>
        </w:numPr>
        <w:spacing w:before="0" w:beforeAutospacing="0" w:after="0" w:afterAutospacing="0" w:line="360" w:lineRule="auto"/>
        <w:jc w:val="both"/>
        <w:rPr>
          <w:rFonts w:ascii="David" w:hAnsi="David" w:cs="David"/>
          <w:sz w:val="24"/>
          <w:szCs w:val="24"/>
          <w:rtl/>
        </w:rPr>
      </w:pPr>
      <w:r w:rsidRPr="009A64A3">
        <w:rPr>
          <w:rFonts w:ascii="David" w:hAnsi="David" w:cs="David" w:hint="cs"/>
          <w:sz w:val="24"/>
          <w:szCs w:val="24"/>
          <w:rtl/>
        </w:rPr>
        <w:t>הכנת חוות דעת מוקדמת ותיאור הבעיות העקרוניות וגיבוש קונספציה לעריכת המכרזים לביצוע העבודות השונות.</w:t>
      </w:r>
    </w:p>
    <w:p w14:paraId="63A089A8" w14:textId="77777777" w:rsidR="009A64A3" w:rsidRPr="009A64A3" w:rsidRDefault="009A64A3" w:rsidP="00CA7C09">
      <w:pPr>
        <w:widowControl w:val="0"/>
        <w:numPr>
          <w:ilvl w:val="0"/>
          <w:numId w:val="22"/>
        </w:numPr>
        <w:spacing w:before="0" w:beforeAutospacing="0" w:after="0" w:afterAutospacing="0" w:line="360" w:lineRule="auto"/>
        <w:jc w:val="both"/>
        <w:rPr>
          <w:rFonts w:ascii="David" w:hAnsi="David" w:cs="David"/>
          <w:sz w:val="24"/>
          <w:szCs w:val="24"/>
          <w:rtl/>
        </w:rPr>
      </w:pPr>
      <w:r w:rsidRPr="009A64A3">
        <w:rPr>
          <w:rFonts w:ascii="David" w:hAnsi="David" w:cs="David" w:hint="cs"/>
          <w:sz w:val="24"/>
          <w:szCs w:val="24"/>
          <w:rtl/>
        </w:rPr>
        <w:t>מסירת הנתונים וחוות הדעת למזמין, למתכנן וכן ליועצים ולמתכננים ולכל גורם אחר שייקבע על – ידי המזמין.</w:t>
      </w:r>
    </w:p>
    <w:p w14:paraId="63A089A9" w14:textId="77777777" w:rsidR="009A64A3" w:rsidRPr="009A64A3" w:rsidRDefault="009A64A3" w:rsidP="009A64A3">
      <w:pPr>
        <w:spacing w:line="240" w:lineRule="auto"/>
        <w:rPr>
          <w:rFonts w:ascii="David" w:hAnsi="David" w:cs="David"/>
          <w:sz w:val="24"/>
          <w:szCs w:val="24"/>
          <w:rtl/>
        </w:rPr>
      </w:pPr>
      <w:r w:rsidRPr="009A64A3">
        <w:rPr>
          <w:rFonts w:ascii="David" w:hAnsi="David" w:cs="David"/>
          <w:sz w:val="24"/>
          <w:szCs w:val="24"/>
          <w:rtl/>
        </w:rPr>
        <w:tab/>
        <w:t>2.2</w:t>
      </w:r>
      <w:r w:rsidRPr="009A64A3">
        <w:rPr>
          <w:rFonts w:ascii="David" w:hAnsi="David" w:cs="David"/>
          <w:sz w:val="24"/>
          <w:szCs w:val="24"/>
          <w:rtl/>
        </w:rPr>
        <w:tab/>
      </w:r>
      <w:r w:rsidRPr="009A64A3">
        <w:rPr>
          <w:rFonts w:ascii="David" w:hAnsi="David" w:cs="David" w:hint="cs"/>
          <w:sz w:val="24"/>
          <w:szCs w:val="24"/>
          <w:rtl/>
        </w:rPr>
        <w:t>י</w:t>
      </w:r>
      <w:r w:rsidRPr="009A64A3">
        <w:rPr>
          <w:rFonts w:ascii="David" w:hAnsi="David" w:cs="David"/>
          <w:sz w:val="24"/>
          <w:szCs w:val="24"/>
          <w:u w:val="single"/>
          <w:rtl/>
        </w:rPr>
        <w:t>יעוץ סופי</w:t>
      </w:r>
      <w:r w:rsidRPr="009A64A3">
        <w:rPr>
          <w:rFonts w:ascii="David" w:hAnsi="David" w:cs="David"/>
          <w:sz w:val="24"/>
          <w:szCs w:val="24"/>
          <w:rtl/>
        </w:rPr>
        <w:t>:</w:t>
      </w:r>
    </w:p>
    <w:p w14:paraId="63A089AA" w14:textId="77777777" w:rsidR="009A64A3" w:rsidRPr="009A64A3" w:rsidRDefault="009A64A3" w:rsidP="00CA7C09">
      <w:pPr>
        <w:widowControl w:val="0"/>
        <w:numPr>
          <w:ilvl w:val="0"/>
          <w:numId w:val="23"/>
        </w:numPr>
        <w:spacing w:before="0" w:beforeAutospacing="0" w:after="0" w:afterAutospacing="0" w:line="360" w:lineRule="auto"/>
        <w:jc w:val="both"/>
        <w:rPr>
          <w:rFonts w:ascii="David" w:hAnsi="David" w:cs="David"/>
          <w:sz w:val="24"/>
          <w:szCs w:val="24"/>
        </w:rPr>
      </w:pPr>
      <w:r w:rsidRPr="009A64A3">
        <w:rPr>
          <w:rFonts w:ascii="David" w:hAnsi="David" w:cs="David" w:hint="cs"/>
          <w:sz w:val="24"/>
          <w:szCs w:val="24"/>
          <w:rtl/>
        </w:rPr>
        <w:t>עריכת כתבי כמויות ומפרטים טכניים לכל עבודות הבניה והגמר והעבודות הכרוכות בהם, לפי הנחיות המזמין, בתיאום עם המזמין, המתכננים וכל יתר היועצים של המזמין.</w:t>
      </w:r>
      <w:r w:rsidRPr="009A64A3">
        <w:rPr>
          <w:rFonts w:ascii="David" w:hAnsi="David" w:cs="David" w:hint="cs"/>
          <w:sz w:val="24"/>
          <w:szCs w:val="24"/>
          <w:rtl/>
        </w:rPr>
        <w:tab/>
      </w:r>
    </w:p>
    <w:p w14:paraId="63A089AB" w14:textId="77777777" w:rsidR="009A64A3" w:rsidRPr="009A64A3" w:rsidRDefault="009A64A3" w:rsidP="00CA7C09">
      <w:pPr>
        <w:widowControl w:val="0"/>
        <w:numPr>
          <w:ilvl w:val="0"/>
          <w:numId w:val="23"/>
        </w:numPr>
        <w:spacing w:before="0" w:beforeAutospacing="0" w:after="0" w:afterAutospacing="0" w:line="360" w:lineRule="auto"/>
        <w:jc w:val="both"/>
        <w:rPr>
          <w:rFonts w:ascii="David" w:hAnsi="David" w:cs="David"/>
          <w:sz w:val="24"/>
          <w:szCs w:val="24"/>
          <w:rtl/>
        </w:rPr>
      </w:pPr>
      <w:r w:rsidRPr="009A64A3">
        <w:rPr>
          <w:rFonts w:ascii="David" w:hAnsi="David" w:cs="David" w:hint="cs"/>
          <w:sz w:val="24"/>
          <w:szCs w:val="24"/>
          <w:rtl/>
        </w:rPr>
        <w:t>ריכוז מפרטים טכניים וכתבי כמויות של מתכנני המערכות האלקטרו-מכאניות ועריכתם לטובת הוצאתם למכרזים.</w:t>
      </w:r>
    </w:p>
    <w:p w14:paraId="63A089AC" w14:textId="77777777" w:rsidR="009A64A3" w:rsidRPr="009A64A3" w:rsidRDefault="009A64A3" w:rsidP="00CA7C09">
      <w:pPr>
        <w:widowControl w:val="0"/>
        <w:numPr>
          <w:ilvl w:val="0"/>
          <w:numId w:val="23"/>
        </w:numPr>
        <w:spacing w:before="0" w:beforeAutospacing="0" w:after="0" w:afterAutospacing="0" w:line="360" w:lineRule="auto"/>
        <w:jc w:val="both"/>
        <w:rPr>
          <w:rFonts w:ascii="David" w:hAnsi="David" w:cs="David"/>
          <w:sz w:val="24"/>
          <w:szCs w:val="24"/>
          <w:rtl/>
        </w:rPr>
      </w:pPr>
      <w:r w:rsidRPr="009A64A3">
        <w:rPr>
          <w:rFonts w:ascii="David" w:hAnsi="David" w:cs="David" w:hint="cs"/>
          <w:sz w:val="24"/>
          <w:szCs w:val="24"/>
          <w:rtl/>
        </w:rPr>
        <w:t>ריכוז מסמכי המכרז של כל היועצים והתאמתם ושילוב תנאים מיוחדים לכל המפרטים.</w:t>
      </w:r>
    </w:p>
    <w:p w14:paraId="63A089AD" w14:textId="77777777" w:rsidR="009A64A3" w:rsidRPr="009A64A3" w:rsidRDefault="009A64A3" w:rsidP="00CA7C09">
      <w:pPr>
        <w:widowControl w:val="0"/>
        <w:numPr>
          <w:ilvl w:val="0"/>
          <w:numId w:val="23"/>
        </w:numPr>
        <w:spacing w:before="0" w:beforeAutospacing="0" w:after="0" w:afterAutospacing="0" w:line="360" w:lineRule="auto"/>
        <w:jc w:val="both"/>
        <w:rPr>
          <w:rFonts w:ascii="David" w:hAnsi="David" w:cs="David"/>
          <w:sz w:val="24"/>
          <w:szCs w:val="24"/>
          <w:rtl/>
        </w:rPr>
      </w:pPr>
      <w:r w:rsidRPr="009A64A3">
        <w:rPr>
          <w:rFonts w:ascii="David" w:hAnsi="David" w:cs="David" w:hint="cs"/>
          <w:sz w:val="24"/>
          <w:szCs w:val="24"/>
          <w:rtl/>
        </w:rPr>
        <w:t>עריכת אומדן תקציבי על בסיס תכניות סופיות, על בסיס תכניות למכרז ועל בסיס כתב כמויות סופי לקבלת הצעות.</w:t>
      </w:r>
    </w:p>
    <w:p w14:paraId="63A089AE" w14:textId="77777777" w:rsidR="009A64A3" w:rsidRPr="009A64A3" w:rsidRDefault="009A64A3" w:rsidP="00CA7C09">
      <w:pPr>
        <w:widowControl w:val="0"/>
        <w:numPr>
          <w:ilvl w:val="0"/>
          <w:numId w:val="23"/>
        </w:numPr>
        <w:spacing w:before="0" w:beforeAutospacing="0" w:after="0" w:afterAutospacing="0" w:line="360" w:lineRule="auto"/>
        <w:jc w:val="both"/>
        <w:rPr>
          <w:rFonts w:ascii="David" w:hAnsi="David" w:cs="David"/>
          <w:sz w:val="24"/>
          <w:szCs w:val="24"/>
          <w:rtl/>
        </w:rPr>
      </w:pPr>
      <w:r w:rsidRPr="009A64A3">
        <w:rPr>
          <w:rFonts w:ascii="David" w:hAnsi="David" w:cs="David" w:hint="cs"/>
          <w:sz w:val="24"/>
          <w:szCs w:val="24"/>
          <w:rtl/>
        </w:rPr>
        <w:t>עריכה סופית של חוברת המכרז להפצה לקבלנים.</w:t>
      </w:r>
    </w:p>
    <w:p w14:paraId="63A089AF" w14:textId="77777777" w:rsidR="009A64A3" w:rsidRPr="009A64A3" w:rsidRDefault="009A64A3" w:rsidP="00CA7C09">
      <w:pPr>
        <w:spacing w:line="240" w:lineRule="auto"/>
        <w:ind w:left="720"/>
        <w:jc w:val="both"/>
        <w:rPr>
          <w:rFonts w:ascii="David" w:hAnsi="David" w:cs="David"/>
          <w:sz w:val="24"/>
          <w:szCs w:val="24"/>
          <w:rtl/>
        </w:rPr>
      </w:pPr>
      <w:r w:rsidRPr="009A64A3">
        <w:rPr>
          <w:rFonts w:ascii="David" w:hAnsi="David" w:cs="David"/>
          <w:sz w:val="24"/>
          <w:szCs w:val="24"/>
          <w:rtl/>
        </w:rPr>
        <w:t>2.3</w:t>
      </w:r>
      <w:r w:rsidRPr="009A64A3">
        <w:rPr>
          <w:rFonts w:ascii="David" w:hAnsi="David" w:cs="David"/>
          <w:sz w:val="24"/>
          <w:szCs w:val="24"/>
          <w:rtl/>
        </w:rPr>
        <w:tab/>
      </w:r>
      <w:r w:rsidRPr="009A64A3">
        <w:rPr>
          <w:rFonts w:ascii="David" w:hAnsi="David" w:cs="David" w:hint="cs"/>
          <w:sz w:val="24"/>
          <w:szCs w:val="24"/>
          <w:u w:val="single"/>
          <w:rtl/>
        </w:rPr>
        <w:t>ליווי המכרזים</w:t>
      </w:r>
      <w:r w:rsidRPr="009A64A3">
        <w:rPr>
          <w:rFonts w:ascii="David" w:hAnsi="David" w:cs="David" w:hint="cs"/>
          <w:sz w:val="24"/>
          <w:szCs w:val="24"/>
          <w:rtl/>
        </w:rPr>
        <w:t>:</w:t>
      </w:r>
    </w:p>
    <w:p w14:paraId="63A089B0" w14:textId="77777777" w:rsidR="009A64A3" w:rsidRPr="009A64A3" w:rsidRDefault="009A64A3" w:rsidP="00CA7C09">
      <w:pPr>
        <w:widowControl w:val="0"/>
        <w:numPr>
          <w:ilvl w:val="0"/>
          <w:numId w:val="24"/>
        </w:numPr>
        <w:spacing w:before="0" w:beforeAutospacing="0" w:after="0" w:afterAutospacing="0" w:line="360" w:lineRule="auto"/>
        <w:jc w:val="both"/>
        <w:rPr>
          <w:rFonts w:ascii="David" w:hAnsi="David" w:cs="David"/>
          <w:sz w:val="24"/>
          <w:szCs w:val="24"/>
        </w:rPr>
      </w:pPr>
      <w:r w:rsidRPr="009A64A3">
        <w:rPr>
          <w:rFonts w:ascii="David" w:hAnsi="David" w:cs="David" w:hint="cs"/>
          <w:sz w:val="24"/>
          <w:szCs w:val="24"/>
          <w:rtl/>
        </w:rPr>
        <w:t>בדיקת הצעות הקבלנים בהתאם להנחיות המזמין.</w:t>
      </w:r>
    </w:p>
    <w:p w14:paraId="63A089B1" w14:textId="77777777" w:rsidR="009A64A3" w:rsidRPr="009A64A3" w:rsidRDefault="009A64A3" w:rsidP="00CA7C09">
      <w:pPr>
        <w:widowControl w:val="0"/>
        <w:numPr>
          <w:ilvl w:val="0"/>
          <w:numId w:val="24"/>
        </w:numPr>
        <w:spacing w:before="0" w:beforeAutospacing="0" w:after="0" w:afterAutospacing="0" w:line="360" w:lineRule="auto"/>
        <w:jc w:val="both"/>
        <w:rPr>
          <w:rFonts w:ascii="David" w:hAnsi="David" w:cs="David"/>
          <w:sz w:val="24"/>
          <w:szCs w:val="24"/>
          <w:rtl/>
        </w:rPr>
      </w:pPr>
      <w:r w:rsidRPr="009A64A3">
        <w:rPr>
          <w:rFonts w:ascii="David" w:hAnsi="David" w:cs="David" w:hint="cs"/>
          <w:sz w:val="24"/>
          <w:szCs w:val="24"/>
          <w:rtl/>
        </w:rPr>
        <w:t>עריכת שינויים והתאמות בכתבי הכמויות ובמפרטים הטכניים ועריכת בדיקות והשוואות שונות בהתאם להנחיות המזמין.</w:t>
      </w:r>
    </w:p>
    <w:p w14:paraId="63A089B2" w14:textId="77777777" w:rsidR="009A64A3" w:rsidRPr="009A64A3" w:rsidRDefault="009A64A3" w:rsidP="00CA7C09">
      <w:pPr>
        <w:widowControl w:val="0"/>
        <w:numPr>
          <w:ilvl w:val="0"/>
          <w:numId w:val="24"/>
        </w:numPr>
        <w:spacing w:before="0" w:beforeAutospacing="0" w:after="0" w:afterAutospacing="0" w:line="360" w:lineRule="auto"/>
        <w:jc w:val="both"/>
        <w:rPr>
          <w:rFonts w:ascii="David" w:hAnsi="David" w:cs="David"/>
          <w:sz w:val="24"/>
          <w:szCs w:val="24"/>
          <w:rtl/>
        </w:rPr>
      </w:pPr>
      <w:r w:rsidRPr="009A64A3">
        <w:rPr>
          <w:rFonts w:ascii="David" w:hAnsi="David" w:cs="David" w:hint="cs"/>
          <w:sz w:val="24"/>
          <w:szCs w:val="24"/>
          <w:rtl/>
        </w:rPr>
        <w:t>מתן חוות דעת בכל הקשור להצעות הקבלנים שתתקבלנה והרכבן.</w:t>
      </w:r>
    </w:p>
    <w:p w14:paraId="63A089B3" w14:textId="77777777" w:rsidR="009A64A3" w:rsidRPr="009A64A3" w:rsidRDefault="009A64A3" w:rsidP="00CA7C09">
      <w:pPr>
        <w:widowControl w:val="0"/>
        <w:numPr>
          <w:ilvl w:val="0"/>
          <w:numId w:val="24"/>
        </w:numPr>
        <w:spacing w:before="0" w:beforeAutospacing="0" w:after="0" w:afterAutospacing="0" w:line="360" w:lineRule="auto"/>
        <w:jc w:val="both"/>
        <w:rPr>
          <w:rFonts w:ascii="David" w:hAnsi="David" w:cs="David"/>
          <w:sz w:val="24"/>
          <w:szCs w:val="24"/>
          <w:rtl/>
        </w:rPr>
      </w:pPr>
      <w:r w:rsidRPr="009A64A3">
        <w:rPr>
          <w:rFonts w:ascii="David" w:hAnsi="David" w:cs="David" w:hint="cs"/>
          <w:sz w:val="24"/>
          <w:szCs w:val="24"/>
          <w:rtl/>
        </w:rPr>
        <w:t>ליווי קבלת ההצעות עד לחתימת החוזה עם הקבלן/הקבלנים הזוכים.</w:t>
      </w:r>
    </w:p>
    <w:p w14:paraId="63A089B4" w14:textId="77777777" w:rsidR="009A64A3" w:rsidRPr="009A64A3" w:rsidRDefault="009A64A3" w:rsidP="009A64A3">
      <w:pPr>
        <w:spacing w:line="240" w:lineRule="auto"/>
        <w:rPr>
          <w:rFonts w:ascii="David" w:hAnsi="David" w:cs="David"/>
          <w:sz w:val="24"/>
          <w:szCs w:val="24"/>
          <w:rtl/>
        </w:rPr>
      </w:pPr>
      <w:r w:rsidRPr="009A64A3">
        <w:rPr>
          <w:rFonts w:ascii="David" w:hAnsi="David" w:cs="David"/>
          <w:sz w:val="24"/>
          <w:szCs w:val="24"/>
          <w:rtl/>
        </w:rPr>
        <w:tab/>
        <w:t>2.4</w:t>
      </w:r>
      <w:r w:rsidRPr="009A64A3">
        <w:rPr>
          <w:rFonts w:ascii="David" w:hAnsi="David" w:cs="David"/>
          <w:sz w:val="24"/>
          <w:szCs w:val="24"/>
          <w:rtl/>
        </w:rPr>
        <w:tab/>
      </w:r>
      <w:r w:rsidRPr="009A64A3">
        <w:rPr>
          <w:rFonts w:ascii="David" w:hAnsi="David" w:cs="David"/>
          <w:sz w:val="24"/>
          <w:szCs w:val="24"/>
          <w:u w:val="single"/>
          <w:rtl/>
        </w:rPr>
        <w:t>פיקוח עליון בשלב ביצוע המבנה ומערכותיו</w:t>
      </w:r>
      <w:r w:rsidRPr="009A64A3">
        <w:rPr>
          <w:rFonts w:ascii="David" w:hAnsi="David" w:cs="David" w:hint="cs"/>
          <w:sz w:val="24"/>
          <w:szCs w:val="24"/>
          <w:u w:val="single"/>
          <w:rtl/>
        </w:rPr>
        <w:t xml:space="preserve"> עד אכלוס ותקופת בדק</w:t>
      </w:r>
      <w:r w:rsidRPr="009A64A3">
        <w:rPr>
          <w:rFonts w:ascii="David" w:hAnsi="David" w:cs="David"/>
          <w:sz w:val="24"/>
          <w:szCs w:val="24"/>
          <w:rtl/>
        </w:rPr>
        <w:t>:</w:t>
      </w:r>
    </w:p>
    <w:p w14:paraId="63A089B5" w14:textId="77777777" w:rsidR="009A64A3" w:rsidRPr="009A64A3" w:rsidRDefault="009A64A3" w:rsidP="00CA7C09">
      <w:pPr>
        <w:widowControl w:val="0"/>
        <w:numPr>
          <w:ilvl w:val="0"/>
          <w:numId w:val="25"/>
        </w:numPr>
        <w:spacing w:before="0" w:beforeAutospacing="0" w:after="0" w:afterAutospacing="0" w:line="360" w:lineRule="auto"/>
        <w:jc w:val="both"/>
        <w:rPr>
          <w:rFonts w:ascii="David" w:hAnsi="David" w:cs="David"/>
          <w:sz w:val="24"/>
          <w:szCs w:val="24"/>
        </w:rPr>
      </w:pPr>
      <w:r w:rsidRPr="009A64A3">
        <w:rPr>
          <w:rFonts w:ascii="David" w:hAnsi="David" w:cs="David" w:hint="cs"/>
          <w:sz w:val="24"/>
          <w:szCs w:val="24"/>
          <w:rtl/>
        </w:rPr>
        <w:t>ייעוץ למזמין והשתתפות בבירורים עם הקבלנים המבצעים.</w:t>
      </w:r>
    </w:p>
    <w:p w14:paraId="63A089B6" w14:textId="77777777" w:rsidR="009A64A3" w:rsidRPr="009A64A3" w:rsidRDefault="009A64A3" w:rsidP="00CA7C09">
      <w:pPr>
        <w:widowControl w:val="0"/>
        <w:numPr>
          <w:ilvl w:val="0"/>
          <w:numId w:val="25"/>
        </w:numPr>
        <w:spacing w:before="0" w:beforeAutospacing="0" w:after="0" w:afterAutospacing="0" w:line="360" w:lineRule="auto"/>
        <w:jc w:val="both"/>
        <w:rPr>
          <w:rFonts w:ascii="David" w:hAnsi="David" w:cs="David"/>
          <w:sz w:val="24"/>
          <w:szCs w:val="24"/>
        </w:rPr>
      </w:pPr>
      <w:r w:rsidRPr="009A64A3">
        <w:rPr>
          <w:rFonts w:ascii="David" w:hAnsi="David" w:cs="David"/>
          <w:sz w:val="24"/>
          <w:szCs w:val="24"/>
          <w:rtl/>
        </w:rPr>
        <w:t>סיוע בבקרה על חישובי כמויות בנושאי אדריכלות וקונסטרוקציה במקרים שנבדקו ע"י המפקח ויתעוררו שאלות/עזרה מקצועית</w:t>
      </w:r>
      <w:r w:rsidRPr="009A64A3">
        <w:rPr>
          <w:rFonts w:ascii="David" w:hAnsi="David" w:cs="David" w:hint="cs"/>
          <w:sz w:val="24"/>
          <w:szCs w:val="24"/>
          <w:rtl/>
        </w:rPr>
        <w:t>.</w:t>
      </w:r>
    </w:p>
    <w:p w14:paraId="63A089B7" w14:textId="77777777" w:rsidR="009A64A3" w:rsidRPr="009A64A3" w:rsidRDefault="009A64A3" w:rsidP="00CA7C09">
      <w:pPr>
        <w:widowControl w:val="0"/>
        <w:numPr>
          <w:ilvl w:val="0"/>
          <w:numId w:val="25"/>
        </w:numPr>
        <w:spacing w:before="0" w:beforeAutospacing="0" w:after="0" w:afterAutospacing="0" w:line="360" w:lineRule="auto"/>
        <w:jc w:val="both"/>
        <w:rPr>
          <w:rFonts w:ascii="David" w:hAnsi="David" w:cs="David"/>
          <w:sz w:val="24"/>
          <w:szCs w:val="24"/>
        </w:rPr>
      </w:pPr>
      <w:r w:rsidRPr="009A64A3">
        <w:rPr>
          <w:rFonts w:ascii="David" w:hAnsi="David" w:cs="David"/>
          <w:sz w:val="24"/>
          <w:szCs w:val="24"/>
          <w:rtl/>
        </w:rPr>
        <w:t>סיוע בבקרה על נתונים מיוחדים בחשבונות הקבלנים  בנושאי אדריכלות וקונסטרוקציה במקרים שיידרשו ע"י המפקח.</w:t>
      </w:r>
    </w:p>
    <w:p w14:paraId="63A089B8" w14:textId="77777777" w:rsidR="009A64A3" w:rsidRPr="009A64A3" w:rsidRDefault="009A64A3" w:rsidP="00CA7C09">
      <w:pPr>
        <w:widowControl w:val="0"/>
        <w:numPr>
          <w:ilvl w:val="0"/>
          <w:numId w:val="25"/>
        </w:numPr>
        <w:spacing w:before="0" w:beforeAutospacing="0" w:after="0" w:afterAutospacing="0" w:line="360" w:lineRule="auto"/>
        <w:jc w:val="both"/>
        <w:rPr>
          <w:rFonts w:ascii="David" w:hAnsi="David" w:cs="David"/>
          <w:sz w:val="24"/>
          <w:szCs w:val="24"/>
          <w:rtl/>
        </w:rPr>
      </w:pPr>
      <w:r w:rsidRPr="009A64A3">
        <w:rPr>
          <w:rFonts w:ascii="David" w:hAnsi="David" w:cs="David" w:hint="cs"/>
          <w:sz w:val="24"/>
          <w:szCs w:val="24"/>
          <w:rtl/>
        </w:rPr>
        <w:t>מתן חוות דעת מקצועית במסגרת תביעות משפטיות שיוגשו, אם יוגשו, נגד המזמין בקשר לפרויקט ולאתר.</w:t>
      </w:r>
      <w:r w:rsidRPr="009A64A3">
        <w:rPr>
          <w:rFonts w:ascii="David" w:hAnsi="David" w:cs="David"/>
          <w:sz w:val="24"/>
          <w:szCs w:val="24"/>
          <w:rtl/>
        </w:rPr>
        <w:t xml:space="preserve"> השירות בסעיף זה כלול בשכר הפרויקט בהיקף של עד </w:t>
      </w:r>
      <w:r w:rsidRPr="009A64A3">
        <w:rPr>
          <w:rFonts w:ascii="David" w:hAnsi="David" w:cs="David" w:hint="cs"/>
          <w:sz w:val="24"/>
          <w:szCs w:val="24"/>
          <w:rtl/>
        </w:rPr>
        <w:t>20</w:t>
      </w:r>
      <w:r w:rsidRPr="009A64A3">
        <w:rPr>
          <w:rFonts w:ascii="David" w:hAnsi="David" w:cs="David"/>
          <w:sz w:val="24"/>
          <w:szCs w:val="24"/>
          <w:rtl/>
        </w:rPr>
        <w:t xml:space="preserve"> שעות עבודה. מעבר לכך יוסכם בין הצדדים על שכר לפי </w:t>
      </w:r>
      <w:r w:rsidRPr="009A64A3">
        <w:rPr>
          <w:rFonts w:ascii="David" w:hAnsi="David" w:cs="David" w:hint="cs"/>
          <w:sz w:val="24"/>
          <w:szCs w:val="24"/>
          <w:rtl/>
        </w:rPr>
        <w:t>מחיר של 400 ₪/ש"ע בתוספת מע"מ</w:t>
      </w:r>
      <w:r w:rsidRPr="009A64A3">
        <w:rPr>
          <w:rFonts w:ascii="David" w:hAnsi="David" w:cs="David"/>
          <w:sz w:val="24"/>
          <w:szCs w:val="24"/>
          <w:rtl/>
        </w:rPr>
        <w:t xml:space="preserve">.   </w:t>
      </w:r>
    </w:p>
    <w:p w14:paraId="63A089B9" w14:textId="77777777" w:rsidR="009A64A3" w:rsidRPr="009A64A3" w:rsidRDefault="009A64A3" w:rsidP="00CA7C09">
      <w:pPr>
        <w:spacing w:line="240" w:lineRule="auto"/>
        <w:ind w:left="720" w:hanging="720"/>
        <w:jc w:val="both"/>
        <w:rPr>
          <w:rFonts w:ascii="David" w:hAnsi="David" w:cs="David"/>
          <w:sz w:val="24"/>
          <w:szCs w:val="24"/>
          <w:rtl/>
        </w:rPr>
      </w:pPr>
      <w:r w:rsidRPr="009A64A3">
        <w:rPr>
          <w:rFonts w:ascii="David" w:hAnsi="David" w:cs="David" w:hint="cs"/>
          <w:sz w:val="24"/>
          <w:szCs w:val="24"/>
          <w:rtl/>
        </w:rPr>
        <w:t>3.</w:t>
      </w:r>
      <w:r w:rsidRPr="009A64A3">
        <w:rPr>
          <w:rFonts w:ascii="David" w:hAnsi="David" w:cs="David"/>
          <w:sz w:val="24"/>
          <w:szCs w:val="24"/>
          <w:rtl/>
        </w:rPr>
        <w:tab/>
        <w:t>המתכנן מתחייב לשמור על דיסקט את התכני</w:t>
      </w:r>
      <w:r w:rsidR="00CA7C09">
        <w:rPr>
          <w:rFonts w:ascii="David" w:hAnsi="David" w:cs="David"/>
          <w:sz w:val="24"/>
          <w:szCs w:val="24"/>
          <w:rtl/>
        </w:rPr>
        <w:t>ות והמסמכים עד לאחר סיום הביצוע</w:t>
      </w:r>
      <w:r w:rsidR="00CA7C09">
        <w:rPr>
          <w:rFonts w:ascii="David" w:hAnsi="David" w:cs="David" w:hint="cs"/>
          <w:sz w:val="24"/>
          <w:szCs w:val="24"/>
        </w:rPr>
        <w:t xml:space="preserve"> </w:t>
      </w:r>
      <w:r w:rsidRPr="009A64A3">
        <w:rPr>
          <w:rFonts w:ascii="David" w:hAnsi="David" w:cs="David"/>
          <w:sz w:val="24"/>
          <w:szCs w:val="24"/>
          <w:rtl/>
        </w:rPr>
        <w:t>בשטח של העבודות נשוא התכנון, כך שניתן יהיה לבצע מהם העתקים, צילומים וכו' וכן ניתן יהיה לבצע בהם תיקונים ושינויים.</w:t>
      </w:r>
    </w:p>
    <w:p w14:paraId="63A089BA" w14:textId="77777777" w:rsidR="009A64A3" w:rsidRPr="009A64A3" w:rsidRDefault="009A64A3" w:rsidP="00CA7C09">
      <w:pPr>
        <w:spacing w:line="240" w:lineRule="auto"/>
        <w:ind w:left="720" w:hanging="720"/>
        <w:jc w:val="both"/>
        <w:rPr>
          <w:rFonts w:ascii="David" w:hAnsi="David" w:cs="David"/>
          <w:sz w:val="24"/>
          <w:szCs w:val="24"/>
          <w:rtl/>
        </w:rPr>
      </w:pPr>
      <w:r w:rsidRPr="009A64A3">
        <w:rPr>
          <w:rFonts w:ascii="David" w:hAnsi="David" w:cs="David" w:hint="cs"/>
          <w:sz w:val="24"/>
          <w:szCs w:val="24"/>
          <w:rtl/>
        </w:rPr>
        <w:t>4</w:t>
      </w:r>
      <w:r w:rsidRPr="009A64A3">
        <w:rPr>
          <w:rFonts w:ascii="David" w:hAnsi="David" w:cs="David"/>
          <w:sz w:val="24"/>
          <w:szCs w:val="24"/>
          <w:rtl/>
        </w:rPr>
        <w:t>.</w:t>
      </w:r>
      <w:r w:rsidRPr="009A64A3">
        <w:rPr>
          <w:rFonts w:ascii="David" w:hAnsi="David" w:cs="David"/>
          <w:sz w:val="24"/>
          <w:szCs w:val="24"/>
          <w:rtl/>
        </w:rPr>
        <w:tab/>
        <w:t>נציג המזמין רשאי להזמין מהמתכנן את כל שלבי העבודות המפורטות בנספח זה ו/או חלק מהן ו/או עבודות נוספות להן הכל כפי שיפורט בנספח ד'.</w:t>
      </w:r>
    </w:p>
    <w:p w14:paraId="63A089BB" w14:textId="77777777" w:rsidR="009A64A3" w:rsidRPr="009A64A3" w:rsidRDefault="009A64A3" w:rsidP="00CA7C09">
      <w:pPr>
        <w:spacing w:line="240" w:lineRule="auto"/>
        <w:ind w:left="740" w:hanging="580"/>
        <w:jc w:val="both"/>
        <w:rPr>
          <w:rFonts w:ascii="David" w:hAnsi="David" w:cs="David"/>
          <w:color w:val="000000"/>
          <w:sz w:val="24"/>
          <w:szCs w:val="24"/>
          <w:rtl/>
        </w:rPr>
      </w:pPr>
      <w:r w:rsidRPr="009A64A3">
        <w:rPr>
          <w:rFonts w:ascii="David" w:hAnsi="David" w:cs="David" w:hint="cs"/>
          <w:sz w:val="24"/>
          <w:szCs w:val="24"/>
          <w:rtl/>
        </w:rPr>
        <w:t>5.</w:t>
      </w:r>
      <w:r w:rsidRPr="009A64A3">
        <w:rPr>
          <w:rFonts w:ascii="David" w:hAnsi="David" w:cs="David" w:hint="cs"/>
          <w:sz w:val="24"/>
          <w:szCs w:val="24"/>
          <w:rtl/>
        </w:rPr>
        <w:tab/>
      </w:r>
      <w:r w:rsidRPr="009A64A3">
        <w:rPr>
          <w:rFonts w:ascii="David" w:hAnsi="David" w:cs="David" w:hint="cs"/>
          <w:color w:val="000000"/>
          <w:sz w:val="24"/>
          <w:szCs w:val="24"/>
          <w:rtl/>
        </w:rPr>
        <w:t>יובהר כדלקמן:</w:t>
      </w:r>
    </w:p>
    <w:p w14:paraId="63A089BC" w14:textId="77777777" w:rsidR="009A64A3" w:rsidRPr="009A64A3" w:rsidRDefault="009A64A3" w:rsidP="00CA7C09">
      <w:pPr>
        <w:widowControl w:val="0"/>
        <w:numPr>
          <w:ilvl w:val="0"/>
          <w:numId w:val="5"/>
        </w:numPr>
        <w:spacing w:before="0" w:beforeAutospacing="0" w:after="0" w:afterAutospacing="0" w:line="240" w:lineRule="auto"/>
        <w:ind w:left="2118" w:hanging="709"/>
        <w:jc w:val="both"/>
        <w:rPr>
          <w:rFonts w:ascii="David" w:hAnsi="David" w:cs="David"/>
          <w:color w:val="000000"/>
          <w:sz w:val="24"/>
          <w:szCs w:val="24"/>
        </w:rPr>
      </w:pPr>
      <w:r w:rsidRPr="009A64A3">
        <w:rPr>
          <w:rFonts w:ascii="David" w:hAnsi="David" w:cs="David"/>
          <w:color w:val="000000"/>
          <w:sz w:val="24"/>
          <w:szCs w:val="24"/>
          <w:rtl/>
        </w:rPr>
        <w:t xml:space="preserve">העבודה הממוחשבת בפרויקט תיערך בתכנת </w:t>
      </w:r>
      <w:r w:rsidRPr="009A64A3">
        <w:rPr>
          <w:rFonts w:ascii="David" w:hAnsi="David" w:cs="David"/>
          <w:color w:val="000000"/>
          <w:sz w:val="24"/>
          <w:szCs w:val="24"/>
        </w:rPr>
        <w:t>REVIT</w:t>
      </w:r>
      <w:r w:rsidRPr="009A64A3">
        <w:rPr>
          <w:rFonts w:ascii="David" w:hAnsi="David" w:cs="David"/>
          <w:color w:val="000000"/>
          <w:sz w:val="24"/>
          <w:szCs w:val="24"/>
          <w:rtl/>
        </w:rPr>
        <w:t xml:space="preserve"> על </w:t>
      </w:r>
      <w:r w:rsidRPr="009A64A3">
        <w:rPr>
          <w:rFonts w:ascii="David" w:hAnsi="David" w:cs="David" w:hint="cs"/>
          <w:color w:val="000000"/>
          <w:sz w:val="24"/>
          <w:szCs w:val="24"/>
          <w:rtl/>
        </w:rPr>
        <w:t>המתכנן</w:t>
      </w:r>
      <w:r w:rsidRPr="009A64A3">
        <w:rPr>
          <w:rFonts w:ascii="David" w:hAnsi="David" w:cs="David"/>
          <w:color w:val="000000"/>
          <w:sz w:val="24"/>
          <w:szCs w:val="24"/>
          <w:rtl/>
        </w:rPr>
        <w:t xml:space="preserve"> לדאוג לעמדות עבודה וכ"א מוכשר במשרדו בהתאם.</w:t>
      </w:r>
    </w:p>
    <w:p w14:paraId="63A089BD" w14:textId="77777777" w:rsidR="009A64A3" w:rsidRPr="009A64A3" w:rsidRDefault="009A64A3" w:rsidP="00CA7C09">
      <w:pPr>
        <w:widowControl w:val="0"/>
        <w:numPr>
          <w:ilvl w:val="0"/>
          <w:numId w:val="5"/>
        </w:numPr>
        <w:spacing w:before="0" w:beforeAutospacing="0" w:after="0" w:afterAutospacing="0" w:line="240" w:lineRule="auto"/>
        <w:ind w:left="2118" w:hanging="709"/>
        <w:jc w:val="both"/>
        <w:rPr>
          <w:rFonts w:ascii="David" w:hAnsi="David" w:cs="David"/>
          <w:color w:val="000000"/>
          <w:sz w:val="24"/>
          <w:szCs w:val="24"/>
          <w:rtl/>
        </w:rPr>
      </w:pPr>
      <w:r w:rsidRPr="009A64A3">
        <w:rPr>
          <w:rFonts w:ascii="David" w:hAnsi="David" w:cs="David"/>
          <w:color w:val="000000"/>
          <w:sz w:val="24"/>
          <w:szCs w:val="24"/>
          <w:rtl/>
        </w:rPr>
        <w:t>כל קבצי התכנון והמסמכים השונים יוטענו למערכת ה-</w:t>
      </w:r>
      <w:r w:rsidRPr="009A64A3">
        <w:rPr>
          <w:rFonts w:ascii="David" w:hAnsi="David" w:cs="David"/>
          <w:color w:val="000000"/>
          <w:sz w:val="24"/>
          <w:szCs w:val="24"/>
        </w:rPr>
        <w:t>@view</w:t>
      </w:r>
      <w:r w:rsidRPr="009A64A3">
        <w:rPr>
          <w:rFonts w:ascii="David" w:hAnsi="David" w:cs="David"/>
          <w:color w:val="000000"/>
          <w:sz w:val="24"/>
          <w:szCs w:val="24"/>
          <w:rtl/>
        </w:rPr>
        <w:t xml:space="preserve">, תעבורת המידע היחידה הקבילה בפרויקט. </w:t>
      </w:r>
    </w:p>
    <w:p w14:paraId="63A089BE" w14:textId="77777777" w:rsidR="009A64A3" w:rsidRPr="009A64A3" w:rsidRDefault="009A64A3" w:rsidP="00CA7C09">
      <w:pPr>
        <w:widowControl w:val="0"/>
        <w:numPr>
          <w:ilvl w:val="0"/>
          <w:numId w:val="5"/>
        </w:numPr>
        <w:spacing w:before="0" w:beforeAutospacing="0" w:after="0" w:afterAutospacing="0" w:line="240" w:lineRule="auto"/>
        <w:ind w:left="2118" w:hanging="709"/>
        <w:jc w:val="both"/>
        <w:rPr>
          <w:rFonts w:ascii="David" w:hAnsi="David" w:cs="David"/>
          <w:color w:val="000000"/>
          <w:sz w:val="24"/>
          <w:szCs w:val="24"/>
        </w:rPr>
      </w:pPr>
      <w:r w:rsidRPr="009A64A3">
        <w:rPr>
          <w:rFonts w:ascii="David" w:hAnsi="David" w:cs="David"/>
          <w:color w:val="000000"/>
          <w:sz w:val="24"/>
          <w:szCs w:val="24"/>
          <w:rtl/>
        </w:rPr>
        <w:t xml:space="preserve">חשבונות המתכנן יוטענו ע"י </w:t>
      </w:r>
      <w:r w:rsidRPr="009A64A3">
        <w:rPr>
          <w:rFonts w:ascii="David" w:hAnsi="David" w:cs="David" w:hint="cs"/>
          <w:color w:val="000000"/>
          <w:sz w:val="24"/>
          <w:szCs w:val="24"/>
          <w:rtl/>
        </w:rPr>
        <w:t>המפקח</w:t>
      </w:r>
      <w:r w:rsidRPr="009A64A3">
        <w:rPr>
          <w:rFonts w:ascii="David" w:hAnsi="David" w:cs="David"/>
          <w:color w:val="000000"/>
          <w:sz w:val="24"/>
          <w:szCs w:val="24"/>
          <w:rtl/>
        </w:rPr>
        <w:t xml:space="preserve"> למערכת ה-</w:t>
      </w:r>
      <w:r w:rsidRPr="009A64A3">
        <w:rPr>
          <w:rFonts w:ascii="David" w:hAnsi="David" w:cs="David"/>
          <w:color w:val="000000"/>
          <w:sz w:val="24"/>
          <w:szCs w:val="24"/>
        </w:rPr>
        <w:t>@view</w:t>
      </w:r>
      <w:r w:rsidRPr="009A64A3">
        <w:rPr>
          <w:rFonts w:ascii="David" w:hAnsi="David" w:cs="David"/>
          <w:color w:val="000000"/>
          <w:sz w:val="24"/>
          <w:szCs w:val="24"/>
          <w:rtl/>
        </w:rPr>
        <w:t xml:space="preserve"> לתיקיית "חשבונות מוגשים", כתנאי לטיפול בהם.</w:t>
      </w:r>
    </w:p>
    <w:p w14:paraId="63A089BF" w14:textId="77777777" w:rsidR="009A64A3" w:rsidRPr="009A64A3" w:rsidRDefault="009A64A3" w:rsidP="00CA7C09">
      <w:pPr>
        <w:spacing w:before="0" w:beforeAutospacing="0" w:after="0" w:afterAutospacing="0" w:line="240" w:lineRule="auto"/>
        <w:jc w:val="both"/>
        <w:rPr>
          <w:rFonts w:ascii="David" w:eastAsia="Times New Roman" w:hAnsi="David" w:cs="David"/>
          <w:b/>
          <w:bCs/>
          <w:sz w:val="24"/>
          <w:szCs w:val="24"/>
          <w:u w:val="single"/>
        </w:rPr>
      </w:pPr>
      <w:r w:rsidRPr="009A64A3">
        <w:rPr>
          <w:rFonts w:ascii="David" w:hAnsi="David" w:cs="David"/>
          <w:sz w:val="24"/>
          <w:szCs w:val="24"/>
          <w:rtl/>
        </w:rPr>
        <w:br w:type="page"/>
      </w:r>
    </w:p>
    <w:p w14:paraId="63A089C0" w14:textId="77777777" w:rsidR="00F600CB" w:rsidRPr="00F600CB" w:rsidRDefault="00F600CB" w:rsidP="00F600CB">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r w:rsidRPr="00F600CB">
        <w:rPr>
          <w:rFonts w:ascii="Times New Roman" w:eastAsia="Times New Roman" w:hAnsi="Times New Roman" w:cs="David"/>
          <w:b/>
          <w:bCs/>
          <w:sz w:val="24"/>
          <w:szCs w:val="24"/>
          <w:u w:val="single"/>
          <w:rtl/>
        </w:rPr>
        <w:t>נספח "ג"</w:t>
      </w:r>
    </w:p>
    <w:p w14:paraId="63A089C1" w14:textId="77777777" w:rsidR="00F600CB" w:rsidRPr="00F600CB" w:rsidRDefault="00F600CB" w:rsidP="00F600CB">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p>
    <w:p w14:paraId="63A089C2" w14:textId="77777777" w:rsidR="00F600CB" w:rsidRPr="00F600CB" w:rsidRDefault="00F600CB" w:rsidP="00F600CB">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r w:rsidRPr="00F600CB">
        <w:rPr>
          <w:rFonts w:ascii="Times New Roman" w:eastAsia="Times New Roman" w:hAnsi="Times New Roman" w:cs="David"/>
          <w:b/>
          <w:bCs/>
          <w:sz w:val="24"/>
          <w:szCs w:val="24"/>
          <w:u w:val="single"/>
          <w:rtl/>
        </w:rPr>
        <w:t>לוח זמנים ושלבי ביצוע</w:t>
      </w:r>
    </w:p>
    <w:p w14:paraId="63A089C3" w14:textId="77777777" w:rsidR="00F600CB" w:rsidRPr="00F600CB" w:rsidRDefault="00F600CB" w:rsidP="00F600CB">
      <w:pPr>
        <w:widowControl w:val="0"/>
        <w:spacing w:before="60" w:beforeAutospacing="0" w:after="60" w:afterAutospacing="0" w:line="240" w:lineRule="auto"/>
        <w:jc w:val="both"/>
        <w:rPr>
          <w:rFonts w:ascii="Times New Roman" w:eastAsia="Times New Roman" w:hAnsi="Times New Roman" w:cs="David"/>
          <w:sz w:val="24"/>
          <w:szCs w:val="24"/>
          <w:rtl/>
        </w:rPr>
      </w:pPr>
    </w:p>
    <w:p w14:paraId="63A089C4" w14:textId="77777777" w:rsidR="00F600CB" w:rsidRPr="00F600CB" w:rsidRDefault="00F600CB" w:rsidP="00F600CB">
      <w:pPr>
        <w:widowControl w:val="0"/>
        <w:spacing w:before="60" w:beforeAutospacing="0" w:after="60" w:afterAutospacing="0" w:line="240" w:lineRule="auto"/>
        <w:jc w:val="both"/>
        <w:rPr>
          <w:rFonts w:ascii="Times New Roman" w:eastAsia="Times New Roman" w:hAnsi="Times New Roman" w:cs="David"/>
          <w:sz w:val="24"/>
          <w:szCs w:val="24"/>
          <w:rtl/>
        </w:rPr>
      </w:pPr>
    </w:p>
    <w:p w14:paraId="63A089C5" w14:textId="77777777" w:rsidR="00F600CB" w:rsidRPr="00F600CB" w:rsidRDefault="00F600CB" w:rsidP="00F600CB">
      <w:pPr>
        <w:widowControl w:val="0"/>
        <w:numPr>
          <w:ilvl w:val="0"/>
          <w:numId w:val="10"/>
        </w:numPr>
        <w:spacing w:before="60" w:beforeAutospacing="0" w:after="60" w:afterAutospacing="0" w:line="240" w:lineRule="auto"/>
        <w:jc w:val="both"/>
        <w:rPr>
          <w:rFonts w:ascii="Times New Roman" w:eastAsia="Times New Roman" w:hAnsi="Times New Roman" w:cs="David"/>
          <w:sz w:val="24"/>
          <w:szCs w:val="24"/>
        </w:rPr>
      </w:pPr>
      <w:r w:rsidRPr="00F600CB">
        <w:rPr>
          <w:rFonts w:ascii="Times New Roman" w:eastAsia="Times New Roman" w:hAnsi="Times New Roman" w:cs="David"/>
          <w:sz w:val="24"/>
          <w:szCs w:val="24"/>
          <w:rtl/>
        </w:rPr>
        <w:t>לוח הזמנים לי</w:t>
      </w:r>
      <w:r w:rsidRPr="00F600CB">
        <w:rPr>
          <w:rFonts w:ascii="Times New Roman" w:eastAsia="Times New Roman" w:hAnsi="Times New Roman" w:cs="David" w:hint="cs"/>
          <w:sz w:val="24"/>
          <w:szCs w:val="24"/>
          <w:rtl/>
        </w:rPr>
        <w:t>י</w:t>
      </w:r>
      <w:r w:rsidRPr="00F600CB">
        <w:rPr>
          <w:rFonts w:ascii="Times New Roman" w:eastAsia="Times New Roman" w:hAnsi="Times New Roman" w:cs="David"/>
          <w:sz w:val="24"/>
          <w:szCs w:val="24"/>
          <w:rtl/>
        </w:rPr>
        <w:t>עוץ כל אחד מהשלבים של הפרויקט יהיה כפי שייקבע מעת לעת על ידי המנהל. לוח הזמנים לפיקוח העליון - ברציפות מתחילת ביצוע העבודות ועד להשלמתן כולל תקופת הבדק, ככל שיידרש על ידי המנהל.</w:t>
      </w:r>
    </w:p>
    <w:p w14:paraId="63A089C6" w14:textId="77777777" w:rsidR="00F600CB" w:rsidRPr="00F600CB" w:rsidRDefault="00F600CB" w:rsidP="00F600CB">
      <w:pPr>
        <w:widowControl w:val="0"/>
        <w:spacing w:before="60" w:beforeAutospacing="0" w:after="60" w:afterAutospacing="0" w:line="240" w:lineRule="auto"/>
        <w:ind w:left="720"/>
        <w:jc w:val="both"/>
        <w:rPr>
          <w:rFonts w:ascii="Times New Roman" w:eastAsia="Times New Roman" w:hAnsi="Times New Roman" w:cs="David"/>
          <w:sz w:val="24"/>
          <w:szCs w:val="24"/>
          <w:rtl/>
        </w:rPr>
      </w:pPr>
    </w:p>
    <w:p w14:paraId="63A089C7" w14:textId="77777777" w:rsidR="00F600CB" w:rsidRPr="00F600CB" w:rsidRDefault="00CA7C09" w:rsidP="00F600CB">
      <w:pPr>
        <w:widowControl w:val="0"/>
        <w:numPr>
          <w:ilvl w:val="0"/>
          <w:numId w:val="10"/>
        </w:numPr>
        <w:spacing w:before="60" w:beforeAutospacing="0" w:after="60" w:afterAutospacing="0" w:line="240" w:lineRule="auto"/>
        <w:jc w:val="both"/>
        <w:rPr>
          <w:rFonts w:ascii="Times New Roman" w:eastAsia="Times New Roman" w:hAnsi="Times New Roman" w:cs="David"/>
          <w:sz w:val="24"/>
          <w:szCs w:val="24"/>
          <w:rtl/>
        </w:rPr>
      </w:pPr>
      <w:r>
        <w:rPr>
          <w:rFonts w:ascii="Times New Roman" w:eastAsia="Times New Roman" w:hAnsi="Times New Roman" w:cs="David" w:hint="cs"/>
          <w:sz w:val="24"/>
          <w:szCs w:val="24"/>
          <w:rtl/>
        </w:rPr>
        <w:t>היועץ</w:t>
      </w:r>
      <w:r w:rsidR="00F600CB" w:rsidRPr="00F600CB">
        <w:rPr>
          <w:rFonts w:ascii="Times New Roman" w:eastAsia="Times New Roman" w:hAnsi="Times New Roman" w:cs="David"/>
          <w:sz w:val="24"/>
          <w:szCs w:val="24"/>
          <w:rtl/>
        </w:rPr>
        <w:t xml:space="preserve"> וצוותו יעסקו בפרויקט לפי הצורך וללא הגבלת זמן.</w:t>
      </w:r>
    </w:p>
    <w:p w14:paraId="63A089C8" w14:textId="77777777" w:rsidR="00F600CB" w:rsidRPr="00F600CB" w:rsidRDefault="00F600CB" w:rsidP="00F600CB">
      <w:pPr>
        <w:widowControl w:val="0"/>
        <w:spacing w:before="60" w:beforeAutospacing="0" w:after="60" w:afterAutospacing="0" w:line="240" w:lineRule="auto"/>
        <w:ind w:left="720"/>
        <w:jc w:val="both"/>
        <w:rPr>
          <w:rFonts w:ascii="Times New Roman" w:eastAsia="Times New Roman" w:hAnsi="Times New Roman" w:cs="David"/>
          <w:sz w:val="24"/>
          <w:szCs w:val="24"/>
          <w:rtl/>
        </w:rPr>
      </w:pPr>
    </w:p>
    <w:p w14:paraId="63A089C9" w14:textId="77777777" w:rsidR="00F600CB" w:rsidRPr="00F600CB" w:rsidRDefault="00F600CB" w:rsidP="00F600CB">
      <w:pPr>
        <w:widowControl w:val="0"/>
        <w:numPr>
          <w:ilvl w:val="0"/>
          <w:numId w:val="10"/>
        </w:numPr>
        <w:spacing w:before="60" w:beforeAutospacing="0" w:after="60" w:afterAutospacing="0" w:line="240" w:lineRule="auto"/>
        <w:jc w:val="both"/>
        <w:rPr>
          <w:rFonts w:ascii="Times New Roman" w:eastAsia="Times New Roman" w:hAnsi="Times New Roman" w:cs="David"/>
          <w:sz w:val="24"/>
          <w:szCs w:val="24"/>
          <w:rtl/>
        </w:rPr>
      </w:pPr>
      <w:r w:rsidRPr="00F600CB">
        <w:rPr>
          <w:rFonts w:ascii="Times New Roman" w:eastAsia="Times New Roman" w:hAnsi="Times New Roman" w:cs="David" w:hint="cs"/>
          <w:sz w:val="24"/>
          <w:szCs w:val="24"/>
          <w:rtl/>
        </w:rPr>
        <w:t>ה</w:t>
      </w:r>
      <w:r w:rsidR="00B06D6A">
        <w:rPr>
          <w:rFonts w:ascii="Times New Roman" w:eastAsia="Times New Roman" w:hAnsi="Times New Roman" w:cs="David" w:hint="cs"/>
          <w:sz w:val="24"/>
          <w:szCs w:val="24"/>
          <w:rtl/>
        </w:rPr>
        <w:t>יועץ</w:t>
      </w:r>
      <w:r w:rsidRPr="00F600CB">
        <w:rPr>
          <w:rFonts w:ascii="Times New Roman" w:eastAsia="Times New Roman" w:hAnsi="Times New Roman" w:cs="David"/>
          <w:sz w:val="24"/>
          <w:szCs w:val="24"/>
          <w:rtl/>
        </w:rPr>
        <w:t xml:space="preserve"> ימסור את התכניות ו/או המסמכים לאישור המזמין בהתאם ללוח הזמנים והתכניות ו/או המסמכים לא יחשבו כמושלמים עד לקבלת אישור המזמין.</w:t>
      </w:r>
    </w:p>
    <w:p w14:paraId="63A089CA" w14:textId="77777777" w:rsidR="00F600CB" w:rsidRPr="00F600CB" w:rsidRDefault="00F600CB" w:rsidP="00F600CB">
      <w:pPr>
        <w:widowControl w:val="0"/>
        <w:spacing w:before="60" w:beforeAutospacing="0" w:after="60" w:afterAutospacing="0" w:line="240" w:lineRule="auto"/>
        <w:ind w:left="720"/>
        <w:jc w:val="both"/>
        <w:rPr>
          <w:rFonts w:ascii="Times New Roman" w:eastAsia="Times New Roman" w:hAnsi="Times New Roman" w:cs="David"/>
          <w:sz w:val="24"/>
          <w:szCs w:val="24"/>
          <w:rtl/>
        </w:rPr>
      </w:pPr>
    </w:p>
    <w:p w14:paraId="63A089CB" w14:textId="77777777" w:rsidR="00F600CB" w:rsidRPr="00F600CB" w:rsidRDefault="00F600CB" w:rsidP="00F600CB">
      <w:pPr>
        <w:widowControl w:val="0"/>
        <w:numPr>
          <w:ilvl w:val="0"/>
          <w:numId w:val="10"/>
        </w:numPr>
        <w:spacing w:before="60" w:beforeAutospacing="0" w:after="60" w:afterAutospacing="0" w:line="240" w:lineRule="auto"/>
        <w:jc w:val="both"/>
        <w:rPr>
          <w:rFonts w:ascii="Times New Roman" w:eastAsia="Times New Roman" w:hAnsi="Times New Roman" w:cs="David"/>
          <w:sz w:val="24"/>
          <w:szCs w:val="24"/>
          <w:rtl/>
        </w:rPr>
      </w:pPr>
      <w:r w:rsidRPr="00F600CB">
        <w:rPr>
          <w:rFonts w:ascii="Times New Roman" w:eastAsia="Times New Roman" w:hAnsi="Times New Roman" w:cs="David"/>
          <w:sz w:val="24"/>
          <w:szCs w:val="24"/>
          <w:rtl/>
        </w:rPr>
        <w:t xml:space="preserve">העביר המזמין </w:t>
      </w:r>
      <w:r w:rsidRPr="00F600CB">
        <w:rPr>
          <w:rFonts w:ascii="Times New Roman" w:eastAsia="Times New Roman" w:hAnsi="Times New Roman" w:cs="David" w:hint="cs"/>
          <w:sz w:val="24"/>
          <w:szCs w:val="24"/>
          <w:rtl/>
        </w:rPr>
        <w:t>ל</w:t>
      </w:r>
      <w:r w:rsidR="00B06D6A">
        <w:rPr>
          <w:rFonts w:ascii="Times New Roman" w:eastAsia="Times New Roman" w:hAnsi="Times New Roman" w:cs="David" w:hint="cs"/>
          <w:sz w:val="24"/>
          <w:szCs w:val="24"/>
          <w:rtl/>
        </w:rPr>
        <w:t>יועץ</w:t>
      </w:r>
      <w:r w:rsidRPr="00F600CB">
        <w:rPr>
          <w:rFonts w:ascii="Times New Roman" w:eastAsia="Times New Roman" w:hAnsi="Times New Roman" w:cs="David"/>
          <w:sz w:val="24"/>
          <w:szCs w:val="24"/>
          <w:rtl/>
        </w:rPr>
        <w:t xml:space="preserve"> הערות או הנחיות נוספות לגבי התכניות ו/או המסמכים, יעדכן </w:t>
      </w:r>
      <w:r w:rsidRPr="00F600CB">
        <w:rPr>
          <w:rFonts w:ascii="Times New Roman" w:eastAsia="Times New Roman" w:hAnsi="Times New Roman" w:cs="David" w:hint="cs"/>
          <w:sz w:val="24"/>
          <w:szCs w:val="24"/>
          <w:rtl/>
        </w:rPr>
        <w:t>ה</w:t>
      </w:r>
      <w:r w:rsidR="00B06D6A">
        <w:rPr>
          <w:rFonts w:ascii="Times New Roman" w:eastAsia="Times New Roman" w:hAnsi="Times New Roman" w:cs="David" w:hint="cs"/>
          <w:sz w:val="24"/>
          <w:szCs w:val="24"/>
          <w:rtl/>
        </w:rPr>
        <w:t>יועץ</w:t>
      </w:r>
      <w:r w:rsidRPr="00F600CB">
        <w:rPr>
          <w:rFonts w:ascii="Times New Roman" w:eastAsia="Times New Roman" w:hAnsi="Times New Roman" w:cs="David"/>
          <w:sz w:val="24"/>
          <w:szCs w:val="24"/>
          <w:rtl/>
        </w:rPr>
        <w:t xml:space="preserve"> את התכניות ו/או המסמכים תוך פרק זמן סביר שיוסכם בינו לבין המזמין, ואולם בכל מקרה לא יעלה על פרק הזמן הנקוב עבור אותו שלב בלוח הזמנים. האמור לעיל מותנה בכך שהמזמין ימציא </w:t>
      </w:r>
      <w:r w:rsidRPr="00F600CB">
        <w:rPr>
          <w:rFonts w:ascii="Times New Roman" w:eastAsia="Times New Roman" w:hAnsi="Times New Roman" w:cs="David" w:hint="cs"/>
          <w:sz w:val="24"/>
          <w:szCs w:val="24"/>
          <w:rtl/>
        </w:rPr>
        <w:t>ל</w:t>
      </w:r>
      <w:r w:rsidR="00B06D6A">
        <w:rPr>
          <w:rFonts w:ascii="Times New Roman" w:eastAsia="Times New Roman" w:hAnsi="Times New Roman" w:cs="David" w:hint="cs"/>
          <w:sz w:val="24"/>
          <w:szCs w:val="24"/>
          <w:rtl/>
        </w:rPr>
        <w:t>יועץ</w:t>
      </w:r>
      <w:r w:rsidRPr="00F600CB">
        <w:rPr>
          <w:rFonts w:ascii="Times New Roman" w:eastAsia="Times New Roman" w:hAnsi="Times New Roman" w:cs="David"/>
          <w:sz w:val="24"/>
          <w:szCs w:val="24"/>
          <w:rtl/>
        </w:rPr>
        <w:t xml:space="preserve"> הערותיו ו/או הנחיותיו לגבי תכניות ו/או מסמכים שהוגשו לו על ידי ה</w:t>
      </w:r>
      <w:r w:rsidR="00B06D6A">
        <w:rPr>
          <w:rFonts w:ascii="Times New Roman" w:eastAsia="Times New Roman" w:hAnsi="Times New Roman" w:cs="David"/>
          <w:sz w:val="24"/>
          <w:szCs w:val="24"/>
          <w:rtl/>
        </w:rPr>
        <w:t>יועץ</w:t>
      </w:r>
      <w:r w:rsidRPr="00F600CB">
        <w:rPr>
          <w:rFonts w:ascii="Times New Roman" w:eastAsia="Times New Roman" w:hAnsi="Times New Roman" w:cs="David"/>
          <w:sz w:val="24"/>
          <w:szCs w:val="24"/>
          <w:rtl/>
        </w:rPr>
        <w:t xml:space="preserve"> בתוך 30 יום ממועד הגשתן למזמין.</w:t>
      </w:r>
    </w:p>
    <w:p w14:paraId="63A089CC" w14:textId="77777777" w:rsidR="00F600CB" w:rsidRPr="00F600CB" w:rsidRDefault="00F600CB" w:rsidP="00F600CB">
      <w:pPr>
        <w:widowControl w:val="0"/>
        <w:spacing w:before="60" w:beforeAutospacing="0" w:after="60" w:afterAutospacing="0" w:line="240" w:lineRule="auto"/>
        <w:ind w:left="720"/>
        <w:jc w:val="both"/>
        <w:rPr>
          <w:rFonts w:ascii="Times New Roman" w:eastAsia="Times New Roman" w:hAnsi="Times New Roman" w:cs="David"/>
          <w:sz w:val="24"/>
          <w:szCs w:val="24"/>
          <w:rtl/>
        </w:rPr>
      </w:pPr>
    </w:p>
    <w:p w14:paraId="63A089CD" w14:textId="77777777" w:rsidR="00F600CB" w:rsidRPr="00F600CB" w:rsidRDefault="00F600CB" w:rsidP="00F600CB">
      <w:pPr>
        <w:widowControl w:val="0"/>
        <w:numPr>
          <w:ilvl w:val="0"/>
          <w:numId w:val="10"/>
        </w:numPr>
        <w:spacing w:before="60" w:beforeAutospacing="0" w:after="60" w:afterAutospacing="0" w:line="240" w:lineRule="auto"/>
        <w:jc w:val="both"/>
        <w:rPr>
          <w:rFonts w:ascii="Times New Roman" w:eastAsia="Times New Roman" w:hAnsi="Times New Roman" w:cs="David"/>
          <w:sz w:val="24"/>
          <w:szCs w:val="24"/>
        </w:rPr>
      </w:pPr>
      <w:r w:rsidRPr="00F600CB">
        <w:rPr>
          <w:rFonts w:ascii="Times New Roman" w:eastAsia="Times New Roman" w:hAnsi="Times New Roman" w:cs="David"/>
          <w:sz w:val="24"/>
          <w:szCs w:val="24"/>
          <w:rtl/>
        </w:rPr>
        <w:t xml:space="preserve">אם לא יקבע לוח זמנים במעמד חתימת החוזה יעביר </w:t>
      </w:r>
      <w:r w:rsidRPr="00F600CB">
        <w:rPr>
          <w:rFonts w:ascii="Times New Roman" w:eastAsia="Times New Roman" w:hAnsi="Times New Roman" w:cs="David" w:hint="cs"/>
          <w:sz w:val="24"/>
          <w:szCs w:val="24"/>
          <w:rtl/>
        </w:rPr>
        <w:t>ה</w:t>
      </w:r>
      <w:r w:rsidR="00B06D6A">
        <w:rPr>
          <w:rFonts w:ascii="Times New Roman" w:eastAsia="Times New Roman" w:hAnsi="Times New Roman" w:cs="David" w:hint="cs"/>
          <w:sz w:val="24"/>
          <w:szCs w:val="24"/>
          <w:rtl/>
        </w:rPr>
        <w:t>יועץ</w:t>
      </w:r>
      <w:r w:rsidRPr="00F600CB">
        <w:rPr>
          <w:rFonts w:ascii="Times New Roman" w:eastAsia="Times New Roman" w:hAnsi="Times New Roman" w:cs="David"/>
          <w:sz w:val="24"/>
          <w:szCs w:val="24"/>
          <w:rtl/>
        </w:rPr>
        <w:t xml:space="preserve"> לוח זמנים ראשוני לאישור המנהל תוך 7 ימים ממועד החתימה.</w:t>
      </w:r>
    </w:p>
    <w:p w14:paraId="63A089CE" w14:textId="77777777" w:rsidR="00F600CB" w:rsidRPr="00F600CB" w:rsidRDefault="00F600CB" w:rsidP="00F600CB">
      <w:pPr>
        <w:spacing w:before="0" w:beforeAutospacing="0" w:after="0" w:afterAutospacing="0" w:line="360" w:lineRule="auto"/>
        <w:ind w:left="720"/>
        <w:jc w:val="both"/>
        <w:rPr>
          <w:rFonts w:ascii="Times New Roman" w:eastAsia="Times New Roman" w:hAnsi="Times New Roman" w:cs="David"/>
          <w:sz w:val="24"/>
          <w:szCs w:val="24"/>
          <w:rtl/>
        </w:rPr>
      </w:pPr>
    </w:p>
    <w:p w14:paraId="63A089CF" w14:textId="77777777" w:rsidR="00F600CB" w:rsidRPr="00F600CB" w:rsidRDefault="00F600CB" w:rsidP="005D0EFB">
      <w:pPr>
        <w:widowControl w:val="0"/>
        <w:numPr>
          <w:ilvl w:val="0"/>
          <w:numId w:val="10"/>
        </w:numPr>
        <w:spacing w:before="0" w:beforeAutospacing="0" w:after="0" w:afterAutospacing="0" w:line="240" w:lineRule="auto"/>
        <w:jc w:val="both"/>
        <w:rPr>
          <w:rFonts w:ascii="Times New Roman" w:eastAsia="Times New Roman" w:hAnsi="Times New Roman" w:cs="David"/>
          <w:sz w:val="25"/>
          <w:szCs w:val="24"/>
        </w:rPr>
      </w:pPr>
      <w:r w:rsidRPr="00F600CB">
        <w:rPr>
          <w:rFonts w:ascii="Times New Roman" w:eastAsia="Times New Roman" w:hAnsi="Times New Roman" w:cs="David"/>
          <w:sz w:val="25"/>
          <w:szCs w:val="24"/>
          <w:rtl/>
        </w:rPr>
        <w:t xml:space="preserve">התקדמות </w:t>
      </w:r>
      <w:r w:rsidR="005D0EFB">
        <w:rPr>
          <w:rFonts w:ascii="Times New Roman" w:eastAsia="Times New Roman" w:hAnsi="Times New Roman" w:cs="David" w:hint="cs"/>
          <w:sz w:val="25"/>
          <w:szCs w:val="24"/>
          <w:rtl/>
        </w:rPr>
        <w:t xml:space="preserve">הייעוץ </w:t>
      </w:r>
      <w:r w:rsidRPr="00F600CB">
        <w:rPr>
          <w:rFonts w:ascii="Times New Roman" w:eastAsia="Times New Roman" w:hAnsi="Times New Roman" w:cs="David"/>
          <w:sz w:val="25"/>
          <w:szCs w:val="24"/>
          <w:rtl/>
        </w:rPr>
        <w:t>תעשה לפי שלבי הפרויקט ועל פי שינויי תכנון של האדריכל והיועצים, ללא זכות לתוספות שכר.</w:t>
      </w:r>
    </w:p>
    <w:p w14:paraId="63A089D0" w14:textId="77777777" w:rsidR="00F600CB" w:rsidRPr="00F600CB" w:rsidRDefault="00F600CB" w:rsidP="00F600CB">
      <w:pPr>
        <w:spacing w:before="0" w:beforeAutospacing="0" w:after="0" w:afterAutospacing="0" w:line="360" w:lineRule="auto"/>
        <w:ind w:left="720"/>
        <w:jc w:val="both"/>
        <w:rPr>
          <w:rFonts w:ascii="Times New Roman" w:eastAsia="Times New Roman" w:hAnsi="Times New Roman" w:cs="David"/>
          <w:sz w:val="25"/>
          <w:szCs w:val="24"/>
          <w:rtl/>
        </w:rPr>
      </w:pPr>
    </w:p>
    <w:p w14:paraId="63A089D1" w14:textId="77777777" w:rsidR="00F600CB" w:rsidRPr="00F600CB" w:rsidRDefault="00F600CB" w:rsidP="00F600CB">
      <w:pPr>
        <w:widowControl w:val="0"/>
        <w:numPr>
          <w:ilvl w:val="0"/>
          <w:numId w:val="10"/>
        </w:numPr>
        <w:spacing w:before="0" w:beforeAutospacing="0" w:after="0" w:afterAutospacing="0" w:line="240" w:lineRule="auto"/>
        <w:jc w:val="both"/>
        <w:rPr>
          <w:rFonts w:ascii="Times New Roman" w:eastAsia="Times New Roman" w:hAnsi="Times New Roman" w:cs="David"/>
          <w:sz w:val="25"/>
          <w:szCs w:val="24"/>
        </w:rPr>
      </w:pPr>
      <w:r w:rsidRPr="00F600CB">
        <w:rPr>
          <w:rFonts w:ascii="Times New Roman" w:eastAsia="Times New Roman" w:hAnsi="Times New Roman" w:cs="David" w:hint="cs"/>
          <w:sz w:val="25"/>
          <w:szCs w:val="24"/>
          <w:u w:val="single"/>
          <w:rtl/>
        </w:rPr>
        <w:t>לו"ז עקרוני</w:t>
      </w:r>
      <w:r w:rsidRPr="00F600CB">
        <w:rPr>
          <w:rFonts w:ascii="Times New Roman" w:eastAsia="Times New Roman" w:hAnsi="Times New Roman" w:cs="David" w:hint="cs"/>
          <w:sz w:val="25"/>
          <w:szCs w:val="24"/>
          <w:rtl/>
        </w:rPr>
        <w:t>:</w:t>
      </w:r>
    </w:p>
    <w:p w14:paraId="63A089D2" w14:textId="77777777" w:rsidR="00F600CB" w:rsidRPr="00F600CB" w:rsidRDefault="00F600CB" w:rsidP="00F600CB">
      <w:pPr>
        <w:spacing w:before="0" w:beforeAutospacing="0" w:after="0" w:afterAutospacing="0" w:line="240" w:lineRule="auto"/>
        <w:ind w:left="720"/>
        <w:jc w:val="both"/>
        <w:rPr>
          <w:rFonts w:ascii="Times New Roman" w:eastAsia="Times New Roman" w:hAnsi="Times New Roman" w:cs="David"/>
          <w:sz w:val="25"/>
          <w:szCs w:val="24"/>
          <w:rtl/>
        </w:rPr>
      </w:pPr>
    </w:p>
    <w:p w14:paraId="63A089D3" w14:textId="77777777" w:rsidR="00F600CB" w:rsidRPr="00F600CB" w:rsidRDefault="00F600CB" w:rsidP="00F600CB">
      <w:pPr>
        <w:widowControl w:val="0"/>
        <w:numPr>
          <w:ilvl w:val="1"/>
          <w:numId w:val="10"/>
        </w:numPr>
        <w:spacing w:before="0" w:beforeAutospacing="0" w:after="0" w:afterAutospacing="0" w:line="240" w:lineRule="auto"/>
        <w:jc w:val="both"/>
        <w:rPr>
          <w:rFonts w:ascii="Times New Roman" w:eastAsia="Times New Roman" w:hAnsi="Times New Roman" w:cs="David"/>
          <w:sz w:val="25"/>
          <w:szCs w:val="24"/>
        </w:rPr>
      </w:pPr>
      <w:r w:rsidRPr="00F600CB">
        <w:rPr>
          <w:rFonts w:ascii="Times New Roman" w:eastAsia="Times New Roman" w:hAnsi="Times New Roman" w:cs="David" w:hint="cs"/>
          <w:sz w:val="25"/>
          <w:szCs w:val="24"/>
          <w:rtl/>
        </w:rPr>
        <w:t xml:space="preserve">השלמת תכנון מוקדם </w:t>
      </w:r>
      <w:r w:rsidRPr="00F600CB">
        <w:rPr>
          <w:rFonts w:ascii="Times New Roman" w:eastAsia="Times New Roman" w:hAnsi="Times New Roman" w:cs="David"/>
          <w:sz w:val="25"/>
          <w:szCs w:val="24"/>
          <w:rtl/>
        </w:rPr>
        <w:t>–</w:t>
      </w:r>
      <w:r w:rsidRPr="00F600CB">
        <w:rPr>
          <w:rFonts w:ascii="Times New Roman" w:eastAsia="Times New Roman" w:hAnsi="Times New Roman" w:cs="David" w:hint="cs"/>
          <w:sz w:val="25"/>
          <w:szCs w:val="24"/>
          <w:rtl/>
        </w:rPr>
        <w:tab/>
      </w:r>
      <w:r w:rsidRPr="00F600CB">
        <w:rPr>
          <w:rFonts w:ascii="Times New Roman" w:eastAsia="Times New Roman" w:hAnsi="Times New Roman" w:cs="David" w:hint="cs"/>
          <w:sz w:val="25"/>
          <w:szCs w:val="24"/>
          <w:rtl/>
        </w:rPr>
        <w:tab/>
      </w:r>
      <w:r w:rsidRPr="00F600CB">
        <w:rPr>
          <w:rFonts w:ascii="Times New Roman" w:eastAsia="Times New Roman" w:hAnsi="Times New Roman" w:cs="David" w:hint="cs"/>
          <w:sz w:val="25"/>
          <w:szCs w:val="24"/>
          <w:rtl/>
        </w:rPr>
        <w:tab/>
      </w:r>
      <w:r w:rsidRPr="00F600CB">
        <w:rPr>
          <w:rFonts w:ascii="Times New Roman" w:eastAsia="Times New Roman" w:hAnsi="Times New Roman" w:cs="David" w:hint="cs"/>
          <w:sz w:val="25"/>
          <w:szCs w:val="24"/>
        </w:rPr>
        <w:t>XX/XXXX</w:t>
      </w:r>
    </w:p>
    <w:p w14:paraId="63A089D4" w14:textId="77777777" w:rsidR="00F600CB" w:rsidRPr="00F600CB" w:rsidRDefault="00F600CB" w:rsidP="00F600CB">
      <w:pPr>
        <w:widowControl w:val="0"/>
        <w:numPr>
          <w:ilvl w:val="1"/>
          <w:numId w:val="10"/>
        </w:numPr>
        <w:spacing w:before="0" w:beforeAutospacing="0" w:after="0" w:afterAutospacing="0" w:line="240" w:lineRule="auto"/>
        <w:jc w:val="both"/>
        <w:rPr>
          <w:rFonts w:ascii="Times New Roman" w:eastAsia="Times New Roman" w:hAnsi="Times New Roman" w:cs="David"/>
          <w:sz w:val="25"/>
          <w:szCs w:val="24"/>
        </w:rPr>
      </w:pPr>
      <w:r w:rsidRPr="00F600CB">
        <w:rPr>
          <w:rFonts w:ascii="Times New Roman" w:eastAsia="Times New Roman" w:hAnsi="Times New Roman" w:cs="David" w:hint="cs"/>
          <w:sz w:val="25"/>
          <w:szCs w:val="24"/>
          <w:rtl/>
        </w:rPr>
        <w:t xml:space="preserve">השלמת תכנון סופי להיתרים </w:t>
      </w:r>
      <w:r w:rsidRPr="00F600CB">
        <w:rPr>
          <w:rFonts w:ascii="Times New Roman" w:eastAsia="Times New Roman" w:hAnsi="Times New Roman" w:cs="David"/>
          <w:sz w:val="25"/>
          <w:szCs w:val="24"/>
          <w:rtl/>
        </w:rPr>
        <w:t>–</w:t>
      </w:r>
      <w:r w:rsidRPr="00F600CB">
        <w:rPr>
          <w:rFonts w:ascii="Times New Roman" w:eastAsia="Times New Roman" w:hAnsi="Times New Roman" w:cs="David" w:hint="cs"/>
          <w:sz w:val="25"/>
          <w:szCs w:val="24"/>
          <w:rtl/>
        </w:rPr>
        <w:tab/>
      </w:r>
      <w:r w:rsidRPr="00F600CB">
        <w:rPr>
          <w:rFonts w:ascii="Times New Roman" w:eastAsia="Times New Roman" w:hAnsi="Times New Roman" w:cs="David" w:hint="cs"/>
          <w:sz w:val="25"/>
          <w:szCs w:val="24"/>
          <w:rtl/>
        </w:rPr>
        <w:tab/>
      </w:r>
      <w:r w:rsidRPr="00F600CB">
        <w:rPr>
          <w:rFonts w:ascii="Times New Roman" w:eastAsia="Times New Roman" w:hAnsi="Times New Roman" w:cs="David" w:hint="cs"/>
          <w:sz w:val="25"/>
          <w:szCs w:val="24"/>
        </w:rPr>
        <w:t>XX/XXXX</w:t>
      </w:r>
    </w:p>
    <w:p w14:paraId="63A089D5" w14:textId="77777777" w:rsidR="00F600CB" w:rsidRPr="00F600CB" w:rsidRDefault="00F600CB" w:rsidP="00F600CB">
      <w:pPr>
        <w:widowControl w:val="0"/>
        <w:numPr>
          <w:ilvl w:val="1"/>
          <w:numId w:val="10"/>
        </w:numPr>
        <w:spacing w:before="0" w:beforeAutospacing="0" w:after="0" w:afterAutospacing="0" w:line="240" w:lineRule="auto"/>
        <w:jc w:val="both"/>
        <w:rPr>
          <w:rFonts w:ascii="Times New Roman" w:eastAsia="Times New Roman" w:hAnsi="Times New Roman" w:cs="David"/>
          <w:sz w:val="25"/>
          <w:szCs w:val="24"/>
        </w:rPr>
      </w:pPr>
      <w:r w:rsidRPr="00F600CB">
        <w:rPr>
          <w:rFonts w:ascii="Times New Roman" w:eastAsia="Times New Roman" w:hAnsi="Times New Roman" w:cs="David" w:hint="cs"/>
          <w:sz w:val="25"/>
          <w:szCs w:val="24"/>
          <w:rtl/>
        </w:rPr>
        <w:t xml:space="preserve">השלמת תכנון מפורט למכרזים </w:t>
      </w:r>
      <w:r w:rsidRPr="00F600CB">
        <w:rPr>
          <w:rFonts w:ascii="Times New Roman" w:eastAsia="Times New Roman" w:hAnsi="Times New Roman" w:cs="David"/>
          <w:sz w:val="25"/>
          <w:szCs w:val="24"/>
          <w:rtl/>
        </w:rPr>
        <w:t>–</w:t>
      </w:r>
      <w:r w:rsidRPr="00F600CB">
        <w:rPr>
          <w:rFonts w:ascii="Times New Roman" w:eastAsia="Times New Roman" w:hAnsi="Times New Roman" w:cs="David" w:hint="cs"/>
          <w:sz w:val="25"/>
          <w:szCs w:val="24"/>
          <w:rtl/>
        </w:rPr>
        <w:tab/>
      </w:r>
      <w:r w:rsidRPr="00F600CB">
        <w:rPr>
          <w:rFonts w:ascii="Times New Roman" w:eastAsia="Times New Roman" w:hAnsi="Times New Roman" w:cs="David" w:hint="cs"/>
          <w:sz w:val="25"/>
          <w:szCs w:val="24"/>
          <w:rtl/>
        </w:rPr>
        <w:tab/>
      </w:r>
      <w:r w:rsidRPr="00F600CB">
        <w:rPr>
          <w:rFonts w:ascii="Times New Roman" w:eastAsia="Times New Roman" w:hAnsi="Times New Roman" w:cs="David" w:hint="cs"/>
          <w:sz w:val="25"/>
          <w:szCs w:val="24"/>
        </w:rPr>
        <w:t>XX/XXXX</w:t>
      </w:r>
      <w:r w:rsidRPr="00F600CB" w:rsidDel="000E38B3">
        <w:rPr>
          <w:rFonts w:ascii="Times New Roman" w:eastAsia="Times New Roman" w:hAnsi="Times New Roman" w:cs="David" w:hint="cs"/>
          <w:sz w:val="25"/>
          <w:szCs w:val="24"/>
          <w:rtl/>
        </w:rPr>
        <w:t xml:space="preserve"> </w:t>
      </w:r>
    </w:p>
    <w:p w14:paraId="63A089D6" w14:textId="77777777" w:rsidR="00F600CB" w:rsidRPr="00F600CB" w:rsidRDefault="00F600CB" w:rsidP="00F600CB">
      <w:pPr>
        <w:widowControl w:val="0"/>
        <w:numPr>
          <w:ilvl w:val="1"/>
          <w:numId w:val="10"/>
        </w:numPr>
        <w:spacing w:before="0" w:beforeAutospacing="0" w:after="0" w:afterAutospacing="0" w:line="240" w:lineRule="auto"/>
        <w:jc w:val="both"/>
        <w:rPr>
          <w:rFonts w:ascii="Times New Roman" w:eastAsia="Times New Roman" w:hAnsi="Times New Roman" w:cs="David"/>
          <w:sz w:val="25"/>
          <w:szCs w:val="24"/>
        </w:rPr>
      </w:pPr>
      <w:r w:rsidRPr="00F600CB">
        <w:rPr>
          <w:rFonts w:ascii="Times New Roman" w:eastAsia="Times New Roman" w:hAnsi="Times New Roman" w:cs="David" w:hint="cs"/>
          <w:sz w:val="25"/>
          <w:szCs w:val="24"/>
          <w:rtl/>
        </w:rPr>
        <w:t xml:space="preserve">יציאה למכרזים </w:t>
      </w:r>
      <w:r w:rsidRPr="00F600CB">
        <w:rPr>
          <w:rFonts w:ascii="Times New Roman" w:eastAsia="Times New Roman" w:hAnsi="Times New Roman" w:cs="David"/>
          <w:sz w:val="25"/>
          <w:szCs w:val="24"/>
          <w:rtl/>
        </w:rPr>
        <w:t>–</w:t>
      </w:r>
      <w:r w:rsidRPr="00F600CB">
        <w:rPr>
          <w:rFonts w:ascii="Times New Roman" w:eastAsia="Times New Roman" w:hAnsi="Times New Roman" w:cs="David" w:hint="cs"/>
          <w:sz w:val="25"/>
          <w:szCs w:val="24"/>
          <w:rtl/>
        </w:rPr>
        <w:t xml:space="preserve"> </w:t>
      </w:r>
      <w:r w:rsidRPr="00F600CB">
        <w:rPr>
          <w:rFonts w:ascii="Times New Roman" w:eastAsia="Times New Roman" w:hAnsi="Times New Roman" w:cs="David" w:hint="cs"/>
          <w:sz w:val="25"/>
          <w:szCs w:val="24"/>
          <w:rtl/>
        </w:rPr>
        <w:tab/>
      </w:r>
      <w:r w:rsidRPr="00F600CB">
        <w:rPr>
          <w:rFonts w:ascii="Times New Roman" w:eastAsia="Times New Roman" w:hAnsi="Times New Roman" w:cs="David" w:hint="cs"/>
          <w:sz w:val="25"/>
          <w:szCs w:val="24"/>
          <w:rtl/>
        </w:rPr>
        <w:tab/>
      </w:r>
      <w:r w:rsidRPr="00F600CB">
        <w:rPr>
          <w:rFonts w:ascii="Times New Roman" w:eastAsia="Times New Roman" w:hAnsi="Times New Roman" w:cs="David" w:hint="cs"/>
          <w:sz w:val="25"/>
          <w:szCs w:val="24"/>
          <w:rtl/>
        </w:rPr>
        <w:tab/>
      </w:r>
      <w:r w:rsidRPr="00F600CB">
        <w:rPr>
          <w:rFonts w:ascii="Times New Roman" w:eastAsia="Times New Roman" w:hAnsi="Times New Roman" w:cs="David" w:hint="cs"/>
          <w:sz w:val="25"/>
          <w:szCs w:val="24"/>
        </w:rPr>
        <w:t>XX/XXXX</w:t>
      </w:r>
      <w:r w:rsidRPr="00F600CB" w:rsidDel="000E38B3">
        <w:rPr>
          <w:rFonts w:ascii="Times New Roman" w:eastAsia="Times New Roman" w:hAnsi="Times New Roman" w:cs="David" w:hint="cs"/>
          <w:sz w:val="25"/>
          <w:szCs w:val="24"/>
          <w:rtl/>
        </w:rPr>
        <w:t xml:space="preserve"> </w:t>
      </w:r>
    </w:p>
    <w:p w14:paraId="63A089D7" w14:textId="77777777" w:rsidR="00F600CB" w:rsidRPr="00F600CB" w:rsidRDefault="00F600CB" w:rsidP="00F600CB">
      <w:pPr>
        <w:widowControl w:val="0"/>
        <w:numPr>
          <w:ilvl w:val="1"/>
          <w:numId w:val="10"/>
        </w:numPr>
        <w:spacing w:before="0" w:beforeAutospacing="0" w:after="0" w:afterAutospacing="0" w:line="240" w:lineRule="auto"/>
        <w:jc w:val="both"/>
        <w:rPr>
          <w:rFonts w:ascii="Times New Roman" w:eastAsia="Times New Roman" w:hAnsi="Times New Roman" w:cs="David"/>
          <w:sz w:val="25"/>
          <w:szCs w:val="24"/>
          <w:rtl/>
        </w:rPr>
      </w:pPr>
      <w:r w:rsidRPr="00F600CB">
        <w:rPr>
          <w:rFonts w:ascii="Times New Roman" w:eastAsia="Times New Roman" w:hAnsi="Times New Roman" w:cs="David" w:hint="cs"/>
          <w:sz w:val="25"/>
          <w:szCs w:val="24"/>
          <w:rtl/>
        </w:rPr>
        <w:t xml:space="preserve">השלמת תכנון לביצוע </w:t>
      </w:r>
      <w:r w:rsidRPr="00F600CB">
        <w:rPr>
          <w:rFonts w:ascii="Times New Roman" w:eastAsia="Times New Roman" w:hAnsi="Times New Roman" w:cs="David"/>
          <w:sz w:val="25"/>
          <w:szCs w:val="24"/>
          <w:rtl/>
        </w:rPr>
        <w:t>–</w:t>
      </w:r>
      <w:r w:rsidRPr="00F600CB">
        <w:rPr>
          <w:rFonts w:ascii="Times New Roman" w:eastAsia="Times New Roman" w:hAnsi="Times New Roman" w:cs="David" w:hint="cs"/>
          <w:sz w:val="25"/>
          <w:szCs w:val="24"/>
          <w:rtl/>
        </w:rPr>
        <w:t xml:space="preserve"> </w:t>
      </w:r>
      <w:r w:rsidRPr="00F600CB">
        <w:rPr>
          <w:rFonts w:ascii="Times New Roman" w:eastAsia="Times New Roman" w:hAnsi="Times New Roman" w:cs="David" w:hint="cs"/>
          <w:sz w:val="25"/>
          <w:szCs w:val="24"/>
          <w:rtl/>
        </w:rPr>
        <w:tab/>
      </w:r>
      <w:r w:rsidRPr="00F600CB">
        <w:rPr>
          <w:rFonts w:ascii="Times New Roman" w:eastAsia="Times New Roman" w:hAnsi="Times New Roman" w:cs="David" w:hint="cs"/>
          <w:sz w:val="25"/>
          <w:szCs w:val="24"/>
          <w:rtl/>
        </w:rPr>
        <w:tab/>
      </w:r>
      <w:r w:rsidRPr="00F600CB">
        <w:rPr>
          <w:rFonts w:ascii="Times New Roman" w:eastAsia="Times New Roman" w:hAnsi="Times New Roman" w:cs="David" w:hint="cs"/>
          <w:sz w:val="25"/>
          <w:szCs w:val="24"/>
          <w:rtl/>
        </w:rPr>
        <w:tab/>
      </w:r>
      <w:r w:rsidRPr="00F600CB">
        <w:rPr>
          <w:rFonts w:ascii="Times New Roman" w:eastAsia="Times New Roman" w:hAnsi="Times New Roman" w:cs="David" w:hint="cs"/>
          <w:sz w:val="25"/>
          <w:szCs w:val="24"/>
        </w:rPr>
        <w:t>XX/XXXX</w:t>
      </w:r>
      <w:r w:rsidRPr="00F600CB" w:rsidDel="000E38B3">
        <w:rPr>
          <w:rFonts w:ascii="Times New Roman" w:eastAsia="Times New Roman" w:hAnsi="Times New Roman" w:cs="David" w:hint="cs"/>
          <w:sz w:val="25"/>
          <w:szCs w:val="24"/>
          <w:rtl/>
        </w:rPr>
        <w:t xml:space="preserve"> </w:t>
      </w:r>
    </w:p>
    <w:p w14:paraId="63A089D8" w14:textId="77777777" w:rsidR="00F600CB" w:rsidRPr="00F600CB" w:rsidRDefault="00F600CB" w:rsidP="00F600CB">
      <w:pPr>
        <w:widowControl w:val="0"/>
        <w:spacing w:before="60" w:beforeAutospacing="0" w:after="60" w:afterAutospacing="0" w:line="240" w:lineRule="auto"/>
        <w:jc w:val="both"/>
        <w:rPr>
          <w:rFonts w:ascii="Times New Roman" w:eastAsia="Times New Roman" w:hAnsi="Times New Roman" w:cs="David"/>
          <w:sz w:val="24"/>
          <w:szCs w:val="24"/>
          <w:rtl/>
        </w:rPr>
      </w:pPr>
    </w:p>
    <w:p w14:paraId="63A089D9" w14:textId="77777777" w:rsidR="00F600CB" w:rsidRPr="00F600CB" w:rsidRDefault="00F600CB" w:rsidP="00F600CB">
      <w:pPr>
        <w:widowControl w:val="0"/>
        <w:spacing w:before="60" w:beforeAutospacing="0" w:after="60" w:afterAutospacing="0" w:line="240" w:lineRule="auto"/>
        <w:jc w:val="both"/>
        <w:rPr>
          <w:rFonts w:ascii="Times New Roman" w:eastAsia="Times New Roman" w:hAnsi="Times New Roman" w:cs="David"/>
          <w:sz w:val="24"/>
          <w:szCs w:val="24"/>
          <w:rtl/>
        </w:rPr>
      </w:pPr>
    </w:p>
    <w:p w14:paraId="63A089DA" w14:textId="77777777" w:rsidR="00F600CB" w:rsidRPr="00F600CB" w:rsidRDefault="00F600CB" w:rsidP="00F600CB">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r w:rsidRPr="00F600CB">
        <w:rPr>
          <w:rFonts w:ascii="Times New Roman" w:eastAsia="Times New Roman" w:hAnsi="Times New Roman" w:cs="David"/>
          <w:b/>
          <w:bCs/>
          <w:sz w:val="24"/>
          <w:szCs w:val="24"/>
          <w:u w:val="single"/>
          <w:rtl/>
        </w:rPr>
        <w:br w:type="page"/>
        <w:t>נספח "ד"</w:t>
      </w:r>
    </w:p>
    <w:p w14:paraId="63A089DB" w14:textId="77777777" w:rsidR="00F600CB" w:rsidRPr="00F600CB" w:rsidRDefault="00F600CB" w:rsidP="00F600CB">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p>
    <w:p w14:paraId="63A089DC" w14:textId="77777777" w:rsidR="00F600CB" w:rsidRPr="00F600CB" w:rsidRDefault="00F600CB" w:rsidP="00F600CB">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r w:rsidRPr="00F600CB">
        <w:rPr>
          <w:rFonts w:ascii="Times New Roman" w:eastAsia="Times New Roman" w:hAnsi="Times New Roman" w:cs="David"/>
          <w:b/>
          <w:bCs/>
          <w:sz w:val="24"/>
          <w:szCs w:val="24"/>
          <w:u w:val="single"/>
          <w:rtl/>
        </w:rPr>
        <w:t xml:space="preserve">שכר </w:t>
      </w:r>
      <w:r w:rsidRPr="00F600CB">
        <w:rPr>
          <w:rFonts w:ascii="Times New Roman" w:eastAsia="Times New Roman" w:hAnsi="Times New Roman" w:cs="David" w:hint="cs"/>
          <w:b/>
          <w:bCs/>
          <w:sz w:val="24"/>
          <w:szCs w:val="24"/>
          <w:u w:val="single"/>
          <w:rtl/>
        </w:rPr>
        <w:t>ה</w:t>
      </w:r>
      <w:r w:rsidR="00B06D6A">
        <w:rPr>
          <w:rFonts w:ascii="Times New Roman" w:eastAsia="Times New Roman" w:hAnsi="Times New Roman" w:cs="David" w:hint="cs"/>
          <w:b/>
          <w:bCs/>
          <w:sz w:val="24"/>
          <w:szCs w:val="24"/>
          <w:u w:val="single"/>
          <w:rtl/>
        </w:rPr>
        <w:t>יועץ</w:t>
      </w:r>
    </w:p>
    <w:p w14:paraId="63A089DD" w14:textId="77777777" w:rsidR="00F600CB" w:rsidRPr="00F600CB" w:rsidRDefault="00F600CB" w:rsidP="00F600CB">
      <w:pPr>
        <w:widowControl w:val="0"/>
        <w:spacing w:before="60" w:beforeAutospacing="0" w:after="60" w:afterAutospacing="0" w:line="240" w:lineRule="auto"/>
        <w:ind w:left="540" w:hanging="540"/>
        <w:jc w:val="both"/>
        <w:rPr>
          <w:rFonts w:ascii="Times New Roman" w:eastAsia="Times New Roman" w:hAnsi="Times New Roman" w:cs="David"/>
          <w:sz w:val="24"/>
          <w:szCs w:val="24"/>
          <w:u w:val="single"/>
          <w:rtl/>
        </w:rPr>
      </w:pPr>
    </w:p>
    <w:p w14:paraId="63A089DE" w14:textId="77777777" w:rsidR="00F600CB" w:rsidRDefault="00F600CB" w:rsidP="00D37420">
      <w:pPr>
        <w:widowControl w:val="0"/>
        <w:numPr>
          <w:ilvl w:val="0"/>
          <w:numId w:val="17"/>
        </w:numPr>
        <w:spacing w:before="0" w:beforeAutospacing="0" w:after="0" w:afterAutospacing="0" w:line="360" w:lineRule="auto"/>
        <w:jc w:val="both"/>
        <w:rPr>
          <w:rFonts w:ascii="Times New Roman" w:eastAsia="Times New Roman" w:hAnsi="Times New Roman" w:cs="David"/>
          <w:sz w:val="24"/>
          <w:szCs w:val="24"/>
        </w:rPr>
      </w:pPr>
      <w:r w:rsidRPr="00F600CB">
        <w:rPr>
          <w:rFonts w:ascii="Times New Roman" w:eastAsia="Times New Roman" w:hAnsi="Times New Roman" w:cs="David"/>
          <w:sz w:val="24"/>
          <w:szCs w:val="24"/>
          <w:rtl/>
        </w:rPr>
        <w:t>תמורת ביצוע מלוא שרותי ה</w:t>
      </w:r>
      <w:r w:rsidR="00B06D6A">
        <w:rPr>
          <w:rFonts w:ascii="Times New Roman" w:eastAsia="Times New Roman" w:hAnsi="Times New Roman" w:cs="David"/>
          <w:sz w:val="24"/>
          <w:szCs w:val="24"/>
          <w:rtl/>
        </w:rPr>
        <w:t>יועץ</w:t>
      </w:r>
      <w:r w:rsidRPr="00F600CB">
        <w:rPr>
          <w:rFonts w:ascii="Times New Roman" w:eastAsia="Times New Roman" w:hAnsi="Times New Roman" w:cs="David"/>
          <w:sz w:val="24"/>
          <w:szCs w:val="24"/>
          <w:rtl/>
        </w:rPr>
        <w:t xml:space="preserve"> כמפורט בנספח ב'</w:t>
      </w:r>
      <w:r w:rsidRPr="00F600CB">
        <w:rPr>
          <w:rFonts w:ascii="Times New Roman" w:eastAsia="Times New Roman" w:hAnsi="Times New Roman" w:cs="David" w:hint="cs"/>
          <w:sz w:val="24"/>
          <w:szCs w:val="24"/>
          <w:rtl/>
        </w:rPr>
        <w:t xml:space="preserve"> ונספח ח'</w:t>
      </w:r>
      <w:r w:rsidRPr="00F600CB">
        <w:rPr>
          <w:rFonts w:ascii="Times New Roman" w:eastAsia="Times New Roman" w:hAnsi="Times New Roman" w:cs="David"/>
          <w:sz w:val="24"/>
          <w:szCs w:val="24"/>
          <w:rtl/>
        </w:rPr>
        <w:t>, ישלם המזמין ל</w:t>
      </w:r>
      <w:r w:rsidR="00B06D6A">
        <w:rPr>
          <w:rFonts w:ascii="Times New Roman" w:eastAsia="Times New Roman" w:hAnsi="Times New Roman" w:cs="David"/>
          <w:sz w:val="24"/>
          <w:szCs w:val="24"/>
          <w:rtl/>
        </w:rPr>
        <w:t>יועץ</w:t>
      </w:r>
      <w:r w:rsidRPr="00F600CB">
        <w:rPr>
          <w:rFonts w:ascii="Times New Roman" w:eastAsia="Times New Roman" w:hAnsi="Times New Roman" w:cs="David"/>
          <w:sz w:val="24"/>
          <w:szCs w:val="24"/>
          <w:rtl/>
        </w:rPr>
        <w:t xml:space="preserve"> שכר </w:t>
      </w:r>
      <w:r w:rsidR="00D37420">
        <w:rPr>
          <w:rFonts w:ascii="Times New Roman" w:eastAsia="Times New Roman" w:hAnsi="Times New Roman" w:cs="David" w:hint="cs"/>
          <w:sz w:val="24"/>
          <w:szCs w:val="24"/>
          <w:rtl/>
        </w:rPr>
        <w:t>כולל בסך של</w:t>
      </w:r>
      <w:r w:rsidRPr="00F600CB">
        <w:rPr>
          <w:rFonts w:ascii="Times New Roman" w:eastAsia="Times New Roman" w:hAnsi="Times New Roman" w:cs="David" w:hint="cs"/>
          <w:b/>
          <w:bCs/>
          <w:sz w:val="24"/>
          <w:szCs w:val="24"/>
          <w:u w:val="single"/>
          <w:rtl/>
        </w:rPr>
        <w:t xml:space="preserve">        </w:t>
      </w:r>
      <w:r w:rsidR="00D37420">
        <w:rPr>
          <w:rFonts w:ascii="Times New Roman" w:eastAsia="Times New Roman" w:hAnsi="Times New Roman" w:cs="David" w:hint="cs"/>
          <w:b/>
          <w:bCs/>
          <w:sz w:val="24"/>
          <w:szCs w:val="24"/>
          <w:u w:val="single"/>
          <w:rtl/>
        </w:rPr>
        <w:t xml:space="preserve">                       </w:t>
      </w:r>
      <w:r w:rsidRPr="00F600CB">
        <w:rPr>
          <w:rFonts w:ascii="Times New Roman" w:eastAsia="Times New Roman" w:hAnsi="Times New Roman" w:cs="David" w:hint="cs"/>
          <w:b/>
          <w:bCs/>
          <w:sz w:val="24"/>
          <w:szCs w:val="24"/>
          <w:u w:val="single"/>
          <w:rtl/>
        </w:rPr>
        <w:t xml:space="preserve">     ₪ </w:t>
      </w:r>
      <w:r w:rsidRPr="00D37420">
        <w:rPr>
          <w:rFonts w:ascii="Times New Roman" w:eastAsia="Times New Roman" w:hAnsi="Times New Roman" w:cs="David" w:hint="cs"/>
          <w:sz w:val="24"/>
          <w:szCs w:val="24"/>
          <w:rtl/>
        </w:rPr>
        <w:t>(במילים:</w:t>
      </w:r>
      <w:r w:rsidRPr="00D37420">
        <w:rPr>
          <w:rFonts w:ascii="Times New Roman" w:eastAsia="Times New Roman" w:hAnsi="Times New Roman" w:cs="David" w:hint="cs"/>
          <w:sz w:val="24"/>
          <w:szCs w:val="24"/>
          <w:u w:val="single"/>
          <w:rtl/>
        </w:rPr>
        <w:t>ֹֹֹֹֹֹֹֹֹֹֹֹֹֹֹֹֹֹֹֹ</w:t>
      </w:r>
      <w:r w:rsidRPr="00D37420">
        <w:rPr>
          <w:rFonts w:ascii="Times New Roman" w:eastAsia="Times New Roman" w:hAnsi="Times New Roman" w:cs="David" w:hint="cs"/>
          <w:sz w:val="24"/>
          <w:szCs w:val="24"/>
          <w:u w:val="single"/>
        </w:rPr>
        <w:t xml:space="preserve">                   </w:t>
      </w:r>
      <w:r w:rsidR="00D37420" w:rsidRPr="00D37420">
        <w:rPr>
          <w:rFonts w:ascii="Times New Roman" w:eastAsia="Times New Roman" w:hAnsi="Times New Roman" w:cs="David" w:hint="cs"/>
          <w:sz w:val="24"/>
          <w:szCs w:val="24"/>
          <w:u w:val="single"/>
        </w:rPr>
        <w:t xml:space="preserve">                            </w:t>
      </w:r>
      <w:r w:rsidRPr="00D37420">
        <w:rPr>
          <w:rFonts w:ascii="Times New Roman" w:eastAsia="Times New Roman" w:hAnsi="Times New Roman" w:cs="David" w:hint="cs"/>
          <w:sz w:val="24"/>
          <w:szCs w:val="24"/>
          <w:u w:val="single"/>
        </w:rPr>
        <w:t xml:space="preserve"> </w:t>
      </w:r>
      <w:r w:rsidRPr="00D37420">
        <w:rPr>
          <w:rFonts w:ascii="Times New Roman" w:eastAsia="Times New Roman" w:hAnsi="Times New Roman" w:cs="David" w:hint="cs"/>
          <w:sz w:val="24"/>
          <w:szCs w:val="24"/>
          <w:rtl/>
        </w:rPr>
        <w:t>).</w:t>
      </w:r>
    </w:p>
    <w:p w14:paraId="63A089DF" w14:textId="77777777" w:rsidR="00CA7C09" w:rsidRDefault="00CA7C09" w:rsidP="00CA7C09">
      <w:pPr>
        <w:widowControl w:val="0"/>
        <w:spacing w:before="0" w:beforeAutospacing="0" w:after="0" w:afterAutospacing="0" w:line="360" w:lineRule="auto"/>
        <w:ind w:left="720"/>
        <w:jc w:val="both"/>
        <w:rPr>
          <w:rFonts w:ascii="Times New Roman" w:eastAsia="Times New Roman" w:hAnsi="Times New Roman" w:cs="David"/>
          <w:sz w:val="24"/>
          <w:szCs w:val="24"/>
        </w:rPr>
      </w:pPr>
    </w:p>
    <w:p w14:paraId="63A089E0" w14:textId="77777777" w:rsidR="00CA7C09" w:rsidRPr="00CA7C09" w:rsidRDefault="00CA7C09" w:rsidP="00CA7C09">
      <w:pPr>
        <w:widowControl w:val="0"/>
        <w:numPr>
          <w:ilvl w:val="0"/>
          <w:numId w:val="17"/>
        </w:numPr>
        <w:spacing w:before="0" w:beforeAutospacing="0" w:after="0" w:afterAutospacing="0" w:line="240" w:lineRule="auto"/>
        <w:jc w:val="both"/>
        <w:rPr>
          <w:rFonts w:ascii="Times New Roman" w:eastAsia="Times New Roman" w:hAnsi="Times New Roman" w:cs="David"/>
          <w:sz w:val="24"/>
          <w:szCs w:val="24"/>
        </w:rPr>
      </w:pPr>
      <w:r w:rsidRPr="00CA7C09">
        <w:rPr>
          <w:rFonts w:ascii="Times New Roman" w:eastAsia="Times New Roman" w:hAnsi="Times New Roman" w:cs="David" w:hint="cs"/>
          <w:sz w:val="24"/>
          <w:szCs w:val="24"/>
          <w:rtl/>
        </w:rPr>
        <w:t xml:space="preserve">הפרויקט והתכנון יכלול </w:t>
      </w:r>
      <w:r w:rsidRPr="00F600CB">
        <w:rPr>
          <w:rFonts w:ascii="Times New Roman" w:eastAsia="Times New Roman" w:hAnsi="Times New Roman" w:cs="David" w:hint="cs"/>
          <w:sz w:val="24"/>
          <w:szCs w:val="24"/>
        </w:rPr>
        <w:t xml:space="preserve"> </w:t>
      </w:r>
      <w:r w:rsidRPr="00F600CB">
        <w:rPr>
          <w:rFonts w:ascii="Times New Roman" w:eastAsia="Times New Roman" w:hAnsi="Times New Roman" w:cs="David" w:hint="cs"/>
          <w:sz w:val="24"/>
          <w:szCs w:val="24"/>
          <w:u w:val="single"/>
        </w:rPr>
        <w:t xml:space="preserve">        </w:t>
      </w:r>
      <w:r w:rsidRPr="00CA7C09">
        <w:rPr>
          <w:rFonts w:ascii="Times New Roman" w:eastAsia="Times New Roman" w:hAnsi="Times New Roman" w:cs="David" w:hint="cs"/>
          <w:sz w:val="24"/>
          <w:szCs w:val="24"/>
          <w:rtl/>
        </w:rPr>
        <w:t>יח"ד בהיקף שטחים כמפורט להלן:</w:t>
      </w:r>
    </w:p>
    <w:p w14:paraId="63A089E1" w14:textId="77777777" w:rsidR="00CA7C09" w:rsidRPr="00CA7C09" w:rsidRDefault="00CA7C09" w:rsidP="00CA7C09">
      <w:pPr>
        <w:widowControl w:val="0"/>
        <w:numPr>
          <w:ilvl w:val="1"/>
          <w:numId w:val="17"/>
        </w:numPr>
        <w:spacing w:before="0" w:beforeAutospacing="0" w:after="0" w:afterAutospacing="0" w:line="240" w:lineRule="auto"/>
        <w:jc w:val="both"/>
        <w:rPr>
          <w:rFonts w:ascii="Times New Roman" w:eastAsia="Times New Roman" w:hAnsi="Times New Roman" w:cs="David"/>
          <w:sz w:val="24"/>
          <w:szCs w:val="24"/>
          <w:rtl/>
        </w:rPr>
      </w:pPr>
      <w:r w:rsidRPr="00CA7C09">
        <w:rPr>
          <w:rFonts w:ascii="Times New Roman" w:eastAsia="Times New Roman" w:hAnsi="Times New Roman" w:cs="David" w:hint="cs"/>
          <w:sz w:val="24"/>
          <w:szCs w:val="24"/>
          <w:rtl/>
        </w:rPr>
        <w:t xml:space="preserve">שטחי מגורים כ </w:t>
      </w:r>
      <w:r w:rsidRPr="00CA7C09">
        <w:rPr>
          <w:rFonts w:ascii="Times New Roman" w:eastAsia="Times New Roman" w:hAnsi="Times New Roman" w:cs="David"/>
          <w:sz w:val="24"/>
          <w:szCs w:val="24"/>
          <w:rtl/>
        </w:rPr>
        <w:t>–</w:t>
      </w:r>
      <w:r w:rsidRPr="00CA7C09">
        <w:rPr>
          <w:rFonts w:ascii="Times New Roman" w:eastAsia="Times New Roman" w:hAnsi="Times New Roman" w:cs="David" w:hint="cs"/>
          <w:sz w:val="24"/>
          <w:szCs w:val="24"/>
          <w:rtl/>
        </w:rPr>
        <w:t xml:space="preserve"> </w:t>
      </w:r>
      <w:r w:rsidRPr="00F600CB">
        <w:rPr>
          <w:rFonts w:ascii="Times New Roman" w:eastAsia="Times New Roman" w:hAnsi="Times New Roman" w:cs="David" w:hint="cs"/>
          <w:sz w:val="24"/>
          <w:szCs w:val="24"/>
        </w:rPr>
        <w:t xml:space="preserve"> </w:t>
      </w:r>
      <w:r w:rsidRPr="00F600CB">
        <w:rPr>
          <w:rFonts w:ascii="Times New Roman" w:eastAsia="Times New Roman" w:hAnsi="Times New Roman" w:cs="David" w:hint="cs"/>
          <w:sz w:val="24"/>
          <w:szCs w:val="24"/>
          <w:u w:val="single"/>
        </w:rPr>
        <w:t xml:space="preserve">        </w:t>
      </w:r>
      <w:r w:rsidRPr="00CA7C09">
        <w:rPr>
          <w:rFonts w:ascii="Times New Roman" w:eastAsia="Times New Roman" w:hAnsi="Times New Roman" w:cs="David" w:hint="cs"/>
          <w:sz w:val="24"/>
          <w:szCs w:val="24"/>
          <w:rtl/>
        </w:rPr>
        <w:t xml:space="preserve"> מ"ר.</w:t>
      </w:r>
    </w:p>
    <w:p w14:paraId="63A089E2" w14:textId="77777777" w:rsidR="00CA7C09" w:rsidRPr="00CA7C09" w:rsidRDefault="00CA7C09" w:rsidP="00CA7C09">
      <w:pPr>
        <w:widowControl w:val="0"/>
        <w:numPr>
          <w:ilvl w:val="1"/>
          <w:numId w:val="17"/>
        </w:numPr>
        <w:spacing w:before="0" w:beforeAutospacing="0" w:after="0" w:afterAutospacing="0" w:line="240" w:lineRule="auto"/>
        <w:jc w:val="both"/>
        <w:rPr>
          <w:rFonts w:ascii="Times New Roman" w:eastAsia="Times New Roman" w:hAnsi="Times New Roman" w:cs="David"/>
          <w:sz w:val="24"/>
          <w:szCs w:val="24"/>
          <w:rtl/>
        </w:rPr>
      </w:pPr>
      <w:r w:rsidRPr="00CA7C09">
        <w:rPr>
          <w:rFonts w:ascii="Times New Roman" w:eastAsia="Times New Roman" w:hAnsi="Times New Roman" w:cs="David" w:hint="cs"/>
          <w:sz w:val="24"/>
          <w:szCs w:val="24"/>
          <w:rtl/>
        </w:rPr>
        <w:t>שטחי מסחר כ</w:t>
      </w:r>
      <w:r w:rsidRPr="00CA7C09">
        <w:rPr>
          <w:rFonts w:ascii="Times New Roman" w:eastAsia="Times New Roman" w:hAnsi="Times New Roman" w:cs="David"/>
          <w:sz w:val="24"/>
          <w:szCs w:val="24"/>
          <w:rtl/>
        </w:rPr>
        <w:t>–</w:t>
      </w:r>
      <w:r w:rsidRPr="00CA7C09">
        <w:rPr>
          <w:rFonts w:ascii="Times New Roman" w:eastAsia="Times New Roman" w:hAnsi="Times New Roman" w:cs="David" w:hint="cs"/>
          <w:sz w:val="24"/>
          <w:szCs w:val="24"/>
          <w:rtl/>
        </w:rPr>
        <w:t xml:space="preserve"> </w:t>
      </w:r>
      <w:r w:rsidRPr="00F600CB">
        <w:rPr>
          <w:rFonts w:ascii="Times New Roman" w:eastAsia="Times New Roman" w:hAnsi="Times New Roman" w:cs="David" w:hint="cs"/>
          <w:sz w:val="24"/>
          <w:szCs w:val="24"/>
        </w:rPr>
        <w:t xml:space="preserve"> </w:t>
      </w:r>
      <w:r w:rsidRPr="00F600CB">
        <w:rPr>
          <w:rFonts w:ascii="Times New Roman" w:eastAsia="Times New Roman" w:hAnsi="Times New Roman" w:cs="David" w:hint="cs"/>
          <w:sz w:val="24"/>
          <w:szCs w:val="24"/>
          <w:u w:val="single"/>
        </w:rPr>
        <w:t xml:space="preserve">        </w:t>
      </w:r>
      <w:r w:rsidRPr="00CA7C09">
        <w:rPr>
          <w:rFonts w:ascii="Times New Roman" w:eastAsia="Times New Roman" w:hAnsi="Times New Roman" w:cs="David" w:hint="cs"/>
          <w:sz w:val="24"/>
          <w:szCs w:val="24"/>
          <w:rtl/>
        </w:rPr>
        <w:t xml:space="preserve"> מ"ר.</w:t>
      </w:r>
    </w:p>
    <w:p w14:paraId="63A089E3" w14:textId="77777777" w:rsidR="00CA7C09" w:rsidRPr="00CA7C09" w:rsidRDefault="00CA7C09" w:rsidP="00CA7C09">
      <w:pPr>
        <w:widowControl w:val="0"/>
        <w:numPr>
          <w:ilvl w:val="1"/>
          <w:numId w:val="17"/>
        </w:numPr>
        <w:spacing w:before="0" w:beforeAutospacing="0" w:after="0" w:afterAutospacing="0" w:line="240" w:lineRule="auto"/>
        <w:jc w:val="both"/>
        <w:rPr>
          <w:rFonts w:ascii="Times New Roman" w:eastAsia="Times New Roman" w:hAnsi="Times New Roman" w:cs="David"/>
          <w:sz w:val="24"/>
          <w:szCs w:val="24"/>
          <w:rtl/>
        </w:rPr>
      </w:pPr>
      <w:r w:rsidRPr="00CA7C09">
        <w:rPr>
          <w:rFonts w:ascii="Times New Roman" w:eastAsia="Times New Roman" w:hAnsi="Times New Roman" w:cs="David" w:hint="cs"/>
          <w:sz w:val="24"/>
          <w:szCs w:val="24"/>
          <w:rtl/>
        </w:rPr>
        <w:t>מרתפים כ</w:t>
      </w:r>
      <w:r w:rsidRPr="00CA7C09">
        <w:rPr>
          <w:rFonts w:ascii="Times New Roman" w:eastAsia="Times New Roman" w:hAnsi="Times New Roman" w:cs="David"/>
          <w:sz w:val="24"/>
          <w:szCs w:val="24"/>
          <w:rtl/>
        </w:rPr>
        <w:t>–</w:t>
      </w:r>
      <w:r w:rsidRPr="00CA7C09">
        <w:rPr>
          <w:rFonts w:ascii="Times New Roman" w:eastAsia="Times New Roman" w:hAnsi="Times New Roman" w:cs="David" w:hint="cs"/>
          <w:sz w:val="24"/>
          <w:szCs w:val="24"/>
          <w:rtl/>
        </w:rPr>
        <w:t xml:space="preserve"> </w:t>
      </w:r>
      <w:r w:rsidRPr="00F600CB">
        <w:rPr>
          <w:rFonts w:ascii="Times New Roman" w:eastAsia="Times New Roman" w:hAnsi="Times New Roman" w:cs="David" w:hint="cs"/>
          <w:sz w:val="24"/>
          <w:szCs w:val="24"/>
        </w:rPr>
        <w:t xml:space="preserve"> </w:t>
      </w:r>
      <w:r>
        <w:rPr>
          <w:rFonts w:ascii="Times New Roman" w:eastAsia="Times New Roman" w:hAnsi="Times New Roman" w:cs="David" w:hint="cs"/>
          <w:sz w:val="24"/>
          <w:szCs w:val="24"/>
          <w:u w:val="single"/>
        </w:rPr>
        <w:t xml:space="preserve">       </w:t>
      </w:r>
      <w:r w:rsidRPr="00CA7C09">
        <w:rPr>
          <w:rFonts w:ascii="Times New Roman" w:eastAsia="Times New Roman" w:hAnsi="Times New Roman" w:cs="David" w:hint="cs"/>
          <w:sz w:val="24"/>
          <w:szCs w:val="24"/>
          <w:rtl/>
        </w:rPr>
        <w:t xml:space="preserve"> מ"ר.</w:t>
      </w:r>
    </w:p>
    <w:p w14:paraId="63A089E4" w14:textId="77777777" w:rsidR="00CA7C09" w:rsidRDefault="00CA7C09" w:rsidP="00CA7C09">
      <w:pPr>
        <w:spacing w:before="0" w:beforeAutospacing="0" w:after="0" w:afterAutospacing="0" w:line="240" w:lineRule="auto"/>
        <w:ind w:left="720"/>
        <w:jc w:val="both"/>
        <w:rPr>
          <w:sz w:val="24"/>
          <w:szCs w:val="24"/>
          <w:rtl/>
        </w:rPr>
      </w:pPr>
    </w:p>
    <w:p w14:paraId="63A089E5" w14:textId="77777777" w:rsidR="00CA7C09" w:rsidRDefault="00F600CB" w:rsidP="00CA7C09">
      <w:pPr>
        <w:widowControl w:val="0"/>
        <w:numPr>
          <w:ilvl w:val="0"/>
          <w:numId w:val="17"/>
        </w:numPr>
        <w:spacing w:before="0" w:beforeAutospacing="0" w:after="0" w:afterAutospacing="0" w:line="240" w:lineRule="auto"/>
        <w:jc w:val="both"/>
        <w:rPr>
          <w:rFonts w:ascii="Times New Roman" w:eastAsia="Times New Roman" w:hAnsi="Times New Roman" w:cs="David"/>
          <w:sz w:val="20"/>
          <w:szCs w:val="24"/>
          <w:lang w:eastAsia="he-IL"/>
        </w:rPr>
      </w:pPr>
      <w:r w:rsidRPr="00F600CB">
        <w:rPr>
          <w:rFonts w:ascii="Times New Roman" w:eastAsia="Times New Roman" w:hAnsi="Times New Roman" w:cs="David"/>
          <w:sz w:val="20"/>
          <w:szCs w:val="24"/>
          <w:rtl/>
          <w:lang w:eastAsia="he-IL"/>
        </w:rPr>
        <w:t>למען הסר ספק:</w:t>
      </w:r>
    </w:p>
    <w:p w14:paraId="63A089E6" w14:textId="77777777" w:rsidR="00F600CB" w:rsidRPr="00CA7C09" w:rsidRDefault="00F600CB" w:rsidP="00CA7C09">
      <w:pPr>
        <w:widowControl w:val="0"/>
        <w:numPr>
          <w:ilvl w:val="1"/>
          <w:numId w:val="17"/>
        </w:numPr>
        <w:spacing w:before="0" w:beforeAutospacing="0" w:after="0" w:afterAutospacing="0" w:line="240" w:lineRule="auto"/>
        <w:jc w:val="both"/>
        <w:rPr>
          <w:rFonts w:ascii="Times New Roman" w:eastAsia="Times New Roman" w:hAnsi="Times New Roman" w:cs="David"/>
          <w:sz w:val="20"/>
          <w:szCs w:val="24"/>
          <w:rtl/>
          <w:lang w:eastAsia="he-IL"/>
        </w:rPr>
      </w:pPr>
      <w:r w:rsidRPr="00CA7C09">
        <w:rPr>
          <w:rFonts w:ascii="Times New Roman" w:eastAsia="Times New Roman" w:hAnsi="Times New Roman" w:cs="David"/>
          <w:sz w:val="24"/>
          <w:szCs w:val="24"/>
          <w:rtl/>
        </w:rPr>
        <w:t>מובהר כי שכר ה</w:t>
      </w:r>
      <w:r w:rsidR="00B06D6A" w:rsidRPr="00CA7C09">
        <w:rPr>
          <w:rFonts w:ascii="Times New Roman" w:eastAsia="Times New Roman" w:hAnsi="Times New Roman" w:cs="David"/>
          <w:sz w:val="24"/>
          <w:szCs w:val="24"/>
          <w:rtl/>
        </w:rPr>
        <w:t>יועץ</w:t>
      </w:r>
      <w:r w:rsidRPr="00CA7C09">
        <w:rPr>
          <w:rFonts w:ascii="Times New Roman" w:eastAsia="Times New Roman" w:hAnsi="Times New Roman" w:cs="David"/>
          <w:sz w:val="24"/>
          <w:szCs w:val="24"/>
          <w:rtl/>
        </w:rPr>
        <w:t xml:space="preserve"> ומועדי התשלום הינם סופיים ומוחלטים, והם לא ישתנו מכל גורם שהו</w:t>
      </w:r>
      <w:r w:rsidRPr="00CA7C09">
        <w:rPr>
          <w:rFonts w:ascii="Times New Roman" w:eastAsia="Times New Roman" w:hAnsi="Times New Roman" w:cs="David" w:hint="cs"/>
          <w:sz w:val="24"/>
          <w:szCs w:val="24"/>
          <w:rtl/>
        </w:rPr>
        <w:t xml:space="preserve">א כמפורט בסעיף 7 לחוזה. </w:t>
      </w:r>
    </w:p>
    <w:p w14:paraId="63A089E7" w14:textId="77777777" w:rsidR="00F600CB" w:rsidRPr="00F600CB" w:rsidRDefault="00F600CB" w:rsidP="00CA7C09">
      <w:pPr>
        <w:widowControl w:val="0"/>
        <w:numPr>
          <w:ilvl w:val="1"/>
          <w:numId w:val="17"/>
        </w:numPr>
        <w:spacing w:before="0" w:beforeAutospacing="0" w:after="0" w:afterAutospacing="0" w:line="240" w:lineRule="auto"/>
        <w:jc w:val="both"/>
        <w:rPr>
          <w:rFonts w:ascii="Times New Roman" w:eastAsia="Times New Roman" w:hAnsi="Times New Roman" w:cs="David"/>
          <w:sz w:val="24"/>
          <w:szCs w:val="24"/>
          <w:rtl/>
        </w:rPr>
      </w:pPr>
      <w:r w:rsidRPr="00F600CB">
        <w:rPr>
          <w:rFonts w:ascii="Times New Roman" w:eastAsia="Times New Roman" w:hAnsi="Times New Roman" w:cs="David"/>
          <w:sz w:val="24"/>
          <w:szCs w:val="24"/>
          <w:rtl/>
        </w:rPr>
        <w:t>שכר ה</w:t>
      </w:r>
      <w:r w:rsidR="00B06D6A">
        <w:rPr>
          <w:rFonts w:ascii="Times New Roman" w:eastAsia="Times New Roman" w:hAnsi="Times New Roman" w:cs="David"/>
          <w:sz w:val="24"/>
          <w:szCs w:val="24"/>
          <w:rtl/>
        </w:rPr>
        <w:t>יועץ</w:t>
      </w:r>
      <w:r w:rsidRPr="00F600CB">
        <w:rPr>
          <w:rFonts w:ascii="Times New Roman" w:eastAsia="Times New Roman" w:hAnsi="Times New Roman" w:cs="David"/>
          <w:sz w:val="24"/>
          <w:szCs w:val="24"/>
          <w:rtl/>
        </w:rPr>
        <w:t xml:space="preserve"> כולל את כל המפורט בחוזה על כל נספחיו, לרבות נספח ב'</w:t>
      </w:r>
      <w:r w:rsidRPr="00F600CB">
        <w:rPr>
          <w:rFonts w:ascii="Times New Roman" w:eastAsia="Times New Roman" w:hAnsi="Times New Roman" w:cs="David" w:hint="cs"/>
          <w:sz w:val="24"/>
          <w:szCs w:val="24"/>
          <w:rtl/>
        </w:rPr>
        <w:t xml:space="preserve"> ונספח ח'</w:t>
      </w:r>
      <w:r w:rsidRPr="00F600CB">
        <w:rPr>
          <w:rFonts w:ascii="Times New Roman" w:eastAsia="Times New Roman" w:hAnsi="Times New Roman" w:cs="David"/>
          <w:sz w:val="24"/>
          <w:szCs w:val="24"/>
          <w:rtl/>
        </w:rPr>
        <w:t>.</w:t>
      </w:r>
    </w:p>
    <w:p w14:paraId="63A089E8" w14:textId="77777777" w:rsidR="00F600CB" w:rsidRPr="00F600CB" w:rsidRDefault="00F600CB" w:rsidP="00CA7C09">
      <w:pPr>
        <w:widowControl w:val="0"/>
        <w:numPr>
          <w:ilvl w:val="1"/>
          <w:numId w:val="17"/>
        </w:numPr>
        <w:spacing w:before="0" w:beforeAutospacing="0" w:after="0" w:afterAutospacing="0" w:line="240" w:lineRule="auto"/>
        <w:jc w:val="both"/>
        <w:rPr>
          <w:rFonts w:ascii="Times New Roman" w:eastAsia="Times New Roman" w:hAnsi="Times New Roman" w:cs="David"/>
          <w:sz w:val="24"/>
          <w:szCs w:val="24"/>
          <w:rtl/>
        </w:rPr>
      </w:pPr>
      <w:r w:rsidRPr="00F600CB">
        <w:rPr>
          <w:rFonts w:ascii="Times New Roman" w:eastAsia="Times New Roman" w:hAnsi="Times New Roman" w:cs="David"/>
          <w:sz w:val="24"/>
          <w:szCs w:val="24"/>
          <w:rtl/>
        </w:rPr>
        <w:t>התמורה הינה סופית ולא תאושרנה תוספות שכר עקב שינויי תכנון בגלל התקדמות התכנון של שאר היועצים</w:t>
      </w:r>
      <w:r w:rsidRPr="00F600CB">
        <w:rPr>
          <w:rFonts w:ascii="Times New Roman" w:eastAsia="Times New Roman" w:hAnsi="Times New Roman" w:cs="David" w:hint="cs"/>
          <w:sz w:val="24"/>
          <w:szCs w:val="24"/>
          <w:rtl/>
        </w:rPr>
        <w:t>.</w:t>
      </w:r>
    </w:p>
    <w:p w14:paraId="63A089E9" w14:textId="77777777" w:rsidR="00F600CB" w:rsidRPr="00F600CB" w:rsidRDefault="00F600CB" w:rsidP="00CA7C09">
      <w:pPr>
        <w:widowControl w:val="0"/>
        <w:numPr>
          <w:ilvl w:val="1"/>
          <w:numId w:val="17"/>
        </w:numPr>
        <w:spacing w:before="0" w:beforeAutospacing="0" w:after="0" w:afterAutospacing="0" w:line="240" w:lineRule="auto"/>
        <w:jc w:val="both"/>
        <w:rPr>
          <w:rFonts w:ascii="Times New Roman" w:eastAsia="Times New Roman" w:hAnsi="Times New Roman" w:cs="David"/>
          <w:sz w:val="24"/>
          <w:szCs w:val="24"/>
          <w:rtl/>
        </w:rPr>
      </w:pPr>
      <w:r w:rsidRPr="00F600CB">
        <w:rPr>
          <w:rFonts w:ascii="Times New Roman" w:eastAsia="Times New Roman" w:hAnsi="Times New Roman" w:cs="David" w:hint="cs"/>
          <w:sz w:val="24"/>
          <w:szCs w:val="24"/>
          <w:rtl/>
        </w:rPr>
        <w:t xml:space="preserve">על אף האמור בסעיף 3.1 לעיל, </w:t>
      </w:r>
      <w:r w:rsidRPr="00F600CB">
        <w:rPr>
          <w:rFonts w:ascii="Times New Roman" w:eastAsia="Times New Roman" w:hAnsi="Times New Roman" w:cs="David"/>
          <w:sz w:val="24"/>
          <w:szCs w:val="24"/>
          <w:rtl/>
        </w:rPr>
        <w:t xml:space="preserve">בקשות לתוספת שכר </w:t>
      </w:r>
      <w:r w:rsidRPr="00F600CB">
        <w:rPr>
          <w:rFonts w:ascii="Times New Roman" w:eastAsia="Times New Roman" w:hAnsi="Times New Roman" w:cs="David" w:hint="cs"/>
          <w:sz w:val="24"/>
          <w:szCs w:val="24"/>
          <w:rtl/>
        </w:rPr>
        <w:t>ידונו בתנאים כמפורט בסעיף 8 לחוזה בלבד.</w:t>
      </w:r>
    </w:p>
    <w:p w14:paraId="63A089EA" w14:textId="77777777" w:rsidR="00F600CB" w:rsidRPr="00F600CB" w:rsidRDefault="00F600CB" w:rsidP="00CA7C09">
      <w:pPr>
        <w:widowControl w:val="0"/>
        <w:numPr>
          <w:ilvl w:val="1"/>
          <w:numId w:val="17"/>
        </w:numPr>
        <w:spacing w:before="0" w:beforeAutospacing="0" w:after="0" w:afterAutospacing="0" w:line="240" w:lineRule="auto"/>
        <w:jc w:val="both"/>
        <w:rPr>
          <w:rFonts w:ascii="Times New Roman" w:eastAsia="Times New Roman" w:hAnsi="Times New Roman" w:cs="David"/>
          <w:sz w:val="24"/>
          <w:szCs w:val="24"/>
          <w:rtl/>
        </w:rPr>
      </w:pPr>
      <w:r w:rsidRPr="00F600CB">
        <w:rPr>
          <w:rFonts w:ascii="Times New Roman" w:eastAsia="Times New Roman" w:hAnsi="Times New Roman" w:cs="David" w:hint="cs"/>
          <w:sz w:val="24"/>
          <w:szCs w:val="24"/>
          <w:rtl/>
        </w:rPr>
        <w:t xml:space="preserve">תוספות שכר ככל שיתקבלו על פי סעיף 8.2.2 לחוזה יחושבו בשיעורים כדלקמן ובלבד שהגדלת מספר יחידות הדיור, מהווה חריגה מהיקף השטחים, המפורט בסעיף 2 לעיל: </w:t>
      </w:r>
    </w:p>
    <w:p w14:paraId="63A089EB" w14:textId="77777777" w:rsidR="00F600CB" w:rsidRPr="00F600CB" w:rsidRDefault="00F600CB" w:rsidP="00F600CB">
      <w:pPr>
        <w:spacing w:before="0" w:beforeAutospacing="0" w:after="0" w:afterAutospacing="0" w:line="276" w:lineRule="auto"/>
        <w:ind w:left="1388" w:hanging="709"/>
        <w:jc w:val="both"/>
        <w:rPr>
          <w:rFonts w:ascii="Times New Roman" w:eastAsia="Times New Roman" w:hAnsi="Times New Roman" w:cs="David"/>
          <w:sz w:val="24"/>
          <w:szCs w:val="24"/>
          <w:rtl/>
        </w:rPr>
      </w:pPr>
      <w:r w:rsidRPr="00F600CB">
        <w:rPr>
          <w:rFonts w:ascii="Times New Roman" w:eastAsia="Times New Roman" w:hAnsi="Times New Roman" w:cs="David"/>
          <w:sz w:val="24"/>
          <w:szCs w:val="24"/>
          <w:rtl/>
        </w:rPr>
        <w:tab/>
      </w:r>
      <w:r w:rsidRPr="00F600CB">
        <w:rPr>
          <w:rFonts w:ascii="Times New Roman" w:eastAsia="Times New Roman" w:hAnsi="Times New Roman" w:cs="David" w:hint="cs"/>
          <w:sz w:val="24"/>
          <w:szCs w:val="24"/>
          <w:rtl/>
        </w:rPr>
        <w:t>2.5.1</w:t>
      </w:r>
      <w:r w:rsidRPr="00F600CB">
        <w:rPr>
          <w:rFonts w:ascii="Times New Roman" w:eastAsia="Times New Roman" w:hAnsi="Times New Roman" w:cs="David" w:hint="cs"/>
          <w:sz w:val="24"/>
          <w:szCs w:val="24"/>
          <w:rtl/>
        </w:rPr>
        <w:tab/>
      </w:r>
      <w:r w:rsidRPr="00F600CB">
        <w:rPr>
          <w:rFonts w:ascii="Times New Roman" w:eastAsia="Times New Roman" w:hAnsi="Times New Roman" w:cs="David" w:hint="cs"/>
          <w:sz w:val="24"/>
          <w:szCs w:val="24"/>
        </w:rPr>
        <w:t xml:space="preserve"> </w:t>
      </w:r>
      <w:r w:rsidRPr="00F600CB">
        <w:rPr>
          <w:rFonts w:ascii="Times New Roman" w:eastAsia="Times New Roman" w:hAnsi="Times New Roman" w:cs="David" w:hint="cs"/>
          <w:sz w:val="24"/>
          <w:szCs w:val="24"/>
          <w:u w:val="single"/>
        </w:rPr>
        <w:t xml:space="preserve">        </w:t>
      </w:r>
      <w:r w:rsidRPr="00F600CB">
        <w:rPr>
          <w:rFonts w:ascii="Times New Roman" w:eastAsia="Times New Roman" w:hAnsi="Times New Roman" w:cs="David"/>
          <w:sz w:val="24"/>
          <w:szCs w:val="24"/>
          <w:rtl/>
        </w:rPr>
        <w:t>ש"ח לכל</w:t>
      </w:r>
      <w:r w:rsidRPr="00F600CB">
        <w:rPr>
          <w:rFonts w:ascii="Times New Roman" w:eastAsia="Times New Roman" w:hAnsi="Times New Roman" w:cs="David" w:hint="cs"/>
          <w:sz w:val="24"/>
          <w:szCs w:val="24"/>
          <w:rtl/>
        </w:rPr>
        <w:t xml:space="preserve"> </w:t>
      </w:r>
      <w:r w:rsidRPr="00F600CB">
        <w:rPr>
          <w:rFonts w:ascii="Times New Roman" w:eastAsia="Times New Roman" w:hAnsi="Times New Roman" w:cs="David"/>
          <w:sz w:val="24"/>
          <w:szCs w:val="24"/>
          <w:rtl/>
        </w:rPr>
        <w:t>יחידת דיור</w:t>
      </w:r>
      <w:r w:rsidRPr="00F600CB">
        <w:rPr>
          <w:rFonts w:ascii="Times New Roman" w:eastAsia="Times New Roman" w:hAnsi="Times New Roman" w:cs="David" w:hint="cs"/>
          <w:sz w:val="24"/>
          <w:szCs w:val="24"/>
          <w:rtl/>
        </w:rPr>
        <w:t>.</w:t>
      </w:r>
    </w:p>
    <w:p w14:paraId="63A089EC" w14:textId="77777777" w:rsidR="00F600CB" w:rsidRPr="00F600CB" w:rsidRDefault="00F600CB" w:rsidP="00F600CB">
      <w:pPr>
        <w:spacing w:before="0" w:beforeAutospacing="0" w:after="0" w:afterAutospacing="0" w:line="276" w:lineRule="auto"/>
        <w:ind w:left="1388" w:hanging="709"/>
        <w:jc w:val="both"/>
        <w:rPr>
          <w:rFonts w:ascii="Times New Roman" w:eastAsia="Times New Roman" w:hAnsi="Times New Roman" w:cs="David"/>
          <w:sz w:val="24"/>
          <w:szCs w:val="24"/>
          <w:rtl/>
        </w:rPr>
      </w:pPr>
    </w:p>
    <w:p w14:paraId="63A089ED" w14:textId="77777777" w:rsidR="00F600CB" w:rsidRPr="00F600CB" w:rsidRDefault="00F600CB" w:rsidP="00F600CB">
      <w:pPr>
        <w:spacing w:before="0" w:beforeAutospacing="0" w:after="0" w:afterAutospacing="0" w:line="276" w:lineRule="auto"/>
        <w:ind w:left="1388" w:hanging="709"/>
        <w:jc w:val="both"/>
        <w:rPr>
          <w:rFonts w:ascii="Times New Roman" w:eastAsia="Times New Roman" w:hAnsi="Times New Roman" w:cs="David"/>
          <w:sz w:val="24"/>
          <w:szCs w:val="24"/>
          <w:rtl/>
        </w:rPr>
      </w:pPr>
      <w:r w:rsidRPr="00F600CB">
        <w:rPr>
          <w:rFonts w:ascii="Times New Roman" w:eastAsia="Times New Roman" w:hAnsi="Times New Roman" w:cs="David" w:hint="cs"/>
          <w:sz w:val="24"/>
          <w:szCs w:val="24"/>
          <w:rtl/>
        </w:rPr>
        <w:tab/>
        <w:t>2.5.2</w:t>
      </w:r>
      <w:r w:rsidRPr="00F600CB">
        <w:rPr>
          <w:rFonts w:ascii="Times New Roman" w:eastAsia="Times New Roman" w:hAnsi="Times New Roman" w:cs="David" w:hint="cs"/>
          <w:sz w:val="24"/>
          <w:szCs w:val="24"/>
          <w:rtl/>
        </w:rPr>
        <w:tab/>
      </w:r>
      <w:r w:rsidRPr="00F600CB">
        <w:rPr>
          <w:rFonts w:ascii="Times New Roman" w:eastAsia="Times New Roman" w:hAnsi="Times New Roman" w:cs="David" w:hint="cs"/>
          <w:sz w:val="24"/>
          <w:szCs w:val="24"/>
          <w:u w:val="single"/>
        </w:rPr>
        <w:t xml:space="preserve">        </w:t>
      </w:r>
      <w:r w:rsidRPr="00F600CB">
        <w:rPr>
          <w:rFonts w:ascii="Times New Roman" w:eastAsia="Times New Roman" w:hAnsi="Times New Roman" w:cs="David"/>
          <w:sz w:val="24"/>
          <w:szCs w:val="24"/>
          <w:rtl/>
        </w:rPr>
        <w:t xml:space="preserve">ש"ח </w:t>
      </w:r>
      <w:r w:rsidRPr="00F600CB">
        <w:rPr>
          <w:rFonts w:ascii="Times New Roman" w:eastAsia="Times New Roman" w:hAnsi="Times New Roman" w:cs="David" w:hint="cs"/>
          <w:sz w:val="24"/>
          <w:szCs w:val="24"/>
          <w:rtl/>
        </w:rPr>
        <w:t xml:space="preserve"> </w:t>
      </w:r>
      <w:r w:rsidRPr="00F600CB">
        <w:rPr>
          <w:rFonts w:ascii="Times New Roman" w:eastAsia="Times New Roman" w:hAnsi="Times New Roman" w:cs="David"/>
          <w:sz w:val="24"/>
          <w:szCs w:val="24"/>
          <w:rtl/>
        </w:rPr>
        <w:t xml:space="preserve">כל מ"ר בנוי ומקורה </w:t>
      </w:r>
      <w:r w:rsidRPr="00F600CB">
        <w:rPr>
          <w:rFonts w:ascii="Times New Roman" w:eastAsia="Times New Roman" w:hAnsi="Times New Roman" w:cs="David" w:hint="cs"/>
          <w:sz w:val="24"/>
          <w:szCs w:val="24"/>
          <w:rtl/>
        </w:rPr>
        <w:t>של המסחר (עילי ותת קרקעי)</w:t>
      </w:r>
      <w:r w:rsidRPr="00F600CB">
        <w:rPr>
          <w:rFonts w:ascii="Times New Roman" w:eastAsia="Times New Roman" w:hAnsi="Times New Roman" w:cs="David"/>
          <w:sz w:val="24"/>
          <w:szCs w:val="24"/>
          <w:rtl/>
        </w:rPr>
        <w:t>.</w:t>
      </w:r>
    </w:p>
    <w:p w14:paraId="63A089EE" w14:textId="77777777" w:rsidR="00F600CB" w:rsidRPr="00F600CB" w:rsidRDefault="00F600CB" w:rsidP="00F600CB">
      <w:pPr>
        <w:spacing w:before="0" w:beforeAutospacing="0" w:after="0" w:afterAutospacing="0" w:line="276" w:lineRule="auto"/>
        <w:ind w:left="1388" w:hanging="709"/>
        <w:jc w:val="both"/>
        <w:rPr>
          <w:rFonts w:ascii="Times New Roman" w:eastAsia="Times New Roman" w:hAnsi="Times New Roman" w:cs="David"/>
          <w:sz w:val="24"/>
          <w:szCs w:val="24"/>
          <w:rtl/>
        </w:rPr>
      </w:pPr>
    </w:p>
    <w:p w14:paraId="63A089EF" w14:textId="77777777" w:rsidR="00F600CB" w:rsidRPr="00F600CB" w:rsidRDefault="00F600CB" w:rsidP="00F600CB">
      <w:pPr>
        <w:spacing w:before="0" w:beforeAutospacing="0" w:after="0" w:afterAutospacing="0" w:line="276" w:lineRule="auto"/>
        <w:ind w:left="1388" w:hanging="709"/>
        <w:jc w:val="both"/>
        <w:rPr>
          <w:rFonts w:ascii="Times New Roman" w:eastAsia="Times New Roman" w:hAnsi="Times New Roman" w:cs="David"/>
          <w:sz w:val="24"/>
          <w:szCs w:val="24"/>
          <w:rtl/>
        </w:rPr>
      </w:pPr>
      <w:r w:rsidRPr="00F600CB">
        <w:rPr>
          <w:rFonts w:ascii="Times New Roman" w:eastAsia="Times New Roman" w:hAnsi="Times New Roman" w:cs="David" w:hint="cs"/>
          <w:sz w:val="24"/>
          <w:szCs w:val="24"/>
          <w:rtl/>
        </w:rPr>
        <w:tab/>
        <w:t>2.5.3</w:t>
      </w:r>
      <w:r w:rsidRPr="00F600CB">
        <w:rPr>
          <w:rFonts w:ascii="Times New Roman" w:eastAsia="Times New Roman" w:hAnsi="Times New Roman" w:cs="David" w:hint="cs"/>
          <w:sz w:val="24"/>
          <w:szCs w:val="24"/>
          <w:rtl/>
        </w:rPr>
        <w:tab/>
      </w:r>
      <w:r w:rsidRPr="00F600CB">
        <w:rPr>
          <w:rFonts w:ascii="Times New Roman" w:eastAsia="Times New Roman" w:hAnsi="Times New Roman" w:cs="David" w:hint="cs"/>
          <w:sz w:val="24"/>
          <w:szCs w:val="24"/>
          <w:u w:val="single"/>
        </w:rPr>
        <w:t xml:space="preserve">        </w:t>
      </w:r>
      <w:r w:rsidRPr="00F600CB">
        <w:rPr>
          <w:rFonts w:ascii="Times New Roman" w:eastAsia="Times New Roman" w:hAnsi="Times New Roman" w:cs="David"/>
          <w:sz w:val="24"/>
          <w:szCs w:val="24"/>
          <w:rtl/>
        </w:rPr>
        <w:t xml:space="preserve">ש"ח לכל מ"ר </w:t>
      </w:r>
      <w:r w:rsidRPr="00F600CB">
        <w:rPr>
          <w:rFonts w:ascii="Times New Roman" w:eastAsia="Times New Roman" w:hAnsi="Times New Roman" w:cs="David" w:hint="cs"/>
          <w:sz w:val="24"/>
          <w:szCs w:val="24"/>
          <w:rtl/>
        </w:rPr>
        <w:t>ב</w:t>
      </w:r>
      <w:r w:rsidRPr="00F600CB">
        <w:rPr>
          <w:rFonts w:ascii="Times New Roman" w:eastAsia="Times New Roman" w:hAnsi="Times New Roman" w:cs="David"/>
          <w:sz w:val="24"/>
          <w:szCs w:val="24"/>
          <w:rtl/>
        </w:rPr>
        <w:t xml:space="preserve">נוי ומקורה </w:t>
      </w:r>
      <w:r w:rsidRPr="00F600CB">
        <w:rPr>
          <w:rFonts w:ascii="Times New Roman" w:eastAsia="Times New Roman" w:hAnsi="Times New Roman" w:cs="David" w:hint="cs"/>
          <w:sz w:val="24"/>
          <w:szCs w:val="24"/>
          <w:rtl/>
        </w:rPr>
        <w:t>של המרתפים</w:t>
      </w:r>
      <w:r w:rsidRPr="00F600CB">
        <w:rPr>
          <w:rFonts w:ascii="Times New Roman" w:eastAsia="Times New Roman" w:hAnsi="Times New Roman" w:cs="David"/>
          <w:sz w:val="24"/>
          <w:szCs w:val="24"/>
          <w:rtl/>
        </w:rPr>
        <w:t>.</w:t>
      </w:r>
      <w:r w:rsidRPr="00F600CB">
        <w:rPr>
          <w:rFonts w:ascii="Times New Roman" w:eastAsia="Times New Roman" w:hAnsi="Times New Roman" w:cs="David" w:hint="cs"/>
          <w:sz w:val="24"/>
          <w:szCs w:val="24"/>
          <w:rtl/>
        </w:rPr>
        <w:tab/>
      </w:r>
      <w:r w:rsidRPr="00F600CB">
        <w:rPr>
          <w:rFonts w:ascii="Times New Roman" w:eastAsia="Times New Roman" w:hAnsi="Times New Roman" w:cs="David" w:hint="cs"/>
          <w:sz w:val="24"/>
          <w:szCs w:val="24"/>
          <w:rtl/>
        </w:rPr>
        <w:tab/>
      </w:r>
      <w:r w:rsidRPr="00F600CB">
        <w:rPr>
          <w:rFonts w:ascii="Times New Roman" w:eastAsia="Times New Roman" w:hAnsi="Times New Roman" w:cs="David" w:hint="cs"/>
          <w:sz w:val="24"/>
          <w:szCs w:val="24"/>
          <w:rtl/>
        </w:rPr>
        <w:tab/>
      </w:r>
      <w:r w:rsidRPr="00F600CB">
        <w:rPr>
          <w:rFonts w:ascii="Times New Roman" w:eastAsia="Times New Roman" w:hAnsi="Times New Roman" w:cs="David" w:hint="cs"/>
          <w:sz w:val="24"/>
          <w:szCs w:val="24"/>
          <w:rtl/>
        </w:rPr>
        <w:tab/>
      </w:r>
    </w:p>
    <w:p w14:paraId="63A089F0" w14:textId="77777777" w:rsidR="00F600CB" w:rsidRPr="00F600CB" w:rsidRDefault="00F600CB" w:rsidP="00F600CB">
      <w:pPr>
        <w:spacing w:before="0" w:beforeAutospacing="0" w:after="0" w:afterAutospacing="0" w:line="360" w:lineRule="auto"/>
        <w:jc w:val="both"/>
        <w:rPr>
          <w:rFonts w:ascii="Times New Roman" w:eastAsia="Times New Roman" w:hAnsi="Times New Roman" w:cs="David"/>
          <w:sz w:val="24"/>
          <w:szCs w:val="24"/>
        </w:rPr>
      </w:pPr>
    </w:p>
    <w:p w14:paraId="63A089F1" w14:textId="77777777" w:rsidR="00D37420" w:rsidRPr="00B27B4C" w:rsidRDefault="00D37420" w:rsidP="00CA7C09">
      <w:pPr>
        <w:widowControl w:val="0"/>
        <w:numPr>
          <w:ilvl w:val="0"/>
          <w:numId w:val="17"/>
        </w:numPr>
        <w:spacing w:before="0" w:beforeAutospacing="0" w:after="0" w:afterAutospacing="0" w:line="240" w:lineRule="auto"/>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0"/>
          <w:szCs w:val="24"/>
          <w:rtl/>
          <w:lang w:eastAsia="he-IL"/>
        </w:rPr>
        <w:t>הסכום המפורט בסעיף 1 לעיל יהיה צמוד ל</w:t>
      </w:r>
      <w:sdt>
        <w:sdtPr>
          <w:rPr>
            <w:rFonts w:ascii="Times New Roman" w:eastAsia="Times New Roman" w:hAnsi="Times New Roman" w:cs="David" w:hint="cs"/>
            <w:color w:val="008000"/>
            <w:sz w:val="24"/>
            <w:szCs w:val="24"/>
            <w:rtl/>
          </w:rPr>
          <w:alias w:val="סוג מדד כותרת"/>
          <w:tag w:val="cntMadadTypeTitle"/>
          <w:id w:val="1394936735"/>
          <w:placeholder>
            <w:docPart w:val="3F7CBDAF3EE544DD9B66724F35D3A71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EndPr/>
        <w:sdtContent>
          <w:r w:rsidRPr="00E95AE9">
            <w:rPr>
              <w:rStyle w:val="PlaceholderText"/>
              <w:color w:val="00B0F0"/>
              <w:rtl/>
            </w:rPr>
            <w:t>[סוג מדד כותרת]</w:t>
          </w:r>
        </w:sdtContent>
      </w:sdt>
      <w:r w:rsidRPr="00B27B4C">
        <w:rPr>
          <w:rFonts w:ascii="Times New Roman" w:eastAsia="Times New Roman" w:hAnsi="Times New Roman" w:cs="David" w:hint="cs"/>
          <w:color w:val="008000"/>
          <w:sz w:val="24"/>
          <w:szCs w:val="24"/>
          <w:rtl/>
        </w:rPr>
        <w:br/>
      </w:r>
      <w:sdt>
        <w:sdtPr>
          <w:rPr>
            <w:rFonts w:ascii="Times New Roman" w:eastAsia="Times New Roman" w:hAnsi="Times New Roman" w:cs="David" w:hint="cs"/>
            <w:color w:val="008000"/>
            <w:sz w:val="24"/>
            <w:szCs w:val="24"/>
            <w:rtl/>
          </w:rPr>
          <w:alias w:val="מדד בגין/ידוע - כותרת"/>
          <w:tag w:val="cntIsKnownTitle"/>
          <w:id w:val="1149088069"/>
          <w:placeholder>
            <w:docPart w:val="8D5B29FB7D9E434D8AE6E933C05662E6"/>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EndPr/>
        <w:sdtContent>
          <w:r w:rsidRPr="00E95AE9">
            <w:rPr>
              <w:rStyle w:val="PlaceholderText"/>
              <w:color w:val="00B0F0"/>
              <w:rtl/>
            </w:rPr>
            <w:t>[מדד בגין/ידוע - כותרת]</w:t>
          </w:r>
        </w:sdtContent>
      </w:sdt>
      <w:r w:rsidRPr="00B27B4C">
        <w:rPr>
          <w:rFonts w:ascii="Times New Roman" w:eastAsia="Times New Roman" w:hAnsi="Times New Roman" w:cs="David" w:hint="cs"/>
          <w:color w:val="008000"/>
          <w:sz w:val="24"/>
          <w:szCs w:val="24"/>
          <w:rtl/>
        </w:rPr>
        <w:t xml:space="preserve"> </w:t>
      </w:r>
      <w:sdt>
        <w:sdtPr>
          <w:rPr>
            <w:rFonts w:ascii="Times New Roman" w:eastAsia="Times New Roman" w:hAnsi="Times New Roman" w:cs="David" w:hint="cs"/>
            <w:color w:val="008000"/>
            <w:sz w:val="24"/>
            <w:szCs w:val="24"/>
            <w:rtl/>
          </w:rPr>
          <w:alias w:val="מדד בסיס"/>
          <w:tag w:val="cntMadadBase"/>
          <w:id w:val="1021983075"/>
          <w:placeholder>
            <w:docPart w:val="969202E9E42E42F4904935E28724B56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fullDate="2017-10-01T00:00:00Z">
            <w:dateFormat w:val="dd/MM/yyyy"/>
            <w:lid w:val="he-IL"/>
            <w:storeMappedDataAs w:val="dateTime"/>
            <w:calendar w:val="gregorian"/>
          </w:date>
        </w:sdtPr>
        <w:sdtEndPr/>
        <w:sdtContent>
          <w:r w:rsidRPr="00E95AE9">
            <w:rPr>
              <w:rStyle w:val="PlaceholderText"/>
              <w:color w:val="00B0F0"/>
              <w:rtl/>
            </w:rPr>
            <w:t>[מדד בסיס]</w:t>
          </w:r>
        </w:sdtContent>
      </w:sdt>
      <w:r w:rsidRPr="00B27B4C">
        <w:rPr>
          <w:rFonts w:ascii="Times New Roman" w:eastAsia="Times New Roman" w:hAnsi="Times New Roman" w:cs="David" w:hint="cs"/>
          <w:sz w:val="24"/>
          <w:szCs w:val="24"/>
          <w:rtl/>
        </w:rPr>
        <w:t xml:space="preserve"> (העומד על </w:t>
      </w:r>
      <w:sdt>
        <w:sdtPr>
          <w:rPr>
            <w:rFonts w:ascii="Times New Roman" w:eastAsia="Times New Roman" w:hAnsi="Times New Roman" w:cs="David" w:hint="cs"/>
            <w:color w:val="008000"/>
            <w:sz w:val="24"/>
            <w:szCs w:val="24"/>
            <w:rtl/>
          </w:rPr>
          <w:alias w:val="נקודות מדד"/>
          <w:tag w:val="cntMadadPoints"/>
          <w:id w:val="-217437650"/>
          <w:placeholder>
            <w:docPart w:val="B93B2DAAB9884DDDA65C11058A1C8CC3"/>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EndPr/>
        <w:sdtContent>
          <w:r w:rsidRPr="00E95AE9">
            <w:rPr>
              <w:rStyle w:val="PlaceholderText"/>
              <w:color w:val="00B0F0"/>
              <w:rtl/>
            </w:rPr>
            <w:t>[נקודות מדד]</w:t>
          </w:r>
        </w:sdtContent>
      </w:sdt>
      <w:r w:rsidRPr="00B27B4C">
        <w:rPr>
          <w:rFonts w:ascii="Times New Roman" w:eastAsia="Times New Roman" w:hAnsi="Times New Roman" w:cs="David" w:hint="cs"/>
          <w:sz w:val="24"/>
          <w:szCs w:val="24"/>
          <w:rtl/>
        </w:rPr>
        <w:t xml:space="preserve"> נקודות) </w:t>
      </w:r>
      <w:r w:rsidRPr="00B27B4C">
        <w:rPr>
          <w:rFonts w:ascii="Times New Roman" w:eastAsia="Times New Roman" w:hAnsi="Times New Roman" w:cs="David" w:hint="cs"/>
          <w:sz w:val="24"/>
          <w:szCs w:val="24"/>
          <w:rtl/>
          <w:lang w:eastAsia="he-IL"/>
        </w:rPr>
        <w:t xml:space="preserve"> עד למדד הידוע ביום הגשת כל חשבון.</w:t>
      </w:r>
    </w:p>
    <w:p w14:paraId="63A089F2" w14:textId="77777777" w:rsidR="00F600CB" w:rsidRPr="00F600CB" w:rsidRDefault="00F600CB" w:rsidP="00D37420">
      <w:pPr>
        <w:spacing w:before="0" w:beforeAutospacing="0" w:after="0" w:afterAutospacing="0" w:line="360" w:lineRule="auto"/>
        <w:ind w:left="720" w:hanging="720"/>
        <w:jc w:val="both"/>
        <w:rPr>
          <w:rFonts w:ascii="Times New Roman" w:eastAsia="Times New Roman" w:hAnsi="Times New Roman" w:cs="David"/>
          <w:sz w:val="24"/>
          <w:szCs w:val="24"/>
          <w:rtl/>
        </w:rPr>
      </w:pPr>
    </w:p>
    <w:p w14:paraId="63A089F3" w14:textId="77777777" w:rsidR="00F600CB" w:rsidRPr="00F600CB" w:rsidRDefault="00F600CB" w:rsidP="00CA7C09">
      <w:pPr>
        <w:widowControl w:val="0"/>
        <w:numPr>
          <w:ilvl w:val="0"/>
          <w:numId w:val="17"/>
        </w:numPr>
        <w:spacing w:before="0" w:beforeAutospacing="0" w:after="0" w:afterAutospacing="0" w:line="240" w:lineRule="auto"/>
        <w:jc w:val="both"/>
        <w:rPr>
          <w:rFonts w:ascii="Times New Roman" w:eastAsia="Times New Roman" w:hAnsi="Times New Roman" w:cs="David"/>
          <w:sz w:val="24"/>
          <w:szCs w:val="24"/>
          <w:rtl/>
        </w:rPr>
      </w:pPr>
      <w:r w:rsidRPr="00F600CB">
        <w:rPr>
          <w:rFonts w:ascii="Times New Roman" w:eastAsia="Times New Roman" w:hAnsi="Times New Roman" w:cs="David"/>
          <w:sz w:val="24"/>
          <w:szCs w:val="24"/>
          <w:rtl/>
        </w:rPr>
        <w:t>בנוסף לכל תשלום ישולם ל</w:t>
      </w:r>
      <w:r w:rsidR="00B06D6A">
        <w:rPr>
          <w:rFonts w:ascii="Times New Roman" w:eastAsia="Times New Roman" w:hAnsi="Times New Roman" w:cs="David"/>
          <w:sz w:val="24"/>
          <w:szCs w:val="24"/>
          <w:rtl/>
        </w:rPr>
        <w:t>יועץ</w:t>
      </w:r>
      <w:r w:rsidRPr="00F600CB">
        <w:rPr>
          <w:rFonts w:ascii="Times New Roman" w:eastAsia="Times New Roman" w:hAnsi="Times New Roman" w:cs="David"/>
          <w:sz w:val="24"/>
          <w:szCs w:val="24"/>
          <w:rtl/>
        </w:rPr>
        <w:t xml:space="preserve"> מע"מ כשיעורו בחוק וזאת כנגד המצאת חשבונית מס כדין, למועד תשלום המע"מ ע"י ה</w:t>
      </w:r>
      <w:r w:rsidR="00B06D6A">
        <w:rPr>
          <w:rFonts w:ascii="Times New Roman" w:eastAsia="Times New Roman" w:hAnsi="Times New Roman" w:cs="David"/>
          <w:sz w:val="24"/>
          <w:szCs w:val="24"/>
          <w:rtl/>
        </w:rPr>
        <w:t>יועץ</w:t>
      </w:r>
      <w:r w:rsidRPr="00F600CB">
        <w:rPr>
          <w:rFonts w:ascii="Times New Roman" w:eastAsia="Times New Roman" w:hAnsi="Times New Roman" w:cs="David"/>
          <w:sz w:val="24"/>
          <w:szCs w:val="24"/>
          <w:rtl/>
        </w:rPr>
        <w:t xml:space="preserve"> והמצאת כל אישור נוסף ע"פ כל דין, לרבות אשור על נ</w:t>
      </w:r>
      <w:r w:rsidRPr="00F600CB">
        <w:rPr>
          <w:rFonts w:ascii="Times New Roman" w:eastAsia="Times New Roman" w:hAnsi="Times New Roman" w:cs="David" w:hint="cs"/>
          <w:sz w:val="24"/>
          <w:szCs w:val="24"/>
          <w:rtl/>
        </w:rPr>
        <w:t>י</w:t>
      </w:r>
      <w:r w:rsidRPr="00F600CB">
        <w:rPr>
          <w:rFonts w:ascii="Times New Roman" w:eastAsia="Times New Roman" w:hAnsi="Times New Roman" w:cs="David"/>
          <w:sz w:val="24"/>
          <w:szCs w:val="24"/>
          <w:rtl/>
        </w:rPr>
        <w:t>הול ספרים ואשור על ניכוי מס במקור.</w:t>
      </w:r>
    </w:p>
    <w:p w14:paraId="63A089F4" w14:textId="77777777" w:rsidR="00F600CB" w:rsidRPr="00F600CB" w:rsidRDefault="00F600CB" w:rsidP="00F600CB">
      <w:pPr>
        <w:spacing w:before="0" w:beforeAutospacing="0" w:after="0" w:afterAutospacing="0" w:line="360" w:lineRule="auto"/>
        <w:ind w:left="720"/>
        <w:jc w:val="both"/>
        <w:rPr>
          <w:rFonts w:ascii="Times New Roman" w:eastAsia="Times New Roman" w:hAnsi="Times New Roman" w:cs="David"/>
          <w:sz w:val="24"/>
          <w:szCs w:val="24"/>
          <w:rtl/>
        </w:rPr>
      </w:pPr>
    </w:p>
    <w:p w14:paraId="63A089F5" w14:textId="77777777" w:rsidR="00F600CB" w:rsidRPr="00F600CB" w:rsidRDefault="00F600CB" w:rsidP="00CA7C09">
      <w:pPr>
        <w:widowControl w:val="0"/>
        <w:numPr>
          <w:ilvl w:val="0"/>
          <w:numId w:val="17"/>
        </w:numPr>
        <w:spacing w:before="0" w:beforeAutospacing="0" w:after="0" w:afterAutospacing="0" w:line="240" w:lineRule="auto"/>
        <w:jc w:val="both"/>
        <w:rPr>
          <w:rFonts w:ascii="Times New Roman" w:eastAsia="Times New Roman" w:hAnsi="Times New Roman" w:cs="David"/>
          <w:sz w:val="24"/>
          <w:szCs w:val="24"/>
          <w:rtl/>
        </w:rPr>
      </w:pPr>
      <w:r w:rsidRPr="00F600CB">
        <w:rPr>
          <w:rFonts w:ascii="Times New Roman" w:eastAsia="Times New Roman" w:hAnsi="Times New Roman" w:cs="David"/>
          <w:sz w:val="24"/>
          <w:szCs w:val="24"/>
          <w:rtl/>
        </w:rPr>
        <w:t>תנאי מוקדם לביצוע התשלומים לפי נספח זה הוא קיום כל התחייבויות ה</w:t>
      </w:r>
      <w:r w:rsidR="00B06D6A">
        <w:rPr>
          <w:rFonts w:ascii="Times New Roman" w:eastAsia="Times New Roman" w:hAnsi="Times New Roman" w:cs="David"/>
          <w:sz w:val="24"/>
          <w:szCs w:val="24"/>
          <w:rtl/>
        </w:rPr>
        <w:t>יועץ</w:t>
      </w:r>
      <w:r w:rsidRPr="00F600CB">
        <w:rPr>
          <w:rFonts w:ascii="Times New Roman" w:eastAsia="Times New Roman" w:hAnsi="Times New Roman" w:cs="David"/>
          <w:sz w:val="24"/>
          <w:szCs w:val="24"/>
          <w:rtl/>
        </w:rPr>
        <w:t xml:space="preserve"> על פי חוזה זה, השלמת כל עבודות התכנון הכלולות בשכר ה</w:t>
      </w:r>
      <w:r w:rsidR="00B06D6A">
        <w:rPr>
          <w:rFonts w:ascii="Times New Roman" w:eastAsia="Times New Roman" w:hAnsi="Times New Roman" w:cs="David"/>
          <w:sz w:val="24"/>
          <w:szCs w:val="24"/>
          <w:rtl/>
        </w:rPr>
        <w:t>יועץ</w:t>
      </w:r>
      <w:r w:rsidRPr="00F600CB">
        <w:rPr>
          <w:rFonts w:ascii="Times New Roman" w:eastAsia="Times New Roman" w:hAnsi="Times New Roman" w:cs="David"/>
          <w:sz w:val="24"/>
          <w:szCs w:val="24"/>
          <w:rtl/>
        </w:rPr>
        <w:t xml:space="preserve">, כמפורט בנספח ב', ומסירת כל המסמכים והתכניות למזמין. </w:t>
      </w:r>
    </w:p>
    <w:p w14:paraId="63A089F6" w14:textId="77777777" w:rsidR="00F600CB" w:rsidRPr="00F600CB" w:rsidRDefault="00F600CB" w:rsidP="00F600CB">
      <w:pPr>
        <w:widowControl w:val="0"/>
        <w:spacing w:before="60" w:beforeAutospacing="0" w:after="60" w:afterAutospacing="0" w:line="240" w:lineRule="auto"/>
        <w:jc w:val="center"/>
        <w:rPr>
          <w:rFonts w:ascii="Times New Roman" w:eastAsia="Times New Roman" w:hAnsi="Times New Roman" w:cs="David"/>
          <w:b/>
          <w:bCs/>
          <w:sz w:val="24"/>
          <w:szCs w:val="24"/>
          <w:u w:val="single"/>
          <w:rtl/>
        </w:rPr>
      </w:pPr>
      <w:r w:rsidRPr="00F600CB">
        <w:rPr>
          <w:rFonts w:ascii="Times New Roman" w:eastAsia="Times New Roman" w:hAnsi="Times New Roman" w:cs="David"/>
          <w:sz w:val="24"/>
          <w:szCs w:val="25"/>
          <w:rtl/>
        </w:rPr>
        <w:br w:type="page"/>
      </w:r>
      <w:r w:rsidRPr="00F600CB">
        <w:rPr>
          <w:rFonts w:ascii="Times New Roman" w:eastAsia="Times New Roman" w:hAnsi="Times New Roman" w:cs="David"/>
          <w:b/>
          <w:bCs/>
          <w:sz w:val="24"/>
          <w:szCs w:val="24"/>
          <w:u w:val="single"/>
          <w:rtl/>
        </w:rPr>
        <w:t>נספח "ה"</w:t>
      </w:r>
    </w:p>
    <w:p w14:paraId="63A089F7" w14:textId="77777777" w:rsidR="00F600CB" w:rsidRPr="00F600CB" w:rsidRDefault="00F600CB" w:rsidP="00F600CB">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r w:rsidRPr="00F600CB">
        <w:rPr>
          <w:rFonts w:ascii="Times New Roman" w:eastAsia="Times New Roman" w:hAnsi="Times New Roman" w:cs="David"/>
          <w:b/>
          <w:bCs/>
          <w:sz w:val="24"/>
          <w:szCs w:val="24"/>
          <w:u w:val="single"/>
          <w:rtl/>
        </w:rPr>
        <w:t xml:space="preserve">תשלומי שכר </w:t>
      </w:r>
      <w:r w:rsidRPr="00F600CB">
        <w:rPr>
          <w:rFonts w:ascii="Times New Roman" w:eastAsia="Times New Roman" w:hAnsi="Times New Roman" w:cs="David" w:hint="cs"/>
          <w:b/>
          <w:bCs/>
          <w:sz w:val="24"/>
          <w:szCs w:val="24"/>
          <w:u w:val="single"/>
          <w:rtl/>
        </w:rPr>
        <w:t>ה</w:t>
      </w:r>
      <w:r w:rsidR="00B06D6A">
        <w:rPr>
          <w:rFonts w:ascii="Times New Roman" w:eastAsia="Times New Roman" w:hAnsi="Times New Roman" w:cs="David" w:hint="cs"/>
          <w:b/>
          <w:bCs/>
          <w:sz w:val="24"/>
          <w:szCs w:val="24"/>
          <w:u w:val="single"/>
          <w:rtl/>
        </w:rPr>
        <w:t>יועץ</w:t>
      </w:r>
    </w:p>
    <w:p w14:paraId="63A089F8" w14:textId="77777777" w:rsidR="00F600CB" w:rsidRPr="00F600CB" w:rsidRDefault="00F600CB" w:rsidP="00F600CB">
      <w:pPr>
        <w:widowControl w:val="0"/>
        <w:spacing w:before="60" w:beforeAutospacing="0" w:after="60" w:afterAutospacing="0" w:line="300" w:lineRule="atLeast"/>
        <w:jc w:val="center"/>
        <w:rPr>
          <w:rFonts w:ascii="Times New Roman" w:eastAsia="Times New Roman" w:hAnsi="Times New Roman" w:cs="David"/>
          <w:sz w:val="24"/>
          <w:szCs w:val="24"/>
          <w:rtl/>
        </w:rPr>
      </w:pPr>
    </w:p>
    <w:p w14:paraId="63A089F9" w14:textId="77777777" w:rsidR="00D37420" w:rsidRDefault="00F600CB" w:rsidP="00F600CB">
      <w:pPr>
        <w:widowControl w:val="0"/>
        <w:numPr>
          <w:ilvl w:val="0"/>
          <w:numId w:val="6"/>
        </w:numPr>
        <w:spacing w:before="0" w:beforeAutospacing="0" w:after="0" w:afterAutospacing="0" w:line="240" w:lineRule="auto"/>
        <w:jc w:val="both"/>
        <w:rPr>
          <w:rFonts w:ascii="Times New Roman" w:eastAsia="Times New Roman" w:hAnsi="Times New Roman" w:cs="David"/>
          <w:sz w:val="24"/>
          <w:szCs w:val="24"/>
        </w:rPr>
      </w:pPr>
      <w:r w:rsidRPr="00F600CB">
        <w:rPr>
          <w:rFonts w:ascii="Times New Roman" w:eastAsia="Times New Roman" w:hAnsi="Times New Roman" w:cs="David"/>
          <w:sz w:val="24"/>
          <w:szCs w:val="24"/>
          <w:rtl/>
        </w:rPr>
        <w:t xml:space="preserve">שכר </w:t>
      </w:r>
      <w:r w:rsidRPr="00F600CB">
        <w:rPr>
          <w:rFonts w:ascii="Times New Roman" w:eastAsia="Times New Roman" w:hAnsi="Times New Roman" w:cs="David" w:hint="cs"/>
          <w:sz w:val="24"/>
          <w:szCs w:val="24"/>
          <w:rtl/>
        </w:rPr>
        <w:t>ה</w:t>
      </w:r>
      <w:r w:rsidR="00B06D6A">
        <w:rPr>
          <w:rFonts w:ascii="Times New Roman" w:eastAsia="Times New Roman" w:hAnsi="Times New Roman" w:cs="David" w:hint="cs"/>
          <w:sz w:val="24"/>
          <w:szCs w:val="24"/>
          <w:rtl/>
        </w:rPr>
        <w:t>יועץ</w:t>
      </w:r>
      <w:r w:rsidRPr="00F600CB">
        <w:rPr>
          <w:rFonts w:ascii="Times New Roman" w:eastAsia="Times New Roman" w:hAnsi="Times New Roman" w:cs="David"/>
          <w:sz w:val="24"/>
          <w:szCs w:val="24"/>
          <w:rtl/>
        </w:rPr>
        <w:t xml:space="preserve"> ישולם לשיעורין כנגד גמר כל שלב ושלב של שרותי </w:t>
      </w:r>
      <w:r w:rsidRPr="00F600CB">
        <w:rPr>
          <w:rFonts w:ascii="Times New Roman" w:eastAsia="Times New Roman" w:hAnsi="Times New Roman" w:cs="David" w:hint="cs"/>
          <w:sz w:val="24"/>
          <w:szCs w:val="24"/>
          <w:rtl/>
        </w:rPr>
        <w:t>ה</w:t>
      </w:r>
      <w:r w:rsidR="00B06D6A">
        <w:rPr>
          <w:rFonts w:ascii="Times New Roman" w:eastAsia="Times New Roman" w:hAnsi="Times New Roman" w:cs="David" w:hint="cs"/>
          <w:sz w:val="24"/>
          <w:szCs w:val="24"/>
          <w:rtl/>
        </w:rPr>
        <w:t>יועץ</w:t>
      </w:r>
      <w:r w:rsidRPr="00F600CB">
        <w:rPr>
          <w:rFonts w:ascii="Times New Roman" w:eastAsia="Times New Roman" w:hAnsi="Times New Roman" w:cs="David"/>
          <w:sz w:val="24"/>
          <w:szCs w:val="24"/>
          <w:rtl/>
        </w:rPr>
        <w:t xml:space="preserve"> כמוגדר בחוזה לרבות בנספחים ב' ו- ח' כדלקמן:</w:t>
      </w:r>
    </w:p>
    <w:p w14:paraId="63A089FA" w14:textId="77777777" w:rsidR="00F600CB" w:rsidRPr="00F600CB" w:rsidRDefault="00F600CB" w:rsidP="00F600CB">
      <w:pPr>
        <w:widowControl w:val="0"/>
        <w:numPr>
          <w:ilvl w:val="0"/>
          <w:numId w:val="6"/>
        </w:numPr>
        <w:spacing w:before="0" w:beforeAutospacing="0" w:after="0" w:afterAutospacing="0" w:line="240" w:lineRule="auto"/>
        <w:jc w:val="both"/>
        <w:rPr>
          <w:rFonts w:ascii="Times New Roman" w:eastAsia="Times New Roman" w:hAnsi="Times New Roman" w:cs="David"/>
          <w:sz w:val="24"/>
          <w:szCs w:val="24"/>
          <w:rtl/>
        </w:rPr>
      </w:pPr>
      <w:r w:rsidRPr="00F600CB">
        <w:rPr>
          <w:rFonts w:ascii="Times New Roman" w:eastAsia="Times New Roman" w:hAnsi="Times New Roman" w:cs="David"/>
          <w:sz w:val="24"/>
          <w:szCs w:val="24"/>
          <w:rtl/>
        </w:rPr>
        <w:br/>
      </w:r>
    </w:p>
    <w:p w14:paraId="63A089FB" w14:textId="77777777" w:rsidR="00F600CB" w:rsidRPr="00F600CB" w:rsidRDefault="00F600CB" w:rsidP="00F600CB">
      <w:pPr>
        <w:spacing w:before="0" w:beforeAutospacing="0" w:after="0" w:afterAutospacing="0" w:line="360" w:lineRule="auto"/>
        <w:ind w:left="720"/>
        <w:rPr>
          <w:rFonts w:ascii="Times New Roman" w:eastAsia="Times New Roman" w:hAnsi="Times New Roman" w:cs="David"/>
          <w:sz w:val="24"/>
          <w:szCs w:val="24"/>
          <w:rtl/>
        </w:rPr>
      </w:pPr>
      <w:r w:rsidRPr="00F600CB">
        <w:rPr>
          <w:rFonts w:ascii="Times New Roman" w:eastAsia="Times New Roman" w:hAnsi="Times New Roman" w:cs="David"/>
          <w:sz w:val="24"/>
          <w:szCs w:val="24"/>
          <w:rtl/>
        </w:rPr>
        <w:t>1.1</w:t>
      </w:r>
      <w:r w:rsidRPr="00F600CB">
        <w:rPr>
          <w:rFonts w:ascii="Times New Roman" w:eastAsia="Times New Roman" w:hAnsi="Times New Roman" w:cs="David"/>
          <w:sz w:val="24"/>
          <w:szCs w:val="24"/>
          <w:rtl/>
        </w:rPr>
        <w:tab/>
        <w:t>לאחר גמר הי</w:t>
      </w:r>
      <w:r w:rsidRPr="00F600CB">
        <w:rPr>
          <w:rFonts w:ascii="Times New Roman" w:eastAsia="Times New Roman" w:hAnsi="Times New Roman" w:cs="David" w:hint="cs"/>
          <w:sz w:val="24"/>
          <w:szCs w:val="24"/>
          <w:rtl/>
        </w:rPr>
        <w:t>י</w:t>
      </w:r>
      <w:r w:rsidRPr="00F600CB">
        <w:rPr>
          <w:rFonts w:ascii="Times New Roman" w:eastAsia="Times New Roman" w:hAnsi="Times New Roman" w:cs="David"/>
          <w:sz w:val="24"/>
          <w:szCs w:val="24"/>
          <w:rtl/>
        </w:rPr>
        <w:t>עוץ המוקדם</w:t>
      </w:r>
      <w:r w:rsidRPr="00F600CB">
        <w:rPr>
          <w:rFonts w:ascii="Times New Roman" w:eastAsia="Times New Roman" w:hAnsi="Times New Roman" w:cs="David" w:hint="cs"/>
          <w:sz w:val="24"/>
          <w:szCs w:val="24"/>
          <w:rtl/>
        </w:rPr>
        <w:t xml:space="preserve"> </w:t>
      </w:r>
      <w:r w:rsidRPr="00D37420">
        <w:rPr>
          <w:rFonts w:ascii="Times New Roman" w:eastAsia="Times New Roman" w:hAnsi="Times New Roman" w:cs="David"/>
          <w:sz w:val="24"/>
          <w:szCs w:val="24"/>
          <w:u w:val="dotted"/>
          <w:rtl/>
        </w:rPr>
        <w:tab/>
      </w:r>
      <w:r w:rsidRPr="00D37420">
        <w:rPr>
          <w:rFonts w:ascii="Times New Roman" w:eastAsia="Times New Roman" w:hAnsi="Times New Roman" w:cs="David"/>
          <w:sz w:val="24"/>
          <w:szCs w:val="24"/>
          <w:u w:val="dotted"/>
          <w:rtl/>
        </w:rPr>
        <w:tab/>
      </w:r>
      <w:r w:rsidRPr="00D37420">
        <w:rPr>
          <w:rFonts w:ascii="Times New Roman" w:eastAsia="Times New Roman" w:hAnsi="Times New Roman" w:cs="David" w:hint="cs"/>
          <w:sz w:val="24"/>
          <w:szCs w:val="24"/>
          <w:u w:val="dotted"/>
          <w:rtl/>
        </w:rPr>
        <w:tab/>
      </w:r>
      <w:r w:rsidRPr="00D37420">
        <w:rPr>
          <w:rFonts w:ascii="Times New Roman" w:eastAsia="Times New Roman" w:hAnsi="Times New Roman" w:cs="David"/>
          <w:sz w:val="24"/>
          <w:szCs w:val="24"/>
          <w:u w:val="dotted"/>
          <w:rtl/>
        </w:rPr>
        <w:tab/>
      </w:r>
      <w:r w:rsidRPr="00D37420">
        <w:rPr>
          <w:rFonts w:ascii="Times New Roman" w:eastAsia="Times New Roman" w:hAnsi="Times New Roman" w:cs="David"/>
          <w:sz w:val="24"/>
          <w:szCs w:val="24"/>
          <w:u w:val="dotted"/>
          <w:rtl/>
        </w:rPr>
        <w:tab/>
      </w:r>
      <w:r w:rsidRPr="00F600CB">
        <w:rPr>
          <w:rFonts w:ascii="Times New Roman" w:eastAsia="Times New Roman" w:hAnsi="Times New Roman" w:cs="David" w:hint="cs"/>
          <w:sz w:val="24"/>
          <w:szCs w:val="24"/>
          <w:rtl/>
        </w:rPr>
        <w:t>10</w:t>
      </w:r>
      <w:r w:rsidRPr="00F600CB">
        <w:rPr>
          <w:rFonts w:ascii="Times New Roman" w:eastAsia="Times New Roman" w:hAnsi="Times New Roman" w:cs="David"/>
          <w:sz w:val="24"/>
          <w:szCs w:val="24"/>
          <w:rtl/>
        </w:rPr>
        <w:t>%</w:t>
      </w:r>
    </w:p>
    <w:p w14:paraId="63A089FC" w14:textId="77777777" w:rsidR="00F600CB" w:rsidRPr="00F600CB" w:rsidRDefault="00F600CB" w:rsidP="00F600CB">
      <w:pPr>
        <w:spacing w:before="0" w:beforeAutospacing="0" w:after="0" w:afterAutospacing="0" w:line="360" w:lineRule="auto"/>
        <w:ind w:left="720"/>
        <w:rPr>
          <w:rFonts w:ascii="Times New Roman" w:eastAsia="Times New Roman" w:hAnsi="Times New Roman" w:cs="David"/>
          <w:sz w:val="24"/>
          <w:szCs w:val="24"/>
          <w:rtl/>
        </w:rPr>
      </w:pPr>
      <w:r w:rsidRPr="00F600CB">
        <w:rPr>
          <w:rFonts w:ascii="Times New Roman" w:eastAsia="Times New Roman" w:hAnsi="Times New Roman" w:cs="David"/>
          <w:sz w:val="24"/>
          <w:szCs w:val="24"/>
          <w:rtl/>
        </w:rPr>
        <w:t>1.2</w:t>
      </w:r>
      <w:r w:rsidRPr="00F600CB">
        <w:rPr>
          <w:rFonts w:ascii="Times New Roman" w:eastAsia="Times New Roman" w:hAnsi="Times New Roman" w:cs="David"/>
          <w:sz w:val="24"/>
          <w:szCs w:val="24"/>
          <w:rtl/>
        </w:rPr>
        <w:tab/>
        <w:t>לאחר גמר הי</w:t>
      </w:r>
      <w:r w:rsidRPr="00F600CB">
        <w:rPr>
          <w:rFonts w:ascii="Times New Roman" w:eastAsia="Times New Roman" w:hAnsi="Times New Roman" w:cs="David" w:hint="cs"/>
          <w:sz w:val="24"/>
          <w:szCs w:val="24"/>
          <w:rtl/>
        </w:rPr>
        <w:t>י</w:t>
      </w:r>
      <w:r w:rsidRPr="00F600CB">
        <w:rPr>
          <w:rFonts w:ascii="Times New Roman" w:eastAsia="Times New Roman" w:hAnsi="Times New Roman" w:cs="David"/>
          <w:sz w:val="24"/>
          <w:szCs w:val="24"/>
          <w:rtl/>
        </w:rPr>
        <w:t>עוץ הסופי</w:t>
      </w:r>
      <w:r w:rsidRPr="00F600CB">
        <w:rPr>
          <w:rFonts w:ascii="Times New Roman" w:eastAsia="Times New Roman" w:hAnsi="Times New Roman" w:cs="David"/>
          <w:sz w:val="24"/>
          <w:szCs w:val="24"/>
          <w:rtl/>
        </w:rPr>
        <w:tab/>
      </w:r>
      <w:r w:rsidRPr="00F600CB">
        <w:rPr>
          <w:rFonts w:ascii="Times New Roman" w:eastAsia="Times New Roman" w:hAnsi="Times New Roman" w:cs="David" w:hint="cs"/>
          <w:sz w:val="24"/>
          <w:szCs w:val="24"/>
          <w:rtl/>
        </w:rPr>
        <w:t>וקבלת כל האישורים הנדרשים</w:t>
      </w:r>
      <w:r w:rsidRPr="00D37420">
        <w:rPr>
          <w:rFonts w:ascii="Times New Roman" w:eastAsia="Times New Roman" w:hAnsi="Times New Roman" w:cs="David"/>
          <w:sz w:val="24"/>
          <w:szCs w:val="24"/>
          <w:u w:val="dotted"/>
          <w:rtl/>
        </w:rPr>
        <w:tab/>
      </w:r>
      <w:r w:rsidRPr="00D37420">
        <w:rPr>
          <w:rFonts w:ascii="Times New Roman" w:eastAsia="Times New Roman" w:hAnsi="Times New Roman" w:cs="David" w:hint="cs"/>
          <w:sz w:val="24"/>
          <w:szCs w:val="24"/>
          <w:u w:val="dotted"/>
          <w:rtl/>
        </w:rPr>
        <w:t xml:space="preserve">             </w:t>
      </w:r>
      <w:r w:rsidRPr="00F600CB">
        <w:rPr>
          <w:rFonts w:ascii="Times New Roman" w:eastAsia="Times New Roman" w:hAnsi="Times New Roman" w:cs="David" w:hint="cs"/>
          <w:sz w:val="24"/>
          <w:szCs w:val="24"/>
          <w:rtl/>
        </w:rPr>
        <w:t xml:space="preserve"> 45</w:t>
      </w:r>
      <w:r w:rsidRPr="00F600CB">
        <w:rPr>
          <w:rFonts w:ascii="Times New Roman" w:eastAsia="Times New Roman" w:hAnsi="Times New Roman" w:cs="David"/>
          <w:sz w:val="24"/>
          <w:szCs w:val="24"/>
          <w:rtl/>
        </w:rPr>
        <w:t>%</w:t>
      </w:r>
      <w:r w:rsidRPr="00F600CB">
        <w:rPr>
          <w:rFonts w:ascii="Times New Roman" w:eastAsia="Times New Roman" w:hAnsi="Times New Roman" w:cs="David"/>
          <w:sz w:val="24"/>
          <w:szCs w:val="24"/>
          <w:rtl/>
        </w:rPr>
        <w:tab/>
      </w:r>
    </w:p>
    <w:p w14:paraId="63A089FD" w14:textId="77777777" w:rsidR="00F600CB" w:rsidRPr="00F600CB" w:rsidRDefault="00F600CB" w:rsidP="00F600CB">
      <w:pPr>
        <w:spacing w:before="0" w:beforeAutospacing="0" w:after="0" w:afterAutospacing="0" w:line="360" w:lineRule="auto"/>
        <w:ind w:left="720"/>
        <w:rPr>
          <w:rFonts w:ascii="Times New Roman" w:eastAsia="Times New Roman" w:hAnsi="Times New Roman" w:cs="David"/>
          <w:sz w:val="24"/>
          <w:szCs w:val="24"/>
          <w:rtl/>
        </w:rPr>
      </w:pPr>
      <w:r w:rsidRPr="00F600CB">
        <w:rPr>
          <w:rFonts w:ascii="Times New Roman" w:eastAsia="Times New Roman" w:hAnsi="Times New Roman" w:cs="David"/>
          <w:sz w:val="24"/>
          <w:szCs w:val="24"/>
          <w:rtl/>
        </w:rPr>
        <w:t>1.3</w:t>
      </w:r>
      <w:r w:rsidRPr="00F600CB">
        <w:rPr>
          <w:rFonts w:ascii="Times New Roman" w:eastAsia="Times New Roman" w:hAnsi="Times New Roman" w:cs="David"/>
          <w:sz w:val="24"/>
          <w:szCs w:val="24"/>
          <w:rtl/>
        </w:rPr>
        <w:tab/>
        <w:t xml:space="preserve">לאחר גמר </w:t>
      </w:r>
      <w:r w:rsidRPr="00F600CB">
        <w:rPr>
          <w:rFonts w:ascii="Times New Roman" w:eastAsia="Times New Roman" w:hAnsi="Times New Roman" w:cs="David" w:hint="cs"/>
          <w:sz w:val="24"/>
          <w:szCs w:val="24"/>
          <w:rtl/>
        </w:rPr>
        <w:t>הייעוץ המפורט</w:t>
      </w:r>
      <w:r w:rsidRPr="00D37420">
        <w:rPr>
          <w:rFonts w:ascii="Times New Roman" w:eastAsia="Times New Roman" w:hAnsi="Times New Roman" w:cs="David" w:hint="cs"/>
          <w:sz w:val="24"/>
          <w:szCs w:val="24"/>
          <w:u w:val="dotted"/>
          <w:rtl/>
        </w:rPr>
        <w:tab/>
      </w:r>
      <w:r w:rsidRPr="00D37420">
        <w:rPr>
          <w:rFonts w:ascii="Times New Roman" w:eastAsia="Times New Roman" w:hAnsi="Times New Roman" w:cs="David"/>
          <w:sz w:val="24"/>
          <w:szCs w:val="24"/>
          <w:u w:val="dotted"/>
          <w:rtl/>
        </w:rPr>
        <w:tab/>
      </w:r>
      <w:r w:rsidRPr="00D37420">
        <w:rPr>
          <w:rFonts w:ascii="Times New Roman" w:eastAsia="Times New Roman" w:hAnsi="Times New Roman" w:cs="David"/>
          <w:sz w:val="24"/>
          <w:szCs w:val="24"/>
          <w:u w:val="dotted"/>
          <w:rtl/>
        </w:rPr>
        <w:tab/>
      </w:r>
      <w:r w:rsidRPr="00D37420">
        <w:rPr>
          <w:rFonts w:ascii="Times New Roman" w:eastAsia="Times New Roman" w:hAnsi="Times New Roman" w:cs="David"/>
          <w:sz w:val="24"/>
          <w:szCs w:val="24"/>
          <w:u w:val="dotted"/>
          <w:rtl/>
        </w:rPr>
        <w:tab/>
      </w:r>
      <w:r w:rsidRPr="00D37420">
        <w:rPr>
          <w:rFonts w:ascii="Times New Roman" w:eastAsia="Times New Roman" w:hAnsi="Times New Roman" w:cs="David"/>
          <w:sz w:val="24"/>
          <w:szCs w:val="24"/>
          <w:u w:val="dotted"/>
          <w:rtl/>
        </w:rPr>
        <w:tab/>
      </w:r>
      <w:r w:rsidRPr="00F600CB">
        <w:rPr>
          <w:rFonts w:ascii="Times New Roman" w:eastAsia="Times New Roman" w:hAnsi="Times New Roman" w:cs="David" w:hint="cs"/>
          <w:sz w:val="24"/>
          <w:szCs w:val="24"/>
          <w:rtl/>
        </w:rPr>
        <w:t>30</w:t>
      </w:r>
      <w:r w:rsidRPr="00F600CB">
        <w:rPr>
          <w:rFonts w:ascii="Times New Roman" w:eastAsia="Times New Roman" w:hAnsi="Times New Roman" w:cs="David"/>
          <w:sz w:val="24"/>
          <w:szCs w:val="24"/>
          <w:rtl/>
        </w:rPr>
        <w:t>%</w:t>
      </w:r>
      <w:r w:rsidR="00D37420">
        <w:rPr>
          <w:rFonts w:ascii="Times New Roman" w:eastAsia="Times New Roman" w:hAnsi="Times New Roman" w:cs="David" w:hint="cs"/>
          <w:sz w:val="24"/>
          <w:szCs w:val="24"/>
        </w:rPr>
        <w:t xml:space="preserve">          </w:t>
      </w:r>
    </w:p>
    <w:p w14:paraId="63A089FE" w14:textId="77777777" w:rsidR="00F600CB" w:rsidRPr="00F600CB" w:rsidRDefault="00F600CB" w:rsidP="00F600CB">
      <w:pPr>
        <w:spacing w:before="0" w:beforeAutospacing="0" w:after="0" w:afterAutospacing="0" w:line="360" w:lineRule="auto"/>
        <w:ind w:left="720"/>
        <w:rPr>
          <w:rFonts w:ascii="Times New Roman" w:eastAsia="Times New Roman" w:hAnsi="Times New Roman" w:cs="David"/>
          <w:sz w:val="24"/>
          <w:szCs w:val="24"/>
          <w:rtl/>
        </w:rPr>
      </w:pPr>
      <w:r w:rsidRPr="00F600CB">
        <w:rPr>
          <w:rFonts w:ascii="Times New Roman" w:eastAsia="Times New Roman" w:hAnsi="Times New Roman" w:cs="David"/>
          <w:sz w:val="24"/>
          <w:szCs w:val="24"/>
          <w:rtl/>
        </w:rPr>
        <w:t>1.4</w:t>
      </w:r>
      <w:r w:rsidRPr="00F600CB">
        <w:rPr>
          <w:rFonts w:ascii="Times New Roman" w:eastAsia="Times New Roman" w:hAnsi="Times New Roman" w:cs="David"/>
          <w:sz w:val="24"/>
          <w:szCs w:val="24"/>
          <w:rtl/>
        </w:rPr>
        <w:tab/>
        <w:t>במהלך הפיקוח העליון</w:t>
      </w:r>
      <w:r w:rsidRPr="00D37420">
        <w:rPr>
          <w:rFonts w:ascii="Times New Roman" w:eastAsia="Times New Roman" w:hAnsi="Times New Roman" w:cs="David"/>
          <w:sz w:val="24"/>
          <w:szCs w:val="24"/>
          <w:u w:val="dotted"/>
          <w:rtl/>
        </w:rPr>
        <w:tab/>
      </w:r>
      <w:r w:rsidRPr="00D37420">
        <w:rPr>
          <w:rFonts w:ascii="Times New Roman" w:eastAsia="Times New Roman" w:hAnsi="Times New Roman" w:cs="David"/>
          <w:sz w:val="24"/>
          <w:szCs w:val="24"/>
          <w:u w:val="dotted"/>
          <w:rtl/>
        </w:rPr>
        <w:tab/>
      </w:r>
      <w:r w:rsidRPr="00D37420">
        <w:rPr>
          <w:rFonts w:ascii="Times New Roman" w:eastAsia="Times New Roman" w:hAnsi="Times New Roman" w:cs="David"/>
          <w:sz w:val="24"/>
          <w:szCs w:val="24"/>
          <w:u w:val="dotted"/>
          <w:rtl/>
        </w:rPr>
        <w:tab/>
      </w:r>
      <w:r w:rsidRPr="00D37420">
        <w:rPr>
          <w:rFonts w:ascii="Times New Roman" w:eastAsia="Times New Roman" w:hAnsi="Times New Roman" w:cs="David"/>
          <w:sz w:val="24"/>
          <w:szCs w:val="24"/>
          <w:u w:val="dotted"/>
          <w:rtl/>
        </w:rPr>
        <w:tab/>
      </w:r>
      <w:r w:rsidRPr="00D37420">
        <w:rPr>
          <w:rFonts w:ascii="Times New Roman" w:eastAsia="Times New Roman" w:hAnsi="Times New Roman" w:cs="David" w:hint="cs"/>
          <w:sz w:val="24"/>
          <w:szCs w:val="24"/>
          <w:u w:val="dotted"/>
          <w:rtl/>
        </w:rPr>
        <w:tab/>
      </w:r>
      <w:r w:rsidRPr="00D37420">
        <w:rPr>
          <w:rFonts w:ascii="Times New Roman" w:eastAsia="Times New Roman" w:hAnsi="Times New Roman" w:cs="David"/>
          <w:sz w:val="24"/>
          <w:szCs w:val="24"/>
          <w:u w:val="dotted"/>
          <w:rtl/>
        </w:rPr>
        <w:tab/>
      </w:r>
      <w:r w:rsidRPr="00F600CB">
        <w:rPr>
          <w:rFonts w:ascii="Times New Roman" w:eastAsia="Times New Roman" w:hAnsi="Times New Roman" w:cs="David" w:hint="cs"/>
          <w:sz w:val="24"/>
          <w:szCs w:val="24"/>
          <w:rtl/>
        </w:rPr>
        <w:t>10</w:t>
      </w:r>
      <w:r w:rsidRPr="00F600CB">
        <w:rPr>
          <w:rFonts w:ascii="Times New Roman" w:eastAsia="Times New Roman" w:hAnsi="Times New Roman" w:cs="David"/>
          <w:sz w:val="24"/>
          <w:szCs w:val="24"/>
          <w:rtl/>
        </w:rPr>
        <w:t>%</w:t>
      </w:r>
    </w:p>
    <w:p w14:paraId="63A089FF" w14:textId="77777777" w:rsidR="00F600CB" w:rsidRPr="00F600CB" w:rsidRDefault="00F600CB" w:rsidP="00F600CB">
      <w:pPr>
        <w:spacing w:before="0" w:beforeAutospacing="0" w:after="0" w:afterAutospacing="0" w:line="360" w:lineRule="auto"/>
        <w:ind w:left="720"/>
        <w:rPr>
          <w:rFonts w:ascii="Times New Roman" w:eastAsia="Times New Roman" w:hAnsi="Times New Roman" w:cs="David"/>
          <w:sz w:val="24"/>
          <w:szCs w:val="24"/>
          <w:rtl/>
        </w:rPr>
      </w:pPr>
      <w:r w:rsidRPr="00F600CB">
        <w:rPr>
          <w:rFonts w:ascii="Times New Roman" w:eastAsia="Times New Roman" w:hAnsi="Times New Roman" w:cs="David" w:hint="cs"/>
          <w:sz w:val="24"/>
          <w:szCs w:val="24"/>
          <w:rtl/>
        </w:rPr>
        <w:t>1.5</w:t>
      </w:r>
      <w:r w:rsidRPr="00F600CB">
        <w:rPr>
          <w:rFonts w:ascii="Times New Roman" w:eastAsia="Times New Roman" w:hAnsi="Times New Roman" w:cs="David" w:hint="cs"/>
          <w:sz w:val="24"/>
          <w:szCs w:val="24"/>
          <w:rtl/>
        </w:rPr>
        <w:tab/>
        <w:t>לאחר קבלת טופס 4 ואכלוס</w:t>
      </w:r>
      <w:r w:rsidRPr="00D37420">
        <w:rPr>
          <w:rFonts w:ascii="Times New Roman" w:eastAsia="Times New Roman" w:hAnsi="Times New Roman" w:cs="David"/>
          <w:sz w:val="24"/>
          <w:szCs w:val="24"/>
          <w:u w:val="dotted"/>
          <w:rtl/>
        </w:rPr>
        <w:tab/>
      </w:r>
      <w:r w:rsidRPr="00D37420">
        <w:rPr>
          <w:rFonts w:ascii="Times New Roman" w:eastAsia="Times New Roman" w:hAnsi="Times New Roman" w:cs="David"/>
          <w:sz w:val="24"/>
          <w:szCs w:val="24"/>
          <w:u w:val="dotted"/>
          <w:rtl/>
        </w:rPr>
        <w:tab/>
      </w:r>
      <w:r w:rsidRPr="00D37420">
        <w:rPr>
          <w:rFonts w:ascii="Times New Roman" w:eastAsia="Times New Roman" w:hAnsi="Times New Roman" w:cs="David"/>
          <w:sz w:val="24"/>
          <w:szCs w:val="24"/>
          <w:u w:val="dotted"/>
          <w:rtl/>
        </w:rPr>
        <w:tab/>
      </w:r>
      <w:r w:rsidRPr="00D37420">
        <w:rPr>
          <w:rFonts w:ascii="Times New Roman" w:eastAsia="Times New Roman" w:hAnsi="Times New Roman" w:cs="David" w:hint="cs"/>
          <w:sz w:val="24"/>
          <w:szCs w:val="24"/>
          <w:u w:val="dotted"/>
          <w:rtl/>
        </w:rPr>
        <w:tab/>
      </w:r>
      <w:r w:rsidRPr="00D37420">
        <w:rPr>
          <w:rFonts w:ascii="Times New Roman" w:eastAsia="Times New Roman" w:hAnsi="Times New Roman" w:cs="David"/>
          <w:sz w:val="24"/>
          <w:szCs w:val="24"/>
          <w:u w:val="dotted"/>
          <w:rtl/>
        </w:rPr>
        <w:tab/>
      </w:r>
      <w:r w:rsidRPr="00F600CB">
        <w:rPr>
          <w:rFonts w:ascii="Times New Roman" w:eastAsia="Times New Roman" w:hAnsi="Times New Roman" w:cs="David" w:hint="cs"/>
          <w:sz w:val="24"/>
          <w:szCs w:val="24"/>
          <w:rtl/>
        </w:rPr>
        <w:t>5</w:t>
      </w:r>
      <w:r w:rsidRPr="00F600CB">
        <w:rPr>
          <w:rFonts w:ascii="Times New Roman" w:eastAsia="Times New Roman" w:hAnsi="Times New Roman" w:cs="David"/>
          <w:sz w:val="24"/>
          <w:szCs w:val="24"/>
          <w:rtl/>
        </w:rPr>
        <w:t>%</w:t>
      </w:r>
    </w:p>
    <w:p w14:paraId="63A08A00" w14:textId="77777777" w:rsidR="00F600CB" w:rsidRPr="00F600CB" w:rsidRDefault="00F600CB" w:rsidP="00F600CB">
      <w:pPr>
        <w:spacing w:before="0" w:beforeAutospacing="0" w:after="0" w:afterAutospacing="0" w:line="360" w:lineRule="auto"/>
        <w:ind w:left="720"/>
        <w:rPr>
          <w:rFonts w:ascii="Times New Roman" w:eastAsia="Times New Roman" w:hAnsi="Times New Roman" w:cs="David"/>
          <w:sz w:val="24"/>
          <w:szCs w:val="24"/>
        </w:rPr>
      </w:pPr>
    </w:p>
    <w:p w14:paraId="63A08A01" w14:textId="77777777" w:rsidR="00F600CB" w:rsidRPr="00F600CB" w:rsidRDefault="00F600CB" w:rsidP="00F600CB">
      <w:pPr>
        <w:widowControl w:val="0"/>
        <w:numPr>
          <w:ilvl w:val="0"/>
          <w:numId w:val="6"/>
        </w:numPr>
        <w:spacing w:before="0" w:beforeAutospacing="0" w:after="0" w:afterAutospacing="0" w:line="240" w:lineRule="auto"/>
        <w:jc w:val="both"/>
        <w:rPr>
          <w:rFonts w:ascii="Times New Roman" w:eastAsia="Times New Roman" w:hAnsi="Times New Roman" w:cs="David"/>
          <w:sz w:val="24"/>
          <w:szCs w:val="24"/>
          <w:rtl/>
        </w:rPr>
      </w:pPr>
      <w:r w:rsidRPr="00F600CB">
        <w:rPr>
          <w:rFonts w:ascii="Times New Roman" w:eastAsia="Times New Roman" w:hAnsi="Times New Roman" w:cs="David"/>
          <w:sz w:val="24"/>
          <w:szCs w:val="24"/>
          <w:rtl/>
        </w:rPr>
        <w:t xml:space="preserve">למרות האמור בסעיף 1 לעיל רשאי המזמין לשלם </w:t>
      </w:r>
      <w:r w:rsidRPr="00F600CB">
        <w:rPr>
          <w:rFonts w:ascii="Times New Roman" w:eastAsia="Times New Roman" w:hAnsi="Times New Roman" w:cs="David" w:hint="cs"/>
          <w:sz w:val="24"/>
          <w:szCs w:val="24"/>
          <w:rtl/>
        </w:rPr>
        <w:t>ל</w:t>
      </w:r>
      <w:r w:rsidR="00B06D6A">
        <w:rPr>
          <w:rFonts w:ascii="Times New Roman" w:eastAsia="Times New Roman" w:hAnsi="Times New Roman" w:cs="David" w:hint="cs"/>
          <w:sz w:val="24"/>
          <w:szCs w:val="24"/>
          <w:rtl/>
        </w:rPr>
        <w:t>יועץ</w:t>
      </w:r>
      <w:r w:rsidRPr="00F600CB">
        <w:rPr>
          <w:rFonts w:ascii="Times New Roman" w:eastAsia="Times New Roman" w:hAnsi="Times New Roman" w:cs="David"/>
          <w:sz w:val="24"/>
          <w:szCs w:val="24"/>
          <w:rtl/>
        </w:rPr>
        <w:t xml:space="preserve"> מקדמות בגין קידום התכנון אשר יקוזזו משלבי התשלום עפ"י קביעתו.</w:t>
      </w:r>
    </w:p>
    <w:p w14:paraId="63A08A02" w14:textId="77777777" w:rsidR="00F600CB" w:rsidRPr="00F600CB" w:rsidRDefault="00F600CB" w:rsidP="00F600CB">
      <w:pPr>
        <w:spacing w:before="0" w:beforeAutospacing="0" w:after="0" w:afterAutospacing="0" w:line="360" w:lineRule="auto"/>
        <w:rPr>
          <w:rFonts w:ascii="Times New Roman" w:eastAsia="Times New Roman" w:hAnsi="Times New Roman" w:cs="David"/>
          <w:sz w:val="24"/>
          <w:szCs w:val="24"/>
          <w:rtl/>
        </w:rPr>
      </w:pPr>
    </w:p>
    <w:p w14:paraId="63A08A03" w14:textId="77777777" w:rsidR="00F600CB" w:rsidRPr="00F600CB" w:rsidRDefault="00F600CB" w:rsidP="00F600CB">
      <w:pPr>
        <w:widowControl w:val="0"/>
        <w:numPr>
          <w:ilvl w:val="0"/>
          <w:numId w:val="6"/>
        </w:numPr>
        <w:spacing w:before="0" w:beforeAutospacing="0" w:after="0" w:afterAutospacing="0" w:line="240" w:lineRule="auto"/>
        <w:jc w:val="both"/>
        <w:rPr>
          <w:rFonts w:ascii="Times New Roman" w:eastAsia="Times New Roman" w:hAnsi="Times New Roman" w:cs="David"/>
          <w:sz w:val="24"/>
          <w:szCs w:val="24"/>
          <w:rtl/>
        </w:rPr>
      </w:pPr>
      <w:r w:rsidRPr="00F600CB">
        <w:rPr>
          <w:rFonts w:ascii="Times New Roman" w:eastAsia="Times New Roman" w:hAnsi="Times New Roman" w:cs="David" w:hint="cs"/>
          <w:sz w:val="24"/>
          <w:szCs w:val="24"/>
          <w:rtl/>
        </w:rPr>
        <w:t>ה</w:t>
      </w:r>
      <w:r w:rsidR="00B06D6A">
        <w:rPr>
          <w:rFonts w:ascii="Times New Roman" w:eastAsia="Times New Roman" w:hAnsi="Times New Roman" w:cs="David" w:hint="cs"/>
          <w:sz w:val="24"/>
          <w:szCs w:val="24"/>
          <w:rtl/>
        </w:rPr>
        <w:t>יועץ</w:t>
      </w:r>
      <w:r w:rsidRPr="00F600CB">
        <w:rPr>
          <w:rFonts w:ascii="Times New Roman" w:eastAsia="Times New Roman" w:hAnsi="Times New Roman" w:cs="David"/>
          <w:sz w:val="24"/>
          <w:szCs w:val="24"/>
          <w:rtl/>
        </w:rPr>
        <w:t xml:space="preserve"> יגיש חשבון לא יותר מאשר פעם בחודש.</w:t>
      </w:r>
    </w:p>
    <w:p w14:paraId="63A08A04" w14:textId="77777777" w:rsidR="00F600CB" w:rsidRPr="00F600CB" w:rsidRDefault="00F600CB" w:rsidP="00F600CB">
      <w:pPr>
        <w:spacing w:before="0" w:beforeAutospacing="0" w:after="0" w:afterAutospacing="0" w:line="360" w:lineRule="auto"/>
        <w:ind w:left="720"/>
        <w:rPr>
          <w:rFonts w:ascii="Times New Roman" w:eastAsia="Times New Roman" w:hAnsi="Times New Roman" w:cs="David"/>
          <w:sz w:val="24"/>
          <w:szCs w:val="24"/>
          <w:rtl/>
        </w:rPr>
      </w:pPr>
    </w:p>
    <w:p w14:paraId="63A08A05" w14:textId="77777777" w:rsidR="00F600CB" w:rsidRPr="00F600CB" w:rsidRDefault="00F600CB" w:rsidP="00F600CB">
      <w:pPr>
        <w:numPr>
          <w:ilvl w:val="0"/>
          <w:numId w:val="6"/>
        </w:numPr>
        <w:spacing w:before="0" w:beforeAutospacing="0" w:after="0" w:afterAutospacing="0" w:line="360" w:lineRule="auto"/>
        <w:jc w:val="both"/>
        <w:rPr>
          <w:rFonts w:ascii="Times New Roman" w:eastAsia="Times New Roman" w:hAnsi="Times New Roman" w:cs="David"/>
          <w:sz w:val="24"/>
          <w:szCs w:val="24"/>
          <w:rtl/>
        </w:rPr>
      </w:pPr>
      <w:r w:rsidRPr="00F600CB">
        <w:rPr>
          <w:rFonts w:ascii="Times New Roman" w:eastAsia="Times New Roman" w:hAnsi="Times New Roman" w:cs="David"/>
          <w:sz w:val="24"/>
          <w:szCs w:val="24"/>
          <w:rtl/>
        </w:rPr>
        <w:t xml:space="preserve">המזמין ישלם את שכר </w:t>
      </w:r>
      <w:r w:rsidRPr="00F600CB">
        <w:rPr>
          <w:rFonts w:ascii="Times New Roman" w:eastAsia="Times New Roman" w:hAnsi="Times New Roman" w:cs="David" w:hint="cs"/>
          <w:sz w:val="24"/>
          <w:szCs w:val="24"/>
          <w:rtl/>
        </w:rPr>
        <w:t>ה</w:t>
      </w:r>
      <w:r w:rsidR="00B06D6A">
        <w:rPr>
          <w:rFonts w:ascii="Times New Roman" w:eastAsia="Times New Roman" w:hAnsi="Times New Roman" w:cs="David" w:hint="cs"/>
          <w:sz w:val="24"/>
          <w:szCs w:val="24"/>
          <w:rtl/>
        </w:rPr>
        <w:t>יועץ</w:t>
      </w:r>
      <w:r w:rsidRPr="00F600CB">
        <w:rPr>
          <w:rFonts w:ascii="Times New Roman" w:eastAsia="Times New Roman" w:hAnsi="Times New Roman" w:cs="David"/>
          <w:sz w:val="24"/>
          <w:szCs w:val="24"/>
          <w:rtl/>
        </w:rPr>
        <w:t xml:space="preserve"> בטווח של  60 יום מתאריך אישור החשבון ע"י המנהל.</w:t>
      </w:r>
    </w:p>
    <w:p w14:paraId="63A08A06" w14:textId="77777777" w:rsidR="00F600CB" w:rsidRPr="00F600CB" w:rsidRDefault="00F600CB" w:rsidP="00F600CB">
      <w:pPr>
        <w:spacing w:before="0" w:beforeAutospacing="0" w:after="0" w:afterAutospacing="0" w:line="360" w:lineRule="auto"/>
        <w:ind w:left="720"/>
        <w:jc w:val="both"/>
        <w:rPr>
          <w:rFonts w:ascii="Times New Roman" w:eastAsia="Times New Roman" w:hAnsi="Times New Roman" w:cs="David"/>
          <w:sz w:val="24"/>
          <w:szCs w:val="24"/>
          <w:rtl/>
        </w:rPr>
      </w:pPr>
    </w:p>
    <w:p w14:paraId="63A08A07" w14:textId="77777777" w:rsidR="00F600CB" w:rsidRPr="00F600CB" w:rsidRDefault="00F600CB" w:rsidP="00F600CB">
      <w:pPr>
        <w:numPr>
          <w:ilvl w:val="0"/>
          <w:numId w:val="6"/>
        </w:numPr>
        <w:spacing w:before="0" w:beforeAutospacing="0" w:after="0" w:afterAutospacing="0" w:line="360" w:lineRule="auto"/>
        <w:jc w:val="both"/>
        <w:rPr>
          <w:rFonts w:ascii="Times New Roman" w:eastAsia="Times New Roman" w:hAnsi="Times New Roman" w:cs="David"/>
          <w:sz w:val="24"/>
          <w:szCs w:val="24"/>
        </w:rPr>
      </w:pPr>
      <w:r w:rsidRPr="00F600CB">
        <w:rPr>
          <w:rFonts w:ascii="Times New Roman" w:eastAsia="Times New Roman" w:hAnsi="Times New Roman" w:cs="David"/>
          <w:sz w:val="24"/>
          <w:szCs w:val="24"/>
          <w:rtl/>
        </w:rPr>
        <w:t>הגשת החשבונות תתבצע תוך הטענתם לתיקיית "חשבונות מוגשים" במערכת ה-</w:t>
      </w:r>
      <w:r w:rsidRPr="00F600CB">
        <w:rPr>
          <w:rFonts w:ascii="Times New Roman" w:eastAsia="Times New Roman" w:hAnsi="Times New Roman" w:cs="David" w:hint="cs"/>
          <w:sz w:val="24"/>
          <w:szCs w:val="24"/>
          <w:rtl/>
        </w:rPr>
        <w:t xml:space="preserve"> </w:t>
      </w:r>
      <w:r w:rsidRPr="00F600CB">
        <w:rPr>
          <w:rFonts w:ascii="Times New Roman" w:eastAsia="Times New Roman" w:hAnsi="Times New Roman" w:cs="David"/>
          <w:sz w:val="24"/>
          <w:szCs w:val="24"/>
        </w:rPr>
        <w:t>@view</w:t>
      </w:r>
      <w:r w:rsidRPr="00F600CB">
        <w:rPr>
          <w:rFonts w:ascii="Times New Roman" w:eastAsia="Times New Roman" w:hAnsi="Times New Roman" w:cs="David" w:hint="cs"/>
          <w:sz w:val="24"/>
          <w:szCs w:val="24"/>
          <w:rtl/>
        </w:rPr>
        <w:t xml:space="preserve"> </w:t>
      </w:r>
      <w:r w:rsidRPr="00F600CB">
        <w:rPr>
          <w:rFonts w:ascii="Times New Roman" w:eastAsia="Times New Roman" w:hAnsi="Times New Roman" w:cs="David"/>
          <w:sz w:val="24"/>
          <w:szCs w:val="24"/>
          <w:rtl/>
        </w:rPr>
        <w:t>ויידוע המנהל בהתאם. מובהר כי הטענת החשבון למערכת מהווה תנאי לטיפול בו.</w:t>
      </w:r>
    </w:p>
    <w:p w14:paraId="63A08A08" w14:textId="77777777" w:rsidR="00F600CB" w:rsidRPr="00F600CB" w:rsidRDefault="00F600CB" w:rsidP="00F600CB">
      <w:pPr>
        <w:spacing w:before="0" w:beforeAutospacing="0" w:after="0" w:afterAutospacing="0" w:line="360" w:lineRule="auto"/>
        <w:jc w:val="center"/>
        <w:rPr>
          <w:rFonts w:ascii="Times New Roman" w:eastAsia="Times New Roman" w:hAnsi="Times New Roman" w:cs="David"/>
          <w:sz w:val="25"/>
          <w:szCs w:val="24"/>
          <w:rtl/>
        </w:rPr>
      </w:pPr>
      <w:r w:rsidRPr="00F600CB">
        <w:rPr>
          <w:rFonts w:ascii="Times New Roman" w:eastAsia="Times New Roman" w:hAnsi="Times New Roman" w:cs="David"/>
          <w:sz w:val="24"/>
          <w:szCs w:val="24"/>
          <w:rtl/>
        </w:rPr>
        <w:br w:type="page"/>
      </w:r>
    </w:p>
    <w:p w14:paraId="63A08A09" w14:textId="77777777" w:rsidR="00D37420" w:rsidRPr="00D37420" w:rsidRDefault="00D37420" w:rsidP="00D37420">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D37420">
        <w:rPr>
          <w:rFonts w:ascii="Times New Roman" w:eastAsia="Times New Roman" w:hAnsi="Times New Roman" w:cs="David" w:hint="cs"/>
          <w:bCs/>
          <w:sz w:val="20"/>
          <w:szCs w:val="24"/>
          <w:u w:val="single"/>
          <w:rtl/>
          <w:lang w:eastAsia="he-IL"/>
        </w:rPr>
        <w:t>נספח "ו''</w:t>
      </w:r>
    </w:p>
    <w:p w14:paraId="63A08A0A" w14:textId="77777777" w:rsidR="00D37420" w:rsidRPr="00D37420" w:rsidRDefault="00D37420" w:rsidP="00D37420">
      <w:pPr>
        <w:widowControl w:val="0"/>
        <w:spacing w:before="0" w:beforeAutospacing="0" w:after="0" w:afterAutospacing="0" w:line="240" w:lineRule="auto"/>
        <w:jc w:val="right"/>
        <w:outlineLvl w:val="4"/>
        <w:rPr>
          <w:rFonts w:ascii="Times New Roman" w:eastAsia="Times New Roman" w:hAnsi="Times New Roman" w:cs="David"/>
          <w:sz w:val="24"/>
          <w:szCs w:val="24"/>
          <w:rtl/>
          <w:lang w:eastAsia="he-IL"/>
        </w:rPr>
      </w:pPr>
      <w:r w:rsidRPr="00D37420">
        <w:rPr>
          <w:rFonts w:ascii="Times New Roman" w:eastAsia="Times New Roman" w:hAnsi="Times New Roman" w:cs="David" w:hint="cs"/>
          <w:sz w:val="24"/>
          <w:szCs w:val="24"/>
          <w:rtl/>
          <w:lang w:eastAsia="he-IL"/>
        </w:rPr>
        <w:t xml:space="preserve">תאריך : </w:t>
      </w:r>
      <w:sdt>
        <w:sdtPr>
          <w:rPr>
            <w:rFonts w:ascii="Times New Roman" w:eastAsia="Times New Roman" w:hAnsi="Times New Roman" w:cs="David"/>
            <w:color w:val="008000"/>
            <w:sz w:val="24"/>
            <w:szCs w:val="24"/>
            <w:rtl/>
            <w:lang w:eastAsia="he-IL"/>
          </w:rPr>
          <w:alias w:val="תאריך חתימת חוזה"/>
          <w:tag w:val="cntSignDate"/>
          <w:id w:val="94216678"/>
          <w:placeholder>
            <w:docPart w:val="1FE0D802B94145A3B6BFB107B73E0936"/>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D37420">
            <w:rPr>
              <w:color w:val="00B0F0"/>
              <w:rtl/>
            </w:rPr>
            <w:t>[תאריך חתימת חוזה]</w:t>
          </w:r>
        </w:sdtContent>
      </w:sdt>
      <w:r w:rsidRPr="00D37420">
        <w:rPr>
          <w:rFonts w:ascii="Times New Roman" w:eastAsia="Times New Roman" w:hAnsi="Times New Roman" w:cs="David" w:hint="cs"/>
          <w:bCs/>
          <w:color w:val="FF0000"/>
          <w:sz w:val="24"/>
          <w:szCs w:val="24"/>
          <w:rtl/>
          <w:lang w:eastAsia="he-IL"/>
        </w:rPr>
        <w:br/>
      </w:r>
    </w:p>
    <w:p w14:paraId="63A08A0B" w14:textId="77777777" w:rsidR="00D37420" w:rsidRPr="00D37420" w:rsidRDefault="00D37420" w:rsidP="00D37420">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D37420">
        <w:rPr>
          <w:rFonts w:ascii="Times New Roman" w:eastAsia="Times New Roman" w:hAnsi="Times New Roman" w:cs="David" w:hint="cs"/>
          <w:sz w:val="24"/>
          <w:szCs w:val="24"/>
          <w:rtl/>
          <w:lang w:eastAsia="he-IL"/>
        </w:rPr>
        <w:t>לכבוד</w:t>
      </w:r>
      <w:r w:rsidRPr="00D37420">
        <w:rPr>
          <w:rFonts w:ascii="Times New Roman" w:eastAsia="Times New Roman" w:hAnsi="Times New Roman" w:cs="David" w:hint="cs"/>
          <w:sz w:val="24"/>
          <w:szCs w:val="24"/>
          <w:lang w:eastAsia="he-IL"/>
        </w:rPr>
        <w:t xml:space="preserve"> </w:t>
      </w:r>
    </w:p>
    <w:sdt>
      <w:sdtPr>
        <w:rPr>
          <w:rFonts w:ascii="Times New Roman" w:eastAsia="Times New Roman" w:hAnsi="Times New Roman" w:cs="David"/>
          <w:color w:val="008000"/>
          <w:sz w:val="24"/>
          <w:szCs w:val="24"/>
          <w:rtl/>
          <w:lang w:eastAsia="he-IL"/>
        </w:rPr>
        <w:alias w:val="צד א בחוזה"/>
        <w:tag w:val="cntTzadA"/>
        <w:id w:val="-827822700"/>
        <w:placeholder>
          <w:docPart w:val="705D1BD1F35C472FAF38181E83BF071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p w14:paraId="63A08A0C" w14:textId="77777777" w:rsidR="00D37420" w:rsidRPr="00D37420" w:rsidRDefault="00D37420" w:rsidP="00D37420">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r w:rsidRPr="00D37420">
            <w:rPr>
              <w:color w:val="00B0F0"/>
              <w:rtl/>
            </w:rPr>
            <w:t>[צד א בחוזה]</w:t>
          </w:r>
        </w:p>
      </w:sdtContent>
    </w:sdt>
    <w:p w14:paraId="63A08A0D" w14:textId="77777777" w:rsidR="00D37420" w:rsidRPr="00D37420" w:rsidRDefault="00D37420" w:rsidP="00D37420">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p>
    <w:p w14:paraId="63A08A0E" w14:textId="77777777" w:rsidR="00D37420" w:rsidRPr="00D37420" w:rsidRDefault="00D37420" w:rsidP="00D37420">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D37420">
        <w:rPr>
          <w:rFonts w:ascii="Times New Roman" w:eastAsia="Times New Roman" w:hAnsi="Times New Roman" w:cs="David" w:hint="cs"/>
          <w:sz w:val="24"/>
          <w:szCs w:val="24"/>
          <w:rtl/>
          <w:lang w:eastAsia="he-IL"/>
        </w:rPr>
        <w:t>א.נ.,</w:t>
      </w:r>
    </w:p>
    <w:p w14:paraId="63A08A0F" w14:textId="77777777" w:rsidR="00D37420" w:rsidRPr="00D37420" w:rsidRDefault="00D37420" w:rsidP="00D37420">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63A08A10" w14:textId="77777777" w:rsidR="00D37420" w:rsidRPr="00D37420" w:rsidRDefault="00D37420" w:rsidP="00D37420">
      <w:pPr>
        <w:widowControl w:val="0"/>
        <w:spacing w:before="0" w:beforeAutospacing="0" w:after="0" w:afterAutospacing="0" w:line="240" w:lineRule="auto"/>
        <w:jc w:val="center"/>
        <w:outlineLvl w:val="3"/>
        <w:rPr>
          <w:rFonts w:ascii="Times New Roman" w:eastAsia="Times New Roman" w:hAnsi="Times New Roman" w:cs="David"/>
          <w:bCs/>
          <w:sz w:val="24"/>
          <w:szCs w:val="24"/>
          <w:u w:val="single"/>
          <w:rtl/>
          <w:lang w:eastAsia="he-IL"/>
        </w:rPr>
      </w:pPr>
      <w:r w:rsidRPr="00D37420">
        <w:rPr>
          <w:rFonts w:ascii="Times New Roman" w:eastAsia="Times New Roman" w:hAnsi="Times New Roman" w:cs="David" w:hint="cs"/>
          <w:bCs/>
          <w:sz w:val="24"/>
          <w:szCs w:val="24"/>
          <w:u w:val="single"/>
          <w:rtl/>
          <w:lang w:eastAsia="he-IL"/>
        </w:rPr>
        <w:t>הצהרה והתחייבות לשמירת סודיות</w:t>
      </w:r>
    </w:p>
    <w:p w14:paraId="63A08A11" w14:textId="77777777" w:rsidR="00D37420" w:rsidRPr="00D37420" w:rsidRDefault="00D37420" w:rsidP="00D3742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3A08A12" w14:textId="77777777" w:rsidR="00D37420" w:rsidRPr="00D37420" w:rsidRDefault="00D37420" w:rsidP="00D37420">
      <w:pPr>
        <w:widowControl w:val="0"/>
        <w:spacing w:before="0" w:beforeAutospacing="0" w:after="0" w:afterAutospacing="0" w:line="360" w:lineRule="auto"/>
        <w:jc w:val="both"/>
        <w:rPr>
          <w:rFonts w:ascii="Times New Roman" w:eastAsia="Times New Roman" w:hAnsi="Times New Roman" w:cs="David"/>
          <w:sz w:val="24"/>
          <w:szCs w:val="24"/>
          <w:rtl/>
          <w:lang w:eastAsia="he-IL"/>
        </w:rPr>
      </w:pPr>
      <w:r w:rsidRPr="00D37420">
        <w:rPr>
          <w:rFonts w:ascii="Times New Roman" w:eastAsia="Times New Roman" w:hAnsi="Times New Roman" w:cs="David" w:hint="cs"/>
          <w:sz w:val="24"/>
          <w:szCs w:val="24"/>
          <w:rtl/>
          <w:lang w:eastAsia="he-IL"/>
        </w:rPr>
        <w:t xml:space="preserve">אני הח"מ עובד חברת  </w:t>
      </w:r>
      <w:sdt>
        <w:sdtPr>
          <w:rPr>
            <w:rFonts w:ascii="Times New Roman" w:eastAsia="Times New Roman" w:hAnsi="Times New Roman" w:cs="David"/>
            <w:color w:val="008000"/>
            <w:sz w:val="24"/>
            <w:szCs w:val="24"/>
            <w:rtl/>
            <w:lang w:eastAsia="he-IL"/>
          </w:rPr>
          <w:alias w:val="שם ספק"/>
          <w:tag w:val="cntSupllierName"/>
          <w:id w:val="-1468043177"/>
          <w:placeholder>
            <w:docPart w:val="D7F28C914BFF43F792CA9A4211801DDC"/>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Pr="00D37420">
            <w:rPr>
              <w:color w:val="00B0F0"/>
              <w:rtl/>
            </w:rPr>
            <w:t>[שם ספק]</w:t>
          </w:r>
        </w:sdtContent>
      </w:sdt>
      <w:r w:rsidRPr="00D37420">
        <w:rPr>
          <w:rFonts w:ascii="Times New Roman" w:eastAsia="Times New Roman" w:hAnsi="Times New Roman" w:cs="David" w:hint="cs"/>
          <w:sz w:val="24"/>
          <w:szCs w:val="24"/>
          <w:rtl/>
          <w:lang w:eastAsia="he-IL"/>
        </w:rPr>
        <w:t xml:space="preserve"> / הפועל בשם חברת </w:t>
      </w:r>
      <w:r w:rsidRPr="00D37420">
        <w:rPr>
          <w:rFonts w:ascii="Times New Roman" w:eastAsia="Times New Roman" w:hAnsi="Times New Roman" w:cs="David" w:hint="cs"/>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582374609"/>
          <w:placeholder>
            <w:docPart w:val="5F484627D21F49C29FFD517CF455941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Pr="00D37420">
            <w:rPr>
              <w:color w:val="00B0F0"/>
              <w:rtl/>
            </w:rPr>
            <w:t>[שם ספק]</w:t>
          </w:r>
        </w:sdtContent>
      </w:sdt>
      <w:r w:rsidRPr="00D37420">
        <w:rPr>
          <w:rFonts w:ascii="Times New Roman" w:eastAsia="Times New Roman" w:hAnsi="Times New Roman" w:cs="David" w:hint="cs"/>
          <w:bCs/>
          <w:sz w:val="24"/>
          <w:szCs w:val="24"/>
          <w:rtl/>
          <w:lang w:eastAsia="he-IL"/>
        </w:rPr>
        <w:t xml:space="preserve"> /</w:t>
      </w:r>
      <w:r w:rsidRPr="00D37420">
        <w:rPr>
          <w:rFonts w:ascii="Times New Roman" w:eastAsia="Times New Roman" w:hAnsi="Times New Roman" w:cs="David" w:hint="cs"/>
          <w:sz w:val="24"/>
          <w:szCs w:val="24"/>
          <w:rtl/>
          <w:lang w:eastAsia="he-IL"/>
        </w:rPr>
        <w:t xml:space="preserve"> המספק שירותים לחברת </w:t>
      </w:r>
      <w:r w:rsidRPr="00D37420">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637914054"/>
          <w:placeholder>
            <w:docPart w:val="0189B26F5D48479CB2EEBFDC1EF4138F"/>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Pr="00D37420">
            <w:rPr>
              <w:color w:val="00B0F0"/>
              <w:rtl/>
            </w:rPr>
            <w:t>[שם ספק]</w:t>
          </w:r>
        </w:sdtContent>
      </w:sdt>
      <w:r w:rsidRPr="00D37420">
        <w:rPr>
          <w:rFonts w:ascii="Times New Roman" w:eastAsia="Times New Roman" w:hAnsi="Times New Roman" w:cs="David" w:hint="cs"/>
          <w:sz w:val="24"/>
          <w:szCs w:val="24"/>
          <w:rtl/>
          <w:lang w:eastAsia="he-IL"/>
        </w:rPr>
        <w:t xml:space="preserve"> *,מצהיר בזאת ומתחייב כלפיכם כדלקמן:</w:t>
      </w:r>
    </w:p>
    <w:p w14:paraId="63A08A13" w14:textId="77777777" w:rsidR="00D37420" w:rsidRPr="00D37420" w:rsidRDefault="00D37420" w:rsidP="00D37420">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63A08A14" w14:textId="77777777" w:rsidR="00D37420" w:rsidRPr="00D37420" w:rsidRDefault="00D37420" w:rsidP="00D37420">
      <w:pPr>
        <w:widowControl w:val="0"/>
        <w:numPr>
          <w:ilvl w:val="0"/>
          <w:numId w:val="18"/>
        </w:numPr>
        <w:tabs>
          <w:tab w:val="num" w:pos="515"/>
        </w:tabs>
        <w:spacing w:before="0" w:beforeAutospacing="0" w:after="0" w:afterAutospacing="0" w:line="360" w:lineRule="auto"/>
        <w:ind w:left="515" w:right="1440" w:hanging="515"/>
        <w:jc w:val="both"/>
        <w:rPr>
          <w:rFonts w:ascii="Times New Roman" w:eastAsia="Times New Roman" w:hAnsi="Times New Roman" w:cs="David"/>
          <w:sz w:val="24"/>
          <w:szCs w:val="24"/>
          <w:rtl/>
          <w:lang w:eastAsia="he-IL"/>
        </w:rPr>
      </w:pPr>
      <w:r w:rsidRPr="00D37420">
        <w:rPr>
          <w:rFonts w:ascii="Times New Roman" w:eastAsia="Times New Roman" w:hAnsi="Times New Roman" w:cs="David" w:hint="cs"/>
          <w:sz w:val="24"/>
          <w:szCs w:val="24"/>
          <w:rtl/>
          <w:lang w:eastAsia="he-IL"/>
        </w:rPr>
        <w:t xml:space="preserve">אני מועסק על ידי </w:t>
      </w:r>
      <w:sdt>
        <w:sdtPr>
          <w:rPr>
            <w:rFonts w:ascii="Times New Roman" w:eastAsia="Times New Roman" w:hAnsi="Times New Roman" w:cs="David"/>
            <w:color w:val="008000"/>
            <w:sz w:val="24"/>
            <w:szCs w:val="24"/>
            <w:rtl/>
            <w:lang w:eastAsia="he-IL"/>
          </w:rPr>
          <w:alias w:val="שם ספק"/>
          <w:tag w:val="cntSupllierName"/>
          <w:id w:val="1282378856"/>
          <w:placeholder>
            <w:docPart w:val="3269E78491B64B8F82C2671A1CD2E8B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Pr="00D37420">
            <w:rPr>
              <w:color w:val="00B0F0"/>
              <w:rtl/>
            </w:rPr>
            <w:t>[שם ספק]</w:t>
          </w:r>
        </w:sdtContent>
      </w:sdt>
      <w:r w:rsidRPr="00D37420">
        <w:rPr>
          <w:rFonts w:ascii="Times New Roman" w:eastAsia="Times New Roman" w:hAnsi="Times New Roman" w:cs="David" w:hint="cs"/>
          <w:sz w:val="24"/>
          <w:szCs w:val="24"/>
          <w:rtl/>
          <w:lang w:eastAsia="he-IL"/>
        </w:rPr>
        <w:t xml:space="preserve"> , המבצעת עבורכם תכנון </w:t>
      </w:r>
      <w:sdt>
        <w:sdtPr>
          <w:rPr>
            <w:rFonts w:ascii="Times New Roman" w:eastAsia="Times New Roman" w:hAnsi="Times New Roman" w:cs="David" w:hint="cs"/>
            <w:bCs/>
            <w:color w:val="00B0F0"/>
            <w:sz w:val="24"/>
            <w:szCs w:val="24"/>
            <w:rtl/>
            <w:lang w:eastAsia="he-IL"/>
          </w:rPr>
          <w:alias w:val="תבנית חוזה"/>
          <w:tag w:val="cntContractType"/>
          <w:id w:val="235442509"/>
          <w:placeholder>
            <w:docPart w:val="DE1F797918854A2F80E2B9F535B2D2A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sidR="005D5126">
            <w:rPr>
              <w:rFonts w:ascii="Times New Roman" w:eastAsia="Times New Roman" w:hAnsi="Times New Roman" w:cs="David" w:hint="cs"/>
              <w:bCs/>
              <w:color w:val="00B0F0"/>
              <w:sz w:val="24"/>
              <w:szCs w:val="24"/>
              <w:rtl/>
              <w:lang w:eastAsia="he-IL"/>
            </w:rPr>
            <w:t>חשב כמויות</w:t>
          </w:r>
        </w:sdtContent>
      </w:sdt>
      <w:r w:rsidRPr="00D37420">
        <w:rPr>
          <w:rFonts w:ascii="Times New Roman" w:eastAsia="Times New Roman" w:hAnsi="Times New Roman" w:cs="David" w:hint="cs"/>
          <w:bCs/>
          <w:color w:val="008000"/>
          <w:sz w:val="24"/>
          <w:szCs w:val="24"/>
          <w:rtl/>
          <w:lang w:eastAsia="he-IL"/>
        </w:rPr>
        <w:t xml:space="preserve"> </w:t>
      </w:r>
      <w:r w:rsidRPr="00D37420">
        <w:rPr>
          <w:rFonts w:ascii="Times New Roman" w:eastAsia="Times New Roman" w:hAnsi="Times New Roman" w:cs="David" w:hint="cs"/>
          <w:sz w:val="24"/>
          <w:szCs w:val="24"/>
          <w:rtl/>
          <w:lang w:eastAsia="he-IL"/>
        </w:rPr>
        <w:t xml:space="preserve">בפרויקט  </w:t>
      </w:r>
      <w:sdt>
        <w:sdtPr>
          <w:rPr>
            <w:rFonts w:ascii="Times New Roman" w:eastAsia="Times New Roman" w:hAnsi="Times New Roman" w:cs="David" w:hint="cs"/>
            <w:bCs/>
            <w:color w:val="008000"/>
            <w:sz w:val="24"/>
            <w:szCs w:val="24"/>
            <w:rtl/>
            <w:lang w:eastAsia="he-IL"/>
          </w:rPr>
          <w:alias w:val="שם הפרויקט"/>
          <w:tag w:val="cntProjectName"/>
          <w:id w:val="2072999419"/>
          <w:placeholder>
            <w:docPart w:val="B0235CAFCDAA44D39550F828CEBE2C9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r w:rsidRPr="00D37420">
            <w:rPr>
              <w:color w:val="00B0F0"/>
              <w:rtl/>
            </w:rPr>
            <w:t>[שם הפרויקט]</w:t>
          </w:r>
        </w:sdtContent>
      </w:sdt>
      <w:r w:rsidRPr="00D37420">
        <w:rPr>
          <w:rFonts w:ascii="Times New Roman" w:eastAsia="Times New Roman" w:hAnsi="Times New Roman" w:cs="David" w:hint="cs"/>
          <w:color w:val="008000"/>
          <w:sz w:val="24"/>
          <w:szCs w:val="24"/>
          <w:rtl/>
          <w:lang w:eastAsia="he-IL"/>
        </w:rPr>
        <w:t>.</w:t>
      </w:r>
    </w:p>
    <w:p w14:paraId="63A08A15" w14:textId="77777777" w:rsidR="00D37420" w:rsidRPr="00D37420" w:rsidRDefault="00D37420" w:rsidP="00D37420">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63A08A16" w14:textId="77777777" w:rsidR="00D37420" w:rsidRPr="00D37420" w:rsidRDefault="00D37420" w:rsidP="00D37420">
      <w:pPr>
        <w:widowControl w:val="0"/>
        <w:numPr>
          <w:ilvl w:val="0"/>
          <w:numId w:val="18"/>
        </w:numPr>
        <w:tabs>
          <w:tab w:val="num" w:pos="515"/>
        </w:tabs>
        <w:spacing w:before="0" w:beforeAutospacing="0" w:after="0" w:afterAutospacing="0" w:line="360" w:lineRule="auto"/>
        <w:ind w:left="515" w:right="1440" w:hanging="515"/>
        <w:jc w:val="both"/>
        <w:rPr>
          <w:rFonts w:ascii="Times New Roman" w:eastAsia="Times New Roman" w:hAnsi="Times New Roman" w:cs="David"/>
          <w:sz w:val="24"/>
          <w:szCs w:val="24"/>
          <w:rtl/>
          <w:lang w:eastAsia="he-IL"/>
        </w:rPr>
      </w:pPr>
      <w:r w:rsidRPr="00D37420">
        <w:rPr>
          <w:rFonts w:ascii="Times New Roman" w:eastAsia="Times New Roman" w:hAnsi="Times New Roman" w:cs="David" w:hint="cs"/>
          <w:sz w:val="24"/>
          <w:szCs w:val="24"/>
          <w:rtl/>
          <w:lang w:eastAsia="he-IL"/>
        </w:rPr>
        <w:t xml:space="preserve">ידוע לי כי במהלך ביצוע עבודתי אצל </w:t>
      </w:r>
      <w:sdt>
        <w:sdtPr>
          <w:rPr>
            <w:rFonts w:ascii="Times New Roman" w:eastAsia="Times New Roman" w:hAnsi="Times New Roman" w:cs="David"/>
            <w:color w:val="008000"/>
            <w:sz w:val="24"/>
            <w:szCs w:val="24"/>
            <w:rtl/>
            <w:lang w:eastAsia="he-IL"/>
          </w:rPr>
          <w:alias w:val="שם ספק"/>
          <w:tag w:val="cntSupllierName"/>
          <w:id w:val="40961436"/>
          <w:placeholder>
            <w:docPart w:val="B4788D815F734013AC4A64252B0A5BD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Pr="00D37420">
            <w:rPr>
              <w:color w:val="00B0F0"/>
              <w:rtl/>
            </w:rPr>
            <w:t>[שם ספק]</w:t>
          </w:r>
        </w:sdtContent>
      </w:sdt>
      <w:r w:rsidRPr="00D37420">
        <w:rPr>
          <w:rFonts w:ascii="Times New Roman" w:eastAsia="Times New Roman" w:hAnsi="Times New Roman" w:cs="David" w:hint="cs"/>
          <w:bCs/>
          <w:color w:val="008000"/>
          <w:sz w:val="24"/>
          <w:szCs w:val="24"/>
          <w:rtl/>
          <w:lang w:eastAsia="he-IL"/>
        </w:rPr>
        <w:t xml:space="preserve"> </w:t>
      </w:r>
      <w:r w:rsidRPr="00D37420">
        <w:rPr>
          <w:rFonts w:ascii="Times New Roman" w:eastAsia="Times New Roman" w:hAnsi="Times New Roman" w:cs="David" w:hint="cs"/>
          <w:sz w:val="24"/>
          <w:szCs w:val="24"/>
          <w:rtl/>
          <w:lang w:eastAsia="he-IL"/>
        </w:rPr>
        <w:t>עשוי להגיע לרשותי מידע חסוי כמוגדר להלן:</w:t>
      </w:r>
    </w:p>
    <w:p w14:paraId="63A08A17" w14:textId="77777777" w:rsidR="00D37420" w:rsidRPr="00D37420" w:rsidRDefault="00D37420" w:rsidP="00D37420">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63A08A18" w14:textId="77777777" w:rsidR="00D37420" w:rsidRPr="00D37420" w:rsidRDefault="00D37420" w:rsidP="00D37420">
      <w:pPr>
        <w:widowControl w:val="0"/>
        <w:tabs>
          <w:tab w:val="left" w:pos="515"/>
        </w:tabs>
        <w:spacing w:before="0" w:beforeAutospacing="0" w:after="0" w:afterAutospacing="0" w:line="360" w:lineRule="auto"/>
        <w:ind w:left="1790" w:hanging="1790"/>
        <w:jc w:val="both"/>
        <w:rPr>
          <w:rFonts w:ascii="Times New Roman" w:eastAsia="Times New Roman" w:hAnsi="Times New Roman" w:cs="David"/>
          <w:sz w:val="24"/>
          <w:szCs w:val="24"/>
          <w:rtl/>
          <w:lang w:eastAsia="he-IL"/>
        </w:rPr>
      </w:pPr>
      <w:r w:rsidRPr="00D37420">
        <w:rPr>
          <w:rFonts w:ascii="Times New Roman" w:eastAsia="Times New Roman" w:hAnsi="Times New Roman" w:cs="David" w:hint="cs"/>
          <w:sz w:val="24"/>
          <w:szCs w:val="24"/>
          <w:rtl/>
          <w:lang w:eastAsia="he-IL"/>
        </w:rPr>
        <w:tab/>
        <w:t>"</w:t>
      </w:r>
      <w:r w:rsidRPr="00D37420">
        <w:rPr>
          <w:rFonts w:ascii="Times New Roman" w:eastAsia="Times New Roman" w:hAnsi="Times New Roman" w:cs="David" w:hint="cs"/>
          <w:b/>
          <w:bCs/>
          <w:sz w:val="24"/>
          <w:szCs w:val="24"/>
          <w:rtl/>
          <w:lang w:eastAsia="he-IL"/>
        </w:rPr>
        <w:t>מידע חסוי</w:t>
      </w:r>
      <w:r w:rsidRPr="00D37420">
        <w:rPr>
          <w:rFonts w:ascii="Times New Roman" w:eastAsia="Times New Roman" w:hAnsi="Times New Roman" w:cs="David" w:hint="cs"/>
          <w:sz w:val="24"/>
          <w:szCs w:val="24"/>
          <w:rtl/>
          <w:lang w:eastAsia="he-IL"/>
        </w:rPr>
        <w:t>"-</w:t>
      </w:r>
      <w:r w:rsidRPr="00D37420">
        <w:rPr>
          <w:rFonts w:ascii="Times New Roman" w:eastAsia="Times New Roman" w:hAnsi="Times New Roman" w:cs="David" w:hint="cs"/>
          <w:sz w:val="24"/>
          <w:szCs w:val="24"/>
          <w:rtl/>
          <w:lang w:eastAsia="he-IL"/>
        </w:rPr>
        <w:tab/>
        <w:t xml:space="preserve">מידע בכתב, בצילום, בתעתיק, בעל-פה, בסרט מגנטי, בדיסקט מחשב, במחשב ו/או בכל כלי ו/או אמצעי אחר, אשר עשוי לאצור מידע, המתייחס במישרין או בעקיפין לחברתכם ו/או לפרויקט הנ"ל ו/או לשירותים הניתנים לכם ע"י  </w:t>
      </w:r>
      <w:sdt>
        <w:sdtPr>
          <w:rPr>
            <w:rFonts w:ascii="Times New Roman" w:eastAsia="Times New Roman" w:hAnsi="Times New Roman" w:cs="David"/>
            <w:color w:val="008000"/>
            <w:sz w:val="24"/>
            <w:szCs w:val="24"/>
            <w:rtl/>
            <w:lang w:eastAsia="he-IL"/>
          </w:rPr>
          <w:alias w:val="שם ספק"/>
          <w:tag w:val="cntSupllierName"/>
          <w:id w:val="845366929"/>
          <w:placeholder>
            <w:docPart w:val="B97E7F6621A94D80BE43AE2FFBC102CE"/>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Pr="00D37420">
            <w:rPr>
              <w:color w:val="00B0F0"/>
              <w:rtl/>
            </w:rPr>
            <w:t>[שם ספק]</w:t>
          </w:r>
        </w:sdtContent>
      </w:sdt>
      <w:r w:rsidRPr="00D37420">
        <w:rPr>
          <w:rFonts w:ascii="Times New Roman" w:eastAsia="Times New Roman" w:hAnsi="Times New Roman" w:cs="David"/>
          <w:bCs/>
          <w:color w:val="008000"/>
          <w:sz w:val="24"/>
          <w:szCs w:val="24"/>
          <w:lang w:eastAsia="he-IL"/>
        </w:rPr>
        <w:t xml:space="preserve"> </w:t>
      </w:r>
      <w:r w:rsidRPr="00D37420">
        <w:rPr>
          <w:rFonts w:ascii="Times New Roman" w:eastAsia="Times New Roman" w:hAnsi="Times New Roman" w:cs="David" w:hint="cs"/>
          <w:bCs/>
          <w:color w:val="008000"/>
          <w:sz w:val="24"/>
          <w:szCs w:val="24"/>
          <w:rtl/>
          <w:lang w:eastAsia="he-IL"/>
        </w:rPr>
        <w:t xml:space="preserve"> </w:t>
      </w:r>
      <w:r w:rsidRPr="00D37420">
        <w:rPr>
          <w:rFonts w:ascii="Times New Roman" w:eastAsia="Times New Roman" w:hAnsi="Times New Roman" w:cs="David" w:hint="cs"/>
          <w:color w:val="008000"/>
          <w:sz w:val="24"/>
          <w:szCs w:val="24"/>
          <w:rtl/>
          <w:lang w:eastAsia="he-IL"/>
        </w:rPr>
        <w:t>.</w:t>
      </w:r>
    </w:p>
    <w:p w14:paraId="63A08A19" w14:textId="77777777" w:rsidR="00D37420" w:rsidRPr="00D37420" w:rsidRDefault="00D37420" w:rsidP="00D37420">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63A08A1A" w14:textId="77777777" w:rsidR="00D37420" w:rsidRPr="00D37420" w:rsidRDefault="00D37420" w:rsidP="00D37420">
      <w:pPr>
        <w:widowControl w:val="0"/>
        <w:numPr>
          <w:ilvl w:val="0"/>
          <w:numId w:val="18"/>
        </w:numPr>
        <w:tabs>
          <w:tab w:val="num" w:pos="515"/>
        </w:tabs>
        <w:spacing w:before="0" w:beforeAutospacing="0" w:after="0" w:afterAutospacing="0" w:line="360" w:lineRule="auto"/>
        <w:ind w:left="515" w:right="1440" w:hanging="515"/>
        <w:jc w:val="both"/>
        <w:rPr>
          <w:rFonts w:ascii="Times New Roman" w:eastAsia="Times New Roman" w:hAnsi="Times New Roman" w:cs="David"/>
          <w:sz w:val="24"/>
          <w:szCs w:val="24"/>
          <w:rtl/>
          <w:lang w:eastAsia="he-IL"/>
        </w:rPr>
      </w:pPr>
      <w:r w:rsidRPr="00D37420">
        <w:rPr>
          <w:rFonts w:ascii="Times New Roman" w:eastAsia="Times New Roman" w:hAnsi="Times New Roman" w:cs="David" w:hint="cs"/>
          <w:sz w:val="24"/>
          <w:szCs w:val="24"/>
          <w:rtl/>
          <w:lang w:eastAsia="he-IL"/>
        </w:rPr>
        <w:t>אני מתחייב לשמור בסודיות מלאה כל מידע חסוי ולא למסרו או להעבירו לידי מי שלא הוסמך לכך בכתב על ידכם.</w:t>
      </w:r>
    </w:p>
    <w:p w14:paraId="63A08A1B" w14:textId="77777777" w:rsidR="00D37420" w:rsidRPr="00D37420" w:rsidRDefault="00D37420" w:rsidP="00D37420">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63A08A1C" w14:textId="77777777" w:rsidR="00D37420" w:rsidRPr="00D37420" w:rsidRDefault="00D37420" w:rsidP="00D37420">
      <w:pPr>
        <w:widowControl w:val="0"/>
        <w:numPr>
          <w:ilvl w:val="0"/>
          <w:numId w:val="18"/>
        </w:numPr>
        <w:tabs>
          <w:tab w:val="num" w:pos="515"/>
        </w:tabs>
        <w:spacing w:before="0" w:beforeAutospacing="0" w:after="0" w:afterAutospacing="0" w:line="360" w:lineRule="auto"/>
        <w:ind w:left="515" w:right="1440" w:hanging="515"/>
        <w:jc w:val="both"/>
        <w:rPr>
          <w:rFonts w:ascii="Times New Roman" w:eastAsia="Times New Roman" w:hAnsi="Times New Roman" w:cs="David"/>
          <w:sz w:val="24"/>
          <w:szCs w:val="24"/>
          <w:rtl/>
          <w:lang w:eastAsia="he-IL"/>
        </w:rPr>
      </w:pPr>
      <w:r w:rsidRPr="00D37420">
        <w:rPr>
          <w:rFonts w:ascii="Times New Roman" w:eastAsia="Times New Roman" w:hAnsi="Times New Roman" w:cs="David" w:hint="cs"/>
          <w:sz w:val="24"/>
          <w:szCs w:val="24"/>
          <w:rtl/>
          <w:lang w:eastAsia="he-IL"/>
        </w:rPr>
        <w:t>אני מתחייב לנקוט בכל אמצעי הזהירות כדי למנוע אפשרות כי מידע חסוי יצא מרשותכם ו/או מרשותי ויגיע למי שלא הוסמך על ידכם בכתב.</w:t>
      </w:r>
    </w:p>
    <w:p w14:paraId="63A08A1D" w14:textId="77777777" w:rsidR="00D37420" w:rsidRPr="00D37420" w:rsidRDefault="00D37420" w:rsidP="00D37420">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63A08A1E" w14:textId="77777777" w:rsidR="00D37420" w:rsidRPr="00D37420" w:rsidRDefault="00D37420" w:rsidP="00D37420">
      <w:pPr>
        <w:widowControl w:val="0"/>
        <w:numPr>
          <w:ilvl w:val="0"/>
          <w:numId w:val="18"/>
        </w:numPr>
        <w:tabs>
          <w:tab w:val="num" w:pos="515"/>
        </w:tabs>
        <w:spacing w:before="0" w:beforeAutospacing="0" w:after="0" w:afterAutospacing="0" w:line="360" w:lineRule="auto"/>
        <w:ind w:left="515" w:right="1440" w:hanging="515"/>
        <w:jc w:val="both"/>
        <w:rPr>
          <w:rFonts w:ascii="Times New Roman" w:eastAsia="Times New Roman" w:hAnsi="Times New Roman" w:cs="David"/>
          <w:sz w:val="24"/>
          <w:szCs w:val="24"/>
          <w:rtl/>
          <w:lang w:eastAsia="he-IL"/>
        </w:rPr>
      </w:pPr>
      <w:r w:rsidRPr="00D37420">
        <w:rPr>
          <w:rFonts w:ascii="Times New Roman" w:eastAsia="Times New Roman" w:hAnsi="Times New Roman" w:cs="David" w:hint="cs"/>
          <w:sz w:val="24"/>
          <w:szCs w:val="24"/>
          <w:rtl/>
          <w:lang w:eastAsia="he-IL"/>
        </w:rPr>
        <w:t>הנני מאשר כי התחייבויותיי הנ"ל תחולנה הן במהלך ביצוע הפרויקט והן לאחריו.</w:t>
      </w:r>
    </w:p>
    <w:p w14:paraId="63A08A1F" w14:textId="77777777" w:rsidR="00D37420" w:rsidRPr="00D37420" w:rsidRDefault="00D37420" w:rsidP="00D37420">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D37420">
        <w:rPr>
          <w:rFonts w:ascii="Times New Roman" w:eastAsia="Times New Roman" w:hAnsi="Times New Roman" w:cs="David" w:hint="cs"/>
          <w:sz w:val="24"/>
          <w:szCs w:val="24"/>
          <w:rtl/>
          <w:lang w:eastAsia="he-IL"/>
        </w:rPr>
        <w:t>בכבוד רב,</w:t>
      </w:r>
    </w:p>
    <w:p w14:paraId="63A08A20" w14:textId="77777777" w:rsidR="00D37420" w:rsidRPr="00D37420" w:rsidRDefault="00D37420" w:rsidP="00D37420">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p>
    <w:p w14:paraId="63A08A21" w14:textId="77777777" w:rsidR="00D37420" w:rsidRPr="00D37420" w:rsidRDefault="00D37420" w:rsidP="00D37420">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D37420">
        <w:rPr>
          <w:rFonts w:ascii="Times New Roman" w:eastAsia="Times New Roman" w:hAnsi="Times New Roman" w:cs="David" w:hint="cs"/>
          <w:sz w:val="24"/>
          <w:szCs w:val="24"/>
          <w:rtl/>
          <w:lang w:eastAsia="he-IL"/>
        </w:rPr>
        <w:t xml:space="preserve">_______________________ </w:t>
      </w:r>
    </w:p>
    <w:p w14:paraId="63A08A22" w14:textId="77777777" w:rsidR="00D37420" w:rsidRPr="00D37420" w:rsidRDefault="00D37420" w:rsidP="00D37420">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D3742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1941524365"/>
          <w:placeholder>
            <w:docPart w:val="874EC2A980404D8E96EBE3D2B5512921"/>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Pr="00D37420">
            <w:rPr>
              <w:color w:val="00B0F0"/>
              <w:rtl/>
            </w:rPr>
            <w:t>[שם ספק]</w:t>
          </w:r>
        </w:sdtContent>
      </w:sdt>
    </w:p>
    <w:p w14:paraId="63A08A23" w14:textId="77777777" w:rsidR="00D37420" w:rsidRPr="00D37420" w:rsidRDefault="00D37420" w:rsidP="00D37420">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p>
    <w:p w14:paraId="63A08A24" w14:textId="77777777" w:rsidR="00D37420" w:rsidRPr="00D37420" w:rsidRDefault="00D37420" w:rsidP="00D37420">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D37420">
        <w:rPr>
          <w:rFonts w:ascii="Times New Roman" w:eastAsia="Times New Roman" w:hAnsi="Times New Roman" w:cs="David" w:hint="cs"/>
          <w:sz w:val="24"/>
          <w:szCs w:val="24"/>
          <w:rtl/>
          <w:lang w:eastAsia="he-IL"/>
        </w:rPr>
        <w:t>שם:____________</w:t>
      </w:r>
    </w:p>
    <w:p w14:paraId="63A08A25" w14:textId="77777777" w:rsidR="00D37420" w:rsidRPr="00D37420" w:rsidRDefault="00D37420" w:rsidP="00D37420">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D37420">
        <w:rPr>
          <w:rFonts w:ascii="Times New Roman" w:eastAsia="Times New Roman" w:hAnsi="Times New Roman" w:cs="David" w:hint="cs"/>
          <w:sz w:val="24"/>
          <w:szCs w:val="24"/>
          <w:rtl/>
          <w:lang w:eastAsia="he-IL"/>
        </w:rPr>
        <w:t>ת.ז:____________</w:t>
      </w:r>
    </w:p>
    <w:p w14:paraId="63A08A26" w14:textId="77777777" w:rsidR="00D37420" w:rsidRPr="00D37420" w:rsidRDefault="00D37420" w:rsidP="00D37420">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D37420">
        <w:rPr>
          <w:rFonts w:ascii="Times New Roman" w:eastAsia="Times New Roman" w:hAnsi="Times New Roman" w:cs="David" w:hint="cs"/>
          <w:sz w:val="24"/>
          <w:szCs w:val="24"/>
          <w:rtl/>
          <w:lang w:eastAsia="he-IL"/>
        </w:rPr>
        <w:t>כתובת:__________</w:t>
      </w:r>
    </w:p>
    <w:p w14:paraId="63A08A27" w14:textId="77777777" w:rsidR="00D37420" w:rsidRPr="00D37420" w:rsidRDefault="00D37420" w:rsidP="00D37420">
      <w:pPr>
        <w:widowControl w:val="0"/>
        <w:spacing w:before="0" w:beforeAutospacing="0" w:after="0" w:afterAutospacing="0" w:line="240" w:lineRule="auto"/>
        <w:ind w:left="1151" w:hanging="1151"/>
        <w:jc w:val="both"/>
        <w:rPr>
          <w:rFonts w:ascii="Times New Roman" w:eastAsia="Times New Roman" w:hAnsi="Times New Roman" w:cs="David"/>
          <w:bCs/>
          <w:sz w:val="24"/>
          <w:szCs w:val="24"/>
          <w:u w:val="single"/>
          <w:rtl/>
          <w:lang w:eastAsia="he-IL"/>
        </w:rPr>
      </w:pPr>
      <w:r w:rsidRPr="00D37420">
        <w:rPr>
          <w:rFonts w:ascii="Times New Roman" w:eastAsia="Times New Roman" w:hAnsi="Times New Roman" w:cs="David" w:hint="cs"/>
          <w:sz w:val="24"/>
          <w:szCs w:val="24"/>
          <w:highlight w:val="yellow"/>
          <w:rtl/>
          <w:lang w:eastAsia="he-IL"/>
        </w:rPr>
        <w:t>*מחק את המיותר</w:t>
      </w:r>
    </w:p>
    <w:p w14:paraId="63A08A28" w14:textId="77777777" w:rsidR="00D37420" w:rsidRPr="00D37420" w:rsidRDefault="00D37420" w:rsidP="00D37420">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D37420">
        <w:rPr>
          <w:rFonts w:ascii="Times New Roman" w:eastAsia="Times New Roman" w:hAnsi="Times New Roman" w:cs="David" w:hint="cs"/>
          <w:bCs/>
          <w:sz w:val="24"/>
          <w:szCs w:val="24"/>
          <w:u w:val="single"/>
          <w:rtl/>
          <w:lang w:eastAsia="he-IL"/>
        </w:rPr>
        <w:br w:type="page"/>
      </w:r>
    </w:p>
    <w:p w14:paraId="5275366B" w14:textId="15A8E56A" w:rsidR="00B4600F" w:rsidRPr="00B4600F" w:rsidDel="00CF0ED6" w:rsidRDefault="00B4600F" w:rsidP="00B4600F">
      <w:pPr>
        <w:spacing w:before="0" w:beforeAutospacing="0" w:after="0" w:afterAutospacing="0" w:line="240" w:lineRule="auto"/>
        <w:jc w:val="both"/>
        <w:rPr>
          <w:del w:id="11" w:author="מיה קאירי" w:date="2024-09-10T14:34:00Z"/>
          <w:rFonts w:ascii="David" w:eastAsia="Times New Roman" w:hAnsi="David" w:cs="David"/>
          <w:b/>
          <w:bCs/>
          <w:sz w:val="24"/>
          <w:szCs w:val="24"/>
          <w:u w:val="single"/>
          <w:rtl/>
          <w:lang w:eastAsia="he-IL"/>
        </w:rPr>
      </w:pPr>
    </w:p>
    <w:p w14:paraId="6B631788" w14:textId="77777777" w:rsidR="00CF0ED6" w:rsidRPr="0009511C" w:rsidRDefault="00CF0ED6" w:rsidP="00CF0ED6">
      <w:pPr>
        <w:widowControl w:val="0"/>
        <w:spacing w:before="0" w:beforeAutospacing="0" w:after="0" w:afterAutospacing="0" w:line="240" w:lineRule="auto"/>
        <w:jc w:val="center"/>
        <w:rPr>
          <w:rFonts w:ascii="David" w:eastAsia="Times New Roman" w:hAnsi="David" w:cs="David"/>
          <w:sz w:val="24"/>
          <w:szCs w:val="24"/>
          <w:lang w:eastAsia="he-IL"/>
        </w:rPr>
      </w:pPr>
    </w:p>
    <w:p w14:paraId="538A9CB0" w14:textId="77777777" w:rsidR="00CF0ED6" w:rsidRPr="00FA17C3" w:rsidRDefault="00CF0ED6" w:rsidP="00CF0ED6">
      <w:pPr>
        <w:keepNext/>
        <w:keepLines/>
        <w:spacing w:after="177"/>
        <w:jc w:val="center"/>
        <w:outlineLvl w:val="4"/>
        <w:rPr>
          <w:rFonts w:ascii="Courier New" w:eastAsia="Times New Roman" w:hAnsi="Courier New" w:cs="David"/>
          <w:b/>
          <w:bCs/>
          <w:color w:val="000000"/>
          <w:sz w:val="24"/>
          <w:szCs w:val="24"/>
          <w:rtl/>
          <w:lang w:val="he-IL" w:eastAsia="he-IL"/>
        </w:rPr>
      </w:pPr>
      <w:bookmarkStart w:id="12" w:name="bookmark153"/>
      <w:r w:rsidRPr="00FA17C3">
        <w:rPr>
          <w:rFonts w:ascii="Courier New" w:eastAsia="Times New Roman" w:hAnsi="Courier New" w:cs="David"/>
          <w:b/>
          <w:bCs/>
          <w:color w:val="000000"/>
          <w:sz w:val="24"/>
          <w:szCs w:val="24"/>
          <w:u w:val="single"/>
          <w:rtl/>
          <w:lang w:val="he-IL" w:eastAsia="he-IL"/>
        </w:rPr>
        <w:t xml:space="preserve">נספח </w:t>
      </w:r>
      <w:r w:rsidRPr="00FA17C3">
        <w:rPr>
          <w:rFonts w:ascii="Courier New" w:eastAsia="Times New Roman" w:hAnsi="Courier New" w:cs="David"/>
          <w:b/>
          <w:bCs/>
          <w:color w:val="000000"/>
          <w:sz w:val="24"/>
          <w:szCs w:val="24"/>
          <w:u w:val="single"/>
          <w:rtl/>
        </w:rPr>
        <w:t xml:space="preserve">ז'- נספח ביטוח </w:t>
      </w:r>
      <w:bookmarkEnd w:id="12"/>
    </w:p>
    <w:p w14:paraId="07A9F584" w14:textId="77777777" w:rsidR="00CF0ED6" w:rsidRPr="00FA17C3" w:rsidRDefault="00CF0ED6" w:rsidP="00CF0ED6">
      <w:pPr>
        <w:widowControl w:val="0"/>
        <w:numPr>
          <w:ilvl w:val="0"/>
          <w:numId w:val="26"/>
        </w:numPr>
        <w:tabs>
          <w:tab w:val="left" w:pos="741"/>
        </w:tabs>
        <w:spacing w:before="0" w:beforeAutospacing="0" w:after="340" w:afterAutospacing="0" w:line="240" w:lineRule="auto"/>
        <w:ind w:left="740" w:hanging="357"/>
        <w:jc w:val="both"/>
        <w:rPr>
          <w:rFonts w:ascii="David" w:eastAsia="Times New Roman" w:hAnsi="David" w:cs="David"/>
          <w:color w:val="000000"/>
          <w:sz w:val="24"/>
          <w:szCs w:val="24"/>
          <w:rtl/>
          <w:lang w:val="he-IL" w:eastAsia="he-IL"/>
        </w:rPr>
      </w:pPr>
      <w:r w:rsidRPr="00FA17C3">
        <w:rPr>
          <w:rFonts w:ascii="Courier New" w:eastAsia="Times New Roman" w:hAnsi="Courier New" w:cs="David"/>
          <w:color w:val="000000"/>
          <w:sz w:val="24"/>
          <w:szCs w:val="24"/>
          <w:rtl/>
          <w:lang w:val="he-IL" w:eastAsia="he-IL"/>
        </w:rPr>
        <w:t xml:space="preserve">מבלי לגרוע מאחריות היועץ על פי חוזה זה או על פי דין, על היועץ לערוך ולקיים אצל חברת ביטוח מורשית כדין בישראל על חשבון היועץ למשך כל תקופת השירותים, את הביטוחים המפורטים להלן: </w:t>
      </w:r>
    </w:p>
    <w:p w14:paraId="1E3C79CF" w14:textId="77777777" w:rsidR="00CF0ED6" w:rsidRPr="00FA17C3" w:rsidRDefault="00CF0ED6" w:rsidP="00CF0ED6">
      <w:pPr>
        <w:widowControl w:val="0"/>
        <w:numPr>
          <w:ilvl w:val="1"/>
          <w:numId w:val="27"/>
        </w:numPr>
        <w:tabs>
          <w:tab w:val="left" w:pos="741"/>
        </w:tabs>
        <w:spacing w:before="0" w:beforeAutospacing="0" w:after="340" w:afterAutospacing="0" w:line="240" w:lineRule="auto"/>
        <w:jc w:val="both"/>
        <w:rPr>
          <w:rFonts w:ascii="David" w:eastAsia="Times New Roman" w:hAnsi="David" w:cs="David"/>
          <w:color w:val="000000"/>
          <w:sz w:val="24"/>
          <w:szCs w:val="24"/>
          <w:rtl/>
          <w:lang w:val="he-IL" w:eastAsia="he-IL"/>
        </w:rPr>
      </w:pPr>
      <w:r w:rsidRPr="00FA17C3">
        <w:rPr>
          <w:rFonts w:ascii="Courier New" w:eastAsia="Times New Roman" w:hAnsi="Courier New" w:cs="David"/>
          <w:color w:val="000000"/>
          <w:sz w:val="24"/>
          <w:szCs w:val="24"/>
          <w:rtl/>
          <w:lang w:val="he-IL" w:eastAsia="he-IL"/>
        </w:rPr>
        <w:t xml:space="preserve">ביטוח אחריות כלפי צד שלישי לכיסוי חבותו על פי דין בגין נזק לגוף או לרכוש בגבול אחריות בסך של 2,000,000 ₪  למקרה ולתקופת ביטוח. הביטוח יורחב לשפות את המזמין בגין חבות שתוטל עליו עקב מעשי או מחדלי היועץ, בכפוף לסעיף אחריות צולבת. </w:t>
      </w:r>
    </w:p>
    <w:p w14:paraId="1119BE2A" w14:textId="77777777" w:rsidR="00CF0ED6" w:rsidRPr="00FA17C3" w:rsidRDefault="00CF0ED6" w:rsidP="00CF0ED6">
      <w:pPr>
        <w:widowControl w:val="0"/>
        <w:numPr>
          <w:ilvl w:val="1"/>
          <w:numId w:val="27"/>
        </w:numPr>
        <w:tabs>
          <w:tab w:val="left" w:pos="741"/>
        </w:tabs>
        <w:spacing w:before="0" w:beforeAutospacing="0" w:after="340" w:afterAutospacing="0" w:line="240" w:lineRule="auto"/>
        <w:jc w:val="both"/>
        <w:rPr>
          <w:rFonts w:ascii="David" w:eastAsia="Times New Roman" w:hAnsi="David" w:cs="David"/>
          <w:color w:val="000000"/>
          <w:sz w:val="24"/>
          <w:szCs w:val="24"/>
          <w:rtl/>
          <w:lang w:val="he-IL" w:eastAsia="he-IL"/>
        </w:rPr>
      </w:pPr>
      <w:r w:rsidRPr="00FA17C3">
        <w:rPr>
          <w:rFonts w:ascii="Courier New" w:eastAsia="Times New Roman" w:hAnsi="Courier New" w:cs="David"/>
          <w:color w:val="000000"/>
          <w:sz w:val="24"/>
          <w:szCs w:val="24"/>
          <w:rtl/>
          <w:lang w:val="he-IL" w:eastAsia="he-IL"/>
        </w:rPr>
        <w:t xml:space="preserve">ביטוח חבות מעבידים לכיסוי חבותו על פי דין בגין נזק גוף  או מחלה מקצועית שיגרמו לעובדיו עקב ותוך כדי עבודתם  בגבול אחריות בסך של 20,000,000 ₪ למקרה ולתקופת ביטוח. הביטוח יורחב לשפות את המזמין בשל חבות שתוטל עליו ככל שייחשב כמעביד של מי מעובדי היועץ. </w:t>
      </w:r>
    </w:p>
    <w:p w14:paraId="23A0FB12" w14:textId="77777777" w:rsidR="00CF0ED6" w:rsidRPr="00FA17C3" w:rsidRDefault="00CF0ED6" w:rsidP="00CF0ED6">
      <w:pPr>
        <w:widowControl w:val="0"/>
        <w:numPr>
          <w:ilvl w:val="1"/>
          <w:numId w:val="27"/>
        </w:numPr>
        <w:tabs>
          <w:tab w:val="left" w:pos="741"/>
        </w:tabs>
        <w:spacing w:before="0" w:beforeAutospacing="0" w:after="340" w:afterAutospacing="0" w:line="240" w:lineRule="auto"/>
        <w:jc w:val="both"/>
        <w:rPr>
          <w:rFonts w:ascii="David" w:eastAsia="Times New Roman" w:hAnsi="David" w:cs="David"/>
          <w:color w:val="000000"/>
          <w:sz w:val="24"/>
          <w:szCs w:val="24"/>
          <w:rtl/>
          <w:lang w:val="he-IL" w:eastAsia="he-IL"/>
        </w:rPr>
      </w:pPr>
      <w:r w:rsidRPr="00FA17C3">
        <w:rPr>
          <w:rFonts w:ascii="Courier New" w:eastAsia="Times New Roman" w:hAnsi="Courier New" w:cs="David"/>
          <w:color w:val="000000"/>
          <w:sz w:val="24"/>
          <w:szCs w:val="24"/>
          <w:rtl/>
          <w:lang w:val="he-IL" w:eastAsia="he-IL"/>
        </w:rPr>
        <w:t>ביטוח אחריות מקצועית לכיסוי חבותו של היועץ על פי דין בשל מעשה או מחדל מקצועי של היועץ או של מי מטעמו בגבול אחריות בסך של 4,000,000 ₪ למקרה ולתקופת ביטוח . הביטוח יורחב לשפות את המזמין בשל חבות שתוטל עליו בגין מעשי ו/או מחדלי היועץ, וזאת מבלי לגרוע מהכיסוי הביטוחי בגין חבות היועץ לנזקי המזמין. הכיסוי הביטוח יחול על מקרי ביטוח אשר אירעו החל ממועד תחילת מתן השירותים לפחות, אף אם מועד זה חל לפני מועד תחילת הפוליסה.</w:t>
      </w:r>
    </w:p>
    <w:p w14:paraId="71CCA2A6" w14:textId="77777777" w:rsidR="00CF0ED6" w:rsidRPr="00FA17C3" w:rsidRDefault="00CF0ED6" w:rsidP="00CF0ED6">
      <w:pPr>
        <w:widowControl w:val="0"/>
        <w:numPr>
          <w:ilvl w:val="0"/>
          <w:numId w:val="27"/>
        </w:numPr>
        <w:tabs>
          <w:tab w:val="left" w:pos="741"/>
        </w:tabs>
        <w:spacing w:before="0" w:beforeAutospacing="0" w:after="340" w:afterAutospacing="0" w:line="240" w:lineRule="auto"/>
        <w:ind w:firstLine="149"/>
        <w:jc w:val="both"/>
        <w:rPr>
          <w:rFonts w:ascii="David" w:eastAsia="Times New Roman" w:hAnsi="David" w:cs="David"/>
          <w:color w:val="000000"/>
          <w:sz w:val="24"/>
          <w:szCs w:val="24"/>
          <w:rtl/>
          <w:lang w:val="he-IL" w:eastAsia="he-IL"/>
        </w:rPr>
      </w:pPr>
      <w:r w:rsidRPr="00FA17C3">
        <w:rPr>
          <w:rFonts w:ascii="Courier New" w:eastAsia="Times New Roman" w:hAnsi="Courier New" w:cs="David"/>
          <w:color w:val="000000"/>
          <w:sz w:val="24"/>
          <w:szCs w:val="24"/>
          <w:rtl/>
          <w:lang w:val="he-IL" w:eastAsia="he-IL"/>
        </w:rPr>
        <w:t xml:space="preserve">על ביטוחי היועץ  יחולו ההוראות הבאות: </w:t>
      </w:r>
    </w:p>
    <w:p w14:paraId="5288B496" w14:textId="77777777" w:rsidR="00CF0ED6" w:rsidRPr="00FA17C3" w:rsidRDefault="00CF0ED6" w:rsidP="00CF0ED6">
      <w:pPr>
        <w:widowControl w:val="0"/>
        <w:numPr>
          <w:ilvl w:val="1"/>
          <w:numId w:val="27"/>
        </w:numPr>
        <w:shd w:val="clear" w:color="auto" w:fill="FFFFFF"/>
        <w:tabs>
          <w:tab w:val="left" w:pos="741"/>
        </w:tabs>
        <w:spacing w:before="160" w:beforeAutospacing="0" w:after="340" w:afterAutospacing="0" w:line="240" w:lineRule="auto"/>
        <w:ind w:hanging="357"/>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 חריג "רשלנות רבתי" יבוטל בכל ביטוחי היועץ, אולם לא יהיה בכך  כדי לגרוע מזכויות המבטחים או מחובות המבוטח על פי הדין. </w:t>
      </w:r>
    </w:p>
    <w:p w14:paraId="6184C91D" w14:textId="77777777" w:rsidR="00CF0ED6" w:rsidRPr="00FA17C3" w:rsidRDefault="00CF0ED6" w:rsidP="00CF0ED6">
      <w:pPr>
        <w:widowControl w:val="0"/>
        <w:numPr>
          <w:ilvl w:val="1"/>
          <w:numId w:val="27"/>
        </w:numPr>
        <w:shd w:val="clear" w:color="auto" w:fill="FFFFFF"/>
        <w:tabs>
          <w:tab w:val="left" w:pos="741"/>
        </w:tabs>
        <w:spacing w:before="160" w:beforeAutospacing="0" w:after="340" w:afterAutospacing="0" w:line="240" w:lineRule="auto"/>
        <w:ind w:hanging="357"/>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הביטוחים יכללו הוראה לפיה אי קיום תנאי פוליסות הביטוח על ידי היועץ בתום לב לא יפגע בזכויות המזמין מכוח ביטוחי היועץ. </w:t>
      </w:r>
    </w:p>
    <w:p w14:paraId="3E244995" w14:textId="77777777" w:rsidR="00CF0ED6" w:rsidRPr="00FA17C3" w:rsidRDefault="00CF0ED6" w:rsidP="00CF0ED6">
      <w:pPr>
        <w:widowControl w:val="0"/>
        <w:numPr>
          <w:ilvl w:val="0"/>
          <w:numId w:val="26"/>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על אף האמור בסעיף 1 לעיל, מוסכם כי : </w:t>
      </w:r>
    </w:p>
    <w:p w14:paraId="1127B020" w14:textId="77777777" w:rsidR="00CF0ED6" w:rsidRPr="00FA17C3" w:rsidRDefault="00CF0ED6" w:rsidP="00CF0ED6">
      <w:pPr>
        <w:widowControl w:val="0"/>
        <w:numPr>
          <w:ilvl w:val="1"/>
          <w:numId w:val="28"/>
        </w:numPr>
        <w:tabs>
          <w:tab w:val="left" w:pos="741"/>
        </w:tabs>
        <w:spacing w:before="0" w:beforeAutospacing="0" w:after="340" w:afterAutospacing="0" w:line="240" w:lineRule="auto"/>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ככל ולא מועסקים עובדים על ידי היועץ, היועץ רשאי שלא לערוך ביטוח חבות מעבידים. מוסכם כי המצאת אישור ביטוח חתום ע"י מבטחו של היועץ ללא ביטוח חבות מעבידים דינה כהצהרת היועץ כי אינו מעסיק עובדים. </w:t>
      </w:r>
      <w:r w:rsidRPr="00FA17C3">
        <w:rPr>
          <w:rFonts w:ascii="Courier New" w:eastAsia="Times New Roman" w:hAnsi="Courier New" w:cs="David"/>
          <w:color w:val="000000"/>
          <w:sz w:val="24"/>
          <w:szCs w:val="24"/>
          <w:rtl/>
          <w:lang w:eastAsia="he-IL"/>
        </w:rPr>
        <w:t xml:space="preserve">במידה ויגרם נזק לעובד של היועץ בעת שלא היה ביטוח חבות מעבידים בתוקף, ישפה היועץ את המזמין בגין חבות שתוטל עליו כמעביד (ככל שתוטל) עקב נזק כאמור בהתאם להיקף השיפוי שהמזמין היה יכול להיות זכאי לו מכוח ביטוח חבות מעבידים של היועץ אילו היה ליועץ ביטוח חבות מעבידים בתוקף. </w:t>
      </w:r>
    </w:p>
    <w:p w14:paraId="3A9C6AAE" w14:textId="77777777" w:rsidR="00CF0ED6" w:rsidRPr="00FA17C3" w:rsidRDefault="00CF0ED6" w:rsidP="00CF0ED6">
      <w:pPr>
        <w:widowControl w:val="0"/>
        <w:numPr>
          <w:ilvl w:val="1"/>
          <w:numId w:val="28"/>
        </w:numPr>
        <w:tabs>
          <w:tab w:val="left" w:pos="741"/>
        </w:tabs>
        <w:spacing w:before="0" w:beforeAutospacing="0" w:after="340" w:afterAutospacing="0" w:line="240" w:lineRule="auto"/>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ביטוח אחריות מקצועית יערך למשך כל תקופת מתן השירותים וכן למשך  3 שנים נוספות לאחר תום תקופת השירותים</w:t>
      </w:r>
      <w:r w:rsidRPr="00FA17C3">
        <w:rPr>
          <w:rFonts w:ascii="Courier New" w:eastAsia="Times New Roman" w:hAnsi="Courier New" w:cs="David"/>
          <w:color w:val="000000"/>
          <w:sz w:val="24"/>
          <w:szCs w:val="24"/>
          <w:rtl/>
          <w:lang w:eastAsia="he-IL"/>
        </w:rPr>
        <w:t>.</w:t>
      </w:r>
    </w:p>
    <w:p w14:paraId="1DB571C0" w14:textId="77777777" w:rsidR="00CF0ED6" w:rsidRPr="00FA17C3" w:rsidRDefault="00CF0ED6" w:rsidP="00CF0ED6">
      <w:pPr>
        <w:widowControl w:val="0"/>
        <w:numPr>
          <w:ilvl w:val="0"/>
          <w:numId w:val="26"/>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היועץ יישא בתשלום הפרמיות עבור ביטוחי היועץ ולמילוי כל החובות המוטלות על המבוטח על פי תנאי פוליסות הביטוח הנ"ל. </w:t>
      </w:r>
    </w:p>
    <w:p w14:paraId="54D992BD" w14:textId="77777777" w:rsidR="00CF0ED6" w:rsidRPr="00FA17C3" w:rsidRDefault="00CF0ED6" w:rsidP="00CF0ED6">
      <w:pPr>
        <w:widowControl w:val="0"/>
        <w:numPr>
          <w:ilvl w:val="0"/>
          <w:numId w:val="26"/>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על היועץ להמציא למזמין טרם תחילת מתן השירותים וכתנאי לביצוע כל תשלום ע"ח התמורה, אישור עריכת ביטוח המסומן כנספח </w:t>
      </w:r>
      <w:r w:rsidRPr="00FA17C3">
        <w:rPr>
          <w:rFonts w:ascii="Courier New" w:eastAsia="Times New Roman" w:hAnsi="Courier New" w:cs="David"/>
          <w:color w:val="000000"/>
          <w:sz w:val="24"/>
          <w:szCs w:val="24"/>
          <w:rtl/>
          <w:lang w:eastAsia="he-IL"/>
        </w:rPr>
        <w:t>ז</w:t>
      </w:r>
      <w:r w:rsidRPr="00FA17C3">
        <w:rPr>
          <w:rFonts w:ascii="Courier New" w:eastAsia="Times New Roman" w:hAnsi="Courier New" w:cs="David"/>
          <w:color w:val="000000"/>
          <w:sz w:val="24"/>
          <w:szCs w:val="24"/>
          <w:rtl/>
          <w:lang w:val="he-IL" w:eastAsia="he-IL"/>
        </w:rPr>
        <w:t xml:space="preserve">1 כשהוא חתום בידי מבטח היועץ. על היועץ להמציא לידי המזמין אישור עריכת ביטוח מעודכן, בגין חידוש תוקף ביטוחי היועץ לתקופת ביטוח נוספת, מדי תקופת ביטוח, כל עוד הסכם זה בתוקף. </w:t>
      </w:r>
    </w:p>
    <w:p w14:paraId="39DF3B25" w14:textId="77777777" w:rsidR="00CF0ED6" w:rsidRPr="00FA17C3" w:rsidRDefault="00CF0ED6" w:rsidP="00CF0ED6">
      <w:pPr>
        <w:widowControl w:val="0"/>
        <w:numPr>
          <w:ilvl w:val="0"/>
          <w:numId w:val="26"/>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גבולות האחריות הנדרשים במסגרת ביטוחי היועץ הינם דרישה מזערית, המוטלת על היועץ, שאין בה כדי לגרוע מכל התחייבות של היועץ לפי ההסכם ו/או על פי דין, ואין בה כדי לשחרר את היועץ ממלוא החבות על פי הסכם זה ו/או על פי דין. </w:t>
      </w:r>
    </w:p>
    <w:p w14:paraId="43ECD627" w14:textId="77777777" w:rsidR="00CF0ED6" w:rsidRPr="00FA17C3" w:rsidRDefault="00CF0ED6" w:rsidP="00CF0ED6">
      <w:pPr>
        <w:widowControl w:val="0"/>
        <w:numPr>
          <w:ilvl w:val="0"/>
          <w:numId w:val="26"/>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eastAsia="he-IL"/>
        </w:rPr>
        <w:t xml:space="preserve">יובהר כי אין בדרישות הביטוח המפורטות בנספח זה כדי לגרוע מאחריות היועץ לבחון את הסיכונים הכרוכים בפעילותו במסגרת מתן השירותים על פי הסכם זה, ולדאוג לקיומם של ביטוחים נאותים בשים לב להיקף ולמהות השירות.  </w:t>
      </w:r>
      <w:r w:rsidRPr="00FA17C3">
        <w:rPr>
          <w:rFonts w:ascii="Courier New" w:eastAsia="Times New Roman" w:hAnsi="Courier New" w:cs="David"/>
          <w:color w:val="000000"/>
          <w:sz w:val="24"/>
          <w:szCs w:val="24"/>
          <w:rtl/>
          <w:lang w:val="he-IL" w:eastAsia="he-IL"/>
        </w:rPr>
        <w:t xml:space="preserve">ליועץ לא תהיה כל טענה כלפי המזמין או מי מטעם המזמין, בכל הקשור לביטוחים, להיקפם , טיבם ולגבולות האחריות המפורטים בנספח זה. </w:t>
      </w:r>
    </w:p>
    <w:p w14:paraId="6FE07C98" w14:textId="77777777" w:rsidR="00CF0ED6" w:rsidRPr="00FA17C3" w:rsidRDefault="00CF0ED6" w:rsidP="00CF0ED6">
      <w:pPr>
        <w:widowControl w:val="0"/>
        <w:numPr>
          <w:ilvl w:val="0"/>
          <w:numId w:val="26"/>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המזמין רשאי  לבדוק את אישור עריכת הביטוח, שיומצא על ידי היועץ כאמור לעיל, ועל היועץ לבצע כל שינוי, תיקון, התאמה או הרחבה, שיידרשו על מנת להתאים את ביטוחי היועץ להתחייבויות היועץ על פי הסכם זה. מוצהר ומוסכם כי זכות המזמין לבדוק את אישור עריכת הביטוח  ולדרוש השינויים כמפורט לעיל, אינן מטילות על המזמין או על מי מטעם המזמין כל חובה או כל אחריות שהיא לגבי ביטוחי היועץ או לגבי העדרם וזאת בין אם נדרשה עריכת שינויים כמפורט לעיל ובין אם לאו, בין אם נבדק  אישור עריכת הביטוח ובין אם לאו.</w:t>
      </w:r>
    </w:p>
    <w:p w14:paraId="1218B8AD" w14:textId="77777777" w:rsidR="00CF0ED6" w:rsidRPr="00FA17C3" w:rsidRDefault="00CF0ED6" w:rsidP="00CF0ED6">
      <w:pPr>
        <w:widowControl w:val="0"/>
        <w:numPr>
          <w:ilvl w:val="0"/>
          <w:numId w:val="26"/>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bookmarkStart w:id="13" w:name="_Ref265584921"/>
      <w:bookmarkStart w:id="14" w:name="_Ref454094214"/>
      <w:r w:rsidRPr="00FA17C3">
        <w:rPr>
          <w:rFonts w:ascii="Courier New" w:eastAsia="Times New Roman" w:hAnsi="Courier New" w:cs="David"/>
          <w:color w:val="000000"/>
          <w:sz w:val="24"/>
          <w:szCs w:val="24"/>
          <w:rtl/>
          <w:lang w:val="he-IL" w:eastAsia="he-IL"/>
        </w:rPr>
        <w:t>היועץ פוטר את המזמין ואת הבאים מטעם המזמין (לרבות את מנהל הפרויקט)</w:t>
      </w:r>
      <w:r w:rsidRPr="00FA17C3">
        <w:rPr>
          <w:rFonts w:ascii="David" w:eastAsia="Times New Roman" w:hAnsi="David" w:cs="David"/>
          <w:color w:val="000000"/>
          <w:sz w:val="24"/>
          <w:szCs w:val="24"/>
          <w:lang w:eastAsia="he-IL"/>
        </w:rPr>
        <w:t xml:space="preserve"> </w:t>
      </w:r>
      <w:r w:rsidRPr="00FA17C3">
        <w:rPr>
          <w:rFonts w:ascii="Courier New" w:eastAsia="Times New Roman" w:hAnsi="Courier New" w:cs="David"/>
          <w:color w:val="000000"/>
          <w:sz w:val="24"/>
          <w:szCs w:val="24"/>
          <w:rtl/>
          <w:lang w:eastAsia="he-IL"/>
        </w:rPr>
        <w:t xml:space="preserve">ואת כל מי שהמזמין התחייב בכתב לשפותו טרם קרות הנזק, </w:t>
      </w:r>
      <w:r w:rsidRPr="00FA17C3">
        <w:rPr>
          <w:rFonts w:ascii="Courier New" w:eastAsia="Times New Roman" w:hAnsi="Courier New" w:cs="David"/>
          <w:color w:val="000000"/>
          <w:sz w:val="24"/>
          <w:szCs w:val="24"/>
          <w:rtl/>
          <w:lang w:val="he-IL" w:eastAsia="he-IL"/>
        </w:rPr>
        <w:t xml:space="preserve"> מאחריות לכל אובדן או נזק לרכוש או ציוד כלשהו, המובא על ידי היועץ או מי מטעם היועץ לחצרי המזמין ו/או המשמש לצורך מתן השירותים ולא תהיה ליועץ כל טענה, דרישה או תביעה כלפי הנזכרים לעיל בגין אובדן ו/או נזק כאמור, ובלבד שה</w:t>
      </w:r>
      <w:bookmarkEnd w:id="13"/>
      <w:r w:rsidRPr="00FA17C3">
        <w:rPr>
          <w:rFonts w:ascii="Courier New" w:eastAsia="Times New Roman" w:hAnsi="Courier New" w:cs="David"/>
          <w:color w:val="000000"/>
          <w:sz w:val="24"/>
          <w:szCs w:val="24"/>
          <w:rtl/>
          <w:lang w:val="he-IL" w:eastAsia="he-IL"/>
        </w:rPr>
        <w:t>פטור כאמור לא יחול כלפי מי שגרם לנזק בזדון.</w:t>
      </w:r>
      <w:bookmarkEnd w:id="14"/>
    </w:p>
    <w:p w14:paraId="59717639" w14:textId="77777777" w:rsidR="00CF0ED6" w:rsidRPr="00FA17C3" w:rsidRDefault="00CF0ED6" w:rsidP="00CF0ED6">
      <w:pPr>
        <w:widowControl w:val="0"/>
        <w:numPr>
          <w:ilvl w:val="0"/>
          <w:numId w:val="26"/>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מבלי לגרוע מכל הוראה מהוראות הסכם זה לעניין הסבת ההסכם ולעניין אחריות היועץ על פי הסכם זה ו/או על פי דין בקשר לשירותים הניתנים באמצעות קבלני משנה מטעמו, היה והשירותים או חלק מהם יינתנו על ידי קבלני משנה מטעם היועץ, על היועץ לדאוג כי בידי קבלני המשנה פוליסות ביטוח נאותות בהתאם לאופי והיקף ההתקשרות עמם. </w:t>
      </w:r>
      <w:r w:rsidRPr="00FA17C3">
        <w:rPr>
          <w:rFonts w:ascii="Courier New" w:eastAsia="Times New Roman" w:hAnsi="Courier New" w:cs="David"/>
          <w:color w:val="000000"/>
          <w:sz w:val="24"/>
          <w:szCs w:val="24"/>
          <w:rtl/>
          <w:lang w:eastAsia="he-IL"/>
        </w:rPr>
        <w:t xml:space="preserve"> מובהר בזה כי האחריות למתן השירותים מוטלת על היועץ במלואה, וזאת בין אם ניתנו במלואם או בחלקם ע"י קבלני משנה מטעמו. </w:t>
      </w:r>
    </w:p>
    <w:p w14:paraId="70D15D71" w14:textId="77777777" w:rsidR="00CF0ED6" w:rsidRPr="00FA17C3" w:rsidRDefault="00CF0ED6" w:rsidP="00CF0ED6">
      <w:pPr>
        <w:widowControl w:val="0"/>
        <w:numPr>
          <w:ilvl w:val="0"/>
          <w:numId w:val="26"/>
        </w:numPr>
        <w:tabs>
          <w:tab w:val="left" w:pos="741"/>
        </w:tabs>
        <w:spacing w:before="0" w:beforeAutospacing="0" w:after="340" w:afterAutospacing="0" w:line="240" w:lineRule="auto"/>
        <w:ind w:left="740"/>
        <w:jc w:val="both"/>
        <w:rPr>
          <w:rFonts w:ascii="Courier New" w:eastAsia="Times New Roman" w:hAnsi="Courier New" w:cs="David"/>
          <w:color w:val="000000"/>
          <w:sz w:val="24"/>
          <w:szCs w:val="24"/>
          <w:rtl/>
          <w:lang w:eastAsia="he-IL"/>
        </w:rPr>
      </w:pPr>
      <w:r w:rsidRPr="00FA17C3">
        <w:rPr>
          <w:rFonts w:ascii="Courier New" w:eastAsia="Times New Roman" w:hAnsi="Courier New" w:cs="David"/>
          <w:b/>
          <w:bCs/>
          <w:color w:val="000000"/>
          <w:sz w:val="24"/>
          <w:szCs w:val="24"/>
          <w:rtl/>
          <w:lang w:val="he-IL" w:eastAsia="he-IL"/>
        </w:rPr>
        <w:t>נספח הביטוח הינו מעיקרי ההסכם והפרתו מהווה הפרה של ההסכם.</w:t>
      </w:r>
      <w:r w:rsidRPr="00FA17C3">
        <w:rPr>
          <w:rFonts w:ascii="Courier New" w:eastAsia="Times New Roman" w:hAnsi="Courier New" w:cs="David"/>
          <w:color w:val="000000"/>
          <w:sz w:val="24"/>
          <w:szCs w:val="24"/>
          <w:rtl/>
          <w:lang w:val="he-IL" w:eastAsia="he-IL"/>
        </w:rPr>
        <w:t xml:space="preserve"> </w:t>
      </w:r>
    </w:p>
    <w:p w14:paraId="2AFAB81B" w14:textId="77777777" w:rsidR="00CF0ED6" w:rsidRDefault="00CF0ED6" w:rsidP="00CF0ED6">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6F75A79E" w14:textId="77777777" w:rsidR="00CF0ED6" w:rsidRDefault="00CF0ED6" w:rsidP="00CF0ED6">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0FAC4100" w14:textId="77777777" w:rsidR="00CF0ED6" w:rsidRDefault="00CF0ED6" w:rsidP="00CF0ED6">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5E46665A" w14:textId="77777777" w:rsidR="00CF0ED6" w:rsidRDefault="00CF0ED6" w:rsidP="00CF0ED6">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4DD1843A" w14:textId="77777777" w:rsidR="00CF0ED6" w:rsidRDefault="00CF0ED6" w:rsidP="00CF0ED6">
      <w:pPr>
        <w:widowControl w:val="0"/>
        <w:spacing w:before="0" w:beforeAutospacing="0" w:after="0" w:afterAutospacing="0" w:line="240" w:lineRule="auto"/>
        <w:rPr>
          <w:rFonts w:ascii="Times New Roman" w:eastAsia="Times New Roman" w:hAnsi="Times New Roman" w:cs="David"/>
          <w:sz w:val="24"/>
          <w:szCs w:val="24"/>
          <w:u w:val="single"/>
          <w:rtl/>
          <w:lang w:eastAsia="he-IL"/>
        </w:rPr>
      </w:pPr>
      <w:r>
        <w:rPr>
          <w:rFonts w:ascii="Times New Roman" w:eastAsia="Times New Roman" w:hAnsi="Times New Roman" w:cs="David"/>
          <w:sz w:val="24"/>
          <w:szCs w:val="24"/>
          <w:u w:val="single"/>
          <w:rtl/>
          <w:lang w:eastAsia="he-IL"/>
        </w:rPr>
        <w:br w:type="page"/>
      </w:r>
    </w:p>
    <w:p w14:paraId="79CA96BC" w14:textId="77777777" w:rsidR="00CF0ED6" w:rsidRPr="004A6AA4" w:rsidRDefault="00CF0ED6" w:rsidP="00CF0ED6">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09511C">
        <w:rPr>
          <w:rFonts w:ascii="Times New Roman" w:eastAsia="Times New Roman" w:hAnsi="Times New Roman" w:cs="David" w:hint="cs"/>
          <w:bCs/>
          <w:sz w:val="20"/>
          <w:szCs w:val="24"/>
          <w:u w:val="single"/>
          <w:rtl/>
          <w:lang w:eastAsia="he-IL"/>
        </w:rPr>
        <w:t>נספח "</w:t>
      </w:r>
      <w:r w:rsidRPr="004A6AA4">
        <w:rPr>
          <w:rFonts w:ascii="Times New Roman" w:eastAsia="Times New Roman" w:hAnsi="Times New Roman" w:cs="David" w:hint="eastAsia"/>
          <w:bCs/>
          <w:sz w:val="20"/>
          <w:szCs w:val="24"/>
          <w:u w:val="single"/>
          <w:rtl/>
          <w:lang w:eastAsia="he-IL"/>
        </w:rPr>
        <w:t>ז</w:t>
      </w:r>
      <w:r>
        <w:rPr>
          <w:rFonts w:ascii="Times New Roman" w:eastAsia="Times New Roman" w:hAnsi="Times New Roman" w:cs="David" w:hint="cs"/>
          <w:bCs/>
          <w:sz w:val="20"/>
          <w:szCs w:val="24"/>
          <w:u w:val="single"/>
          <w:rtl/>
          <w:lang w:eastAsia="he-IL"/>
        </w:rPr>
        <w:t>1</w:t>
      </w:r>
      <w:r w:rsidRPr="0009511C">
        <w:rPr>
          <w:rFonts w:ascii="Times New Roman" w:eastAsia="Times New Roman" w:hAnsi="Times New Roman" w:cs="David" w:hint="cs"/>
          <w:bCs/>
          <w:sz w:val="20"/>
          <w:szCs w:val="24"/>
          <w:u w:val="single"/>
          <w:rtl/>
          <w:lang w:eastAsia="he-IL"/>
        </w:rPr>
        <w:t>'"</w:t>
      </w:r>
    </w:p>
    <w:p w14:paraId="6C059930" w14:textId="77777777" w:rsidR="00CF0ED6" w:rsidRDefault="00CF0ED6" w:rsidP="00CF0ED6">
      <w:pPr>
        <w:widowControl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r w:rsidRPr="0009511C">
        <w:rPr>
          <w:rFonts w:ascii="Times New Roman" w:eastAsia="Times New Roman" w:hAnsi="Times New Roman" w:cs="David" w:hint="cs"/>
          <w:b/>
          <w:bCs/>
          <w:sz w:val="20"/>
          <w:szCs w:val="24"/>
          <w:u w:val="single"/>
          <w:rtl/>
          <w:lang w:eastAsia="he-IL"/>
        </w:rPr>
        <w:t>אישור על קיום ביטוחי המתכנן</w:t>
      </w:r>
    </w:p>
    <w:p w14:paraId="2DD2C00C" w14:textId="77777777" w:rsidR="00CF0ED6" w:rsidRDefault="00CF0ED6" w:rsidP="00CF0ED6">
      <w:pPr>
        <w:widowControl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p>
    <w:tbl>
      <w:tblPr>
        <w:tblStyle w:val="TableGrid"/>
        <w:tblpPr w:leftFromText="180" w:rightFromText="180" w:vertAnchor="text" w:horzAnchor="margin" w:tblpXSpec="center" w:tblpY="325"/>
        <w:bidiVisual/>
        <w:tblW w:w="11482" w:type="dxa"/>
        <w:tblLook w:val="04A0" w:firstRow="1" w:lastRow="0" w:firstColumn="1" w:lastColumn="0" w:noHBand="0" w:noVBand="1"/>
      </w:tblPr>
      <w:tblGrid>
        <w:gridCol w:w="2244"/>
        <w:gridCol w:w="1983"/>
        <w:gridCol w:w="1932"/>
        <w:gridCol w:w="2500"/>
        <w:gridCol w:w="2823"/>
      </w:tblGrid>
      <w:tr w:rsidR="00CF0ED6" w:rsidRPr="00FA17C3" w14:paraId="1BB214DA" w14:textId="77777777" w:rsidTr="00835354">
        <w:trPr>
          <w:trHeight w:val="463"/>
          <w:tblHeader/>
        </w:trPr>
        <w:tc>
          <w:tcPr>
            <w:tcW w:w="8659" w:type="dxa"/>
            <w:gridSpan w:val="4"/>
            <w:shd w:val="clear" w:color="auto" w:fill="F2F2F2" w:themeFill="background1" w:themeFillShade="F2"/>
          </w:tcPr>
          <w:p w14:paraId="091E5EB6" w14:textId="77777777" w:rsidR="00CF0ED6" w:rsidRPr="002A3FB5" w:rsidRDefault="00CF0ED6" w:rsidP="00835354">
            <w:pPr>
              <w:widowControl w:val="0"/>
              <w:bidi w:val="0"/>
              <w:spacing w:before="0" w:beforeAutospacing="0" w:after="0" w:afterAutospacing="0" w:line="240" w:lineRule="auto"/>
              <w:jc w:val="center"/>
              <w:rPr>
                <w:rFonts w:ascii="David" w:eastAsia="Times New Roman" w:hAnsi="David" w:cs="David"/>
                <w:color w:val="000000"/>
                <w:sz w:val="34"/>
                <w:szCs w:val="34"/>
                <w:lang w:eastAsia="he-IL"/>
              </w:rPr>
            </w:pPr>
            <w:r w:rsidRPr="00FA17C3">
              <w:rPr>
                <w:rFonts w:ascii="David" w:eastAsia="Times New Roman" w:hAnsi="David" w:cs="David"/>
                <w:color w:val="000000"/>
                <w:sz w:val="28"/>
                <w:szCs w:val="28"/>
                <w:rtl/>
                <w:lang w:val="he-IL" w:eastAsia="he-IL"/>
              </w:rPr>
              <w:t>אישור קיום ביטוחים</w:t>
            </w:r>
          </w:p>
        </w:tc>
        <w:tc>
          <w:tcPr>
            <w:tcW w:w="2823" w:type="dxa"/>
          </w:tcPr>
          <w:p w14:paraId="6D241121" w14:textId="77777777" w:rsidR="00CF0ED6" w:rsidRPr="00FA17C3" w:rsidRDefault="00CF0ED6"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r w:rsidRPr="00FA17C3">
              <w:rPr>
                <w:rFonts w:ascii="David" w:eastAsia="Times New Roman" w:hAnsi="David" w:cs="David"/>
                <w:color w:val="000000"/>
                <w:sz w:val="20"/>
                <w:szCs w:val="20"/>
                <w:rtl/>
                <w:lang w:val="he-IL" w:eastAsia="he-IL"/>
              </w:rPr>
              <w:t>תאריך הנפקת האישור (DD/MM/YYYY)</w:t>
            </w:r>
          </w:p>
        </w:tc>
      </w:tr>
      <w:tr w:rsidR="00CF0ED6" w:rsidRPr="00FA17C3" w14:paraId="318C4D78" w14:textId="77777777" w:rsidTr="00835354">
        <w:trPr>
          <w:trHeight w:val="315"/>
        </w:trPr>
        <w:tc>
          <w:tcPr>
            <w:tcW w:w="11482" w:type="dxa"/>
            <w:gridSpan w:val="5"/>
          </w:tcPr>
          <w:p w14:paraId="19D6BE66" w14:textId="77777777" w:rsidR="00CF0ED6" w:rsidRPr="00FA17C3" w:rsidRDefault="00CF0ED6" w:rsidP="00835354">
            <w:pPr>
              <w:widowControl w:val="0"/>
              <w:bidi w:val="0"/>
              <w:spacing w:before="0" w:beforeAutospacing="0" w:after="0" w:afterAutospacing="0" w:line="240" w:lineRule="auto"/>
              <w:jc w:val="right"/>
              <w:rPr>
                <w:rFonts w:ascii="David" w:eastAsia="Times New Roman" w:hAnsi="David" w:cs="David"/>
                <w:color w:val="000000"/>
                <w:sz w:val="18"/>
                <w:szCs w:val="18"/>
                <w:rtl/>
                <w:lang w:val="he-IL" w:eastAsia="he-IL"/>
              </w:rPr>
            </w:pPr>
            <w:r w:rsidRPr="00FA17C3">
              <w:rPr>
                <w:rFonts w:ascii="David" w:eastAsia="Times New Roman" w:hAnsi="David" w:cs="David"/>
                <w:color w:val="000000"/>
                <w:sz w:val="18"/>
                <w:szCs w:val="18"/>
                <w:rtl/>
                <w:lang w:val="he-IL" w:eastAsia="he-IL"/>
              </w:rPr>
              <w:t>אישור ביטוח זה מהווה אסמכתא לכך שלמבוטח ישנה פוליסת ביטוח בתוקף, בהתאם למידע המפורט בה. המידע המפורט באישור זה אינו כולל את כל תנאי הפוליסה וחריגיה. יחד עם זאת, במקרה של סתירה בין התנאים שמפורטים באישור זה לבין התנאים הקבועים בפוליסת הביטוח יגבר האמור בפוליסת הביטוח למעט במקרה שבו תנאי באישור זה מיטיב עם מבקש האישור.</w:t>
            </w:r>
          </w:p>
          <w:p w14:paraId="5E53024E" w14:textId="77777777" w:rsidR="00CF0ED6" w:rsidRPr="00FA17C3" w:rsidRDefault="00CF0ED6" w:rsidP="00835354">
            <w:pPr>
              <w:widowControl w:val="0"/>
              <w:bidi w:val="0"/>
              <w:spacing w:before="0" w:beforeAutospacing="0" w:after="0" w:afterAutospacing="0" w:line="240" w:lineRule="auto"/>
              <w:jc w:val="right"/>
              <w:rPr>
                <w:rFonts w:ascii="David" w:eastAsia="Times New Roman" w:hAnsi="David" w:cs="David"/>
                <w:color w:val="000000"/>
                <w:sz w:val="18"/>
                <w:szCs w:val="18"/>
                <w:rtl/>
                <w:lang w:val="he-IL" w:eastAsia="he-IL"/>
              </w:rPr>
            </w:pPr>
          </w:p>
        </w:tc>
      </w:tr>
      <w:tr w:rsidR="00CF0ED6" w:rsidRPr="00FA17C3" w14:paraId="50EB0DE3" w14:textId="77777777" w:rsidTr="00835354">
        <w:trPr>
          <w:trHeight w:val="278"/>
        </w:trPr>
        <w:tc>
          <w:tcPr>
            <w:tcW w:w="2244" w:type="dxa"/>
            <w:shd w:val="clear" w:color="auto" w:fill="F2F2F2" w:themeFill="background1" w:themeFillShade="F2"/>
          </w:tcPr>
          <w:p w14:paraId="6E84B3FB" w14:textId="77777777" w:rsidR="00CF0ED6" w:rsidRPr="00FA17C3" w:rsidRDefault="00CF0ED6"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מבקש האישור הראשי</w:t>
            </w:r>
            <w:r w:rsidRPr="00FA17C3">
              <w:rPr>
                <w:rFonts w:ascii="David" w:eastAsia="Times New Roman" w:hAnsi="David" w:cs="David"/>
                <w:color w:val="FF0000"/>
                <w:sz w:val="24"/>
                <w:szCs w:val="24"/>
                <w:rtl/>
                <w:lang w:val="he-IL" w:eastAsia="he-IL"/>
              </w:rPr>
              <w:t xml:space="preserve">* </w:t>
            </w:r>
          </w:p>
        </w:tc>
        <w:tc>
          <w:tcPr>
            <w:tcW w:w="1983" w:type="dxa"/>
            <w:shd w:val="clear" w:color="auto" w:fill="F2F2F2" w:themeFill="background1" w:themeFillShade="F2"/>
          </w:tcPr>
          <w:p w14:paraId="73F997A5" w14:textId="77777777" w:rsidR="00CF0ED6" w:rsidRPr="00FA17C3" w:rsidDel="009955DA" w:rsidRDefault="00CF0ED6"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גורמים נוספים הקשורים למבקש האישור וייחשבו כמבקש האישור</w:t>
            </w:r>
            <w:r w:rsidRPr="00FA17C3">
              <w:rPr>
                <w:rFonts w:ascii="David" w:eastAsia="Times New Roman" w:hAnsi="David" w:cs="David"/>
                <w:color w:val="FF0000"/>
                <w:sz w:val="24"/>
                <w:szCs w:val="24"/>
                <w:rtl/>
                <w:lang w:val="he-IL" w:eastAsia="he-IL"/>
              </w:rPr>
              <w:t>*</w:t>
            </w:r>
            <w:r w:rsidRPr="00FA17C3">
              <w:rPr>
                <w:rFonts w:ascii="David" w:eastAsia="Times New Roman" w:hAnsi="David" w:cs="David"/>
                <w:color w:val="000000"/>
                <w:sz w:val="24"/>
                <w:szCs w:val="24"/>
                <w:rtl/>
                <w:lang w:val="he-IL" w:eastAsia="he-IL"/>
              </w:rPr>
              <w:t xml:space="preserve"> </w:t>
            </w:r>
          </w:p>
        </w:tc>
        <w:tc>
          <w:tcPr>
            <w:tcW w:w="1932" w:type="dxa"/>
            <w:shd w:val="clear" w:color="auto" w:fill="F2F2F2" w:themeFill="background1" w:themeFillShade="F2"/>
          </w:tcPr>
          <w:p w14:paraId="493B91B2" w14:textId="77777777" w:rsidR="00CF0ED6" w:rsidRPr="00FA17C3" w:rsidRDefault="00CF0ED6" w:rsidP="00835354">
            <w:pPr>
              <w:widowControl w:val="0"/>
              <w:bidi w:val="0"/>
              <w:spacing w:before="0" w:beforeAutospacing="0" w:after="0" w:afterAutospacing="0" w:line="240" w:lineRule="auto"/>
              <w:jc w:val="right"/>
              <w:rPr>
                <w:rFonts w:ascii="David" w:eastAsia="Times New Roman" w:hAnsi="David" w:cs="David"/>
                <w:color w:val="FF0000"/>
                <w:sz w:val="24"/>
                <w:szCs w:val="24"/>
                <w:rtl/>
                <w:lang w:val="he-IL" w:eastAsia="he-IL"/>
              </w:rPr>
            </w:pPr>
            <w:r w:rsidRPr="00FA17C3" w:rsidDel="009955DA">
              <w:rPr>
                <w:rFonts w:ascii="David" w:eastAsia="Times New Roman" w:hAnsi="David" w:cs="David"/>
                <w:color w:val="000000"/>
                <w:sz w:val="24"/>
                <w:szCs w:val="24"/>
                <w:rtl/>
                <w:lang w:val="he-IL" w:eastAsia="he-IL"/>
              </w:rPr>
              <w:t>ה</w:t>
            </w:r>
            <w:r w:rsidRPr="00FA17C3">
              <w:rPr>
                <w:rFonts w:ascii="David" w:eastAsia="Times New Roman" w:hAnsi="David" w:cs="David"/>
                <w:color w:val="000000"/>
                <w:sz w:val="24"/>
                <w:szCs w:val="24"/>
                <w:rtl/>
                <w:lang w:val="he-IL" w:eastAsia="he-IL"/>
              </w:rPr>
              <w:t>מבוטח</w:t>
            </w:r>
          </w:p>
        </w:tc>
        <w:tc>
          <w:tcPr>
            <w:tcW w:w="2500" w:type="dxa"/>
            <w:shd w:val="clear" w:color="auto" w:fill="F2F2F2" w:themeFill="background1" w:themeFillShade="F2"/>
          </w:tcPr>
          <w:p w14:paraId="0D514424" w14:textId="77777777" w:rsidR="00CF0ED6" w:rsidRPr="00FA17C3" w:rsidRDefault="00CF0ED6"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אופי העסקה והעיסוק המבוטח</w:t>
            </w:r>
            <w:r w:rsidRPr="00FA17C3">
              <w:rPr>
                <w:rFonts w:ascii="David" w:eastAsia="Times New Roman" w:hAnsi="David" w:cs="David"/>
                <w:color w:val="FF0000"/>
                <w:sz w:val="24"/>
                <w:szCs w:val="24"/>
                <w:rtl/>
                <w:lang w:val="he-IL" w:eastAsia="he-IL"/>
              </w:rPr>
              <w:t>*</w:t>
            </w:r>
            <w:r w:rsidRPr="00FA17C3">
              <w:rPr>
                <w:rFonts w:ascii="David" w:eastAsia="Times New Roman" w:hAnsi="David" w:cs="David"/>
                <w:color w:val="000000"/>
                <w:sz w:val="24"/>
                <w:szCs w:val="24"/>
                <w:rtl/>
                <w:lang w:val="he-IL" w:eastAsia="he-IL"/>
              </w:rPr>
              <w:t xml:space="preserve"> </w:t>
            </w:r>
          </w:p>
        </w:tc>
        <w:tc>
          <w:tcPr>
            <w:tcW w:w="2823" w:type="dxa"/>
            <w:shd w:val="clear" w:color="auto" w:fill="F2F2F2" w:themeFill="background1" w:themeFillShade="F2"/>
          </w:tcPr>
          <w:p w14:paraId="01AFD0D4" w14:textId="77777777" w:rsidR="00CF0ED6" w:rsidRPr="00FA17C3" w:rsidRDefault="00CF0ED6"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 xml:space="preserve">מעמד מבקש האישור* </w:t>
            </w:r>
          </w:p>
        </w:tc>
      </w:tr>
      <w:tr w:rsidR="00CF0ED6" w:rsidRPr="00FA17C3" w14:paraId="028FE1F0" w14:textId="77777777" w:rsidTr="00835354">
        <w:trPr>
          <w:trHeight w:val="551"/>
        </w:trPr>
        <w:tc>
          <w:tcPr>
            <w:tcW w:w="2244" w:type="dxa"/>
          </w:tcPr>
          <w:p w14:paraId="64809222" w14:textId="77777777" w:rsidR="00CF0ED6" w:rsidRPr="00FA17C3" w:rsidRDefault="00CF0ED6"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שם</w:t>
            </w:r>
            <w:r w:rsidRPr="00FA17C3">
              <w:rPr>
                <w:rFonts w:ascii="Courier New" w:eastAsia="Times New Roman" w:hAnsi="Courier New" w:cs="Courier New"/>
                <w:color w:val="000000"/>
                <w:sz w:val="24"/>
                <w:szCs w:val="24"/>
                <w:rtl/>
                <w:lang w:val="he-IL" w:eastAsia="he-IL"/>
              </w:rPr>
              <w:t xml:space="preserve">: </w:t>
            </w:r>
            <w:r w:rsidRPr="00FA17C3">
              <w:rPr>
                <w:rFonts w:ascii="Times New Roman" w:eastAsia="Times New Roman" w:hAnsi="Times New Roman" w:cs="David"/>
                <w:sz w:val="24"/>
                <w:szCs w:val="24"/>
                <w:rtl/>
                <w:lang w:val="he-IL" w:eastAsia="he-IL"/>
              </w:rPr>
              <w:t>אפריקה ישראל להשקעות בע"מ</w:t>
            </w:r>
            <w:r w:rsidRPr="00FA17C3">
              <w:rPr>
                <w:rFonts w:ascii="Courier New" w:eastAsia="Times New Roman" w:hAnsi="Courier New" w:cs="Courier New"/>
                <w:color w:val="000000"/>
                <w:sz w:val="24"/>
                <w:szCs w:val="24"/>
                <w:rtl/>
                <w:lang w:val="he-IL" w:eastAsia="he-IL"/>
              </w:rPr>
              <w:t xml:space="preserve"> ו/או חברות בנות ו/או חברות קשורות ו/או שותפויות בפרויקט </w:t>
            </w:r>
          </w:p>
        </w:tc>
        <w:tc>
          <w:tcPr>
            <w:tcW w:w="1983" w:type="dxa"/>
          </w:tcPr>
          <w:p w14:paraId="33731CEF" w14:textId="77777777" w:rsidR="00CF0ED6" w:rsidRPr="00FA17C3" w:rsidRDefault="00CF0ED6"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שם</w:t>
            </w:r>
          </w:p>
        </w:tc>
        <w:tc>
          <w:tcPr>
            <w:tcW w:w="1932" w:type="dxa"/>
          </w:tcPr>
          <w:p w14:paraId="6229DCF5" w14:textId="77777777" w:rsidR="00CF0ED6" w:rsidRPr="00FA17C3" w:rsidRDefault="00CF0ED6"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שם</w:t>
            </w:r>
          </w:p>
        </w:tc>
        <w:tc>
          <w:tcPr>
            <w:tcW w:w="2500" w:type="dxa"/>
            <w:vMerge w:val="restart"/>
          </w:tcPr>
          <w:p w14:paraId="7B0E7E90" w14:textId="77777777" w:rsidR="00CF0ED6" w:rsidRPr="00FA17C3" w:rsidRDefault="00CF0ED6"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אופי העסקה:</w:t>
            </w:r>
          </w:p>
          <w:p w14:paraId="761A592A" w14:textId="77777777" w:rsidR="00CF0ED6" w:rsidRPr="00FA17C3" w:rsidRDefault="00CF0ED6"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נדל"ן</w:t>
            </w:r>
          </w:p>
          <w:p w14:paraId="6BDB8E07" w14:textId="77777777" w:rsidR="00CF0ED6" w:rsidRPr="00FA17C3" w:rsidRDefault="00CF0ED6"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MS Gothic" w:eastAsia="MS Gothic" w:hAnsi="MS Gothic" w:cs="MS Gothic" w:hint="eastAsia"/>
                <w:b/>
                <w:bCs/>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 xml:space="preserve">שירותים </w:t>
            </w:r>
          </w:p>
          <w:p w14:paraId="60E4806D" w14:textId="77777777" w:rsidR="00CF0ED6" w:rsidRPr="00FA17C3" w:rsidRDefault="00CF0ED6"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אספקת מוצרים</w:t>
            </w:r>
          </w:p>
          <w:p w14:paraId="391FC65E" w14:textId="77777777" w:rsidR="00CF0ED6" w:rsidRPr="00FA17C3" w:rsidRDefault="00CF0ED6"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אחר: ______</w:t>
            </w:r>
          </w:p>
          <w:p w14:paraId="1309C5CA" w14:textId="77777777" w:rsidR="00CF0ED6" w:rsidRPr="00FA17C3" w:rsidRDefault="00CF0ED6"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p w14:paraId="78F58E5A" w14:textId="77777777" w:rsidR="00CF0ED6" w:rsidRPr="00FA17C3" w:rsidRDefault="00CF0ED6"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העיסוק המבוטח:</w:t>
            </w:r>
          </w:p>
          <w:p w14:paraId="7F6306D5" w14:textId="77777777" w:rsidR="00CF0ED6" w:rsidRPr="00FA17C3" w:rsidRDefault="00CF0ED6" w:rsidP="00835354">
            <w:pPr>
              <w:widowControl w:val="0"/>
              <w:bidi w:val="0"/>
              <w:spacing w:before="0" w:beforeAutospacing="0" w:after="0" w:afterAutospacing="0" w:line="240" w:lineRule="auto"/>
              <w:ind w:left="50" w:right="78"/>
              <w:jc w:val="right"/>
              <w:rPr>
                <w:rFonts w:asciiTheme="minorBidi" w:eastAsia="Times New Roman" w:hAnsiTheme="minorBidi" w:cs="Arial"/>
                <w:b/>
                <w:bCs/>
                <w:color w:val="000000"/>
                <w:sz w:val="24"/>
                <w:szCs w:val="24"/>
                <w:rtl/>
                <w:lang w:val="he-IL" w:eastAsia="he-IL"/>
              </w:rPr>
            </w:pPr>
          </w:p>
        </w:tc>
        <w:tc>
          <w:tcPr>
            <w:tcW w:w="2823" w:type="dxa"/>
            <w:vMerge w:val="restart"/>
          </w:tcPr>
          <w:p w14:paraId="150A0833" w14:textId="77777777" w:rsidR="00CF0ED6" w:rsidRPr="00FA17C3" w:rsidRDefault="00CF0ED6"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p w14:paraId="3CE958E1" w14:textId="77777777" w:rsidR="00CF0ED6" w:rsidRPr="00FA17C3" w:rsidRDefault="00CF0ED6"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משכיר</w:t>
            </w:r>
          </w:p>
          <w:p w14:paraId="5F038D19" w14:textId="77777777" w:rsidR="00CF0ED6" w:rsidRPr="00FA17C3" w:rsidRDefault="00CF0ED6"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שוכר</w:t>
            </w:r>
          </w:p>
          <w:p w14:paraId="2648DE5C" w14:textId="77777777" w:rsidR="00CF0ED6" w:rsidRPr="00FA17C3" w:rsidRDefault="00CF0ED6"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זכיין</w:t>
            </w:r>
          </w:p>
          <w:p w14:paraId="548746F0" w14:textId="77777777" w:rsidR="00CF0ED6" w:rsidRPr="00FA17C3" w:rsidRDefault="00CF0ED6"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קבלני משנה</w:t>
            </w:r>
          </w:p>
          <w:p w14:paraId="64B94505" w14:textId="77777777" w:rsidR="00CF0ED6" w:rsidRPr="00FA17C3" w:rsidRDefault="00CF0ED6"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מזמין שירותים</w:t>
            </w:r>
          </w:p>
          <w:p w14:paraId="3299B6DF" w14:textId="77777777" w:rsidR="00CF0ED6" w:rsidRPr="00FA17C3" w:rsidRDefault="00CF0ED6"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מזמין מוצרים</w:t>
            </w:r>
          </w:p>
          <w:p w14:paraId="4E094B9F" w14:textId="77777777" w:rsidR="00CF0ED6" w:rsidRPr="00FA17C3" w:rsidRDefault="00CF0ED6"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אחר: ______</w:t>
            </w:r>
          </w:p>
          <w:p w14:paraId="55A6FEF5" w14:textId="77777777" w:rsidR="00CF0ED6" w:rsidRPr="00FA17C3" w:rsidRDefault="00CF0ED6"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r>
      <w:tr w:rsidR="00CF0ED6" w:rsidRPr="00FA17C3" w14:paraId="23737221" w14:textId="77777777" w:rsidTr="00835354">
        <w:trPr>
          <w:trHeight w:val="571"/>
        </w:trPr>
        <w:tc>
          <w:tcPr>
            <w:tcW w:w="2244" w:type="dxa"/>
          </w:tcPr>
          <w:p w14:paraId="64DB5B00" w14:textId="77777777" w:rsidR="00CF0ED6" w:rsidRPr="00FA17C3" w:rsidRDefault="00CF0ED6"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ת.ז./ח.פ.</w:t>
            </w:r>
          </w:p>
          <w:p w14:paraId="4E3EEC4A" w14:textId="77777777" w:rsidR="00CF0ED6" w:rsidRPr="00FA17C3" w:rsidRDefault="00CF0ED6"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520034760</w:t>
            </w:r>
          </w:p>
          <w:p w14:paraId="5EFBA2D4" w14:textId="77777777" w:rsidR="00CF0ED6" w:rsidRPr="00FA17C3" w:rsidRDefault="00CF0ED6"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p w14:paraId="76A297F2" w14:textId="77777777" w:rsidR="00CF0ED6" w:rsidRPr="00FA17C3" w:rsidRDefault="00CF0ED6"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983" w:type="dxa"/>
          </w:tcPr>
          <w:p w14:paraId="56AC258F" w14:textId="77777777" w:rsidR="00CF0ED6" w:rsidRPr="00FA17C3" w:rsidRDefault="00CF0ED6"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ת.ז./ח.פ.</w:t>
            </w:r>
          </w:p>
        </w:tc>
        <w:tc>
          <w:tcPr>
            <w:tcW w:w="1932" w:type="dxa"/>
          </w:tcPr>
          <w:p w14:paraId="2529C886" w14:textId="77777777" w:rsidR="00CF0ED6" w:rsidRPr="00FA17C3" w:rsidRDefault="00CF0ED6"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ת.ז./ח.פ.</w:t>
            </w:r>
          </w:p>
        </w:tc>
        <w:tc>
          <w:tcPr>
            <w:tcW w:w="2500" w:type="dxa"/>
            <w:vMerge/>
          </w:tcPr>
          <w:p w14:paraId="4EFE93E5" w14:textId="77777777" w:rsidR="00CF0ED6" w:rsidRPr="00FA17C3" w:rsidRDefault="00CF0ED6"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c>
          <w:tcPr>
            <w:tcW w:w="2823" w:type="dxa"/>
            <w:vMerge/>
          </w:tcPr>
          <w:p w14:paraId="177CA284" w14:textId="77777777" w:rsidR="00CF0ED6" w:rsidRPr="00FA17C3" w:rsidRDefault="00CF0ED6"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r>
      <w:tr w:rsidR="00CF0ED6" w:rsidRPr="00FA17C3" w14:paraId="7B36D6F9" w14:textId="77777777" w:rsidTr="00835354">
        <w:trPr>
          <w:trHeight w:val="513"/>
        </w:trPr>
        <w:tc>
          <w:tcPr>
            <w:tcW w:w="2244" w:type="dxa"/>
            <w:vMerge w:val="restart"/>
          </w:tcPr>
          <w:p w14:paraId="1EEE1D1A" w14:textId="77777777" w:rsidR="00CF0ED6" w:rsidRPr="00FA17C3" w:rsidRDefault="00CF0ED6"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מען</w:t>
            </w:r>
          </w:p>
          <w:p w14:paraId="2FDF425E" w14:textId="77777777" w:rsidR="00CF0ED6" w:rsidRPr="00FA17C3" w:rsidRDefault="00CF0ED6"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983" w:type="dxa"/>
          </w:tcPr>
          <w:p w14:paraId="2301D469" w14:textId="77777777" w:rsidR="00CF0ED6" w:rsidRPr="00FA17C3" w:rsidRDefault="00CF0ED6"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מען</w:t>
            </w:r>
          </w:p>
        </w:tc>
        <w:tc>
          <w:tcPr>
            <w:tcW w:w="1932" w:type="dxa"/>
            <w:vMerge w:val="restart"/>
          </w:tcPr>
          <w:p w14:paraId="183E85D5" w14:textId="77777777" w:rsidR="00CF0ED6" w:rsidRPr="00FA17C3" w:rsidRDefault="00CF0ED6"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מען</w:t>
            </w:r>
          </w:p>
        </w:tc>
        <w:tc>
          <w:tcPr>
            <w:tcW w:w="2500" w:type="dxa"/>
            <w:vMerge/>
          </w:tcPr>
          <w:p w14:paraId="31A0ED02" w14:textId="77777777" w:rsidR="00CF0ED6" w:rsidRPr="00FA17C3" w:rsidRDefault="00CF0ED6"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c>
          <w:tcPr>
            <w:tcW w:w="2823" w:type="dxa"/>
            <w:vMerge/>
          </w:tcPr>
          <w:p w14:paraId="05B13B26" w14:textId="77777777" w:rsidR="00CF0ED6" w:rsidRPr="00FA17C3" w:rsidRDefault="00CF0ED6"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r>
      <w:tr w:rsidR="00CF0ED6" w:rsidRPr="00FA17C3" w14:paraId="04ADF416" w14:textId="77777777" w:rsidTr="00835354">
        <w:trPr>
          <w:trHeight w:val="512"/>
        </w:trPr>
        <w:tc>
          <w:tcPr>
            <w:tcW w:w="2244" w:type="dxa"/>
            <w:vMerge/>
          </w:tcPr>
          <w:p w14:paraId="01E21B2D" w14:textId="77777777" w:rsidR="00CF0ED6" w:rsidRPr="00FA17C3" w:rsidRDefault="00CF0ED6"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983" w:type="dxa"/>
          </w:tcPr>
          <w:p w14:paraId="5A39459E" w14:textId="77777777" w:rsidR="00CF0ED6" w:rsidRPr="00FA17C3" w:rsidRDefault="00CF0ED6"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תיאור הקשר למבקש האישור הראשי: חברה אם ו/או בת ו/או אחות ו/או קשורה ו/או שלובה ו/או חלק מקבוצה.</w:t>
            </w:r>
          </w:p>
        </w:tc>
        <w:tc>
          <w:tcPr>
            <w:tcW w:w="1932" w:type="dxa"/>
            <w:vMerge/>
          </w:tcPr>
          <w:p w14:paraId="6230A80C" w14:textId="77777777" w:rsidR="00CF0ED6" w:rsidRPr="00FA17C3" w:rsidRDefault="00CF0ED6"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2500" w:type="dxa"/>
            <w:vMerge/>
          </w:tcPr>
          <w:p w14:paraId="7FABC98B" w14:textId="77777777" w:rsidR="00CF0ED6" w:rsidRPr="00FA17C3" w:rsidRDefault="00CF0ED6"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c>
          <w:tcPr>
            <w:tcW w:w="2823" w:type="dxa"/>
            <w:vMerge/>
          </w:tcPr>
          <w:p w14:paraId="7C5FDCFE" w14:textId="77777777" w:rsidR="00CF0ED6" w:rsidRPr="00FA17C3" w:rsidRDefault="00CF0ED6"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r>
    </w:tbl>
    <w:p w14:paraId="2079B48E" w14:textId="77777777" w:rsidR="00CF0ED6" w:rsidRPr="00FA17C3" w:rsidRDefault="00CF0ED6" w:rsidP="00CF0ED6">
      <w:pPr>
        <w:bidi w:val="0"/>
        <w:spacing w:before="0" w:beforeAutospacing="0" w:after="200" w:afterAutospacing="0" w:line="276" w:lineRule="auto"/>
        <w:jc w:val="right"/>
        <w:rPr>
          <w:rFonts w:ascii="David" w:eastAsia="Times New Roman" w:hAnsi="David" w:cs="David"/>
          <w:b/>
          <w:bCs/>
          <w:color w:val="000000"/>
          <w:sz w:val="24"/>
          <w:szCs w:val="24"/>
          <w:lang w:eastAsia="he-IL"/>
        </w:rPr>
      </w:pPr>
    </w:p>
    <w:p w14:paraId="781066C7" w14:textId="77777777" w:rsidR="00CF0ED6" w:rsidRPr="00FA17C3" w:rsidRDefault="00CF0ED6" w:rsidP="00CF0ED6">
      <w:pPr>
        <w:widowControl w:val="0"/>
        <w:bidi w:val="0"/>
        <w:spacing w:before="0" w:beforeAutospacing="0" w:after="0" w:afterAutospacing="0" w:line="240" w:lineRule="auto"/>
        <w:ind w:left="7230"/>
        <w:jc w:val="both"/>
        <w:outlineLvl w:val="0"/>
        <w:rPr>
          <w:rFonts w:ascii="David" w:eastAsia="Times New Roman" w:hAnsi="David" w:cs="David"/>
          <w:b/>
          <w:bCs/>
          <w:color w:val="000000"/>
          <w:sz w:val="24"/>
          <w:szCs w:val="24"/>
          <w:lang w:eastAsia="he-IL"/>
        </w:rPr>
      </w:pPr>
    </w:p>
    <w:tbl>
      <w:tblPr>
        <w:tblStyle w:val="TableGrid"/>
        <w:tblpPr w:leftFromText="180" w:rightFromText="180" w:vertAnchor="text" w:horzAnchor="margin" w:tblpXSpec="center" w:tblpY="-60"/>
        <w:bidiVisual/>
        <w:tblW w:w="11482" w:type="dxa"/>
        <w:tblLayout w:type="fixed"/>
        <w:tblLook w:val="04A0" w:firstRow="1" w:lastRow="0" w:firstColumn="1" w:lastColumn="0" w:noHBand="0" w:noVBand="1"/>
      </w:tblPr>
      <w:tblGrid>
        <w:gridCol w:w="7"/>
        <w:gridCol w:w="1277"/>
        <w:gridCol w:w="992"/>
        <w:gridCol w:w="992"/>
        <w:gridCol w:w="1276"/>
        <w:gridCol w:w="1134"/>
        <w:gridCol w:w="1134"/>
        <w:gridCol w:w="1126"/>
        <w:gridCol w:w="1138"/>
        <w:gridCol w:w="567"/>
        <w:gridCol w:w="1839"/>
      </w:tblGrid>
      <w:tr w:rsidR="00CF0ED6" w:rsidRPr="00FA17C3" w14:paraId="4C229B40" w14:textId="77777777" w:rsidTr="00835354">
        <w:trPr>
          <w:trHeight w:val="268"/>
          <w:tblHeader/>
        </w:trPr>
        <w:tc>
          <w:tcPr>
            <w:tcW w:w="11482" w:type="dxa"/>
            <w:gridSpan w:val="11"/>
          </w:tcPr>
          <w:p w14:paraId="2843CD2A" w14:textId="77777777" w:rsidR="00CF0ED6" w:rsidRPr="00FA17C3" w:rsidRDefault="00CF0ED6"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כיסויים</w:t>
            </w:r>
          </w:p>
        </w:tc>
      </w:tr>
      <w:tr w:rsidR="00CF0ED6" w:rsidRPr="00FA17C3" w14:paraId="70998C91" w14:textId="77777777" w:rsidTr="00835354">
        <w:trPr>
          <w:gridBefore w:val="1"/>
          <w:wBefore w:w="7" w:type="dxa"/>
          <w:trHeight w:val="431"/>
        </w:trPr>
        <w:tc>
          <w:tcPr>
            <w:tcW w:w="1277" w:type="dxa"/>
            <w:vMerge w:val="restart"/>
            <w:shd w:val="clear" w:color="auto" w:fill="F2F2F2" w:themeFill="background1" w:themeFillShade="F2"/>
          </w:tcPr>
          <w:p w14:paraId="66AABBAB" w14:textId="77777777" w:rsidR="00CF0ED6" w:rsidRPr="00FA17C3" w:rsidRDefault="00CF0ED6"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סוג הביטוח</w:t>
            </w:r>
          </w:p>
          <w:p w14:paraId="3EEE6BA8" w14:textId="77777777" w:rsidR="00CF0ED6" w:rsidRPr="00FA17C3" w:rsidRDefault="00CF0ED6"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16"/>
                <w:szCs w:val="16"/>
                <w:rtl/>
                <w:lang w:val="he-IL" w:eastAsia="he-IL"/>
              </w:rPr>
              <w:t>חלוקה לפי גבולות אחריות או סכומי ביטוח</w:t>
            </w:r>
          </w:p>
        </w:tc>
        <w:tc>
          <w:tcPr>
            <w:tcW w:w="992" w:type="dxa"/>
            <w:vMerge w:val="restart"/>
            <w:shd w:val="clear" w:color="auto" w:fill="F2F2F2" w:themeFill="background1" w:themeFillShade="F2"/>
          </w:tcPr>
          <w:p w14:paraId="5BA4F262" w14:textId="77777777" w:rsidR="00CF0ED6" w:rsidRPr="00FA17C3" w:rsidRDefault="00CF0ED6"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 xml:space="preserve">מספר הפוליסה*** </w:t>
            </w:r>
          </w:p>
        </w:tc>
        <w:tc>
          <w:tcPr>
            <w:tcW w:w="992" w:type="dxa"/>
            <w:vMerge w:val="restart"/>
            <w:shd w:val="clear" w:color="auto" w:fill="F2F2F2" w:themeFill="background1" w:themeFillShade="F2"/>
          </w:tcPr>
          <w:p w14:paraId="61F37816" w14:textId="77777777" w:rsidR="00CF0ED6" w:rsidRPr="00FA17C3" w:rsidRDefault="00CF0ED6"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נוסח ומהדורת הפוליסה</w:t>
            </w:r>
            <w:r w:rsidRPr="00FA17C3">
              <w:rPr>
                <w:rFonts w:ascii="David" w:eastAsia="Times New Roman" w:hAnsi="David" w:cs="David"/>
                <w:color w:val="000000"/>
                <w:sz w:val="20"/>
                <w:szCs w:val="20"/>
                <w:rtl/>
                <w:lang w:val="he-IL" w:eastAsia="he-IL"/>
              </w:rPr>
              <w:t>***</w:t>
            </w:r>
          </w:p>
        </w:tc>
        <w:tc>
          <w:tcPr>
            <w:tcW w:w="1276" w:type="dxa"/>
            <w:vMerge w:val="restart"/>
            <w:shd w:val="clear" w:color="auto" w:fill="F2F2F2" w:themeFill="background1" w:themeFillShade="F2"/>
          </w:tcPr>
          <w:p w14:paraId="5452BFB4" w14:textId="77777777" w:rsidR="00CF0ED6" w:rsidRPr="00FA17C3" w:rsidRDefault="00CF0ED6"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תאריך תחילה</w:t>
            </w:r>
          </w:p>
          <w:p w14:paraId="059142D2" w14:textId="77777777" w:rsidR="00CF0ED6" w:rsidRPr="00FA17C3" w:rsidRDefault="00CF0ED6"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16"/>
                <w:szCs w:val="16"/>
                <w:rtl/>
                <w:lang w:val="he-IL" w:eastAsia="he-IL"/>
              </w:rPr>
              <w:t>(ניתן להזין תאריך רטרואקטיבי)</w:t>
            </w:r>
          </w:p>
        </w:tc>
        <w:tc>
          <w:tcPr>
            <w:tcW w:w="1134" w:type="dxa"/>
            <w:vMerge w:val="restart"/>
            <w:shd w:val="clear" w:color="auto" w:fill="F2F2F2" w:themeFill="background1" w:themeFillShade="F2"/>
          </w:tcPr>
          <w:p w14:paraId="30BD3161" w14:textId="77777777" w:rsidR="00CF0ED6" w:rsidRPr="00FA17C3" w:rsidRDefault="00CF0ED6"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תאריך סיום</w:t>
            </w:r>
          </w:p>
          <w:p w14:paraId="651C2DD4" w14:textId="77777777" w:rsidR="00CF0ED6" w:rsidRPr="00FA17C3" w:rsidRDefault="00CF0ED6"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16"/>
                <w:szCs w:val="16"/>
                <w:rtl/>
                <w:lang w:val="he-IL" w:eastAsia="he-IL"/>
              </w:rPr>
              <w:t>(ניתן להזין תאריך רטרואקטיבי)</w:t>
            </w:r>
          </w:p>
        </w:tc>
        <w:tc>
          <w:tcPr>
            <w:tcW w:w="2260" w:type="dxa"/>
            <w:gridSpan w:val="2"/>
            <w:shd w:val="clear" w:color="auto" w:fill="F2F2F2" w:themeFill="background1" w:themeFillShade="F2"/>
          </w:tcPr>
          <w:p w14:paraId="051704D2" w14:textId="77777777" w:rsidR="00CF0ED6" w:rsidRPr="00FA17C3" w:rsidRDefault="00CF0ED6"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r w:rsidRPr="00FA17C3">
              <w:rPr>
                <w:rFonts w:ascii="David" w:eastAsia="Times New Roman" w:hAnsi="David" w:cs="David"/>
                <w:color w:val="000000"/>
                <w:sz w:val="18"/>
                <w:szCs w:val="18"/>
                <w:rtl/>
                <w:lang w:val="he-IL" w:eastAsia="he-IL"/>
              </w:rPr>
              <w:t xml:space="preserve">גבול אחריות לכלל פעילות המבוטח/ סכום ביטוח </w:t>
            </w:r>
          </w:p>
        </w:tc>
        <w:tc>
          <w:tcPr>
            <w:tcW w:w="1138" w:type="dxa"/>
            <w:vMerge w:val="restart"/>
            <w:shd w:val="clear" w:color="auto" w:fill="F2F2F2" w:themeFill="background1" w:themeFillShade="F2"/>
          </w:tcPr>
          <w:p w14:paraId="5F20A7DB" w14:textId="77777777" w:rsidR="00CF0ED6" w:rsidRPr="00FA17C3" w:rsidRDefault="00CF0ED6"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השתתפות עצמית</w:t>
            </w:r>
          </w:p>
          <w:p w14:paraId="02D465E9" w14:textId="77777777" w:rsidR="00CF0ED6" w:rsidRPr="00FA17C3" w:rsidRDefault="00CF0ED6"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r w:rsidRPr="00FA17C3">
              <w:rPr>
                <w:rFonts w:ascii="David" w:eastAsia="Times New Roman" w:hAnsi="David" w:cs="David"/>
                <w:color w:val="000000"/>
                <w:sz w:val="18"/>
                <w:szCs w:val="18"/>
                <w:rtl/>
                <w:lang w:val="he-IL" w:eastAsia="he-IL"/>
              </w:rPr>
              <w:t>(</w:t>
            </w:r>
            <w:r w:rsidRPr="00FA17C3">
              <w:rPr>
                <w:rFonts w:ascii="David" w:eastAsia="Times New Roman" w:hAnsi="David" w:cs="David"/>
                <w:color w:val="000000"/>
                <w:sz w:val="16"/>
                <w:szCs w:val="16"/>
                <w:rtl/>
                <w:lang w:val="he-IL" w:eastAsia="he-IL"/>
              </w:rPr>
              <w:t>אין חובה להציג נתון זה)</w:t>
            </w:r>
          </w:p>
        </w:tc>
        <w:tc>
          <w:tcPr>
            <w:tcW w:w="567" w:type="dxa"/>
            <w:vMerge w:val="restart"/>
            <w:shd w:val="clear" w:color="auto" w:fill="F2F2F2" w:themeFill="background1" w:themeFillShade="F2"/>
          </w:tcPr>
          <w:p w14:paraId="29565DF5" w14:textId="77777777" w:rsidR="00CF0ED6" w:rsidRPr="00FA17C3" w:rsidRDefault="00CF0ED6"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16"/>
                <w:szCs w:val="16"/>
                <w:rtl/>
                <w:lang w:val="he-IL" w:eastAsia="he-IL"/>
              </w:rPr>
              <w:t>מטבע</w:t>
            </w:r>
          </w:p>
        </w:tc>
        <w:tc>
          <w:tcPr>
            <w:tcW w:w="1839" w:type="dxa"/>
            <w:vMerge w:val="restart"/>
            <w:shd w:val="clear" w:color="auto" w:fill="F2F2F2" w:themeFill="background1" w:themeFillShade="F2"/>
          </w:tcPr>
          <w:p w14:paraId="715F5054" w14:textId="77777777" w:rsidR="00CF0ED6" w:rsidRPr="00FA17C3" w:rsidRDefault="00CF0ED6" w:rsidP="00835354">
            <w:pPr>
              <w:widowControl w:val="0"/>
              <w:bidi w:val="0"/>
              <w:spacing w:before="0" w:beforeAutospacing="0" w:after="0" w:afterAutospacing="0" w:line="240" w:lineRule="auto"/>
              <w:jc w:val="right"/>
              <w:rPr>
                <w:rFonts w:ascii="David" w:eastAsia="Times New Roman" w:hAnsi="David" w:cs="David"/>
                <w:b/>
                <w:bCs/>
                <w:color w:val="000000"/>
                <w:sz w:val="16"/>
                <w:szCs w:val="16"/>
                <w:rtl/>
                <w:lang w:val="he-IL" w:eastAsia="he-IL"/>
              </w:rPr>
            </w:pPr>
            <w:r w:rsidRPr="00FA17C3">
              <w:rPr>
                <w:rFonts w:ascii="David" w:eastAsia="Times New Roman" w:hAnsi="David" w:cs="David"/>
                <w:color w:val="000000"/>
                <w:sz w:val="24"/>
                <w:szCs w:val="24"/>
                <w:rtl/>
                <w:lang w:val="he-IL" w:eastAsia="he-IL"/>
              </w:rPr>
              <w:t xml:space="preserve">כיסויים נוספים בתוקף וביטול חריגים </w:t>
            </w:r>
            <w:r w:rsidRPr="00FA17C3">
              <w:rPr>
                <w:rFonts w:ascii="David" w:eastAsia="Times New Roman" w:hAnsi="David" w:cs="David"/>
                <w:color w:val="000000"/>
                <w:sz w:val="16"/>
                <w:szCs w:val="16"/>
                <w:rtl/>
                <w:lang w:val="he-IL" w:eastAsia="he-IL"/>
              </w:rPr>
              <w:t xml:space="preserve">**** </w:t>
            </w:r>
          </w:p>
        </w:tc>
      </w:tr>
      <w:tr w:rsidR="00CF0ED6" w:rsidRPr="00FA17C3" w14:paraId="21DF16BC" w14:textId="77777777" w:rsidTr="00835354">
        <w:trPr>
          <w:gridBefore w:val="1"/>
          <w:wBefore w:w="7" w:type="dxa"/>
          <w:trHeight w:val="367"/>
        </w:trPr>
        <w:tc>
          <w:tcPr>
            <w:tcW w:w="1277" w:type="dxa"/>
            <w:vMerge/>
            <w:shd w:val="clear" w:color="auto" w:fill="F2F2F2" w:themeFill="background1" w:themeFillShade="F2"/>
          </w:tcPr>
          <w:p w14:paraId="4DB27FCD" w14:textId="77777777" w:rsidR="00CF0ED6" w:rsidRPr="00FA17C3" w:rsidRDefault="00CF0ED6"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vMerge/>
            <w:shd w:val="clear" w:color="auto" w:fill="F2F2F2" w:themeFill="background1" w:themeFillShade="F2"/>
          </w:tcPr>
          <w:p w14:paraId="53DDAF51" w14:textId="77777777" w:rsidR="00CF0ED6" w:rsidRPr="00FA17C3" w:rsidRDefault="00CF0ED6"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vMerge/>
            <w:shd w:val="clear" w:color="auto" w:fill="F2F2F2" w:themeFill="background1" w:themeFillShade="F2"/>
          </w:tcPr>
          <w:p w14:paraId="7A9B9A14" w14:textId="77777777" w:rsidR="00CF0ED6" w:rsidRPr="00FA17C3" w:rsidRDefault="00CF0ED6"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276" w:type="dxa"/>
            <w:vMerge/>
            <w:shd w:val="clear" w:color="auto" w:fill="F2F2F2" w:themeFill="background1" w:themeFillShade="F2"/>
          </w:tcPr>
          <w:p w14:paraId="3E72E16F" w14:textId="77777777" w:rsidR="00CF0ED6" w:rsidRPr="00FA17C3" w:rsidRDefault="00CF0ED6"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vMerge/>
            <w:shd w:val="clear" w:color="auto" w:fill="F2F2F2" w:themeFill="background1" w:themeFillShade="F2"/>
          </w:tcPr>
          <w:p w14:paraId="583F3604" w14:textId="77777777" w:rsidR="00CF0ED6" w:rsidRPr="00FA17C3" w:rsidRDefault="00CF0ED6"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2F2F2" w:themeFill="background1" w:themeFillShade="F2"/>
          </w:tcPr>
          <w:p w14:paraId="0C08175D" w14:textId="77777777" w:rsidR="00CF0ED6" w:rsidRPr="00FA17C3" w:rsidRDefault="00CF0ED6"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r w:rsidRPr="00FA17C3">
              <w:rPr>
                <w:rFonts w:ascii="David" w:eastAsia="Times New Roman" w:hAnsi="David" w:cs="David"/>
                <w:color w:val="000000"/>
                <w:sz w:val="16"/>
                <w:szCs w:val="16"/>
                <w:rtl/>
                <w:lang w:val="he-IL" w:eastAsia="he-IL"/>
              </w:rPr>
              <w:t xml:space="preserve">לתקופה </w:t>
            </w:r>
          </w:p>
        </w:tc>
        <w:tc>
          <w:tcPr>
            <w:tcW w:w="1126" w:type="dxa"/>
            <w:shd w:val="clear" w:color="auto" w:fill="F2F2F2" w:themeFill="background1" w:themeFillShade="F2"/>
          </w:tcPr>
          <w:p w14:paraId="2D751172" w14:textId="77777777" w:rsidR="00CF0ED6" w:rsidRPr="00FA17C3" w:rsidRDefault="00CF0ED6"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r w:rsidRPr="00FA17C3">
              <w:rPr>
                <w:rFonts w:ascii="David" w:eastAsia="Times New Roman" w:hAnsi="David" w:cs="David"/>
                <w:color w:val="000000"/>
                <w:sz w:val="16"/>
                <w:szCs w:val="16"/>
                <w:rtl/>
                <w:lang w:val="he-IL" w:eastAsia="he-IL"/>
              </w:rPr>
              <w:t xml:space="preserve">למקרה* </w:t>
            </w:r>
          </w:p>
        </w:tc>
        <w:tc>
          <w:tcPr>
            <w:tcW w:w="1138" w:type="dxa"/>
            <w:vMerge/>
            <w:shd w:val="clear" w:color="auto" w:fill="F2F2F2" w:themeFill="background1" w:themeFillShade="F2"/>
          </w:tcPr>
          <w:p w14:paraId="7F2B00E7" w14:textId="77777777" w:rsidR="00CF0ED6" w:rsidRPr="00FA17C3" w:rsidRDefault="00CF0ED6"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p>
        </w:tc>
        <w:tc>
          <w:tcPr>
            <w:tcW w:w="567" w:type="dxa"/>
            <w:vMerge/>
            <w:shd w:val="clear" w:color="auto" w:fill="F2F2F2" w:themeFill="background1" w:themeFillShade="F2"/>
          </w:tcPr>
          <w:p w14:paraId="2FCE8A7E" w14:textId="77777777" w:rsidR="00CF0ED6" w:rsidRPr="00FA17C3" w:rsidRDefault="00CF0ED6"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p>
        </w:tc>
        <w:tc>
          <w:tcPr>
            <w:tcW w:w="1839" w:type="dxa"/>
            <w:vMerge/>
            <w:shd w:val="clear" w:color="auto" w:fill="F2F2F2" w:themeFill="background1" w:themeFillShade="F2"/>
          </w:tcPr>
          <w:p w14:paraId="21A3BEE5" w14:textId="77777777" w:rsidR="00CF0ED6" w:rsidRPr="00FA17C3" w:rsidRDefault="00CF0ED6"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r>
      <w:tr w:rsidR="00CF0ED6" w:rsidRPr="00FA17C3" w14:paraId="57887FC1" w14:textId="77777777" w:rsidTr="00835354">
        <w:trPr>
          <w:gridBefore w:val="1"/>
          <w:wBefore w:w="7" w:type="dxa"/>
          <w:trHeight w:val="624"/>
        </w:trPr>
        <w:tc>
          <w:tcPr>
            <w:tcW w:w="1277" w:type="dxa"/>
            <w:shd w:val="clear" w:color="auto" w:fill="F2F2F2" w:themeFill="background1" w:themeFillShade="F2"/>
          </w:tcPr>
          <w:p w14:paraId="0677DEFA" w14:textId="77777777" w:rsidR="00CF0ED6" w:rsidRPr="00FA17C3" w:rsidRDefault="00CF0ED6"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צד ג'</w:t>
            </w:r>
          </w:p>
        </w:tc>
        <w:tc>
          <w:tcPr>
            <w:tcW w:w="992" w:type="dxa"/>
            <w:shd w:val="clear" w:color="auto" w:fill="F2F2F2" w:themeFill="background1" w:themeFillShade="F2"/>
          </w:tcPr>
          <w:p w14:paraId="3FB1C488" w14:textId="77777777" w:rsidR="00CF0ED6" w:rsidRPr="00FA17C3" w:rsidRDefault="00CF0ED6"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shd w:val="clear" w:color="auto" w:fill="F2F2F2" w:themeFill="background1" w:themeFillShade="F2"/>
          </w:tcPr>
          <w:p w14:paraId="21CD7996" w14:textId="77777777" w:rsidR="00CF0ED6" w:rsidRPr="00FA17C3" w:rsidRDefault="00CF0ED6"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276" w:type="dxa"/>
            <w:shd w:val="clear" w:color="auto" w:fill="F2F2F2" w:themeFill="background1" w:themeFillShade="F2"/>
          </w:tcPr>
          <w:p w14:paraId="62BE43B6" w14:textId="77777777" w:rsidR="00CF0ED6" w:rsidRPr="00FA17C3" w:rsidRDefault="00CF0ED6"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2F2F2" w:themeFill="background1" w:themeFillShade="F2"/>
          </w:tcPr>
          <w:p w14:paraId="38387D40" w14:textId="77777777" w:rsidR="00CF0ED6" w:rsidRPr="00FA17C3" w:rsidRDefault="00CF0ED6"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2F2F2" w:themeFill="background1" w:themeFillShade="F2"/>
          </w:tcPr>
          <w:p w14:paraId="6A29DBCF" w14:textId="77777777" w:rsidR="00CF0ED6" w:rsidRPr="00FA17C3" w:rsidRDefault="00CF0ED6"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2,000,000</w:t>
            </w:r>
          </w:p>
        </w:tc>
        <w:tc>
          <w:tcPr>
            <w:tcW w:w="1126" w:type="dxa"/>
            <w:shd w:val="clear" w:color="auto" w:fill="F2F2F2" w:themeFill="background1" w:themeFillShade="F2"/>
          </w:tcPr>
          <w:p w14:paraId="62E2930D" w14:textId="77777777" w:rsidR="00CF0ED6" w:rsidRPr="00FA17C3" w:rsidRDefault="00CF0ED6"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2,000,000</w:t>
            </w:r>
          </w:p>
        </w:tc>
        <w:tc>
          <w:tcPr>
            <w:tcW w:w="1138" w:type="dxa"/>
            <w:shd w:val="clear" w:color="auto" w:fill="F2F2F2" w:themeFill="background1" w:themeFillShade="F2"/>
          </w:tcPr>
          <w:p w14:paraId="2930476B" w14:textId="77777777" w:rsidR="00CF0ED6" w:rsidRPr="00FA17C3" w:rsidRDefault="00CF0ED6"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567" w:type="dxa"/>
            <w:shd w:val="clear" w:color="auto" w:fill="F2F2F2" w:themeFill="background1" w:themeFillShade="F2"/>
          </w:tcPr>
          <w:p w14:paraId="3C30AAB7" w14:textId="77777777" w:rsidR="00CF0ED6" w:rsidRPr="00FA17C3" w:rsidRDefault="00CF0ED6"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 xml:space="preserve">₪ </w:t>
            </w:r>
          </w:p>
        </w:tc>
        <w:tc>
          <w:tcPr>
            <w:tcW w:w="1839" w:type="dxa"/>
            <w:shd w:val="clear" w:color="auto" w:fill="F2F2F2" w:themeFill="background1" w:themeFillShade="F2"/>
          </w:tcPr>
          <w:p w14:paraId="3211F5F7" w14:textId="77777777" w:rsidR="00CF0ED6" w:rsidRPr="00FA17C3" w:rsidRDefault="00CF0ED6" w:rsidP="00835354">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321</w:t>
            </w:r>
          </w:p>
          <w:p w14:paraId="7615C325" w14:textId="77777777" w:rsidR="00CF0ED6" w:rsidRPr="00FA17C3" w:rsidRDefault="00CF0ED6" w:rsidP="00835354">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328</w:t>
            </w:r>
          </w:p>
          <w:p w14:paraId="3BEC480B" w14:textId="77777777" w:rsidR="00CF0ED6" w:rsidRPr="00FA17C3" w:rsidRDefault="00CF0ED6" w:rsidP="00835354">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309</w:t>
            </w:r>
          </w:p>
          <w:p w14:paraId="7294B385" w14:textId="77777777" w:rsidR="00CF0ED6" w:rsidRPr="00FA17C3" w:rsidRDefault="00CF0ED6" w:rsidP="00835354">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315</w:t>
            </w:r>
          </w:p>
          <w:p w14:paraId="4DB7FA3D" w14:textId="77777777" w:rsidR="00CF0ED6" w:rsidRPr="00FA17C3" w:rsidRDefault="00CF0ED6" w:rsidP="00835354">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307</w:t>
            </w:r>
          </w:p>
          <w:p w14:paraId="2607D8FE" w14:textId="77777777" w:rsidR="00CF0ED6" w:rsidRPr="00FA17C3" w:rsidRDefault="00CF0ED6" w:rsidP="00835354">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302</w:t>
            </w:r>
          </w:p>
          <w:p w14:paraId="161C5228" w14:textId="77777777" w:rsidR="00CF0ED6" w:rsidRPr="00FA17C3" w:rsidRDefault="00CF0ED6" w:rsidP="00835354">
            <w:pPr>
              <w:widowControl w:val="0"/>
              <w:bidi w:val="0"/>
              <w:spacing w:before="0" w:beforeAutospacing="0" w:after="0" w:afterAutospacing="0" w:line="240" w:lineRule="auto"/>
              <w:ind w:left="50" w:right="78"/>
              <w:jc w:val="right"/>
              <w:rPr>
                <w:rFonts w:asciiTheme="minorBidi" w:eastAsia="Times New Roman" w:hAnsiTheme="minorBidi" w:cs="David"/>
                <w:bCs/>
                <w:color w:val="000000"/>
                <w:sz w:val="24"/>
                <w:szCs w:val="24"/>
                <w:rtl/>
                <w:lang w:val="he-IL" w:eastAsia="he-IL"/>
              </w:rPr>
            </w:pPr>
            <w:r w:rsidRPr="00FA17C3">
              <w:rPr>
                <w:rFonts w:asciiTheme="minorBidi" w:eastAsia="Times New Roman" w:hAnsiTheme="minorBidi" w:cs="David"/>
                <w:bCs/>
                <w:color w:val="000000"/>
                <w:sz w:val="16"/>
                <w:szCs w:val="16"/>
                <w:rtl/>
                <w:lang w:val="he-IL" w:eastAsia="he-IL"/>
              </w:rPr>
              <w:t xml:space="preserve"> </w:t>
            </w:r>
          </w:p>
        </w:tc>
      </w:tr>
      <w:tr w:rsidR="00CF0ED6" w:rsidRPr="00FA17C3" w14:paraId="2E23D387" w14:textId="77777777" w:rsidTr="00835354">
        <w:trPr>
          <w:gridBefore w:val="1"/>
          <w:wBefore w:w="7" w:type="dxa"/>
          <w:trHeight w:val="624"/>
        </w:trPr>
        <w:tc>
          <w:tcPr>
            <w:tcW w:w="1277" w:type="dxa"/>
            <w:shd w:val="clear" w:color="auto" w:fill="FFFFFF" w:themeFill="background1"/>
          </w:tcPr>
          <w:p w14:paraId="2A99E3EF" w14:textId="77777777" w:rsidR="00CF0ED6" w:rsidRPr="00FA17C3" w:rsidRDefault="00CF0ED6"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אחריות מעבידים</w:t>
            </w:r>
          </w:p>
        </w:tc>
        <w:tc>
          <w:tcPr>
            <w:tcW w:w="992" w:type="dxa"/>
            <w:shd w:val="clear" w:color="auto" w:fill="FFFFFF" w:themeFill="background1"/>
          </w:tcPr>
          <w:p w14:paraId="6CCA12FA" w14:textId="77777777" w:rsidR="00CF0ED6" w:rsidRPr="00FA17C3" w:rsidRDefault="00CF0ED6"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shd w:val="clear" w:color="auto" w:fill="FFFFFF" w:themeFill="background1"/>
          </w:tcPr>
          <w:p w14:paraId="1F46E1C8" w14:textId="77777777" w:rsidR="00CF0ED6" w:rsidRPr="00FA17C3" w:rsidRDefault="00CF0ED6"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276" w:type="dxa"/>
            <w:shd w:val="clear" w:color="auto" w:fill="FFFFFF" w:themeFill="background1"/>
          </w:tcPr>
          <w:p w14:paraId="7D506AED" w14:textId="77777777" w:rsidR="00CF0ED6" w:rsidRPr="00FA17C3" w:rsidRDefault="00CF0ED6"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FFFFF" w:themeFill="background1"/>
          </w:tcPr>
          <w:p w14:paraId="11230BEC" w14:textId="77777777" w:rsidR="00CF0ED6" w:rsidRPr="00FA17C3" w:rsidRDefault="00CF0ED6"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FFFFF" w:themeFill="background1"/>
          </w:tcPr>
          <w:p w14:paraId="088D2019" w14:textId="77777777" w:rsidR="00CF0ED6" w:rsidRPr="00FA17C3" w:rsidRDefault="00CF0ED6"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20,000,000</w:t>
            </w:r>
          </w:p>
        </w:tc>
        <w:tc>
          <w:tcPr>
            <w:tcW w:w="1126" w:type="dxa"/>
            <w:shd w:val="clear" w:color="auto" w:fill="F2F2F2" w:themeFill="background1" w:themeFillShade="F2"/>
          </w:tcPr>
          <w:p w14:paraId="29151DE0" w14:textId="77777777" w:rsidR="00CF0ED6" w:rsidRPr="00FA17C3" w:rsidRDefault="00CF0ED6"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20,000,000</w:t>
            </w:r>
          </w:p>
        </w:tc>
        <w:tc>
          <w:tcPr>
            <w:tcW w:w="1138" w:type="dxa"/>
            <w:shd w:val="clear" w:color="auto" w:fill="F2F2F2" w:themeFill="background1" w:themeFillShade="F2"/>
          </w:tcPr>
          <w:p w14:paraId="2A27D618" w14:textId="77777777" w:rsidR="00CF0ED6" w:rsidRPr="00FA17C3" w:rsidRDefault="00CF0ED6"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567" w:type="dxa"/>
            <w:shd w:val="clear" w:color="auto" w:fill="F2F2F2" w:themeFill="background1" w:themeFillShade="F2"/>
          </w:tcPr>
          <w:p w14:paraId="554D27A4" w14:textId="77777777" w:rsidR="00CF0ED6" w:rsidRPr="00FA17C3" w:rsidRDefault="00CF0ED6"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 xml:space="preserve">₪ </w:t>
            </w:r>
          </w:p>
        </w:tc>
        <w:tc>
          <w:tcPr>
            <w:tcW w:w="1839" w:type="dxa"/>
            <w:shd w:val="clear" w:color="auto" w:fill="FFFFFF" w:themeFill="background1"/>
          </w:tcPr>
          <w:p w14:paraId="0BF69F04" w14:textId="77777777" w:rsidR="00CF0ED6" w:rsidRPr="00FA17C3" w:rsidRDefault="00CF0ED6"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319</w:t>
            </w:r>
          </w:p>
          <w:p w14:paraId="0F3F072A" w14:textId="77777777" w:rsidR="00CF0ED6" w:rsidRPr="00FA17C3" w:rsidRDefault="00CF0ED6"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328</w:t>
            </w:r>
          </w:p>
          <w:p w14:paraId="00029E45" w14:textId="77777777" w:rsidR="00CF0ED6" w:rsidRPr="00FA17C3" w:rsidRDefault="00CF0ED6" w:rsidP="00835354">
            <w:pPr>
              <w:widowControl w:val="0"/>
              <w:bidi w:val="0"/>
              <w:spacing w:before="0" w:beforeAutospacing="0" w:after="0" w:afterAutospacing="0" w:line="240" w:lineRule="auto"/>
              <w:ind w:left="50" w:right="78"/>
              <w:jc w:val="right"/>
              <w:rPr>
                <w:rFonts w:ascii="David" w:eastAsia="Times New Roman" w:hAnsi="David" w:cs="David"/>
                <w:bCs/>
                <w:color w:val="000000"/>
                <w:sz w:val="16"/>
                <w:szCs w:val="16"/>
                <w:rtl/>
                <w:lang w:val="he-IL" w:eastAsia="he-IL"/>
              </w:rPr>
            </w:pPr>
            <w:r w:rsidRPr="00FA17C3">
              <w:rPr>
                <w:rFonts w:ascii="David" w:eastAsia="Times New Roman" w:hAnsi="David" w:cs="David"/>
                <w:bCs/>
                <w:color w:val="000000"/>
                <w:sz w:val="16"/>
                <w:szCs w:val="16"/>
                <w:rtl/>
                <w:lang w:val="he-IL" w:eastAsia="he-IL"/>
              </w:rPr>
              <w:t>350</w:t>
            </w:r>
          </w:p>
          <w:p w14:paraId="7F7E5F88" w14:textId="77777777" w:rsidR="00CF0ED6" w:rsidRPr="00FA17C3" w:rsidRDefault="00CF0ED6"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309</w:t>
            </w:r>
          </w:p>
        </w:tc>
      </w:tr>
      <w:tr w:rsidR="00CF0ED6" w:rsidRPr="00FA17C3" w14:paraId="4AC5BBB3" w14:textId="77777777" w:rsidTr="00835354">
        <w:trPr>
          <w:gridBefore w:val="1"/>
          <w:wBefore w:w="7" w:type="dxa"/>
          <w:trHeight w:val="624"/>
        </w:trPr>
        <w:tc>
          <w:tcPr>
            <w:tcW w:w="1277" w:type="dxa"/>
            <w:shd w:val="clear" w:color="auto" w:fill="FFFFFF" w:themeFill="background1"/>
          </w:tcPr>
          <w:p w14:paraId="2F76B1B1" w14:textId="77777777" w:rsidR="00CF0ED6" w:rsidRPr="00FA17C3" w:rsidRDefault="00CF0ED6"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אחריות מקצועית</w:t>
            </w:r>
          </w:p>
        </w:tc>
        <w:tc>
          <w:tcPr>
            <w:tcW w:w="992" w:type="dxa"/>
            <w:shd w:val="clear" w:color="auto" w:fill="FFFFFF" w:themeFill="background1"/>
          </w:tcPr>
          <w:p w14:paraId="778BB05C" w14:textId="77777777" w:rsidR="00CF0ED6" w:rsidRPr="00FA17C3" w:rsidRDefault="00CF0ED6"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shd w:val="clear" w:color="auto" w:fill="FFFFFF" w:themeFill="background1"/>
          </w:tcPr>
          <w:p w14:paraId="44F9AA30" w14:textId="77777777" w:rsidR="00CF0ED6" w:rsidRPr="00FA17C3" w:rsidRDefault="00CF0ED6"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276" w:type="dxa"/>
            <w:shd w:val="clear" w:color="auto" w:fill="FFFFFF" w:themeFill="background1"/>
          </w:tcPr>
          <w:p w14:paraId="3902DB83" w14:textId="77777777" w:rsidR="00CF0ED6" w:rsidRPr="00FA17C3" w:rsidRDefault="00CF0ED6"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FFFFF" w:themeFill="background1"/>
          </w:tcPr>
          <w:p w14:paraId="3DAC15E5" w14:textId="77777777" w:rsidR="00CF0ED6" w:rsidRPr="00FA17C3" w:rsidRDefault="00CF0ED6"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FFFFF" w:themeFill="background1"/>
          </w:tcPr>
          <w:p w14:paraId="0DD0BBD9" w14:textId="77777777" w:rsidR="00CF0ED6" w:rsidRPr="00FA17C3" w:rsidRDefault="00CF0ED6" w:rsidP="00835354">
            <w:pPr>
              <w:widowControl w:val="0"/>
              <w:bidi w:val="0"/>
              <w:spacing w:before="0" w:beforeAutospacing="0" w:after="0" w:afterAutospacing="0" w:line="240" w:lineRule="auto"/>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4,000,000</w:t>
            </w:r>
          </w:p>
        </w:tc>
        <w:tc>
          <w:tcPr>
            <w:tcW w:w="1126" w:type="dxa"/>
            <w:shd w:val="clear" w:color="auto" w:fill="F2F2F2" w:themeFill="background1" w:themeFillShade="F2"/>
          </w:tcPr>
          <w:p w14:paraId="1BC33C84" w14:textId="77777777" w:rsidR="00CF0ED6" w:rsidRPr="00FA17C3" w:rsidRDefault="00CF0ED6"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4,000,000</w:t>
            </w:r>
          </w:p>
        </w:tc>
        <w:tc>
          <w:tcPr>
            <w:tcW w:w="1138" w:type="dxa"/>
            <w:shd w:val="clear" w:color="auto" w:fill="F2F2F2" w:themeFill="background1" w:themeFillShade="F2"/>
          </w:tcPr>
          <w:p w14:paraId="2BF54EC6" w14:textId="77777777" w:rsidR="00CF0ED6" w:rsidRPr="00FA17C3" w:rsidRDefault="00CF0ED6"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567" w:type="dxa"/>
            <w:shd w:val="clear" w:color="auto" w:fill="F2F2F2" w:themeFill="background1" w:themeFillShade="F2"/>
          </w:tcPr>
          <w:p w14:paraId="7CDBCBF5" w14:textId="77777777" w:rsidR="00CF0ED6" w:rsidRPr="00FA17C3" w:rsidRDefault="00CF0ED6"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 xml:space="preserve">₪ </w:t>
            </w:r>
          </w:p>
        </w:tc>
        <w:tc>
          <w:tcPr>
            <w:tcW w:w="1839" w:type="dxa"/>
            <w:shd w:val="clear" w:color="auto" w:fill="FFFFFF" w:themeFill="background1"/>
          </w:tcPr>
          <w:p w14:paraId="172C6187" w14:textId="77777777" w:rsidR="00CF0ED6" w:rsidRPr="00FA17C3" w:rsidRDefault="00CF0ED6"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321</w:t>
            </w:r>
          </w:p>
          <w:p w14:paraId="1CA644B2" w14:textId="77777777" w:rsidR="00CF0ED6" w:rsidRPr="00FA17C3" w:rsidRDefault="00CF0ED6"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328</w:t>
            </w:r>
          </w:p>
          <w:p w14:paraId="31A63389" w14:textId="77777777" w:rsidR="00CF0ED6" w:rsidRPr="00FA17C3" w:rsidRDefault="00CF0ED6"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327</w:t>
            </w:r>
          </w:p>
          <w:p w14:paraId="5013E490" w14:textId="77777777" w:rsidR="00CF0ED6" w:rsidRPr="00FA17C3" w:rsidRDefault="00CF0ED6"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332- 6  חודשים</w:t>
            </w:r>
          </w:p>
          <w:p w14:paraId="26344154" w14:textId="77777777" w:rsidR="00CF0ED6" w:rsidRPr="00FA17C3" w:rsidRDefault="00CF0ED6"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303</w:t>
            </w:r>
          </w:p>
          <w:p w14:paraId="3DBB0543" w14:textId="77777777" w:rsidR="00CF0ED6" w:rsidRPr="00FA17C3" w:rsidRDefault="00CF0ED6"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301</w:t>
            </w:r>
          </w:p>
        </w:tc>
      </w:tr>
    </w:tbl>
    <w:p w14:paraId="1EBE8C22" w14:textId="77777777" w:rsidR="00CF0ED6" w:rsidRPr="00FA17C3" w:rsidRDefault="00CF0ED6" w:rsidP="00CF0ED6">
      <w:pPr>
        <w:widowControl w:val="0"/>
        <w:bidi w:val="0"/>
        <w:spacing w:before="0" w:beforeAutospacing="0" w:after="0" w:afterAutospacing="0" w:line="240" w:lineRule="auto"/>
        <w:jc w:val="right"/>
        <w:rPr>
          <w:rFonts w:ascii="Courier New" w:eastAsia="Times New Roman" w:hAnsi="Courier New" w:cs="Courier New"/>
          <w:color w:val="000000"/>
          <w:sz w:val="2"/>
          <w:szCs w:val="2"/>
          <w:rtl/>
          <w:lang w:val="he-IL" w:eastAsia="he-IL"/>
        </w:rPr>
      </w:pPr>
    </w:p>
    <w:p w14:paraId="0F12C07B" w14:textId="77777777" w:rsidR="00CF0ED6" w:rsidRPr="00FA17C3" w:rsidRDefault="00CF0ED6" w:rsidP="00CF0ED6">
      <w:pPr>
        <w:widowControl w:val="0"/>
        <w:bidi w:val="0"/>
        <w:spacing w:before="0" w:beforeAutospacing="0" w:after="0" w:afterAutospacing="0" w:line="240" w:lineRule="auto"/>
        <w:ind w:left="84" w:hanging="41"/>
        <w:jc w:val="right"/>
        <w:rPr>
          <w:rFonts w:ascii="David" w:eastAsia="Times New Roman" w:hAnsi="David" w:cs="David"/>
          <w:color w:val="000000"/>
          <w:sz w:val="2"/>
          <w:szCs w:val="2"/>
          <w:rtl/>
          <w:lang w:val="he-IL" w:eastAsia="he-IL"/>
        </w:rPr>
      </w:pPr>
    </w:p>
    <w:tbl>
      <w:tblPr>
        <w:tblStyle w:val="TableGrid"/>
        <w:tblpPr w:leftFromText="180" w:rightFromText="180" w:horzAnchor="margin" w:tblpXSpec="center" w:tblpY="-588"/>
        <w:bidiVisual/>
        <w:tblW w:w="11530" w:type="dxa"/>
        <w:tblLayout w:type="fixed"/>
        <w:tblLook w:val="04A0" w:firstRow="1" w:lastRow="0" w:firstColumn="1" w:lastColumn="0" w:noHBand="0" w:noVBand="1"/>
      </w:tblPr>
      <w:tblGrid>
        <w:gridCol w:w="11530"/>
      </w:tblGrid>
      <w:tr w:rsidR="00CF0ED6" w:rsidRPr="00FA17C3" w14:paraId="050BEC5C" w14:textId="77777777" w:rsidTr="00835354">
        <w:trPr>
          <w:trHeight w:val="57"/>
          <w:tblHeader/>
        </w:trPr>
        <w:tc>
          <w:tcPr>
            <w:tcW w:w="11530" w:type="dxa"/>
            <w:shd w:val="clear" w:color="auto" w:fill="F2F2F2" w:themeFill="background1" w:themeFillShade="F2"/>
          </w:tcPr>
          <w:p w14:paraId="5D6EF723" w14:textId="77777777" w:rsidR="00CF0ED6" w:rsidRPr="00FA17C3" w:rsidRDefault="00CF0ED6"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 xml:space="preserve">פירוט השירותים </w:t>
            </w:r>
            <w:r w:rsidRPr="00FA17C3">
              <w:rPr>
                <w:rFonts w:asciiTheme="minorBidi" w:eastAsia="Times New Roman" w:hAnsiTheme="minorBidi" w:cs="David"/>
                <w:b/>
                <w:color w:val="000000"/>
                <w:sz w:val="16"/>
                <w:szCs w:val="16"/>
                <w:rtl/>
                <w:lang w:val="he-IL" w:eastAsia="he-IL"/>
              </w:rPr>
              <w:t xml:space="preserve">(בכפוף, לשירותים המפורטים בהסכם בין המבוטח למבקש האישור, יש לציין את קוד השירות מתוך הרשימה הסגורה המפורטת בנספח </w:t>
            </w:r>
            <w:r w:rsidRPr="00FA17C3">
              <w:rPr>
                <w:rFonts w:asciiTheme="minorBidi" w:eastAsia="Times New Roman" w:hAnsiTheme="minorBidi" w:cs="David"/>
                <w:bCs/>
                <w:color w:val="000000"/>
                <w:sz w:val="16"/>
                <w:szCs w:val="16"/>
                <w:rtl/>
                <w:lang w:val="he-IL" w:eastAsia="he-IL"/>
              </w:rPr>
              <w:t>ג'</w:t>
            </w:r>
            <w:r w:rsidRPr="00FA17C3">
              <w:rPr>
                <w:rFonts w:ascii="David" w:eastAsia="Times New Roman" w:hAnsi="David" w:cs="David"/>
                <w:color w:val="000000"/>
                <w:sz w:val="16"/>
                <w:szCs w:val="16"/>
                <w:rtl/>
                <w:lang w:val="he-IL" w:eastAsia="he-IL"/>
              </w:rPr>
              <w:t xml:space="preserve"> כפי שמפורסם על ידי רשות שוק ההון, ביטוח וחסכון</w:t>
            </w:r>
            <w:r w:rsidRPr="00FA17C3">
              <w:rPr>
                <w:rFonts w:asciiTheme="minorBidi" w:eastAsia="Times New Roman" w:hAnsiTheme="minorBidi" w:cs="David"/>
                <w:b/>
                <w:color w:val="000000"/>
                <w:sz w:val="16"/>
                <w:szCs w:val="16"/>
                <w:rtl/>
                <w:lang w:val="he-IL" w:eastAsia="he-IL"/>
              </w:rPr>
              <w:t xml:space="preserve">. </w:t>
            </w:r>
            <w:r w:rsidRPr="00FA17C3">
              <w:rPr>
                <w:rFonts w:ascii="David" w:eastAsia="Times New Roman" w:hAnsi="David" w:cs="David"/>
                <w:color w:val="000000"/>
                <w:sz w:val="16"/>
                <w:szCs w:val="16"/>
                <w:rtl/>
                <w:lang w:val="he-IL" w:eastAsia="he-IL"/>
              </w:rPr>
              <w:t>ניתן להציג בנוסף גם המלל המוצג לצד הקוד ברשימה הסגורה</w:t>
            </w:r>
            <w:r w:rsidRPr="00FA17C3">
              <w:rPr>
                <w:rFonts w:asciiTheme="minorBidi" w:eastAsia="Times New Roman" w:hAnsiTheme="minorBidi" w:cs="David"/>
                <w:b/>
                <w:color w:val="FF0000"/>
                <w:sz w:val="16"/>
                <w:szCs w:val="16"/>
                <w:rtl/>
                <w:lang w:val="he-IL" w:eastAsia="he-IL"/>
              </w:rPr>
              <w:t>)*:</w:t>
            </w:r>
          </w:p>
        </w:tc>
      </w:tr>
      <w:tr w:rsidR="00CF0ED6" w:rsidRPr="00FA17C3" w14:paraId="2D6799A6" w14:textId="77777777" w:rsidTr="00835354">
        <w:trPr>
          <w:trHeight w:val="798"/>
        </w:trPr>
        <w:tc>
          <w:tcPr>
            <w:tcW w:w="11530" w:type="dxa"/>
          </w:tcPr>
          <w:p w14:paraId="35773574" w14:textId="77777777" w:rsidR="00CF0ED6" w:rsidRPr="00FA17C3" w:rsidRDefault="00CF0ED6" w:rsidP="00835354">
            <w:pPr>
              <w:widowControl w:val="0"/>
              <w:bidi w:val="0"/>
              <w:spacing w:before="0" w:beforeAutospacing="0" w:after="0" w:afterAutospacing="0" w:line="240" w:lineRule="auto"/>
              <w:ind w:right="78"/>
              <w:jc w:val="right"/>
              <w:rPr>
                <w:rFonts w:asciiTheme="minorBidi" w:eastAsia="Times New Roman" w:hAnsiTheme="minorBidi" w:cs="Arial"/>
                <w:b/>
                <w:bCs/>
                <w:color w:val="000000"/>
                <w:sz w:val="24"/>
                <w:szCs w:val="24"/>
                <w:rtl/>
                <w:lang w:val="he-IL" w:eastAsia="he-IL"/>
              </w:rPr>
            </w:pPr>
            <w:r w:rsidRPr="00FA17C3">
              <w:rPr>
                <w:rFonts w:asciiTheme="minorBidi" w:eastAsia="Times New Roman" w:hAnsiTheme="minorBidi" w:cs="Arial"/>
                <w:b/>
                <w:bCs/>
                <w:color w:val="000000"/>
                <w:sz w:val="24"/>
                <w:szCs w:val="24"/>
                <w:rtl/>
                <w:lang w:val="he-IL" w:eastAsia="he-IL"/>
              </w:rPr>
              <w:t>38</w:t>
            </w:r>
          </w:p>
          <w:p w14:paraId="394A672D" w14:textId="77777777" w:rsidR="00CF0ED6" w:rsidRPr="00FA17C3" w:rsidRDefault="00CF0ED6" w:rsidP="00835354">
            <w:pPr>
              <w:widowControl w:val="0"/>
              <w:bidi w:val="0"/>
              <w:spacing w:before="0" w:beforeAutospacing="0" w:after="0" w:afterAutospacing="0" w:line="240" w:lineRule="auto"/>
              <w:ind w:right="78"/>
              <w:jc w:val="right"/>
              <w:rPr>
                <w:rFonts w:asciiTheme="minorBidi" w:eastAsia="Times New Roman" w:hAnsiTheme="minorBidi" w:cs="Arial"/>
                <w:b/>
                <w:bCs/>
                <w:color w:val="000000"/>
                <w:sz w:val="24"/>
                <w:szCs w:val="24"/>
                <w:rtl/>
                <w:lang w:val="he-IL" w:eastAsia="he-IL"/>
              </w:rPr>
            </w:pPr>
            <w:r w:rsidRPr="00FA17C3">
              <w:rPr>
                <w:rFonts w:asciiTheme="minorBidi" w:eastAsia="Times New Roman" w:hAnsiTheme="minorBidi" w:cs="Arial"/>
                <w:b/>
                <w:bCs/>
                <w:color w:val="000000"/>
                <w:sz w:val="24"/>
                <w:szCs w:val="24"/>
                <w:rtl/>
                <w:lang w:val="he-IL" w:eastAsia="he-IL"/>
              </w:rPr>
              <w:t>84</w:t>
            </w:r>
          </w:p>
          <w:p w14:paraId="7665007C" w14:textId="77777777" w:rsidR="00CF0ED6" w:rsidRPr="00FA17C3" w:rsidRDefault="00CF0ED6" w:rsidP="00835354">
            <w:pPr>
              <w:widowControl w:val="0"/>
              <w:bidi w:val="0"/>
              <w:spacing w:before="0" w:beforeAutospacing="0" w:after="0" w:afterAutospacing="0" w:line="240" w:lineRule="auto"/>
              <w:ind w:right="78"/>
              <w:jc w:val="right"/>
              <w:rPr>
                <w:rFonts w:asciiTheme="minorBidi" w:eastAsia="Times New Roman" w:hAnsiTheme="minorBidi" w:cs="Arial"/>
                <w:b/>
                <w:bCs/>
                <w:color w:val="000000"/>
                <w:sz w:val="24"/>
                <w:szCs w:val="24"/>
                <w:rtl/>
                <w:lang w:val="he-IL" w:eastAsia="he-IL"/>
              </w:rPr>
            </w:pPr>
            <w:r w:rsidRPr="00FA17C3">
              <w:rPr>
                <w:rFonts w:asciiTheme="minorBidi" w:eastAsia="Times New Roman" w:hAnsiTheme="minorBidi" w:cs="Arial"/>
                <w:b/>
                <w:bCs/>
                <w:color w:val="000000"/>
                <w:sz w:val="24"/>
                <w:szCs w:val="24"/>
                <w:rtl/>
                <w:lang w:val="he-IL" w:eastAsia="he-IL"/>
              </w:rPr>
              <w:t>86</w:t>
            </w:r>
          </w:p>
          <w:p w14:paraId="1BD09EC5" w14:textId="77777777" w:rsidR="00CF0ED6" w:rsidRPr="00FA17C3" w:rsidRDefault="00CF0ED6" w:rsidP="00835354">
            <w:pPr>
              <w:widowControl w:val="0"/>
              <w:bidi w:val="0"/>
              <w:spacing w:before="0" w:beforeAutospacing="0" w:after="0" w:afterAutospacing="0" w:line="240" w:lineRule="auto"/>
              <w:ind w:right="78"/>
              <w:jc w:val="right"/>
              <w:rPr>
                <w:rFonts w:asciiTheme="minorBidi" w:eastAsia="Times New Roman" w:hAnsiTheme="minorBidi" w:cs="Arial"/>
                <w:b/>
                <w:bCs/>
                <w:color w:val="000000"/>
                <w:sz w:val="24"/>
                <w:szCs w:val="24"/>
                <w:rtl/>
                <w:lang w:val="he-IL" w:eastAsia="he-IL"/>
              </w:rPr>
            </w:pPr>
            <w:r w:rsidRPr="00FA17C3">
              <w:rPr>
                <w:rFonts w:asciiTheme="minorBidi" w:eastAsia="Times New Roman" w:hAnsiTheme="minorBidi" w:cs="Arial"/>
                <w:b/>
                <w:bCs/>
                <w:color w:val="000000"/>
                <w:sz w:val="24"/>
                <w:szCs w:val="24"/>
                <w:rtl/>
                <w:lang w:val="he-IL" w:eastAsia="he-IL"/>
              </w:rPr>
              <w:t>040</w:t>
            </w:r>
          </w:p>
        </w:tc>
      </w:tr>
    </w:tbl>
    <w:p w14:paraId="7A7E43FA" w14:textId="77777777" w:rsidR="00CF0ED6" w:rsidRPr="00FA17C3" w:rsidRDefault="00CF0ED6" w:rsidP="00CF0ED6">
      <w:pPr>
        <w:widowControl w:val="0"/>
        <w:bidi w:val="0"/>
        <w:spacing w:before="0" w:beforeAutospacing="0" w:after="0" w:afterAutospacing="0" w:line="240" w:lineRule="auto"/>
        <w:jc w:val="right"/>
        <w:rPr>
          <w:rFonts w:ascii="Courier New" w:eastAsia="Times New Roman" w:hAnsi="Courier New" w:cs="Courier New"/>
          <w:color w:val="000000"/>
          <w:sz w:val="2"/>
          <w:szCs w:val="2"/>
          <w:rtl/>
          <w:lang w:val="he-IL" w:eastAsia="he-IL"/>
        </w:rPr>
      </w:pPr>
    </w:p>
    <w:p w14:paraId="5902C362" w14:textId="77777777" w:rsidR="00CF0ED6" w:rsidRPr="00FA17C3" w:rsidRDefault="00CF0ED6" w:rsidP="00CF0ED6">
      <w:pPr>
        <w:widowControl w:val="0"/>
        <w:bidi w:val="0"/>
        <w:spacing w:before="0" w:beforeAutospacing="0" w:after="0" w:afterAutospacing="0" w:line="240" w:lineRule="auto"/>
        <w:jc w:val="right"/>
        <w:rPr>
          <w:rFonts w:ascii="Courier New" w:eastAsia="Times New Roman" w:hAnsi="Courier New" w:cs="Courier New"/>
          <w:color w:val="000000"/>
          <w:sz w:val="2"/>
          <w:szCs w:val="2"/>
          <w:rtl/>
          <w:lang w:val="he-IL" w:eastAsia="he-IL"/>
        </w:rPr>
      </w:pPr>
    </w:p>
    <w:p w14:paraId="5A0E604A" w14:textId="77777777" w:rsidR="00CF0ED6" w:rsidRPr="00FA17C3" w:rsidRDefault="00CF0ED6" w:rsidP="00CF0ED6">
      <w:pPr>
        <w:widowControl w:val="0"/>
        <w:bidi w:val="0"/>
        <w:spacing w:before="0" w:beforeAutospacing="0" w:after="0" w:afterAutospacing="0" w:line="240" w:lineRule="auto"/>
        <w:jc w:val="right"/>
        <w:rPr>
          <w:rFonts w:ascii="Courier New" w:eastAsia="Times New Roman" w:hAnsi="Courier New" w:cs="Courier New"/>
          <w:color w:val="000000"/>
          <w:sz w:val="2"/>
          <w:szCs w:val="2"/>
          <w:rtl/>
          <w:lang w:val="he-IL" w:eastAsia="he-IL"/>
        </w:rPr>
      </w:pPr>
    </w:p>
    <w:tbl>
      <w:tblPr>
        <w:tblStyle w:val="TableGrid"/>
        <w:tblpPr w:leftFromText="180" w:rightFromText="180" w:vertAnchor="page" w:horzAnchor="page" w:tblpX="231" w:tblpY="2604"/>
        <w:bidiVisual/>
        <w:tblW w:w="11530" w:type="dxa"/>
        <w:tblLayout w:type="fixed"/>
        <w:tblLook w:val="04A0" w:firstRow="1" w:lastRow="0" w:firstColumn="1" w:lastColumn="0" w:noHBand="0" w:noVBand="1"/>
      </w:tblPr>
      <w:tblGrid>
        <w:gridCol w:w="11530"/>
      </w:tblGrid>
      <w:tr w:rsidR="00CF0ED6" w:rsidRPr="00FA17C3" w14:paraId="7513DED0" w14:textId="77777777" w:rsidTr="00CF0ED6">
        <w:trPr>
          <w:trHeight w:val="227"/>
          <w:tblHeader/>
        </w:trPr>
        <w:tc>
          <w:tcPr>
            <w:tcW w:w="11530" w:type="dxa"/>
            <w:shd w:val="clear" w:color="auto" w:fill="F2F2F2" w:themeFill="background1" w:themeFillShade="F2"/>
          </w:tcPr>
          <w:p w14:paraId="7490E0FA" w14:textId="77777777" w:rsidR="00CF0ED6" w:rsidRPr="00FA17C3" w:rsidRDefault="00CF0ED6" w:rsidP="00CF0ED6">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ביטול/שינוי הפוליסה *</w:t>
            </w:r>
          </w:p>
        </w:tc>
      </w:tr>
      <w:tr w:rsidR="00CF0ED6" w:rsidRPr="00FA17C3" w14:paraId="403FB329" w14:textId="77777777" w:rsidTr="00CF0ED6">
        <w:trPr>
          <w:trHeight w:val="334"/>
        </w:trPr>
        <w:tc>
          <w:tcPr>
            <w:tcW w:w="11530" w:type="dxa"/>
            <w:vAlign w:val="center"/>
          </w:tcPr>
          <w:p w14:paraId="1657C57B" w14:textId="77777777" w:rsidR="00CF0ED6" w:rsidRPr="00FA17C3" w:rsidRDefault="00CF0ED6" w:rsidP="00CF0ED6">
            <w:pPr>
              <w:widowControl w:val="0"/>
              <w:bidi w:val="0"/>
              <w:spacing w:before="0" w:beforeAutospacing="0" w:after="0" w:afterAutospacing="0" w:line="240" w:lineRule="auto"/>
              <w:jc w:val="right"/>
              <w:rPr>
                <w:rFonts w:asciiTheme="minorBidi" w:eastAsia="Times New Roman" w:hAnsiTheme="minorBidi" w:cs="David"/>
                <w:bCs/>
                <w:color w:val="000000"/>
                <w:sz w:val="20"/>
                <w:szCs w:val="24"/>
                <w:rtl/>
                <w:lang w:val="he-IL" w:eastAsia="he-IL"/>
              </w:rPr>
            </w:pPr>
            <w:bookmarkStart w:id="15" w:name="_GoBack" w:colFirst="0" w:colLast="0"/>
            <w:r w:rsidRPr="00FA17C3">
              <w:rPr>
                <w:rFonts w:asciiTheme="minorBidi" w:eastAsia="Times New Roman" w:hAnsiTheme="minorBidi" w:cs="David"/>
                <w:b/>
                <w:color w:val="000000"/>
                <w:sz w:val="20"/>
                <w:szCs w:val="24"/>
                <w:rtl/>
                <w:lang w:val="he-IL" w:eastAsia="he-IL"/>
              </w:rPr>
              <w:t xml:space="preserve">שינוי לרעת מבקש האישור או ביטול של פוליסת ביטוח,  לא ייכנס לתוקף אלא </w:t>
            </w:r>
            <w:r w:rsidRPr="00FA17C3">
              <w:rPr>
                <w:rFonts w:asciiTheme="minorBidi" w:eastAsia="Times New Roman" w:hAnsiTheme="minorBidi" w:cs="David"/>
                <w:bCs/>
                <w:color w:val="000000"/>
                <w:sz w:val="20"/>
                <w:szCs w:val="24"/>
                <w:rtl/>
                <w:lang w:val="he-IL" w:eastAsia="he-IL"/>
              </w:rPr>
              <w:t>30 יום</w:t>
            </w:r>
            <w:r w:rsidRPr="00FA17C3">
              <w:rPr>
                <w:rFonts w:asciiTheme="minorBidi" w:eastAsia="Times New Roman" w:hAnsiTheme="minorBidi" w:cs="David"/>
                <w:b/>
                <w:color w:val="000000"/>
                <w:sz w:val="20"/>
                <w:szCs w:val="24"/>
                <w:rtl/>
                <w:lang w:val="he-IL" w:eastAsia="he-IL"/>
              </w:rPr>
              <w:t xml:space="preserve"> לאחר משלוח הודעה למבקש האישור בדבר השינוי או הביטול.</w:t>
            </w:r>
          </w:p>
        </w:tc>
      </w:tr>
      <w:bookmarkEnd w:id="15"/>
    </w:tbl>
    <w:p w14:paraId="66C8FD90" w14:textId="77777777" w:rsidR="00CF0ED6" w:rsidRPr="00835354" w:rsidRDefault="00CF0ED6" w:rsidP="00CF0ED6">
      <w:pPr>
        <w:widowControl w:val="0"/>
        <w:bidi w:val="0"/>
        <w:spacing w:before="0" w:beforeAutospacing="0" w:after="0" w:afterAutospacing="0" w:line="240" w:lineRule="auto"/>
        <w:contextualSpacing/>
        <w:jc w:val="right"/>
        <w:rPr>
          <w:rFonts w:ascii="David" w:eastAsia="Times New Roman" w:hAnsi="David" w:cs="David"/>
          <w:b/>
          <w:bCs/>
          <w:color w:val="000000"/>
          <w:sz w:val="24"/>
          <w:szCs w:val="24"/>
          <w:rtl/>
          <w:lang w:eastAsia="he-IL"/>
        </w:rPr>
      </w:pPr>
    </w:p>
    <w:tbl>
      <w:tblPr>
        <w:tblStyle w:val="TableGrid"/>
        <w:tblpPr w:leftFromText="180" w:rightFromText="180" w:vertAnchor="page" w:horzAnchor="page" w:tblpX="242" w:tblpY="3572"/>
        <w:bidiVisual/>
        <w:tblW w:w="11530" w:type="dxa"/>
        <w:tblLayout w:type="fixed"/>
        <w:tblLook w:val="04A0" w:firstRow="1" w:lastRow="0" w:firstColumn="1" w:lastColumn="0" w:noHBand="0" w:noVBand="1"/>
      </w:tblPr>
      <w:tblGrid>
        <w:gridCol w:w="11530"/>
      </w:tblGrid>
      <w:tr w:rsidR="00CF0ED6" w:rsidRPr="00FA17C3" w14:paraId="722EC366" w14:textId="77777777" w:rsidTr="00CF0ED6">
        <w:trPr>
          <w:trHeight w:val="227"/>
          <w:tblHeader/>
        </w:trPr>
        <w:tc>
          <w:tcPr>
            <w:tcW w:w="11530" w:type="dxa"/>
            <w:shd w:val="clear" w:color="auto" w:fill="F2F2F2" w:themeFill="background1" w:themeFillShade="F2"/>
          </w:tcPr>
          <w:p w14:paraId="47B47D11" w14:textId="77777777" w:rsidR="00CF0ED6" w:rsidRPr="00FA17C3" w:rsidRDefault="00CF0ED6" w:rsidP="00CF0ED6">
            <w:pPr>
              <w:widowControl w:val="0"/>
              <w:bidi w:val="0"/>
              <w:spacing w:before="0" w:beforeAutospacing="0" w:after="0" w:afterAutospacing="0" w:line="240" w:lineRule="auto"/>
              <w:ind w:left="50" w:right="78"/>
              <w:jc w:val="right"/>
              <w:rPr>
                <w:rFonts w:asciiTheme="minorBidi" w:eastAsia="Times New Roman" w:hAnsiTheme="minorBidi" w:cs="David" w:hint="cs"/>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חתימת האישור</w:t>
            </w:r>
          </w:p>
        </w:tc>
      </w:tr>
      <w:tr w:rsidR="00CF0ED6" w:rsidRPr="00FA17C3" w14:paraId="4EC4EE09" w14:textId="77777777" w:rsidTr="00CF0ED6">
        <w:trPr>
          <w:trHeight w:val="598"/>
        </w:trPr>
        <w:tc>
          <w:tcPr>
            <w:tcW w:w="11530" w:type="dxa"/>
          </w:tcPr>
          <w:p w14:paraId="070B122D" w14:textId="77777777" w:rsidR="00CF0ED6" w:rsidRPr="00FA17C3" w:rsidRDefault="00CF0ED6" w:rsidP="00CF0ED6">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המבטח:</w:t>
            </w:r>
          </w:p>
        </w:tc>
      </w:tr>
    </w:tbl>
    <w:p w14:paraId="73ECB71E" w14:textId="77777777" w:rsidR="00CF0ED6" w:rsidRPr="00FA17C3" w:rsidRDefault="00CF0ED6" w:rsidP="00CF0ED6">
      <w:pPr>
        <w:widowControl w:val="0"/>
        <w:bidi w:val="0"/>
        <w:spacing w:before="0" w:beforeAutospacing="0" w:after="0" w:afterAutospacing="0" w:line="240" w:lineRule="auto"/>
        <w:contextualSpacing/>
        <w:jc w:val="right"/>
        <w:rPr>
          <w:rFonts w:ascii="David" w:eastAsia="Times New Roman" w:hAnsi="David" w:cs="David"/>
          <w:b/>
          <w:bCs/>
          <w:color w:val="000000"/>
          <w:sz w:val="24"/>
          <w:szCs w:val="24"/>
          <w:rtl/>
          <w:lang w:eastAsia="he-IL"/>
        </w:rPr>
      </w:pPr>
    </w:p>
    <w:p w14:paraId="5B39F0A9" w14:textId="77777777" w:rsidR="00CF0ED6" w:rsidRPr="00FA17C3" w:rsidRDefault="00CF0ED6" w:rsidP="00CF0ED6">
      <w:pPr>
        <w:widowControl w:val="0"/>
        <w:bidi w:val="0"/>
        <w:spacing w:before="0" w:beforeAutospacing="0" w:after="0" w:afterAutospacing="0" w:line="240" w:lineRule="auto"/>
        <w:contextualSpacing/>
        <w:jc w:val="center"/>
        <w:rPr>
          <w:rFonts w:ascii="David" w:eastAsia="Times New Roman" w:hAnsi="David" w:cs="David"/>
          <w:b/>
          <w:bCs/>
          <w:color w:val="000000"/>
          <w:sz w:val="24"/>
          <w:szCs w:val="24"/>
          <w:lang w:eastAsia="he-IL"/>
        </w:rPr>
      </w:pPr>
    </w:p>
    <w:p w14:paraId="58D2597C" w14:textId="77777777" w:rsidR="00CF0ED6" w:rsidRDefault="00CF0ED6" w:rsidP="00CF0ED6">
      <w:pPr>
        <w:widowControl w:val="0"/>
        <w:bidi w:val="0"/>
        <w:spacing w:before="0" w:beforeAutospacing="0" w:after="0" w:afterAutospacing="0" w:line="240" w:lineRule="auto"/>
        <w:contextualSpacing/>
        <w:jc w:val="right"/>
        <w:rPr>
          <w:rFonts w:ascii="David" w:eastAsia="Times New Roman" w:hAnsi="David" w:cs="David"/>
          <w:b/>
          <w:bCs/>
          <w:color w:val="000000"/>
          <w:sz w:val="24"/>
          <w:szCs w:val="24"/>
          <w:rtl/>
          <w:lang w:val="he-IL" w:eastAsia="he-IL"/>
        </w:rPr>
      </w:pPr>
    </w:p>
    <w:p w14:paraId="18BFDEF0" w14:textId="77777777" w:rsidR="00CF0ED6" w:rsidRPr="00FA17C3" w:rsidRDefault="00CF0ED6" w:rsidP="00CF0ED6">
      <w:pPr>
        <w:widowControl w:val="0"/>
        <w:bidi w:val="0"/>
        <w:spacing w:before="0" w:beforeAutospacing="0" w:after="0" w:afterAutospacing="0" w:line="240" w:lineRule="auto"/>
        <w:contextualSpacing/>
        <w:jc w:val="right"/>
        <w:rPr>
          <w:rFonts w:ascii="David" w:eastAsia="Times New Roman" w:hAnsi="David" w:cs="David" w:hint="cs"/>
          <w:color w:val="000000"/>
          <w:sz w:val="24"/>
          <w:szCs w:val="24"/>
          <w:rtl/>
          <w:lang w:val="he-IL" w:eastAsia="he-IL"/>
        </w:rPr>
      </w:pPr>
      <w:r w:rsidRPr="00FA17C3">
        <w:rPr>
          <w:rFonts w:ascii="David" w:eastAsia="Times New Roman" w:hAnsi="David" w:cs="David"/>
          <w:b/>
          <w:bCs/>
          <w:color w:val="000000"/>
          <w:sz w:val="24"/>
          <w:szCs w:val="24"/>
          <w:rtl/>
          <w:lang w:val="he-IL" w:eastAsia="he-IL"/>
        </w:rPr>
        <w:t xml:space="preserve">* באישור ביטוח כללי ואישור על הסכמה לעריכת ביטוח </w:t>
      </w:r>
      <w:r w:rsidRPr="00FA17C3">
        <w:rPr>
          <w:rFonts w:ascii="David" w:eastAsia="Times New Roman" w:hAnsi="David" w:cs="David"/>
          <w:color w:val="000000"/>
          <w:sz w:val="24"/>
          <w:szCs w:val="24"/>
          <w:rtl/>
          <w:lang w:val="he-IL" w:eastAsia="he-IL"/>
        </w:rPr>
        <w:t>ניתן לסמן שדות אלה כשדות שאינם בתוקף.</w:t>
      </w:r>
    </w:p>
    <w:p w14:paraId="13D85E74" w14:textId="77777777" w:rsidR="00CF0ED6" w:rsidRPr="00FA17C3" w:rsidRDefault="00CF0ED6" w:rsidP="00CF0ED6">
      <w:pPr>
        <w:widowControl w:val="0"/>
        <w:bidi w:val="0"/>
        <w:spacing w:before="0" w:beforeAutospacing="0" w:after="0" w:afterAutospacing="0" w:line="240" w:lineRule="auto"/>
        <w:contextualSpacing/>
        <w:jc w:val="right"/>
        <w:rPr>
          <w:rFonts w:ascii="David" w:eastAsia="Times New Roman" w:hAnsi="David" w:cs="David"/>
          <w:b/>
          <w:bCs/>
          <w:color w:val="000000"/>
          <w:sz w:val="24"/>
          <w:szCs w:val="24"/>
          <w:rtl/>
          <w:lang w:val="he-IL" w:eastAsia="he-IL"/>
        </w:rPr>
      </w:pPr>
      <w:r w:rsidRPr="00FA17C3">
        <w:rPr>
          <w:rFonts w:ascii="David" w:eastAsia="Times New Roman" w:hAnsi="David" w:cs="David"/>
          <w:b/>
          <w:bCs/>
          <w:color w:val="000000"/>
          <w:sz w:val="24"/>
          <w:szCs w:val="24"/>
          <w:rtl/>
          <w:lang w:val="he-IL" w:eastAsia="he-IL"/>
        </w:rPr>
        <w:t>** שדות אלה יופיעו באישור על הסכמה לעריכת ביטוח בלבד.</w:t>
      </w:r>
    </w:p>
    <w:p w14:paraId="6EAC43A2" w14:textId="77777777" w:rsidR="00CF0ED6" w:rsidRPr="00FA17C3" w:rsidRDefault="00CF0ED6" w:rsidP="00CF0ED6">
      <w:pPr>
        <w:widowControl w:val="0"/>
        <w:bidi w:val="0"/>
        <w:spacing w:before="0" w:beforeAutospacing="0" w:after="0" w:afterAutospacing="0" w:line="240" w:lineRule="auto"/>
        <w:contextualSpacing/>
        <w:jc w:val="right"/>
        <w:rPr>
          <w:rFonts w:ascii="David" w:eastAsia="Times New Roman" w:hAnsi="David" w:cs="David"/>
          <w:color w:val="000000"/>
          <w:sz w:val="24"/>
          <w:szCs w:val="24"/>
          <w:rtl/>
          <w:lang w:val="he-IL" w:eastAsia="he-IL"/>
        </w:rPr>
      </w:pPr>
      <w:r w:rsidRPr="00FA17C3">
        <w:rPr>
          <w:rFonts w:ascii="David" w:eastAsia="Times New Roman" w:hAnsi="David" w:cs="David"/>
          <w:b/>
          <w:bCs/>
          <w:color w:val="000000"/>
          <w:sz w:val="24"/>
          <w:szCs w:val="24"/>
          <w:rtl/>
          <w:lang w:val="he-IL" w:eastAsia="he-IL"/>
        </w:rPr>
        <w:t>*** שדות אלה לא יופיעו באישור על הסכמה לעריכת ביטוח</w:t>
      </w:r>
      <w:r w:rsidRPr="00FA17C3">
        <w:rPr>
          <w:rFonts w:ascii="David" w:eastAsia="Times New Roman" w:hAnsi="David" w:cs="David"/>
          <w:color w:val="000000"/>
          <w:sz w:val="24"/>
          <w:szCs w:val="24"/>
          <w:rtl/>
          <w:lang w:val="he-IL" w:eastAsia="he-IL"/>
        </w:rPr>
        <w:t>.</w:t>
      </w:r>
    </w:p>
    <w:p w14:paraId="61AB803B" w14:textId="77777777" w:rsidR="00CF0ED6" w:rsidRPr="00FA17C3" w:rsidRDefault="00CF0ED6" w:rsidP="00CF0ED6">
      <w:pPr>
        <w:widowControl w:val="0"/>
        <w:bidi w:val="0"/>
        <w:spacing w:before="0" w:beforeAutospacing="0" w:after="0" w:afterAutospacing="0" w:line="240" w:lineRule="auto"/>
        <w:contextualSpacing/>
        <w:jc w:val="right"/>
        <w:rPr>
          <w:rFonts w:ascii="David" w:eastAsia="Times New Roman" w:hAnsi="David" w:cs="David"/>
          <w:b/>
          <w:bCs/>
          <w:color w:val="000000"/>
          <w:sz w:val="24"/>
          <w:szCs w:val="24"/>
          <w:rtl/>
          <w:lang w:val="he-IL" w:eastAsia="he-IL"/>
        </w:rPr>
      </w:pPr>
      <w:r w:rsidRPr="00FA17C3">
        <w:rPr>
          <w:rFonts w:ascii="David" w:eastAsia="Times New Roman" w:hAnsi="David" w:cs="David"/>
          <w:b/>
          <w:bCs/>
          <w:color w:val="000000"/>
          <w:sz w:val="24"/>
          <w:szCs w:val="24"/>
          <w:rtl/>
          <w:lang w:val="he-IL" w:eastAsia="he-IL"/>
        </w:rPr>
        <w:t>****</w:t>
      </w:r>
      <w:r w:rsidRPr="00FA17C3">
        <w:rPr>
          <w:rFonts w:ascii="David" w:eastAsia="Times New Roman" w:hAnsi="David" w:cs="David"/>
          <w:color w:val="000000"/>
          <w:sz w:val="24"/>
          <w:szCs w:val="24"/>
          <w:rtl/>
          <w:lang w:val="he-IL" w:eastAsia="he-IL"/>
        </w:rPr>
        <w:t xml:space="preserve"> </w:t>
      </w:r>
      <w:r w:rsidRPr="00FA17C3">
        <w:rPr>
          <w:rFonts w:ascii="David" w:eastAsia="Times New Roman" w:hAnsi="David" w:cs="David"/>
          <w:b/>
          <w:bCs/>
          <w:color w:val="000000"/>
          <w:sz w:val="24"/>
          <w:szCs w:val="24"/>
          <w:rtl/>
          <w:lang w:val="he-IL" w:eastAsia="he-IL"/>
        </w:rPr>
        <w:t>יש לציין קוד כיסוי בהתאם לרשימה הסגורה המנויה בנספח ד' כפי שמפורסם על ידי רשות שוק ההון, ביטוח וחסכון. במקרה של קודי כיסוי הכוללים נתון הנדרש למלא, יש להציג בנוסף את המלל המוצג לצד הקוד ברשימה הסגורה.</w:t>
      </w:r>
    </w:p>
    <w:p w14:paraId="0B63444F" w14:textId="77777777" w:rsidR="00CF0ED6" w:rsidRPr="00FA17C3" w:rsidRDefault="00CF0ED6" w:rsidP="00CF0ED6">
      <w:pPr>
        <w:widowControl w:val="0"/>
        <w:bidi w:val="0"/>
        <w:spacing w:before="0" w:beforeAutospacing="0" w:after="0" w:afterAutospacing="0" w:line="240" w:lineRule="auto"/>
        <w:rPr>
          <w:rFonts w:ascii="David" w:eastAsia="Times New Roman" w:hAnsi="David" w:cs="David"/>
          <w:b/>
          <w:bCs/>
          <w:sz w:val="24"/>
          <w:szCs w:val="24"/>
          <w:u w:val="single"/>
        </w:rPr>
      </w:pPr>
    </w:p>
    <w:p w14:paraId="7A403B40" w14:textId="77777777" w:rsidR="00CF0ED6" w:rsidRPr="00435A20" w:rsidRDefault="00CF0ED6" w:rsidP="00CF0ED6">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4"/>
          <w:szCs w:val="24"/>
          <w:rtl/>
          <w:lang w:eastAsia="he-IL"/>
        </w:rPr>
      </w:pPr>
    </w:p>
    <w:p w14:paraId="63A08A9E" w14:textId="57597D1B" w:rsidR="002136E2" w:rsidRPr="00B4600F" w:rsidRDefault="00B4600F" w:rsidP="002136E2">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del w:id="16" w:author="מיה קאירי" w:date="2024-09-10T14:34:00Z">
        <w:r w:rsidRPr="00B4600F" w:rsidDel="00CF0ED6">
          <w:rPr>
            <w:rFonts w:ascii="David" w:eastAsia="Times New Roman" w:hAnsi="David" w:cs="David"/>
            <w:sz w:val="24"/>
            <w:szCs w:val="24"/>
            <w:rtl/>
          </w:rPr>
          <w:br w:type="page"/>
        </w:r>
      </w:del>
    </w:p>
    <w:p w14:paraId="63A08A9F" w14:textId="77777777" w:rsidR="002136E2" w:rsidRDefault="002136E2" w:rsidP="002136E2">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63A08AA0" w14:textId="77777777" w:rsidR="00F600CB" w:rsidRPr="00F600CB" w:rsidRDefault="00F600CB" w:rsidP="00F600C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63A08AA1" w14:textId="77777777" w:rsidR="00F600CB" w:rsidRPr="00F600CB" w:rsidRDefault="00F600CB" w:rsidP="00F600CB">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63A08AA2" w14:textId="77777777" w:rsidR="00771142" w:rsidRDefault="00771142" w:rsidP="00F600CB">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br w:type="page"/>
      </w:r>
    </w:p>
    <w:p w14:paraId="63A08AA3" w14:textId="77777777" w:rsidR="00F600CB" w:rsidRPr="00F600CB" w:rsidRDefault="00F600CB" w:rsidP="00D37420">
      <w:pPr>
        <w:spacing w:before="0" w:beforeAutospacing="0" w:after="0" w:afterAutospacing="0" w:line="240" w:lineRule="auto"/>
        <w:jc w:val="center"/>
        <w:rPr>
          <w:rFonts w:ascii="Times New Roman" w:eastAsia="Times New Roman" w:hAnsi="Times New Roman" w:cs="David"/>
          <w:b/>
          <w:bCs/>
          <w:sz w:val="24"/>
          <w:szCs w:val="24"/>
          <w:u w:val="single"/>
          <w:rtl/>
        </w:rPr>
      </w:pPr>
      <w:r w:rsidRPr="00F600CB">
        <w:rPr>
          <w:rFonts w:ascii="Times New Roman" w:eastAsia="Times New Roman" w:hAnsi="Times New Roman" w:cs="David"/>
          <w:b/>
          <w:bCs/>
          <w:sz w:val="24"/>
          <w:szCs w:val="24"/>
          <w:u w:val="single"/>
          <w:rtl/>
        </w:rPr>
        <w:t>נספח "ח"</w:t>
      </w:r>
    </w:p>
    <w:p w14:paraId="63A08AA4" w14:textId="77777777" w:rsidR="00F600CB" w:rsidRPr="00F600CB" w:rsidRDefault="00F600CB" w:rsidP="00F600CB">
      <w:pPr>
        <w:spacing w:before="0" w:beforeAutospacing="0" w:after="0" w:afterAutospacing="0" w:line="240" w:lineRule="auto"/>
        <w:jc w:val="center"/>
        <w:rPr>
          <w:rFonts w:ascii="Times New Roman" w:eastAsia="Times New Roman" w:hAnsi="Times New Roman" w:cs="David"/>
          <w:b/>
          <w:bCs/>
          <w:sz w:val="24"/>
          <w:szCs w:val="24"/>
          <w:u w:val="single"/>
          <w:rtl/>
        </w:rPr>
      </w:pPr>
    </w:p>
    <w:p w14:paraId="63A08AA5" w14:textId="77777777" w:rsidR="00F600CB" w:rsidRPr="00F600CB" w:rsidRDefault="00F600CB" w:rsidP="00F600CB">
      <w:pPr>
        <w:spacing w:before="0" w:beforeAutospacing="0" w:after="0" w:afterAutospacing="0" w:line="240" w:lineRule="auto"/>
        <w:jc w:val="center"/>
        <w:rPr>
          <w:rFonts w:ascii="Times New Roman" w:eastAsia="Times New Roman" w:hAnsi="Times New Roman" w:cs="David"/>
          <w:b/>
          <w:bCs/>
          <w:sz w:val="24"/>
          <w:szCs w:val="24"/>
          <w:u w:val="single"/>
          <w:rtl/>
        </w:rPr>
      </w:pPr>
      <w:r w:rsidRPr="00F600CB">
        <w:rPr>
          <w:rFonts w:ascii="Times New Roman" w:eastAsia="Times New Roman" w:hAnsi="Times New Roman" w:cs="David"/>
          <w:b/>
          <w:bCs/>
          <w:sz w:val="24"/>
          <w:szCs w:val="24"/>
          <w:u w:val="single"/>
          <w:rtl/>
        </w:rPr>
        <w:t xml:space="preserve">רשימת התכניות והמסמכים שעל </w:t>
      </w:r>
      <w:r w:rsidRPr="00F600CB">
        <w:rPr>
          <w:rFonts w:ascii="Times New Roman" w:eastAsia="Times New Roman" w:hAnsi="Times New Roman" w:cs="David" w:hint="cs"/>
          <w:b/>
          <w:bCs/>
          <w:sz w:val="24"/>
          <w:szCs w:val="24"/>
          <w:u w:val="single"/>
          <w:rtl/>
        </w:rPr>
        <w:t>ה</w:t>
      </w:r>
      <w:r w:rsidR="00B06D6A">
        <w:rPr>
          <w:rFonts w:ascii="Times New Roman" w:eastAsia="Times New Roman" w:hAnsi="Times New Roman" w:cs="David" w:hint="cs"/>
          <w:b/>
          <w:bCs/>
          <w:sz w:val="24"/>
          <w:szCs w:val="24"/>
          <w:u w:val="single"/>
          <w:rtl/>
        </w:rPr>
        <w:t>יועץ</w:t>
      </w:r>
      <w:r w:rsidRPr="00F600CB">
        <w:rPr>
          <w:rFonts w:ascii="Times New Roman" w:eastAsia="Times New Roman" w:hAnsi="Times New Roman" w:cs="David"/>
          <w:b/>
          <w:bCs/>
          <w:sz w:val="24"/>
          <w:szCs w:val="24"/>
          <w:u w:val="single"/>
          <w:rtl/>
        </w:rPr>
        <w:t xml:space="preserve"> להנפיק</w:t>
      </w:r>
    </w:p>
    <w:p w14:paraId="63A08AA6" w14:textId="77777777" w:rsidR="00F600CB" w:rsidRPr="00F600CB" w:rsidRDefault="00F600CB" w:rsidP="00F600CB">
      <w:pPr>
        <w:widowControl w:val="0"/>
        <w:spacing w:before="60" w:beforeAutospacing="0" w:after="60" w:afterAutospacing="0" w:line="300" w:lineRule="atLeast"/>
        <w:jc w:val="center"/>
        <w:rPr>
          <w:rFonts w:ascii="Times New Roman" w:eastAsia="Times New Roman" w:hAnsi="Times New Roman" w:cs="David"/>
          <w:b/>
          <w:bCs/>
          <w:sz w:val="24"/>
          <w:szCs w:val="24"/>
          <w:u w:val="single"/>
          <w:rtl/>
        </w:rPr>
      </w:pPr>
    </w:p>
    <w:p w14:paraId="63A08AA7" w14:textId="77777777" w:rsidR="00F600CB" w:rsidRPr="00F600CB" w:rsidRDefault="00F600CB" w:rsidP="00F600CB">
      <w:pPr>
        <w:spacing w:before="0" w:beforeAutospacing="0" w:after="0" w:afterAutospacing="0" w:line="240" w:lineRule="auto"/>
        <w:jc w:val="center"/>
        <w:rPr>
          <w:rFonts w:ascii="Times New Roman" w:eastAsia="Times New Roman" w:hAnsi="Times New Roman" w:cs="David"/>
          <w:sz w:val="24"/>
          <w:szCs w:val="24"/>
        </w:rPr>
      </w:pPr>
      <w:r w:rsidRPr="00F600CB">
        <w:rPr>
          <w:rFonts w:ascii="Times New Roman" w:eastAsia="Times New Roman" w:hAnsi="Times New Roman" w:cs="David"/>
          <w:sz w:val="24"/>
          <w:szCs w:val="24"/>
          <w:rtl/>
        </w:rPr>
        <w:t>מסמך זה מהווה השלמה לנספח ב' ואינו גורע ממנו</w:t>
      </w:r>
    </w:p>
    <w:p w14:paraId="63A08AA8" w14:textId="77777777" w:rsidR="00F600CB" w:rsidRPr="00F600CB" w:rsidRDefault="00F600CB" w:rsidP="00F600CB">
      <w:pPr>
        <w:spacing w:before="0" w:beforeAutospacing="0" w:after="0" w:afterAutospacing="0" w:line="240" w:lineRule="auto"/>
        <w:ind w:right="360"/>
        <w:jc w:val="both"/>
        <w:rPr>
          <w:rFonts w:ascii="Times New Roman" w:eastAsia="Times New Roman" w:hAnsi="Times New Roman" w:cs="David"/>
          <w:sz w:val="24"/>
          <w:szCs w:val="24"/>
        </w:rPr>
      </w:pPr>
    </w:p>
    <w:p w14:paraId="63A08AA9" w14:textId="77777777" w:rsidR="00F600CB" w:rsidRPr="00F600CB" w:rsidRDefault="00F600CB" w:rsidP="00F600CB">
      <w:pPr>
        <w:spacing w:before="0" w:beforeAutospacing="0" w:after="0" w:afterAutospacing="0" w:line="240" w:lineRule="auto"/>
        <w:ind w:right="360"/>
        <w:jc w:val="both"/>
        <w:rPr>
          <w:rFonts w:ascii="Times New Roman" w:eastAsia="Times New Roman" w:hAnsi="Times New Roman" w:cs="David"/>
          <w:sz w:val="24"/>
          <w:szCs w:val="24"/>
        </w:rPr>
      </w:pPr>
    </w:p>
    <w:p w14:paraId="63A08AAA" w14:textId="77777777" w:rsidR="005D5126" w:rsidRDefault="005D5126" w:rsidP="005D5126">
      <w:pPr>
        <w:pStyle w:val="BodyTextIndent1"/>
        <w:numPr>
          <w:ilvl w:val="0"/>
          <w:numId w:val="8"/>
        </w:numPr>
        <w:jc w:val="both"/>
        <w:rPr>
          <w:rtl/>
        </w:rPr>
      </w:pPr>
      <w:r>
        <w:rPr>
          <w:rFonts w:hint="cs"/>
          <w:rtl/>
        </w:rPr>
        <w:t>כתב כמויות לעבודות הבינוי, הפיתוח, הגמר והמערכות האלקטרו-מכאניות</w:t>
      </w:r>
      <w:r w:rsidRPr="00F9367E">
        <w:rPr>
          <w:rFonts w:hint="cs"/>
          <w:rtl/>
        </w:rPr>
        <w:t xml:space="preserve"> </w:t>
      </w:r>
      <w:r>
        <w:rPr>
          <w:rFonts w:hint="cs"/>
          <w:rtl/>
        </w:rPr>
        <w:t>בפילוח לכל שלבי הפרויקט ואזורי הפרויקט השונים.</w:t>
      </w:r>
    </w:p>
    <w:p w14:paraId="63A08AAB" w14:textId="77777777" w:rsidR="005D5126" w:rsidRDefault="005D5126" w:rsidP="005D5126">
      <w:pPr>
        <w:pStyle w:val="BodyTextIndent1"/>
        <w:numPr>
          <w:ilvl w:val="0"/>
          <w:numId w:val="8"/>
        </w:numPr>
        <w:jc w:val="both"/>
        <w:rPr>
          <w:rtl/>
        </w:rPr>
      </w:pPr>
      <w:r>
        <w:rPr>
          <w:rFonts w:hint="cs"/>
          <w:rtl/>
        </w:rPr>
        <w:t>מפרטים טכניים לעבודות הבינוי, הפיתוח, הגמר והמערכות האלקטרו-מכאניות</w:t>
      </w:r>
      <w:r w:rsidRPr="00F9367E">
        <w:rPr>
          <w:rFonts w:hint="cs"/>
          <w:rtl/>
        </w:rPr>
        <w:t xml:space="preserve"> </w:t>
      </w:r>
      <w:r>
        <w:rPr>
          <w:rFonts w:hint="cs"/>
          <w:rtl/>
        </w:rPr>
        <w:t>בפילוח לכל שלבי הפרויקט ואזורי הפרויקט השונים.</w:t>
      </w:r>
    </w:p>
    <w:p w14:paraId="63A08AAC" w14:textId="77777777" w:rsidR="005D5126" w:rsidRDefault="005D5126" w:rsidP="005D5126">
      <w:pPr>
        <w:pStyle w:val="BodyTextIndent1"/>
        <w:numPr>
          <w:ilvl w:val="0"/>
          <w:numId w:val="8"/>
        </w:numPr>
        <w:jc w:val="both"/>
        <w:rPr>
          <w:rtl/>
        </w:rPr>
      </w:pPr>
      <w:r>
        <w:rPr>
          <w:rFonts w:hint="cs"/>
          <w:rtl/>
        </w:rPr>
        <w:t>מסמכי מכרז מלאים, לרבות חוזים, בפילוח לכל שלבי הפרויקט ואזורי הפרויקט השונים, בהתאם לדרישות המזמין.</w:t>
      </w:r>
    </w:p>
    <w:p w14:paraId="63A08AAD" w14:textId="77777777" w:rsidR="005D5126" w:rsidRDefault="005D5126" w:rsidP="005D5126">
      <w:pPr>
        <w:pStyle w:val="BodyTextIndent1"/>
        <w:numPr>
          <w:ilvl w:val="0"/>
          <w:numId w:val="8"/>
        </w:numPr>
        <w:jc w:val="both"/>
        <w:rPr>
          <w:rtl/>
        </w:rPr>
      </w:pPr>
      <w:r>
        <w:rPr>
          <w:rFonts w:hint="cs"/>
          <w:rtl/>
        </w:rPr>
        <w:t>אומדנים תקציביים בפילוח לכל שלבי הפרויקט ואזורי הפרויקט השונים, בהתאם לדרישות המזמין.</w:t>
      </w:r>
    </w:p>
    <w:p w14:paraId="63A08AAE" w14:textId="77777777" w:rsidR="005D5126" w:rsidRDefault="005D5126" w:rsidP="005D5126">
      <w:pPr>
        <w:pStyle w:val="BodyTextIndent1"/>
        <w:numPr>
          <w:ilvl w:val="0"/>
          <w:numId w:val="8"/>
        </w:numPr>
        <w:jc w:val="both"/>
      </w:pPr>
      <w:r>
        <w:rPr>
          <w:rtl/>
        </w:rPr>
        <w:t>כל תכנית אחרת או מסמך או חוות דעת שידרשו במהלך התכנון והביצוע על מנת לקבל עבודה מושלמת בהתאם לשיקול המנהל.</w:t>
      </w:r>
    </w:p>
    <w:p w14:paraId="63A08AAF" w14:textId="77777777" w:rsidR="005D5126" w:rsidRDefault="005D5126" w:rsidP="005D5126">
      <w:pPr>
        <w:pStyle w:val="BodyTextIndent1"/>
        <w:numPr>
          <w:ilvl w:val="0"/>
          <w:numId w:val="8"/>
        </w:numPr>
        <w:jc w:val="both"/>
        <w:rPr>
          <w:rtl/>
        </w:rPr>
      </w:pPr>
      <w:r>
        <w:rPr>
          <w:rtl/>
        </w:rPr>
        <w:t>מובהר בזאת שהתכניות יוכנו לפי ביצוע בקטעים של הפרויקט ויכללו פתרונות לקטעי הביניים.</w:t>
      </w:r>
    </w:p>
    <w:p w14:paraId="63A08AB0" w14:textId="77777777" w:rsidR="005D5126" w:rsidRDefault="005D5126" w:rsidP="005D5126">
      <w:pPr>
        <w:pStyle w:val="BodyTextIndent1"/>
        <w:numPr>
          <w:ilvl w:val="0"/>
          <w:numId w:val="8"/>
        </w:numPr>
        <w:jc w:val="both"/>
      </w:pPr>
      <w:r>
        <w:rPr>
          <w:rtl/>
        </w:rPr>
        <w:t>כל תוכניות הביצוע המתחייבות מכל תקן ודין לרבות אך לא רק מחלקיו השונים של ת"י 1547 – "תכניות ביצוע לבניינים ולעבודות פיתוח סביבתי".</w:t>
      </w:r>
    </w:p>
    <w:p w14:paraId="63A08AB1" w14:textId="77777777" w:rsidR="005D5126" w:rsidRPr="005D5126" w:rsidRDefault="005D5126" w:rsidP="005D5126">
      <w:pPr>
        <w:spacing w:line="240" w:lineRule="auto"/>
        <w:rPr>
          <w:rFonts w:ascii="David" w:hAnsi="David" w:cs="David"/>
          <w:sz w:val="24"/>
          <w:szCs w:val="24"/>
          <w:rtl/>
        </w:rPr>
      </w:pPr>
      <w:r w:rsidRPr="005D5126">
        <w:rPr>
          <w:rFonts w:ascii="David" w:hAnsi="David" w:cs="David"/>
          <w:sz w:val="24"/>
          <w:szCs w:val="24"/>
          <w:rtl/>
        </w:rPr>
        <w:t>כל המסמכים והתכניות יערכו בשפה העברית.</w:t>
      </w:r>
    </w:p>
    <w:p w14:paraId="63A08AB2" w14:textId="77777777" w:rsidR="005D5126" w:rsidRDefault="005D5126" w:rsidP="007012C8">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p>
    <w:p w14:paraId="63A08AB3" w14:textId="77777777" w:rsidR="005D5126" w:rsidRDefault="005D5126" w:rsidP="007012C8">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p>
    <w:p w14:paraId="63A08AB4" w14:textId="77777777" w:rsidR="005D5126" w:rsidRDefault="005D5126" w:rsidP="007012C8">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p>
    <w:p w14:paraId="63A08AB5" w14:textId="77777777" w:rsidR="005D5126" w:rsidRDefault="005D5126" w:rsidP="007012C8">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p>
    <w:p w14:paraId="63A08AB6" w14:textId="77777777" w:rsidR="005D5126" w:rsidRDefault="005D5126" w:rsidP="007012C8">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p>
    <w:p w14:paraId="63A08AB7" w14:textId="77777777" w:rsidR="005D5126" w:rsidRDefault="005D5126" w:rsidP="007012C8">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p>
    <w:p w14:paraId="63A08AB8" w14:textId="77777777" w:rsidR="005D5126" w:rsidRDefault="005D5126" w:rsidP="007012C8">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p>
    <w:p w14:paraId="63A08AB9" w14:textId="77777777" w:rsidR="005D5126" w:rsidRDefault="005D5126" w:rsidP="007012C8">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p>
    <w:p w14:paraId="63A08ABA" w14:textId="77777777" w:rsidR="005D5126" w:rsidRDefault="005D5126" w:rsidP="007012C8">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p>
    <w:p w14:paraId="63A08ABB" w14:textId="77777777" w:rsidR="005D5126" w:rsidRDefault="005D5126" w:rsidP="007012C8">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p>
    <w:p w14:paraId="63A08ABC" w14:textId="77777777" w:rsidR="005D5126" w:rsidRDefault="005D5126" w:rsidP="007012C8">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p>
    <w:p w14:paraId="63A08ABD" w14:textId="77777777" w:rsidR="005D5126" w:rsidRDefault="005D5126" w:rsidP="007012C8">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p>
    <w:p w14:paraId="63A08ABE" w14:textId="77777777" w:rsidR="005D5126" w:rsidRDefault="005D5126" w:rsidP="007012C8">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p>
    <w:p w14:paraId="63A08ABF" w14:textId="77777777" w:rsidR="005D5126" w:rsidRDefault="005D5126" w:rsidP="007012C8">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p>
    <w:p w14:paraId="63A08AC0" w14:textId="77777777" w:rsidR="005D5126" w:rsidRDefault="005D5126" w:rsidP="007012C8">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p>
    <w:p w14:paraId="63A08AC1" w14:textId="77777777" w:rsidR="005D5126" w:rsidRDefault="005D5126" w:rsidP="007012C8">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p>
    <w:p w14:paraId="63A08AC2" w14:textId="77777777" w:rsidR="005D5126" w:rsidRDefault="005D5126" w:rsidP="007012C8">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p>
    <w:p w14:paraId="63A08AC3" w14:textId="77777777" w:rsidR="005D5126" w:rsidRDefault="005D5126" w:rsidP="007012C8">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p>
    <w:p w14:paraId="63A08AC4" w14:textId="77777777" w:rsidR="005D5126" w:rsidRDefault="005D5126" w:rsidP="007012C8">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p>
    <w:p w14:paraId="63A08AC5" w14:textId="77777777" w:rsidR="005D5126" w:rsidRDefault="005D5126" w:rsidP="007012C8">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p>
    <w:p w14:paraId="63A08AC6" w14:textId="77777777" w:rsidR="005D5126" w:rsidRDefault="005D5126" w:rsidP="007012C8">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lang w:eastAsia="he-IL"/>
        </w:rPr>
      </w:pPr>
    </w:p>
    <w:p w14:paraId="63A08AC7" w14:textId="77777777" w:rsidR="005D5126" w:rsidRDefault="005D5126" w:rsidP="007012C8">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lang w:eastAsia="he-IL"/>
        </w:rPr>
      </w:pPr>
    </w:p>
    <w:p w14:paraId="63A08AC8" w14:textId="77777777" w:rsidR="005D5126" w:rsidRDefault="005D5126" w:rsidP="007012C8">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lang w:eastAsia="he-IL"/>
        </w:rPr>
      </w:pPr>
    </w:p>
    <w:p w14:paraId="63A08AC9" w14:textId="77777777" w:rsidR="005D5126" w:rsidRDefault="005D5126" w:rsidP="007012C8">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lang w:eastAsia="he-IL"/>
        </w:rPr>
      </w:pPr>
    </w:p>
    <w:p w14:paraId="63A08ACA" w14:textId="77777777" w:rsidR="005D5126" w:rsidRDefault="005D5126" w:rsidP="007012C8">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lang w:eastAsia="he-IL"/>
        </w:rPr>
      </w:pPr>
    </w:p>
    <w:p w14:paraId="63A08ACB" w14:textId="77777777" w:rsidR="005D5126" w:rsidRDefault="005D5126" w:rsidP="007012C8">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p>
    <w:p w14:paraId="63A08ACC" w14:textId="77777777" w:rsidR="007012C8" w:rsidRPr="007012C8" w:rsidRDefault="007012C8" w:rsidP="007012C8">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r w:rsidRPr="007012C8">
        <w:rPr>
          <w:rFonts w:ascii="Times New Roman" w:eastAsia="Times New Roman" w:hAnsi="Times New Roman" w:cs="David" w:hint="cs"/>
          <w:b/>
          <w:bCs/>
          <w:sz w:val="20"/>
          <w:szCs w:val="24"/>
          <w:u w:val="single"/>
          <w:rtl/>
          <w:lang w:eastAsia="he-IL"/>
        </w:rPr>
        <w:t>נספח "ט"</w:t>
      </w:r>
    </w:p>
    <w:p w14:paraId="63A08ACD" w14:textId="77777777" w:rsidR="007012C8" w:rsidRPr="007012C8" w:rsidRDefault="007012C8" w:rsidP="007012C8">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p>
    <w:p w14:paraId="63A08ACE" w14:textId="77777777" w:rsidR="007012C8" w:rsidRPr="007012C8" w:rsidRDefault="007012C8" w:rsidP="007012C8">
      <w:pPr>
        <w:widowControl w:val="0"/>
        <w:bidi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7012C8">
        <w:rPr>
          <w:rFonts w:ascii="Times New Roman" w:eastAsia="Times New Roman" w:hAnsi="Times New Roman" w:cs="David" w:hint="cs"/>
          <w:b/>
          <w:bCs/>
          <w:sz w:val="20"/>
          <w:szCs w:val="24"/>
          <w:u w:val="single"/>
          <w:rtl/>
          <w:lang w:eastAsia="he-IL"/>
        </w:rPr>
        <w:t>דוגמא לנוסח אישור השלמת הפרויקט/קטע מהפרויקט</w:t>
      </w:r>
    </w:p>
    <w:p w14:paraId="63A08ACF" w14:textId="77777777" w:rsidR="007012C8" w:rsidRPr="007012C8" w:rsidRDefault="007012C8" w:rsidP="007012C8">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3A08AD0" w14:textId="77777777" w:rsidR="007012C8" w:rsidRPr="007012C8" w:rsidRDefault="007012C8" w:rsidP="007012C8">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3A08AD1" w14:textId="77777777" w:rsidR="007012C8" w:rsidRPr="007012C8" w:rsidRDefault="007012C8" w:rsidP="007012C8">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3A08AD2" w14:textId="77777777" w:rsidR="007012C8" w:rsidRPr="007012C8" w:rsidRDefault="007012C8" w:rsidP="007012C8">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r w:rsidRPr="007012C8">
        <w:rPr>
          <w:rFonts w:ascii="Times New Roman" w:eastAsia="Times New Roman" w:hAnsi="Times New Roman" w:cs="David" w:hint="cs"/>
          <w:sz w:val="20"/>
          <w:szCs w:val="24"/>
          <w:rtl/>
          <w:lang w:eastAsia="he-IL"/>
        </w:rPr>
        <w:t>לכבוד :</w:t>
      </w:r>
    </w:p>
    <w:p w14:paraId="63A08AD3" w14:textId="77777777" w:rsidR="007012C8" w:rsidRPr="007012C8" w:rsidRDefault="00CF0ED6" w:rsidP="007012C8">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צד א בחוזה"/>
          <w:tag w:val="cntTzadA"/>
          <w:id w:val="-1560314012"/>
          <w:placeholder>
            <w:docPart w:val="073C7ACBC427428987960C2963F6F4B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r w:rsidR="007012C8" w:rsidRPr="007012C8">
            <w:rPr>
              <w:color w:val="00B0F0"/>
              <w:rtl/>
            </w:rPr>
            <w:t>[צד א בחוזה]</w:t>
          </w:r>
        </w:sdtContent>
      </w:sdt>
      <w:r w:rsidR="007012C8" w:rsidRPr="007012C8">
        <w:rPr>
          <w:rFonts w:ascii="Times New Roman" w:eastAsia="Times New Roman" w:hAnsi="Times New Roman" w:cs="David" w:hint="cs"/>
          <w:color w:val="008000"/>
          <w:sz w:val="24"/>
          <w:szCs w:val="24"/>
          <w:rtl/>
          <w:lang w:eastAsia="he-IL"/>
        </w:rPr>
        <w:br/>
      </w:r>
    </w:p>
    <w:p w14:paraId="63A08AD4" w14:textId="77777777" w:rsidR="007012C8" w:rsidRPr="007012C8" w:rsidRDefault="007012C8" w:rsidP="007012C8">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r w:rsidRPr="007012C8">
        <w:rPr>
          <w:rFonts w:ascii="Times New Roman" w:eastAsia="Times New Roman" w:hAnsi="Times New Roman" w:cs="David" w:hint="cs"/>
          <w:sz w:val="24"/>
          <w:szCs w:val="24"/>
          <w:rtl/>
          <w:lang w:eastAsia="he-IL"/>
        </w:rPr>
        <w:t>(המזמין)</w:t>
      </w:r>
    </w:p>
    <w:p w14:paraId="63A08AD5" w14:textId="77777777" w:rsidR="007012C8" w:rsidRPr="007012C8" w:rsidRDefault="007012C8" w:rsidP="007012C8">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63A08AD6" w14:textId="77777777" w:rsidR="007012C8" w:rsidRPr="007012C8" w:rsidRDefault="007012C8" w:rsidP="007012C8">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63A08AD7" w14:textId="77777777" w:rsidR="007012C8" w:rsidRPr="007012C8" w:rsidRDefault="007012C8" w:rsidP="007012C8">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63A08AD8" w14:textId="77777777" w:rsidR="007012C8" w:rsidRPr="007012C8" w:rsidRDefault="007012C8" w:rsidP="007012C8">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63A08AD9" w14:textId="77777777" w:rsidR="007012C8" w:rsidRPr="007012C8" w:rsidRDefault="007012C8" w:rsidP="007012C8">
      <w:pPr>
        <w:widowControl w:val="0"/>
        <w:spacing w:before="0" w:beforeAutospacing="0" w:after="0" w:afterAutospacing="0" w:line="480" w:lineRule="auto"/>
        <w:ind w:left="85" w:right="85" w:firstLine="6"/>
        <w:rPr>
          <w:rFonts w:ascii="Times New Roman" w:eastAsia="Times New Roman" w:hAnsi="Times New Roman" w:cs="David"/>
          <w:sz w:val="20"/>
          <w:szCs w:val="24"/>
          <w:rtl/>
          <w:lang w:eastAsia="he-IL"/>
        </w:rPr>
      </w:pPr>
      <w:r w:rsidRPr="007012C8">
        <w:rPr>
          <w:rFonts w:ascii="Times New Roman" w:eastAsia="Times New Roman" w:hAnsi="Times New Roman" w:cs="David" w:hint="cs"/>
          <w:sz w:val="24"/>
          <w:szCs w:val="24"/>
          <w:rtl/>
          <w:lang w:eastAsia="he-IL"/>
        </w:rPr>
        <w:t xml:space="preserve">אני הח"מ </w:t>
      </w:r>
      <w:sdt>
        <w:sdtPr>
          <w:rPr>
            <w:rFonts w:ascii="Times New Roman" w:eastAsia="Times New Roman" w:hAnsi="Times New Roman" w:cs="David"/>
            <w:color w:val="008000"/>
            <w:sz w:val="24"/>
            <w:szCs w:val="24"/>
            <w:rtl/>
            <w:lang w:eastAsia="he-IL"/>
          </w:rPr>
          <w:alias w:val="שם ספק"/>
          <w:tag w:val="cntSupllierName"/>
          <w:id w:val="-2065089673"/>
          <w:placeholder>
            <w:docPart w:val="B754E9F44DF74270AFDB91059984A7C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Pr="007012C8">
            <w:rPr>
              <w:color w:val="00B0F0"/>
              <w:rtl/>
            </w:rPr>
            <w:t>[שם ספק]</w:t>
          </w:r>
        </w:sdtContent>
      </w:sdt>
      <w:r w:rsidRPr="007012C8">
        <w:rPr>
          <w:rFonts w:ascii="Times New Roman" w:eastAsia="Times New Roman" w:hAnsi="Times New Roman" w:cs="David" w:hint="cs"/>
          <w:bCs/>
          <w:color w:val="008000"/>
          <w:sz w:val="24"/>
          <w:szCs w:val="24"/>
          <w:rtl/>
          <w:lang w:eastAsia="he-IL"/>
        </w:rPr>
        <w:t xml:space="preserve"> </w:t>
      </w:r>
      <w:r w:rsidRPr="007012C8">
        <w:rPr>
          <w:rFonts w:ascii="Times New Roman" w:eastAsia="Times New Roman" w:hAnsi="Times New Roman" w:cs="David" w:hint="cs"/>
          <w:sz w:val="24"/>
          <w:szCs w:val="24"/>
          <w:rtl/>
          <w:lang w:eastAsia="he-IL"/>
        </w:rPr>
        <w:t xml:space="preserve">לאחר שבדקתי את העבודות שבוצעו ב- </w:t>
      </w:r>
      <w:sdt>
        <w:sdtPr>
          <w:rPr>
            <w:rFonts w:ascii="Times New Roman" w:eastAsia="Times New Roman" w:hAnsi="Times New Roman" w:cs="David"/>
            <w:color w:val="008000"/>
            <w:sz w:val="24"/>
            <w:szCs w:val="24"/>
            <w:rtl/>
            <w:lang w:eastAsia="he-IL"/>
          </w:rPr>
          <w:alias w:val="שם אתר"/>
          <w:tag w:val="cntSite"/>
          <w:id w:val="-2078888936"/>
          <w:placeholder>
            <w:docPart w:val="02A56EDF02374FC393341B3B3DDAF376"/>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cs"/>
          </w:rPr>
        </w:sdtEndPr>
        <w:sdtContent>
          <w:r w:rsidRPr="007012C8">
            <w:rPr>
              <w:color w:val="00B0F0"/>
              <w:rtl/>
            </w:rPr>
            <w:t>[שם אתר]</w:t>
          </w:r>
        </w:sdtContent>
      </w:sdt>
      <w:r w:rsidRPr="007012C8">
        <w:rPr>
          <w:rFonts w:ascii="Times New Roman" w:eastAsia="Times New Roman" w:hAnsi="Times New Roman" w:cs="David" w:hint="cs"/>
          <w:sz w:val="24"/>
          <w:szCs w:val="24"/>
          <w:rtl/>
          <w:lang w:eastAsia="he-IL"/>
        </w:rPr>
        <w:t xml:space="preserve"> בקשר עם</w:t>
      </w:r>
      <w:r w:rsidRPr="007012C8">
        <w:rPr>
          <w:rFonts w:ascii="Times New Roman" w:eastAsia="Times New Roman" w:hAnsi="Times New Roman" w:cs="David" w:hint="cs"/>
          <w:color w:val="008000"/>
          <w:sz w:val="24"/>
          <w:szCs w:val="24"/>
          <w:rtl/>
          <w:lang w:eastAsia="he-IL"/>
        </w:rPr>
        <w:t xml:space="preserve"> </w:t>
      </w:r>
      <w:sdt>
        <w:sdtPr>
          <w:rPr>
            <w:rFonts w:ascii="Times New Roman" w:eastAsia="Times New Roman" w:hAnsi="Times New Roman" w:cs="David" w:hint="cs"/>
            <w:color w:val="008000"/>
            <w:sz w:val="24"/>
            <w:szCs w:val="24"/>
            <w:rtl/>
          </w:rPr>
          <w:alias w:val="תיאור עבודה"/>
          <w:tag w:val="cntJobDesc"/>
          <w:id w:val="-1278952023"/>
          <w:placeholder>
            <w:docPart w:val="1712330CCC0A4EE3AFDA507270E4B10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EndPr/>
        <w:sdtContent>
          <w:r w:rsidRPr="007012C8">
            <w:rPr>
              <w:color w:val="00B0F0"/>
              <w:rtl/>
            </w:rPr>
            <w:t>[תיאור עבודה]</w:t>
          </w:r>
        </w:sdtContent>
      </w:sdt>
      <w:r w:rsidRPr="007012C8">
        <w:rPr>
          <w:rFonts w:ascii="Times New Roman" w:eastAsia="Times New Roman" w:hAnsi="Times New Roman" w:cs="David" w:hint="cs"/>
          <w:sz w:val="24"/>
          <w:szCs w:val="24"/>
          <w:rtl/>
          <w:lang w:eastAsia="he-IL"/>
        </w:rPr>
        <w:t>, מאשר בזאת שהעבודות הנ"ל בוצעו והושלמו בהתאם להנחיותי</w:t>
      </w:r>
      <w:r w:rsidRPr="007012C8">
        <w:rPr>
          <w:rFonts w:ascii="Times New Roman" w:eastAsia="Times New Roman" w:hAnsi="Times New Roman" w:cs="David" w:hint="eastAsia"/>
          <w:sz w:val="24"/>
          <w:szCs w:val="24"/>
          <w:rtl/>
          <w:lang w:eastAsia="he-IL"/>
        </w:rPr>
        <w:t>י</w:t>
      </w:r>
      <w:r w:rsidRPr="007012C8">
        <w:rPr>
          <w:rFonts w:ascii="Times New Roman" w:eastAsia="Times New Roman" w:hAnsi="Times New Roman" w:cs="David" w:hint="cs"/>
          <w:sz w:val="24"/>
          <w:szCs w:val="24"/>
          <w:rtl/>
          <w:lang w:eastAsia="he-IL"/>
        </w:rPr>
        <w:t>, לתכניותי</w:t>
      </w:r>
      <w:r w:rsidRPr="007012C8">
        <w:rPr>
          <w:rFonts w:ascii="Times New Roman" w:eastAsia="Times New Roman" w:hAnsi="Times New Roman" w:cs="David" w:hint="eastAsia"/>
          <w:sz w:val="24"/>
          <w:szCs w:val="24"/>
          <w:rtl/>
          <w:lang w:eastAsia="he-IL"/>
        </w:rPr>
        <w:t>י</w:t>
      </w:r>
      <w:r w:rsidRPr="007012C8">
        <w:rPr>
          <w:rFonts w:ascii="Times New Roman" w:eastAsia="Times New Roman" w:hAnsi="Times New Roman" w:cs="David" w:hint="cs"/>
          <w:sz w:val="24"/>
          <w:szCs w:val="24"/>
          <w:rtl/>
          <w:lang w:eastAsia="he-IL"/>
        </w:rPr>
        <w:t>, בהתאם</w:t>
      </w:r>
      <w:r w:rsidRPr="007012C8">
        <w:rPr>
          <w:rFonts w:ascii="Times New Roman" w:eastAsia="Times New Roman" w:hAnsi="Times New Roman" w:cs="David" w:hint="cs"/>
          <w:sz w:val="20"/>
          <w:szCs w:val="24"/>
          <w:rtl/>
          <w:lang w:eastAsia="he-IL"/>
        </w:rPr>
        <w:t xml:space="preserve"> לתקנים מחייבים ולשביעות רצוני.</w:t>
      </w:r>
    </w:p>
    <w:p w14:paraId="63A08ADA" w14:textId="77777777" w:rsidR="007012C8" w:rsidRPr="007012C8" w:rsidRDefault="007012C8" w:rsidP="007012C8">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63A08ADB" w14:textId="77777777" w:rsidR="007012C8" w:rsidRPr="007012C8" w:rsidRDefault="007012C8" w:rsidP="007012C8">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3A08ADC" w14:textId="77777777" w:rsidR="007012C8" w:rsidRPr="007012C8" w:rsidRDefault="007012C8" w:rsidP="007012C8">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3A08ADD" w14:textId="77777777" w:rsidR="007012C8" w:rsidRPr="007012C8" w:rsidRDefault="007012C8" w:rsidP="007012C8">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3A08ADE" w14:textId="77777777" w:rsidR="007012C8" w:rsidRPr="007012C8" w:rsidRDefault="007012C8" w:rsidP="007012C8">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3A08ADF" w14:textId="77777777" w:rsidR="007012C8" w:rsidRPr="007012C8" w:rsidRDefault="007012C8" w:rsidP="007012C8">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sidRPr="007012C8">
        <w:rPr>
          <w:rFonts w:ascii="Times New Roman" w:eastAsia="Times New Roman" w:hAnsi="Times New Roman" w:cs="David" w:hint="cs"/>
          <w:sz w:val="20"/>
          <w:szCs w:val="24"/>
          <w:rtl/>
          <w:lang w:eastAsia="he-IL"/>
        </w:rPr>
        <w:t xml:space="preserve">                                                                                      בכבוד רב,</w:t>
      </w:r>
    </w:p>
    <w:p w14:paraId="63A08AE0" w14:textId="77777777" w:rsidR="007012C8" w:rsidRPr="007012C8" w:rsidRDefault="007012C8" w:rsidP="007012C8">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3A08AE1" w14:textId="77777777" w:rsidR="007012C8" w:rsidRPr="007012C8" w:rsidRDefault="007012C8" w:rsidP="007012C8">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3A08AE2" w14:textId="77777777" w:rsidR="007012C8" w:rsidRPr="007012C8" w:rsidRDefault="007012C8" w:rsidP="007012C8">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sidRPr="007012C8">
        <w:rPr>
          <w:rFonts w:ascii="Times New Roman" w:eastAsia="Times New Roman" w:hAnsi="Times New Roman" w:cs="David" w:hint="cs"/>
          <w:sz w:val="20"/>
          <w:szCs w:val="24"/>
          <w:rtl/>
          <w:lang w:eastAsia="he-IL"/>
        </w:rPr>
        <w:t xml:space="preserve">                                                                                                             ___________________</w:t>
      </w:r>
    </w:p>
    <w:p w14:paraId="63A08AE3" w14:textId="77777777" w:rsidR="007012C8" w:rsidRPr="007012C8" w:rsidRDefault="00CF0ED6" w:rsidP="007012C8">
      <w:pPr>
        <w:widowControl w:val="0"/>
        <w:tabs>
          <w:tab w:val="center" w:pos="6920"/>
        </w:tabs>
        <w:spacing w:before="0" w:beforeAutospacing="0" w:after="0" w:afterAutospacing="0" w:line="240" w:lineRule="auto"/>
        <w:ind w:left="5040" w:right="84" w:hanging="720"/>
        <w:jc w:val="center"/>
        <w:rPr>
          <w:rFonts w:ascii="Times New Roman" w:eastAsia="Times New Roman" w:hAnsi="Times New Roman" w:cs="David"/>
          <w:sz w:val="24"/>
          <w:szCs w:val="24"/>
          <w:rtl/>
          <w:lang w:eastAsia="he-IL"/>
        </w:rPr>
      </w:pPr>
      <w:sdt>
        <w:sdtPr>
          <w:rPr>
            <w:rFonts w:ascii="Times New Roman" w:eastAsia="Times New Roman" w:hAnsi="Times New Roman" w:cs="David"/>
            <w:color w:val="008000"/>
            <w:sz w:val="24"/>
            <w:szCs w:val="24"/>
            <w:rtl/>
            <w:lang w:eastAsia="he-IL"/>
          </w:rPr>
          <w:alias w:val="שם ספק"/>
          <w:tag w:val="cntSupllierName"/>
          <w:id w:val="-587307617"/>
          <w:placeholder>
            <w:docPart w:val="D3C8A8A42270476C8AE06464B8F57225"/>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7012C8" w:rsidRPr="007012C8">
            <w:rPr>
              <w:color w:val="00B0F0"/>
              <w:rtl/>
            </w:rPr>
            <w:t>[שם ספק]</w:t>
          </w:r>
        </w:sdtContent>
      </w:sdt>
    </w:p>
    <w:p w14:paraId="63A08AE4" w14:textId="77777777" w:rsidR="007012C8" w:rsidRPr="007012C8" w:rsidRDefault="007012C8" w:rsidP="007012C8">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r w:rsidRPr="007012C8">
        <w:rPr>
          <w:rFonts w:ascii="Times New Roman" w:eastAsia="Times New Roman" w:hAnsi="Times New Roman" w:cs="David" w:hint="cs"/>
          <w:sz w:val="20"/>
          <w:szCs w:val="20"/>
          <w:rtl/>
          <w:lang w:eastAsia="he-IL"/>
        </w:rPr>
        <w:t xml:space="preserve">                </w:t>
      </w:r>
      <w:r w:rsidRPr="007012C8">
        <w:rPr>
          <w:rFonts w:ascii="Times New Roman" w:eastAsia="Times New Roman" w:hAnsi="Times New Roman" w:cs="David" w:hint="cs"/>
          <w:sz w:val="20"/>
          <w:szCs w:val="20"/>
          <w:rtl/>
          <w:lang w:eastAsia="he-IL"/>
        </w:rPr>
        <w:tab/>
      </w:r>
      <w:r w:rsidRPr="007012C8">
        <w:rPr>
          <w:rFonts w:ascii="Times New Roman" w:eastAsia="Times New Roman" w:hAnsi="Times New Roman" w:cs="David" w:hint="cs"/>
          <w:sz w:val="20"/>
          <w:szCs w:val="20"/>
          <w:rtl/>
          <w:lang w:eastAsia="he-IL"/>
        </w:rPr>
        <w:tab/>
      </w:r>
      <w:r w:rsidRPr="007012C8">
        <w:rPr>
          <w:rFonts w:ascii="Times New Roman" w:eastAsia="Times New Roman" w:hAnsi="Times New Roman" w:cs="David" w:hint="cs"/>
          <w:sz w:val="20"/>
          <w:szCs w:val="20"/>
          <w:rtl/>
          <w:lang w:eastAsia="he-IL"/>
        </w:rPr>
        <w:tab/>
      </w:r>
      <w:r w:rsidRPr="007012C8">
        <w:rPr>
          <w:rFonts w:ascii="Times New Roman" w:eastAsia="Times New Roman" w:hAnsi="Times New Roman" w:cs="David" w:hint="cs"/>
          <w:sz w:val="20"/>
          <w:szCs w:val="20"/>
          <w:rtl/>
          <w:lang w:eastAsia="he-IL"/>
        </w:rPr>
        <w:tab/>
      </w:r>
      <w:r w:rsidRPr="007012C8">
        <w:rPr>
          <w:rFonts w:ascii="Times New Roman" w:eastAsia="Times New Roman" w:hAnsi="Times New Roman" w:cs="David" w:hint="cs"/>
          <w:sz w:val="20"/>
          <w:szCs w:val="20"/>
          <w:rtl/>
          <w:lang w:eastAsia="he-IL"/>
        </w:rPr>
        <w:tab/>
        <w:t xml:space="preserve">   </w:t>
      </w:r>
    </w:p>
    <w:p w14:paraId="63A08AE5" w14:textId="77777777" w:rsidR="007012C8" w:rsidRPr="007012C8" w:rsidRDefault="007012C8" w:rsidP="007012C8">
      <w:pPr>
        <w:widowControl w:val="0"/>
        <w:bidi w:val="0"/>
        <w:spacing w:before="0" w:beforeAutospacing="0" w:after="0" w:afterAutospacing="0" w:line="240" w:lineRule="auto"/>
        <w:jc w:val="center"/>
        <w:rPr>
          <w:rFonts w:ascii="Times New Roman" w:eastAsia="Times New Roman" w:hAnsi="Times New Roman" w:cs="David"/>
          <w:b/>
          <w:bCs/>
          <w:sz w:val="20"/>
          <w:szCs w:val="24"/>
          <w:lang w:eastAsia="he-IL"/>
        </w:rPr>
      </w:pPr>
    </w:p>
    <w:p w14:paraId="63A08AE6" w14:textId="77777777" w:rsidR="007012C8" w:rsidRPr="007012C8" w:rsidRDefault="007012C8" w:rsidP="007012C8">
      <w:pPr>
        <w:widowControl w:val="0"/>
        <w:bidi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7012C8">
        <w:rPr>
          <w:rFonts w:ascii="Times New Roman" w:eastAsia="Times New Roman" w:hAnsi="Times New Roman" w:cs="David" w:hint="cs"/>
          <w:sz w:val="20"/>
          <w:szCs w:val="20"/>
          <w:rtl/>
          <w:lang w:eastAsia="he-IL"/>
        </w:rPr>
        <w:br w:type="page"/>
      </w:r>
      <w:r w:rsidRPr="007012C8">
        <w:rPr>
          <w:rFonts w:ascii="Times New Roman" w:eastAsia="Times New Roman" w:hAnsi="Times New Roman" w:cs="David" w:hint="cs"/>
          <w:b/>
          <w:bCs/>
          <w:sz w:val="24"/>
          <w:szCs w:val="24"/>
          <w:u w:val="single"/>
          <w:rtl/>
          <w:lang w:eastAsia="he-IL"/>
        </w:rPr>
        <w:t xml:space="preserve">נספח "י" </w:t>
      </w:r>
    </w:p>
    <w:p w14:paraId="63A08AE7" w14:textId="77777777" w:rsidR="007012C8" w:rsidRPr="007012C8" w:rsidRDefault="007012C8" w:rsidP="007012C8">
      <w:pPr>
        <w:widowControl w:val="0"/>
        <w:bidi w:val="0"/>
        <w:spacing w:before="0" w:beforeAutospacing="0" w:after="0" w:afterAutospacing="0" w:line="240" w:lineRule="auto"/>
        <w:jc w:val="center"/>
        <w:rPr>
          <w:rFonts w:ascii="Times New Roman" w:eastAsia="Times New Roman" w:hAnsi="Times New Roman" w:cs="David"/>
          <w:b/>
          <w:bCs/>
          <w:sz w:val="24"/>
          <w:szCs w:val="24"/>
          <w:u w:val="single"/>
          <w:lang w:eastAsia="he-IL"/>
        </w:rPr>
      </w:pPr>
    </w:p>
    <w:p w14:paraId="63A08AE8" w14:textId="77777777" w:rsidR="007012C8" w:rsidRPr="007012C8" w:rsidRDefault="007012C8" w:rsidP="007012C8">
      <w:pPr>
        <w:widowControl w:val="0"/>
        <w:spacing w:before="0" w:beforeAutospacing="0" w:after="0" w:afterAutospacing="0" w:line="240" w:lineRule="auto"/>
        <w:jc w:val="center"/>
        <w:rPr>
          <w:rFonts w:ascii="Times New Roman" w:eastAsia="Times New Roman" w:hAnsi="Times New Roman" w:cs="David"/>
          <w:b/>
          <w:bCs/>
          <w:sz w:val="24"/>
          <w:szCs w:val="24"/>
          <w:u w:val="single"/>
          <w:lang w:eastAsia="he-IL"/>
        </w:rPr>
      </w:pPr>
      <w:r w:rsidRPr="007012C8">
        <w:rPr>
          <w:rFonts w:ascii="Times New Roman" w:eastAsia="Times New Roman" w:hAnsi="Times New Roman" w:cs="David" w:hint="cs"/>
          <w:b/>
          <w:bCs/>
          <w:sz w:val="24"/>
          <w:szCs w:val="24"/>
          <w:u w:val="single"/>
          <w:rtl/>
          <w:lang w:eastAsia="he-IL"/>
        </w:rPr>
        <w:t>דוגמא לנוסח הצהרת ה</w:t>
      </w:r>
      <w:r w:rsidR="00B06D6A">
        <w:rPr>
          <w:rFonts w:ascii="Times New Roman" w:eastAsia="Times New Roman" w:hAnsi="Times New Roman" w:cs="David" w:hint="cs"/>
          <w:b/>
          <w:bCs/>
          <w:sz w:val="24"/>
          <w:szCs w:val="24"/>
          <w:u w:val="single"/>
          <w:rtl/>
          <w:lang w:eastAsia="he-IL"/>
        </w:rPr>
        <w:t>יועץ</w:t>
      </w:r>
      <w:r w:rsidRPr="007012C8">
        <w:rPr>
          <w:rFonts w:ascii="Times New Roman" w:eastAsia="Times New Roman" w:hAnsi="Times New Roman" w:cs="David" w:hint="cs"/>
          <w:b/>
          <w:bCs/>
          <w:sz w:val="24"/>
          <w:szCs w:val="24"/>
          <w:u w:val="single"/>
          <w:rtl/>
          <w:lang w:eastAsia="he-IL"/>
        </w:rPr>
        <w:t xml:space="preserve"> בדבר היעדר תביעות</w:t>
      </w:r>
    </w:p>
    <w:p w14:paraId="63A08AE9" w14:textId="77777777" w:rsidR="007012C8" w:rsidRPr="007012C8" w:rsidRDefault="007012C8" w:rsidP="007012C8">
      <w:pPr>
        <w:widowControl w:val="0"/>
        <w:bidi w:val="0"/>
        <w:spacing w:before="0" w:beforeAutospacing="0" w:after="0" w:afterAutospacing="0" w:line="240" w:lineRule="auto"/>
        <w:ind w:left="180"/>
        <w:rPr>
          <w:rFonts w:ascii="Times New Roman" w:eastAsia="Times New Roman" w:hAnsi="Times New Roman" w:cs="David"/>
          <w:sz w:val="24"/>
          <w:szCs w:val="24"/>
          <w:lang w:eastAsia="he-IL"/>
        </w:rPr>
      </w:pPr>
    </w:p>
    <w:p w14:paraId="63A08AEA" w14:textId="77777777" w:rsidR="007012C8" w:rsidRPr="007012C8" w:rsidRDefault="007012C8" w:rsidP="007012C8">
      <w:pPr>
        <w:widowControl w:val="0"/>
        <w:spacing w:before="0" w:beforeAutospacing="0" w:after="0" w:afterAutospacing="0" w:line="240" w:lineRule="auto"/>
        <w:ind w:left="180"/>
        <w:rPr>
          <w:rFonts w:ascii="Times New Roman" w:eastAsia="Times New Roman" w:hAnsi="Times New Roman" w:cs="David"/>
          <w:color w:val="008000"/>
          <w:sz w:val="24"/>
          <w:szCs w:val="24"/>
          <w:rtl/>
          <w:lang w:eastAsia="he-IL"/>
        </w:rPr>
      </w:pPr>
      <w:r w:rsidRPr="007012C8">
        <w:rPr>
          <w:rFonts w:ascii="Times New Roman" w:eastAsia="Times New Roman" w:hAnsi="Times New Roman" w:cs="David" w:hint="cs"/>
          <w:sz w:val="24"/>
          <w:szCs w:val="24"/>
          <w:rtl/>
          <w:lang w:eastAsia="he-IL"/>
        </w:rPr>
        <w:t>לכבוד</w:t>
      </w:r>
      <w:r w:rsidRPr="007012C8">
        <w:rPr>
          <w:rFonts w:ascii="Times New Roman" w:eastAsia="Times New Roman" w:hAnsi="Times New Roman" w:cs="David" w:hint="cs"/>
          <w:color w:val="000000"/>
          <w:sz w:val="24"/>
          <w:szCs w:val="24"/>
          <w:rtl/>
          <w:lang w:eastAsia="he-IL"/>
        </w:rPr>
        <w:tab/>
      </w:r>
      <w:r w:rsidRPr="007012C8">
        <w:rPr>
          <w:rFonts w:ascii="Times New Roman" w:eastAsia="Times New Roman" w:hAnsi="Times New Roman" w:cs="David" w:hint="cs"/>
          <w:color w:val="000000"/>
          <w:sz w:val="24"/>
          <w:szCs w:val="24"/>
          <w:rtl/>
          <w:lang w:eastAsia="he-IL"/>
        </w:rPr>
        <w:br/>
      </w:r>
      <w:sdt>
        <w:sdtPr>
          <w:rPr>
            <w:rFonts w:ascii="Times New Roman" w:eastAsia="Times New Roman" w:hAnsi="Times New Roman" w:cs="David" w:hint="cs"/>
            <w:color w:val="008000"/>
            <w:sz w:val="24"/>
            <w:szCs w:val="24"/>
            <w:rtl/>
            <w:lang w:eastAsia="he-IL"/>
          </w:rPr>
          <w:alias w:val="צד א בחוזה"/>
          <w:tag w:val="cntTzadA"/>
          <w:id w:val="1384523153"/>
          <w:placeholder>
            <w:docPart w:val="0C617C68219B44A1A7C221441D534BF3"/>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r w:rsidRPr="007012C8">
            <w:rPr>
              <w:color w:val="00B0F0"/>
              <w:rtl/>
            </w:rPr>
            <w:t>[צד א בחוזה]</w:t>
          </w:r>
        </w:sdtContent>
      </w:sdt>
    </w:p>
    <w:p w14:paraId="63A08AEB" w14:textId="77777777" w:rsidR="007012C8" w:rsidRPr="007012C8" w:rsidRDefault="007012C8" w:rsidP="007012C8">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63A08AEC" w14:textId="77777777" w:rsidR="007012C8" w:rsidRPr="007012C8" w:rsidRDefault="007012C8" w:rsidP="007012C8">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7012C8">
        <w:rPr>
          <w:rFonts w:ascii="Times New Roman" w:eastAsia="Times New Roman" w:hAnsi="Times New Roman" w:cs="David" w:hint="cs"/>
          <w:sz w:val="24"/>
          <w:szCs w:val="24"/>
          <w:rtl/>
          <w:lang w:eastAsia="he-IL"/>
        </w:rPr>
        <w:t>ג.א.נ.,</w:t>
      </w:r>
    </w:p>
    <w:p w14:paraId="63A08AED" w14:textId="77777777" w:rsidR="007012C8" w:rsidRPr="007012C8" w:rsidRDefault="007012C8" w:rsidP="007012C8">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63A08AEE" w14:textId="77777777" w:rsidR="007012C8" w:rsidRPr="007012C8" w:rsidRDefault="007012C8" w:rsidP="007012C8">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7012C8">
        <w:rPr>
          <w:rFonts w:ascii="Times New Roman" w:eastAsia="Times New Roman" w:hAnsi="Times New Roman" w:cs="David" w:hint="cs"/>
          <w:sz w:val="24"/>
          <w:szCs w:val="24"/>
          <w:rtl/>
          <w:lang w:eastAsia="he-IL"/>
        </w:rPr>
        <w:t xml:space="preserve">אנו הח"מ מצהירים בזאת שעם קבלת סך של </w:t>
      </w:r>
      <w:r w:rsidRPr="007012C8">
        <w:rPr>
          <w:rFonts w:ascii="Times New Roman" w:eastAsia="Times New Roman" w:hAnsi="Times New Roman" w:cs="David" w:hint="cs"/>
          <w:sz w:val="24"/>
          <w:szCs w:val="24"/>
          <w:u w:val="single"/>
          <w:rtl/>
          <w:lang w:eastAsia="he-IL"/>
        </w:rPr>
        <w:t xml:space="preserve">                </w:t>
      </w:r>
      <w:r w:rsidRPr="007012C8">
        <w:rPr>
          <w:rFonts w:ascii="Times New Roman" w:eastAsia="Times New Roman" w:hAnsi="Times New Roman" w:cs="David" w:hint="cs"/>
          <w:sz w:val="24"/>
          <w:szCs w:val="24"/>
          <w:rtl/>
          <w:lang w:eastAsia="he-IL"/>
        </w:rPr>
        <w:t xml:space="preserve"> ש"ח (להלן:"</w:t>
      </w:r>
      <w:r w:rsidRPr="007012C8">
        <w:rPr>
          <w:rFonts w:ascii="Times New Roman" w:eastAsia="Times New Roman" w:hAnsi="Times New Roman" w:cs="David" w:hint="cs"/>
          <w:b/>
          <w:bCs/>
          <w:sz w:val="24"/>
          <w:szCs w:val="24"/>
          <w:rtl/>
          <w:lang w:eastAsia="he-IL"/>
        </w:rPr>
        <w:t>היתרה הסופית</w:t>
      </w:r>
      <w:r w:rsidRPr="007012C8">
        <w:rPr>
          <w:rFonts w:ascii="Times New Roman" w:eastAsia="Times New Roman" w:hAnsi="Times New Roman" w:cs="David" w:hint="cs"/>
          <w:sz w:val="24"/>
          <w:szCs w:val="24"/>
          <w:rtl/>
          <w:lang w:eastAsia="he-I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sdt>
        <w:sdtPr>
          <w:rPr>
            <w:rFonts w:ascii="Times New Roman" w:eastAsia="Times New Roman" w:hAnsi="Times New Roman" w:cs="David" w:hint="cs"/>
            <w:color w:val="008000"/>
            <w:sz w:val="24"/>
            <w:szCs w:val="24"/>
            <w:rtl/>
            <w:lang w:eastAsia="he-IL"/>
          </w:rPr>
          <w:alias w:val="שם אתר"/>
          <w:tag w:val="cntSite"/>
          <w:id w:val="-1398045152"/>
          <w:placeholder>
            <w:docPart w:val="1C15B72812694101871F388B27B1366D"/>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r w:rsidRPr="007012C8">
            <w:rPr>
              <w:color w:val="00B0F0"/>
              <w:rtl/>
            </w:rPr>
            <w:t>[שם אתר]</w:t>
          </w:r>
        </w:sdtContent>
      </w:sdt>
      <w:r w:rsidRPr="007012C8">
        <w:rPr>
          <w:rFonts w:ascii="Times New Roman" w:eastAsia="Times New Roman" w:hAnsi="Times New Roman" w:cs="David" w:hint="cs"/>
          <w:sz w:val="24"/>
          <w:szCs w:val="24"/>
          <w:rtl/>
          <w:lang w:eastAsia="he-IL"/>
        </w:rPr>
        <w:t xml:space="preserve"> עפ"י חוזה מיום </w:t>
      </w:r>
      <w:r w:rsidRPr="007012C8">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תאריך חתימת חוזה"/>
          <w:tag w:val="cntSignDate"/>
          <w:id w:val="-125693541"/>
          <w:placeholder>
            <w:docPart w:val="8596EDE2C0C546DFB64D789B8CEE22B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7012C8">
            <w:rPr>
              <w:color w:val="00B0F0"/>
              <w:rtl/>
            </w:rPr>
            <w:t>[תאריך חתימת חוזה]</w:t>
          </w:r>
        </w:sdtContent>
      </w:sdt>
      <w:r w:rsidRPr="007012C8">
        <w:rPr>
          <w:rFonts w:ascii="Times New Roman" w:eastAsia="Times New Roman" w:hAnsi="Times New Roman" w:cs="David" w:hint="cs"/>
          <w:sz w:val="24"/>
          <w:szCs w:val="24"/>
          <w:rtl/>
          <w:lang w:eastAsia="he-IL"/>
        </w:rPr>
        <w:t xml:space="preserve"> או עבור חלקן כמפורט להלן:</w:t>
      </w:r>
    </w:p>
    <w:p w14:paraId="63A08AEF" w14:textId="77777777" w:rsidR="007012C8" w:rsidRPr="007012C8" w:rsidRDefault="007012C8" w:rsidP="007012C8">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7012C8">
        <w:rPr>
          <w:rFonts w:ascii="Times New Roman" w:eastAsia="Times New Roman" w:hAnsi="Times New Roman" w:cs="David" w:hint="cs"/>
          <w:sz w:val="24"/>
          <w:szCs w:val="24"/>
          <w:rtl/>
          <w:lang w:eastAsia="he-IL"/>
        </w:rPr>
        <w:t>______________________________________________________________________________________________________________________________________________________</w:t>
      </w:r>
    </w:p>
    <w:p w14:paraId="63A08AF0" w14:textId="77777777" w:rsidR="007012C8" w:rsidRPr="007012C8" w:rsidRDefault="007012C8" w:rsidP="007012C8">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63A08AF1" w14:textId="77777777" w:rsidR="007012C8" w:rsidRPr="007012C8" w:rsidRDefault="007012C8" w:rsidP="007012C8">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7012C8">
        <w:rPr>
          <w:rFonts w:ascii="Times New Roman" w:eastAsia="Times New Roman" w:hAnsi="Times New Roman" w:cs="David" w:hint="cs"/>
          <w:sz w:val="24"/>
          <w:szCs w:val="24"/>
          <w:rtl/>
          <w:lang w:eastAsia="he-IL"/>
        </w:rPr>
        <w:t xml:space="preserve">ידוע לנו כי בכפוף להצהרתנו זו לעיל ולהלן, נמנעתם מלקזז מסכום היתרה הסופית, סכומים שלטענתכם, הייתם זכאים לקזז עפ"י החוזה הנ"ל. </w:t>
      </w:r>
    </w:p>
    <w:p w14:paraId="63A08AF2" w14:textId="77777777" w:rsidR="007012C8" w:rsidRPr="007012C8" w:rsidRDefault="007012C8" w:rsidP="007012C8">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7012C8">
        <w:rPr>
          <w:rFonts w:ascii="Times New Roman" w:eastAsia="Times New Roman" w:hAnsi="Times New Roman" w:cs="David" w:hint="cs"/>
          <w:sz w:val="24"/>
          <w:szCs w:val="24"/>
          <w:rtl/>
          <w:lang w:eastAsia="he-IL"/>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63A08AF3" w14:textId="77777777" w:rsidR="007012C8" w:rsidRPr="007012C8" w:rsidRDefault="007012C8" w:rsidP="007012C8">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63A08AF4" w14:textId="77777777" w:rsidR="007012C8" w:rsidRPr="007012C8" w:rsidRDefault="007012C8" w:rsidP="007012C8">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7012C8">
        <w:rPr>
          <w:rFonts w:ascii="Times New Roman" w:eastAsia="Times New Roman" w:hAnsi="Times New Roman" w:cs="David" w:hint="cs"/>
          <w:sz w:val="24"/>
          <w:szCs w:val="24"/>
          <w:rtl/>
          <w:lang w:eastAsia="he-IL"/>
        </w:rPr>
        <w:t>אנו מצהירים כי בחשבונות שהוגשו על ידינו ואשר אושרו על ידכם, לא נפלה טעות כלשהי, הם מדויקים ומעודכנים, נערכו כיאות ובדרך חשבונאית נכונה ומתאימה.</w:t>
      </w:r>
    </w:p>
    <w:p w14:paraId="63A08AF5" w14:textId="77777777" w:rsidR="007012C8" w:rsidRPr="007012C8" w:rsidRDefault="007012C8" w:rsidP="007012C8">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63A08AF6" w14:textId="77777777" w:rsidR="007012C8" w:rsidRPr="007012C8" w:rsidRDefault="007012C8" w:rsidP="007012C8">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7012C8">
        <w:rPr>
          <w:rFonts w:ascii="Times New Roman" w:eastAsia="Times New Roman" w:hAnsi="Times New Roman" w:cs="David" w:hint="cs"/>
          <w:sz w:val="24"/>
          <w:szCs w:val="24"/>
          <w:rtl/>
          <w:lang w:eastAsia="he-IL"/>
        </w:rPr>
        <w:t>ידוע לנו כי אין בהצהרתנו זו כדי לגרוע מכל סעד לו זכאי המזמין על פי החוזה הנ"ל.</w:t>
      </w:r>
    </w:p>
    <w:p w14:paraId="63A08AF7" w14:textId="77777777" w:rsidR="007012C8" w:rsidRPr="007012C8" w:rsidRDefault="007012C8" w:rsidP="007012C8">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63A08AF8" w14:textId="77777777" w:rsidR="007012C8" w:rsidRPr="007012C8" w:rsidRDefault="007012C8" w:rsidP="007012C8">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63A08AF9" w14:textId="77777777" w:rsidR="007012C8" w:rsidRPr="007012C8" w:rsidRDefault="007012C8" w:rsidP="007012C8">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7012C8">
        <w:rPr>
          <w:rFonts w:ascii="Times New Roman" w:eastAsia="Times New Roman" w:hAnsi="Times New Roman" w:cs="David" w:hint="cs"/>
          <w:b/>
          <w:bCs/>
          <w:sz w:val="24"/>
          <w:szCs w:val="24"/>
          <w:rtl/>
          <w:lang w:eastAsia="he-IL"/>
        </w:rPr>
        <w:t>ולראיה באנו על החתום:</w:t>
      </w:r>
    </w:p>
    <w:p w14:paraId="63A08AFA" w14:textId="77777777" w:rsidR="007012C8" w:rsidRPr="007012C8" w:rsidRDefault="007012C8" w:rsidP="007012C8">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63A08AFB" w14:textId="77777777" w:rsidR="007012C8" w:rsidRPr="007012C8" w:rsidRDefault="007012C8" w:rsidP="007012C8">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7012C8">
        <w:rPr>
          <w:rFonts w:ascii="Times New Roman" w:eastAsia="Times New Roman" w:hAnsi="Times New Roman" w:cs="David" w:hint="cs"/>
          <w:sz w:val="24"/>
          <w:szCs w:val="24"/>
          <w:rtl/>
          <w:lang w:eastAsia="he-IL"/>
        </w:rPr>
        <w:t xml:space="preserve">היום </w:t>
      </w:r>
      <w:r w:rsidRPr="007012C8">
        <w:rPr>
          <w:rFonts w:ascii="Times New Roman" w:eastAsia="Times New Roman" w:hAnsi="Times New Roman" w:cs="David" w:hint="cs"/>
          <w:sz w:val="24"/>
          <w:szCs w:val="24"/>
          <w:u w:val="single"/>
          <w:rtl/>
          <w:lang w:eastAsia="he-IL"/>
        </w:rPr>
        <w:t xml:space="preserve">             </w:t>
      </w:r>
      <w:r w:rsidRPr="007012C8">
        <w:rPr>
          <w:rFonts w:ascii="Times New Roman" w:eastAsia="Times New Roman" w:hAnsi="Times New Roman" w:cs="David" w:hint="cs"/>
          <w:sz w:val="24"/>
          <w:szCs w:val="24"/>
          <w:rtl/>
          <w:lang w:eastAsia="he-IL"/>
        </w:rPr>
        <w:t xml:space="preserve"> לחודש </w:t>
      </w:r>
      <w:r w:rsidRPr="007012C8">
        <w:rPr>
          <w:rFonts w:ascii="Times New Roman" w:eastAsia="Times New Roman" w:hAnsi="Times New Roman" w:cs="David" w:hint="cs"/>
          <w:sz w:val="24"/>
          <w:szCs w:val="24"/>
          <w:u w:val="single"/>
          <w:rtl/>
          <w:lang w:eastAsia="he-IL"/>
        </w:rPr>
        <w:t xml:space="preserve">               </w:t>
      </w:r>
      <w:r w:rsidRPr="007012C8">
        <w:rPr>
          <w:rFonts w:ascii="Times New Roman" w:eastAsia="Times New Roman" w:hAnsi="Times New Roman" w:cs="David" w:hint="cs"/>
          <w:sz w:val="24"/>
          <w:szCs w:val="24"/>
          <w:rtl/>
          <w:lang w:eastAsia="he-IL"/>
        </w:rPr>
        <w:t xml:space="preserve"> לשנה _________</w:t>
      </w:r>
    </w:p>
    <w:p w14:paraId="63A08AFC" w14:textId="77777777" w:rsidR="007012C8" w:rsidRPr="007012C8" w:rsidRDefault="007012C8" w:rsidP="007012C8">
      <w:pPr>
        <w:widowControl w:val="0"/>
        <w:spacing w:before="0" w:beforeAutospacing="0" w:after="0" w:afterAutospacing="0" w:line="240" w:lineRule="auto"/>
        <w:ind w:left="4435" w:firstLine="671"/>
        <w:rPr>
          <w:rFonts w:ascii="Times New Roman" w:eastAsia="Times New Roman" w:hAnsi="Times New Roman" w:cs="David"/>
          <w:sz w:val="24"/>
          <w:szCs w:val="24"/>
          <w:rtl/>
          <w:lang w:eastAsia="he-IL"/>
        </w:rPr>
      </w:pPr>
    </w:p>
    <w:p w14:paraId="63A08AFD" w14:textId="77777777" w:rsidR="007012C8" w:rsidRPr="007012C8" w:rsidRDefault="007012C8" w:rsidP="007012C8">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7012C8">
        <w:rPr>
          <w:rFonts w:ascii="Times New Roman" w:eastAsia="Times New Roman" w:hAnsi="Times New Roman" w:cs="David" w:hint="cs"/>
          <w:sz w:val="24"/>
          <w:szCs w:val="24"/>
          <w:rtl/>
          <w:lang w:eastAsia="he-IL"/>
        </w:rPr>
        <w:t>חתימה וחותמת ה</w:t>
      </w:r>
      <w:r w:rsidR="00B06D6A">
        <w:rPr>
          <w:rFonts w:ascii="Times New Roman" w:eastAsia="Times New Roman" w:hAnsi="Times New Roman" w:cs="David" w:hint="cs"/>
          <w:sz w:val="24"/>
          <w:szCs w:val="24"/>
          <w:rtl/>
          <w:lang w:eastAsia="he-IL"/>
        </w:rPr>
        <w:t>יועץ</w:t>
      </w:r>
      <w:r w:rsidRPr="007012C8">
        <w:rPr>
          <w:rFonts w:ascii="Times New Roman" w:eastAsia="Times New Roman" w:hAnsi="Times New Roman" w:cs="David" w:hint="cs"/>
          <w:sz w:val="24"/>
          <w:szCs w:val="24"/>
          <w:rtl/>
          <w:lang w:eastAsia="he-IL"/>
        </w:rPr>
        <w:t>:</w:t>
      </w:r>
    </w:p>
    <w:p w14:paraId="63A08AFE" w14:textId="77777777" w:rsidR="007012C8" w:rsidRPr="007012C8" w:rsidRDefault="007012C8" w:rsidP="007012C8">
      <w:pPr>
        <w:widowControl w:val="0"/>
        <w:spacing w:before="0" w:beforeAutospacing="0" w:after="0" w:afterAutospacing="0" w:line="240" w:lineRule="auto"/>
        <w:ind w:left="4435" w:hanging="71"/>
        <w:rPr>
          <w:rFonts w:ascii="Times New Roman" w:eastAsia="Times New Roman" w:hAnsi="Times New Roman" w:cs="David"/>
          <w:color w:val="00B0F0"/>
          <w:sz w:val="24"/>
          <w:szCs w:val="24"/>
          <w:u w:val="single"/>
          <w:rtl/>
          <w:lang w:eastAsia="he-IL"/>
        </w:rPr>
      </w:pPr>
      <w:r w:rsidRPr="007012C8">
        <w:rPr>
          <w:rFonts w:ascii="Times New Roman" w:eastAsia="Times New Roman" w:hAnsi="Times New Roman" w:cs="David" w:hint="cs"/>
          <w:color w:val="00B0F0"/>
          <w:sz w:val="24"/>
          <w:szCs w:val="24"/>
          <w:u w:val="single"/>
          <w:rtl/>
          <w:lang w:eastAsia="he-IL"/>
        </w:rPr>
        <w:t xml:space="preserve">                  </w:t>
      </w:r>
    </w:p>
    <w:p w14:paraId="63A08AFF" w14:textId="77777777" w:rsidR="007012C8" w:rsidRPr="007012C8" w:rsidRDefault="007012C8" w:rsidP="007012C8">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7012C8">
        <w:rPr>
          <w:rFonts w:ascii="Times New Roman" w:eastAsia="Times New Roman" w:hAnsi="Times New Roman" w:cs="David" w:hint="cs"/>
          <w:sz w:val="24"/>
          <w:szCs w:val="24"/>
          <w:rtl/>
          <w:lang w:eastAsia="he-IL"/>
        </w:rPr>
        <w:t xml:space="preserve">_______________________ </w:t>
      </w:r>
    </w:p>
    <w:p w14:paraId="63A08B00" w14:textId="77777777" w:rsidR="007012C8" w:rsidRPr="007012C8" w:rsidRDefault="007012C8" w:rsidP="007012C8">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7012C8">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545567918"/>
          <w:placeholder>
            <w:docPart w:val="80CBB01FDF2A44C3861AC7FBD8AB267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Pr="007012C8">
            <w:rPr>
              <w:color w:val="00B0F0"/>
              <w:rtl/>
            </w:rPr>
            <w:t>[שם ספק]</w:t>
          </w:r>
        </w:sdtContent>
      </w:sdt>
    </w:p>
    <w:p w14:paraId="63A08B01" w14:textId="77777777" w:rsidR="007012C8" w:rsidRPr="007012C8" w:rsidRDefault="007012C8" w:rsidP="007012C8">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63A08B02" w14:textId="77777777" w:rsidR="007012C8" w:rsidRPr="007012C8" w:rsidRDefault="007012C8" w:rsidP="007012C8">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63A08B03" w14:textId="77777777" w:rsidR="007012C8" w:rsidRPr="007012C8" w:rsidRDefault="007012C8" w:rsidP="007012C8">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63A08B04" w14:textId="77777777" w:rsidR="007012C8" w:rsidRPr="007012C8" w:rsidRDefault="007012C8" w:rsidP="007012C8">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7012C8">
        <w:rPr>
          <w:rFonts w:ascii="Times New Roman" w:eastAsia="Times New Roman" w:hAnsi="Times New Roman" w:cs="David" w:hint="cs"/>
          <w:b/>
          <w:bCs/>
          <w:sz w:val="24"/>
          <w:szCs w:val="24"/>
          <w:rtl/>
          <w:lang w:eastAsia="he-IL"/>
        </w:rPr>
        <w:t>אישור</w:t>
      </w:r>
    </w:p>
    <w:p w14:paraId="63A08B05" w14:textId="77777777" w:rsidR="007012C8" w:rsidRPr="007012C8" w:rsidRDefault="007012C8" w:rsidP="007012C8">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7012C8">
        <w:rPr>
          <w:rFonts w:ascii="Times New Roman" w:eastAsia="Times New Roman" w:hAnsi="Times New Roman" w:cs="David" w:hint="cs"/>
          <w:sz w:val="24"/>
          <w:szCs w:val="24"/>
          <w:rtl/>
          <w:lang w:eastAsia="he-IL"/>
        </w:rPr>
        <w:t>אני הח"מ ____________________ עו"ד/רו"ח מאשר כי ה"ה _________________שחתימתם בצירוף חותמת _________________ (להלן:"</w:t>
      </w:r>
      <w:r w:rsidRPr="007012C8">
        <w:rPr>
          <w:rFonts w:ascii="Times New Roman" w:eastAsia="Times New Roman" w:hAnsi="Times New Roman" w:cs="David" w:hint="cs"/>
          <w:b/>
          <w:bCs/>
          <w:sz w:val="24"/>
          <w:szCs w:val="24"/>
          <w:rtl/>
          <w:lang w:eastAsia="he-IL"/>
        </w:rPr>
        <w:t>החברה</w:t>
      </w:r>
      <w:r w:rsidRPr="007012C8">
        <w:rPr>
          <w:rFonts w:ascii="Times New Roman" w:eastAsia="Times New Roman" w:hAnsi="Times New Roman" w:cs="David" w:hint="cs"/>
          <w:sz w:val="24"/>
          <w:szCs w:val="24"/>
          <w:rtl/>
          <w:lang w:eastAsia="he-IL"/>
        </w:rPr>
        <w:t>") ו/או שמה המודפס מחייבת את החברה לכל דבר וענין, חתמו בפני על מסמך זה.</w:t>
      </w:r>
    </w:p>
    <w:p w14:paraId="63A08B06" w14:textId="77777777" w:rsidR="007012C8" w:rsidRPr="007012C8" w:rsidRDefault="007012C8" w:rsidP="007012C8">
      <w:pPr>
        <w:widowControl w:val="0"/>
        <w:tabs>
          <w:tab w:val="center" w:pos="2540"/>
          <w:tab w:val="right" w:pos="5600"/>
        </w:tabs>
        <w:spacing w:before="0" w:beforeAutospacing="0" w:after="0" w:afterAutospacing="0" w:line="240" w:lineRule="auto"/>
        <w:ind w:left="240"/>
        <w:jc w:val="center"/>
        <w:rPr>
          <w:rFonts w:ascii="Times New Roman" w:eastAsia="Times New Roman" w:hAnsi="Times New Roman" w:cs="David"/>
          <w:sz w:val="24"/>
          <w:szCs w:val="24"/>
          <w:rtl/>
          <w:lang w:eastAsia="he-IL"/>
        </w:rPr>
      </w:pPr>
    </w:p>
    <w:p w14:paraId="63A08B07" w14:textId="77777777" w:rsidR="007012C8" w:rsidRPr="007012C8" w:rsidRDefault="007012C8" w:rsidP="007012C8">
      <w:pPr>
        <w:widowControl w:val="0"/>
        <w:tabs>
          <w:tab w:val="center" w:pos="1082"/>
          <w:tab w:val="center" w:pos="7319"/>
        </w:tabs>
        <w:spacing w:before="0" w:beforeAutospacing="0" w:after="0" w:afterAutospacing="0" w:line="240" w:lineRule="auto"/>
        <w:rPr>
          <w:rFonts w:ascii="Times New Roman" w:eastAsia="Times New Roman" w:hAnsi="Times New Roman" w:cs="David"/>
          <w:sz w:val="24"/>
          <w:szCs w:val="24"/>
          <w:rtl/>
          <w:lang w:eastAsia="he-IL"/>
        </w:rPr>
      </w:pPr>
      <w:r w:rsidRPr="007012C8">
        <w:rPr>
          <w:rFonts w:ascii="Times New Roman" w:eastAsia="Times New Roman" w:hAnsi="Times New Roman" w:cs="David" w:hint="cs"/>
          <w:sz w:val="24"/>
          <w:szCs w:val="24"/>
          <w:rtl/>
          <w:lang w:eastAsia="he-IL"/>
        </w:rPr>
        <w:t xml:space="preserve">    תאריך : _______   </w:t>
      </w:r>
      <w:r w:rsidRPr="007012C8">
        <w:rPr>
          <w:rFonts w:ascii="Times New Roman" w:eastAsia="Times New Roman" w:hAnsi="Times New Roman" w:cs="David" w:hint="cs"/>
          <w:sz w:val="24"/>
          <w:szCs w:val="24"/>
          <w:rtl/>
          <w:lang w:eastAsia="he-IL"/>
        </w:rPr>
        <w:tab/>
        <w:t>חתימה וחותמת עו"ד/רו"ח : _______________________</w:t>
      </w:r>
    </w:p>
    <w:p w14:paraId="63A08B08" w14:textId="77777777" w:rsidR="007012C8" w:rsidRPr="007012C8" w:rsidRDefault="007012C8" w:rsidP="007012C8">
      <w:pPr>
        <w:widowControl w:val="0"/>
        <w:spacing w:before="0" w:beforeAutospacing="0" w:after="0" w:afterAutospacing="0" w:line="240" w:lineRule="auto"/>
        <w:rPr>
          <w:rFonts w:ascii="Times New Roman" w:eastAsia="Times New Roman" w:hAnsi="Times New Roman" w:cs="David"/>
          <w:sz w:val="20"/>
          <w:szCs w:val="20"/>
          <w:rtl/>
          <w:lang w:eastAsia="he-IL"/>
        </w:rPr>
      </w:pPr>
    </w:p>
    <w:p w14:paraId="63A08B09" w14:textId="77777777" w:rsidR="007012C8" w:rsidRPr="007012C8" w:rsidRDefault="007012C8" w:rsidP="007012C8">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0"/>
          <w:szCs w:val="24"/>
          <w:lang w:eastAsia="he-IL"/>
        </w:rPr>
      </w:pPr>
    </w:p>
    <w:p w14:paraId="63A08B0A" w14:textId="77777777" w:rsidR="007012C8" w:rsidRPr="007012C8" w:rsidRDefault="007012C8" w:rsidP="007012C8">
      <w:pPr>
        <w:widowControl w:val="0"/>
        <w:spacing w:before="0" w:beforeAutospacing="0" w:after="0" w:afterAutospacing="0" w:line="240" w:lineRule="auto"/>
        <w:jc w:val="center"/>
        <w:outlineLvl w:val="7"/>
      </w:pPr>
    </w:p>
    <w:p w14:paraId="63A08B0B" w14:textId="77777777" w:rsidR="00F600CB" w:rsidRPr="00F600CB" w:rsidRDefault="00F600CB" w:rsidP="00F600CB">
      <w:pPr>
        <w:widowControl w:val="0"/>
        <w:bidi w:val="0"/>
        <w:spacing w:before="0" w:beforeAutospacing="0" w:after="0" w:afterAutospacing="0" w:line="240" w:lineRule="auto"/>
        <w:jc w:val="center"/>
        <w:rPr>
          <w:rFonts w:ascii="Times New Roman" w:eastAsia="Times New Roman" w:hAnsi="Times New Roman" w:cs="David"/>
          <w:sz w:val="25"/>
          <w:szCs w:val="25"/>
        </w:rPr>
      </w:pPr>
    </w:p>
    <w:p w14:paraId="63A08B0C" w14:textId="77777777" w:rsidR="001A69D5" w:rsidRPr="00F600CB" w:rsidRDefault="001A69D5" w:rsidP="00F600CB">
      <w:pPr>
        <w:rPr>
          <w:rtl/>
        </w:rPr>
      </w:pPr>
    </w:p>
    <w:sectPr w:rsidR="001A69D5" w:rsidRPr="00F600CB" w:rsidSect="00CF334C">
      <w:headerReference w:type="default" r:id="rId13"/>
      <w:footerReference w:type="default" r:id="rId14"/>
      <w:pgSz w:w="11906" w:h="16838"/>
      <w:pgMar w:top="1440" w:right="1800" w:bottom="851" w:left="1800" w:header="708" w:footer="130"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3A08B12" w14:textId="77777777" w:rsidR="00970771" w:rsidRDefault="00970771" w:rsidP="00AF234B">
      <w:pPr>
        <w:spacing w:before="0" w:after="0" w:line="240" w:lineRule="auto"/>
      </w:pPr>
      <w:r>
        <w:separator/>
      </w:r>
    </w:p>
  </w:endnote>
  <w:endnote w:type="continuationSeparator" w:id="0">
    <w:p w14:paraId="63A08B13" w14:textId="77777777" w:rsidR="00970771" w:rsidRDefault="00970771" w:rsidP="00AF234B">
      <w:pPr>
        <w:spacing w:before="0" w:after="0" w:line="240" w:lineRule="auto"/>
      </w:pPr>
      <w:r>
        <w:continuationSeparator/>
      </w:r>
    </w:p>
  </w:endnote>
  <w:endnote w:type="continuationNotice" w:id="1">
    <w:p w14:paraId="63A08B14" w14:textId="77777777" w:rsidR="00970771" w:rsidRDefault="00970771">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altName w:val="Arial"/>
    <w:panose1 w:val="020E0502060401010101"/>
    <w:charset w:val="00"/>
    <w:family w:val="swiss"/>
    <w:pitch w:val="variable"/>
    <w:sig w:usb0="00000803" w:usb1="00000000" w:usb2="00000000" w:usb3="00000000" w:csb0="0000002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l‚r ƒSƒVƒbƒN"/>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11"/>
      <w:bidiVisual/>
      <w:tblW w:w="85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
      <w:gridCol w:w="1646"/>
      <w:gridCol w:w="3015"/>
      <w:gridCol w:w="233"/>
      <w:gridCol w:w="1044"/>
      <w:gridCol w:w="1763"/>
    </w:tblGrid>
    <w:tr w:rsidR="00970771" w:rsidRPr="00F9528C" w14:paraId="63A08B1C" w14:textId="77777777" w:rsidTr="00CE1D16">
      <w:tc>
        <w:tcPr>
          <w:tcW w:w="810" w:type="dxa"/>
        </w:tcPr>
        <w:p w14:paraId="63A08B16" w14:textId="77777777" w:rsidR="00970771" w:rsidRPr="00F9528C" w:rsidRDefault="00970771" w:rsidP="00970771">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פרויקט</w:t>
          </w:r>
          <w:r>
            <w:rPr>
              <w:rFonts w:ascii="David" w:hAnsi="David" w:hint="cs"/>
              <w:sz w:val="20"/>
              <w:szCs w:val="20"/>
              <w:rtl/>
            </w:rPr>
            <w:t>:</w:t>
          </w:r>
          <w:r w:rsidRPr="00F9528C">
            <w:rPr>
              <w:rFonts w:ascii="David" w:hAnsi="David" w:hint="cs"/>
              <w:sz w:val="20"/>
              <w:szCs w:val="20"/>
              <w:rtl/>
            </w:rPr>
            <w:t xml:space="preserve"> </w:t>
          </w:r>
        </w:p>
      </w:tc>
      <w:sdt>
        <w:sdtPr>
          <w:rPr>
            <w:rFonts w:ascii="David" w:hAnsi="David"/>
            <w:color w:val="00B0F0"/>
            <w:sz w:val="20"/>
            <w:szCs w:val="20"/>
            <w:rtl/>
          </w:rPr>
          <w:alias w:val="שם הפרויקט"/>
          <w:tag w:val="cntProjectName"/>
          <w:id w:val="-1066646411"/>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tc>
            <w:tcPr>
              <w:tcW w:w="1646" w:type="dxa"/>
            </w:tcPr>
            <w:p w14:paraId="63A08B17" w14:textId="77777777" w:rsidR="00970771" w:rsidRPr="00F9528C" w:rsidRDefault="00970771" w:rsidP="00970771">
              <w:pPr>
                <w:tabs>
                  <w:tab w:val="center" w:pos="4153"/>
                  <w:tab w:val="right" w:pos="8306"/>
                </w:tabs>
                <w:spacing w:before="0" w:after="0" w:line="240" w:lineRule="auto"/>
                <w:rPr>
                  <w:rFonts w:ascii="David" w:hAnsi="David"/>
                  <w:color w:val="00B0F0"/>
                  <w:sz w:val="20"/>
                  <w:szCs w:val="20"/>
                  <w:rtl/>
                </w:rPr>
              </w:pPr>
              <w:r w:rsidRPr="00F9528C">
                <w:rPr>
                  <w:color w:val="00B0F0"/>
                  <w:sz w:val="20"/>
                  <w:szCs w:val="20"/>
                  <w:rtl/>
                </w:rPr>
                <w:t>[שם הפרויקט]</w:t>
              </w:r>
            </w:p>
          </w:tc>
        </w:sdtContent>
      </w:sdt>
      <w:tc>
        <w:tcPr>
          <w:tcW w:w="3015" w:type="dxa"/>
        </w:tcPr>
        <w:p w14:paraId="63A08B18" w14:textId="77777777" w:rsidR="00970771" w:rsidRPr="00F9528C" w:rsidRDefault="00970771" w:rsidP="005D5126">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 xml:space="preserve">תבנית: </w:t>
          </w:r>
          <w:sdt>
            <w:sdtPr>
              <w:rPr>
                <w:rFonts w:ascii="David" w:hAnsi="David" w:hint="cs"/>
                <w:sz w:val="20"/>
                <w:szCs w:val="20"/>
                <w:rtl/>
              </w:rPr>
              <w:alias w:val="תבנית חוזה"/>
              <w:tag w:val="cntContractType"/>
              <w:id w:val="-151752853"/>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sidR="005D5126">
                <w:rPr>
                  <w:rFonts w:ascii="David" w:hAnsi="David" w:hint="cs"/>
                  <w:sz w:val="20"/>
                  <w:szCs w:val="20"/>
                  <w:rtl/>
                </w:rPr>
                <w:t>חשב כמויות</w:t>
              </w:r>
            </w:sdtContent>
          </w:sdt>
        </w:p>
      </w:tc>
      <w:tc>
        <w:tcPr>
          <w:tcW w:w="233" w:type="dxa"/>
        </w:tcPr>
        <w:p w14:paraId="63A08B19" w14:textId="77777777" w:rsidR="00970771" w:rsidRPr="00F9528C" w:rsidRDefault="00970771" w:rsidP="00970771">
          <w:pPr>
            <w:tabs>
              <w:tab w:val="center" w:pos="4153"/>
              <w:tab w:val="right" w:pos="8306"/>
            </w:tabs>
            <w:spacing w:before="0" w:after="0" w:line="240" w:lineRule="auto"/>
            <w:rPr>
              <w:rFonts w:ascii="David" w:hAnsi="David"/>
              <w:sz w:val="16"/>
              <w:szCs w:val="16"/>
              <w:rtl/>
            </w:rPr>
          </w:pPr>
        </w:p>
      </w:tc>
      <w:tc>
        <w:tcPr>
          <w:tcW w:w="1044" w:type="dxa"/>
        </w:tcPr>
        <w:p w14:paraId="63A08B1A" w14:textId="77777777" w:rsidR="00970771" w:rsidRPr="00F9528C" w:rsidRDefault="00970771" w:rsidP="00970771">
          <w:pPr>
            <w:tabs>
              <w:tab w:val="center" w:pos="4153"/>
              <w:tab w:val="right" w:pos="8306"/>
            </w:tabs>
            <w:spacing w:before="0" w:after="0" w:line="240" w:lineRule="auto"/>
            <w:rPr>
              <w:rFonts w:ascii="David" w:hAnsi="David"/>
              <w:sz w:val="20"/>
              <w:szCs w:val="20"/>
              <w:rtl/>
            </w:rPr>
          </w:pPr>
          <w:r w:rsidRPr="00F9528C">
            <w:rPr>
              <w:rFonts w:ascii="David" w:hAnsi="David"/>
              <w:sz w:val="20"/>
              <w:szCs w:val="20"/>
              <w:rtl/>
            </w:rPr>
            <w:t>מס' חוזה</w:t>
          </w:r>
          <w:r w:rsidRPr="00F9528C">
            <w:rPr>
              <w:rFonts w:ascii="David" w:hAnsi="David" w:hint="cs"/>
              <w:sz w:val="20"/>
              <w:szCs w:val="20"/>
              <w:rtl/>
            </w:rPr>
            <w:t>:</w:t>
          </w:r>
        </w:p>
      </w:tc>
      <w:sdt>
        <w:sdtPr>
          <w:rPr>
            <w:rFonts w:ascii="David" w:hAnsi="David" w:hint="cs"/>
            <w:sz w:val="20"/>
            <w:szCs w:val="20"/>
            <w:rtl/>
          </w:rPr>
          <w:alias w:val="ערך של מזהה מסמך"/>
          <w:tag w:val="_dlc_DocId"/>
          <w:id w:val="939875753"/>
          <w:lock w:val="contentLocked"/>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EndPr/>
        <w:sdtContent>
          <w:tc>
            <w:tcPr>
              <w:tcW w:w="1763" w:type="dxa"/>
            </w:tcPr>
            <w:p w14:paraId="63A08B1B" w14:textId="13DE80F7" w:rsidR="00970771" w:rsidRPr="00F9528C" w:rsidRDefault="00B4600F" w:rsidP="00970771">
              <w:pPr>
                <w:tabs>
                  <w:tab w:val="center" w:pos="4153"/>
                  <w:tab w:val="right" w:pos="8306"/>
                </w:tabs>
                <w:spacing w:before="0" w:after="0" w:line="240" w:lineRule="auto"/>
                <w:rPr>
                  <w:rFonts w:ascii="David" w:hAnsi="David"/>
                  <w:sz w:val="20"/>
                  <w:szCs w:val="20"/>
                  <w:rtl/>
                </w:rPr>
              </w:pPr>
              <w:r>
                <w:rPr>
                  <w:rFonts w:ascii="David" w:hAnsi="David" w:hint="cs"/>
                  <w:sz w:val="20"/>
                  <w:szCs w:val="20"/>
                </w:rPr>
                <w:t>CONT-5-720</w:t>
              </w:r>
            </w:p>
          </w:tc>
        </w:sdtContent>
      </w:sdt>
    </w:tr>
    <w:tr w:rsidR="00970771" w:rsidRPr="00F9528C" w14:paraId="63A08B26" w14:textId="77777777" w:rsidTr="00CE1D16">
      <w:tc>
        <w:tcPr>
          <w:tcW w:w="810" w:type="dxa"/>
        </w:tcPr>
        <w:p w14:paraId="63A08B1D" w14:textId="77777777" w:rsidR="00970771" w:rsidRPr="00F9528C" w:rsidRDefault="00970771" w:rsidP="00970771">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ספק:</w:t>
          </w:r>
        </w:p>
      </w:tc>
      <w:sdt>
        <w:sdtPr>
          <w:rPr>
            <w:rFonts w:ascii="David" w:hAnsi="David"/>
            <w:color w:val="00B0F0"/>
            <w:sz w:val="20"/>
            <w:szCs w:val="20"/>
            <w:rtl/>
          </w:rPr>
          <w:alias w:val="שם ספק"/>
          <w:tag w:val="cntSupllierName"/>
          <w:id w:val="-121312779"/>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tc>
            <w:tcPr>
              <w:tcW w:w="1646" w:type="dxa"/>
            </w:tcPr>
            <w:p w14:paraId="63A08B1E" w14:textId="77777777" w:rsidR="00970771" w:rsidRPr="00F9528C" w:rsidRDefault="00970771" w:rsidP="00970771">
              <w:pPr>
                <w:tabs>
                  <w:tab w:val="center" w:pos="4153"/>
                  <w:tab w:val="right" w:pos="8306"/>
                </w:tabs>
                <w:spacing w:before="0" w:after="0" w:line="240" w:lineRule="auto"/>
                <w:rPr>
                  <w:rFonts w:ascii="David" w:hAnsi="David"/>
                  <w:color w:val="00B0F0"/>
                  <w:sz w:val="20"/>
                  <w:szCs w:val="20"/>
                  <w:rtl/>
                </w:rPr>
              </w:pPr>
              <w:r w:rsidRPr="00F9528C">
                <w:rPr>
                  <w:color w:val="00B0F0"/>
                  <w:sz w:val="20"/>
                  <w:szCs w:val="20"/>
                  <w:rtl/>
                </w:rPr>
                <w:t>[שם ספק]</w:t>
              </w:r>
            </w:p>
          </w:tc>
        </w:sdtContent>
      </w:sdt>
      <w:tc>
        <w:tcPr>
          <w:tcW w:w="3015" w:type="dxa"/>
        </w:tcPr>
        <w:tbl>
          <w:tblPr>
            <w:tblStyle w:val="11"/>
            <w:bidiVisual/>
            <w:tblW w:w="2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
            <w:gridCol w:w="1668"/>
          </w:tblGrid>
          <w:tr w:rsidR="00970771" w:rsidRPr="00F9528C" w14:paraId="63A08B21" w14:textId="77777777" w:rsidTr="00970771">
            <w:trPr>
              <w:trHeight w:val="201"/>
            </w:trPr>
            <w:tc>
              <w:tcPr>
                <w:tcW w:w="926" w:type="dxa"/>
              </w:tcPr>
              <w:p w14:paraId="63A08B1F" w14:textId="77777777" w:rsidR="00970771" w:rsidRPr="00F9528C" w:rsidRDefault="00970771" w:rsidP="00970771">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גרסה:</w:t>
                </w:r>
              </w:p>
            </w:tc>
            <w:sdt>
              <w:sdtPr>
                <w:rPr>
                  <w:rFonts w:ascii="David" w:hAnsi="David"/>
                  <w:color w:val="00B0F0"/>
                  <w:sz w:val="20"/>
                  <w:szCs w:val="20"/>
                  <w:rtl/>
                </w:rPr>
                <w:alias w:val="גרסת חוזה"/>
                <w:tag w:val="cntContractVersion"/>
                <w:id w:val="-865203676"/>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EndPr/>
              <w:sdtContent>
                <w:tc>
                  <w:tcPr>
                    <w:tcW w:w="1668" w:type="dxa"/>
                  </w:tcPr>
                  <w:p w14:paraId="63A08B20" w14:textId="77777777" w:rsidR="00970771" w:rsidRPr="00F9528C" w:rsidRDefault="00970771" w:rsidP="00970771">
                    <w:pPr>
                      <w:tabs>
                        <w:tab w:val="center" w:pos="4153"/>
                        <w:tab w:val="right" w:pos="8306"/>
                      </w:tabs>
                      <w:spacing w:before="0" w:after="0" w:line="240" w:lineRule="auto"/>
                      <w:ind w:left="1" w:hanging="1"/>
                      <w:rPr>
                        <w:rFonts w:ascii="David" w:hAnsi="David"/>
                        <w:color w:val="00B0F0"/>
                        <w:sz w:val="20"/>
                        <w:szCs w:val="20"/>
                        <w:rtl/>
                      </w:rPr>
                    </w:pPr>
                    <w:r w:rsidRPr="00F9528C">
                      <w:rPr>
                        <w:rFonts w:ascii="David" w:hAnsi="David"/>
                        <w:color w:val="00B0F0"/>
                        <w:sz w:val="20"/>
                        <w:szCs w:val="20"/>
                        <w:rtl/>
                      </w:rPr>
                      <w:t>[גרסת חוזה]</w:t>
                    </w:r>
                  </w:p>
                </w:tc>
              </w:sdtContent>
            </w:sdt>
          </w:tr>
        </w:tbl>
        <w:p w14:paraId="63A08B22" w14:textId="77777777" w:rsidR="00970771" w:rsidRPr="00F9528C" w:rsidRDefault="00970771" w:rsidP="00970771">
          <w:pPr>
            <w:tabs>
              <w:tab w:val="center" w:pos="4153"/>
              <w:tab w:val="right" w:pos="8306"/>
            </w:tabs>
            <w:spacing w:before="0" w:after="0" w:line="240" w:lineRule="auto"/>
            <w:rPr>
              <w:rFonts w:ascii="David" w:hAnsi="David"/>
              <w:sz w:val="20"/>
              <w:szCs w:val="20"/>
              <w:rtl/>
            </w:rPr>
          </w:pPr>
        </w:p>
      </w:tc>
      <w:tc>
        <w:tcPr>
          <w:tcW w:w="233" w:type="dxa"/>
        </w:tcPr>
        <w:p w14:paraId="63A08B23" w14:textId="77777777" w:rsidR="00970771" w:rsidRPr="00F9528C" w:rsidRDefault="00970771" w:rsidP="00970771">
          <w:pPr>
            <w:tabs>
              <w:tab w:val="center" w:pos="4153"/>
              <w:tab w:val="right" w:pos="8306"/>
            </w:tabs>
            <w:spacing w:before="0" w:after="0" w:line="240" w:lineRule="auto"/>
            <w:rPr>
              <w:rFonts w:ascii="David" w:hAnsi="David"/>
              <w:sz w:val="20"/>
              <w:szCs w:val="20"/>
              <w:rtl/>
            </w:rPr>
          </w:pPr>
        </w:p>
      </w:tc>
      <w:tc>
        <w:tcPr>
          <w:tcW w:w="1044" w:type="dxa"/>
        </w:tcPr>
        <w:p w14:paraId="63A08B24" w14:textId="77777777" w:rsidR="00970771" w:rsidRPr="00F9528C" w:rsidRDefault="00970771" w:rsidP="00970771">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סטטוס:</w:t>
          </w:r>
        </w:p>
      </w:tc>
      <w:tc>
        <w:tcPr>
          <w:tcW w:w="1763" w:type="dxa"/>
        </w:tcPr>
        <w:p w14:paraId="63A08B25" w14:textId="77777777" w:rsidR="00970771" w:rsidRPr="00F9528C" w:rsidRDefault="00CF0ED6" w:rsidP="00970771">
          <w:pPr>
            <w:tabs>
              <w:tab w:val="center" w:pos="4153"/>
              <w:tab w:val="right" w:pos="8306"/>
            </w:tabs>
            <w:spacing w:before="0" w:after="0" w:line="240" w:lineRule="auto"/>
            <w:rPr>
              <w:rFonts w:ascii="David" w:hAnsi="David"/>
              <w:sz w:val="20"/>
              <w:szCs w:val="20"/>
            </w:rPr>
          </w:pPr>
          <w:sdt>
            <w:sdtPr>
              <w:rPr>
                <w:rFonts w:ascii="David" w:hAnsi="David"/>
                <w:sz w:val="20"/>
                <w:szCs w:val="20"/>
                <w:rtl/>
              </w:rPr>
              <w:alias w:val="סטטוס חוזה"/>
              <w:tag w:val="cntStatus"/>
              <w:id w:val="2000768465"/>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EndPr/>
            <w:sdtContent>
              <w:r w:rsidR="00970771" w:rsidRPr="00F9528C">
                <w:rPr>
                  <w:rFonts w:ascii="David" w:hAnsi="David"/>
                  <w:color w:val="00B0F0"/>
                  <w:sz w:val="20"/>
                  <w:szCs w:val="20"/>
                  <w:rtl/>
                </w:rPr>
                <w:t>[סטטוס חוזה]</w:t>
              </w:r>
            </w:sdtContent>
          </w:sdt>
        </w:p>
      </w:tc>
    </w:tr>
    <w:tr w:rsidR="00970771" w:rsidRPr="00F9528C" w14:paraId="63A08B2D" w14:textId="77777777" w:rsidTr="00CE1D16">
      <w:trPr>
        <w:trHeight w:val="80"/>
      </w:trPr>
      <w:tc>
        <w:tcPr>
          <w:tcW w:w="810" w:type="dxa"/>
        </w:tcPr>
        <w:p w14:paraId="63A08B27" w14:textId="77777777" w:rsidR="00970771" w:rsidRPr="00F9528C" w:rsidRDefault="00970771" w:rsidP="00970771">
          <w:pPr>
            <w:tabs>
              <w:tab w:val="center" w:pos="4153"/>
              <w:tab w:val="right" w:pos="8306"/>
            </w:tabs>
            <w:spacing w:before="0" w:after="0" w:line="240" w:lineRule="auto"/>
            <w:rPr>
              <w:rFonts w:ascii="David" w:hAnsi="David"/>
              <w:sz w:val="20"/>
              <w:szCs w:val="20"/>
              <w:rtl/>
            </w:rPr>
          </w:pPr>
        </w:p>
      </w:tc>
      <w:tc>
        <w:tcPr>
          <w:tcW w:w="1646" w:type="dxa"/>
        </w:tcPr>
        <w:p w14:paraId="63A08B28" w14:textId="77777777" w:rsidR="00970771" w:rsidRPr="00F9528C" w:rsidRDefault="00970771" w:rsidP="00970771">
          <w:pPr>
            <w:tabs>
              <w:tab w:val="center" w:pos="4153"/>
              <w:tab w:val="right" w:pos="8306"/>
            </w:tabs>
            <w:spacing w:before="0" w:after="0" w:line="240" w:lineRule="auto"/>
            <w:rPr>
              <w:rFonts w:ascii="David" w:hAnsi="David"/>
              <w:color w:val="00B0F0"/>
              <w:sz w:val="20"/>
              <w:szCs w:val="20"/>
              <w:rtl/>
            </w:rPr>
          </w:pPr>
        </w:p>
      </w:tc>
      <w:tc>
        <w:tcPr>
          <w:tcW w:w="3015" w:type="dxa"/>
        </w:tcPr>
        <w:p w14:paraId="63A08B29" w14:textId="77777777" w:rsidR="00970771" w:rsidRPr="00F9528C" w:rsidRDefault="00970771" w:rsidP="00970771">
          <w:pPr>
            <w:tabs>
              <w:tab w:val="center" w:pos="4153"/>
              <w:tab w:val="right" w:pos="8306"/>
            </w:tabs>
            <w:spacing w:before="0" w:after="0" w:line="240" w:lineRule="auto"/>
            <w:rPr>
              <w:rFonts w:ascii="David" w:hAnsi="David"/>
              <w:sz w:val="20"/>
              <w:szCs w:val="20"/>
              <w:rtl/>
            </w:rPr>
          </w:pPr>
        </w:p>
      </w:tc>
      <w:tc>
        <w:tcPr>
          <w:tcW w:w="233" w:type="dxa"/>
        </w:tcPr>
        <w:p w14:paraId="63A08B2A" w14:textId="77777777" w:rsidR="00970771" w:rsidRPr="00F9528C" w:rsidRDefault="00970771" w:rsidP="00970771">
          <w:pPr>
            <w:tabs>
              <w:tab w:val="center" w:pos="4153"/>
              <w:tab w:val="right" w:pos="8306"/>
            </w:tabs>
            <w:spacing w:before="0" w:after="0" w:line="240" w:lineRule="auto"/>
            <w:rPr>
              <w:rFonts w:ascii="David" w:hAnsi="David"/>
              <w:sz w:val="20"/>
              <w:szCs w:val="20"/>
              <w:rtl/>
            </w:rPr>
          </w:pPr>
        </w:p>
      </w:tc>
      <w:tc>
        <w:tcPr>
          <w:tcW w:w="1044" w:type="dxa"/>
        </w:tcPr>
        <w:p w14:paraId="63A08B2B" w14:textId="77777777" w:rsidR="00970771" w:rsidRPr="00F9528C" w:rsidRDefault="00970771" w:rsidP="00970771">
          <w:pPr>
            <w:tabs>
              <w:tab w:val="center" w:pos="4153"/>
              <w:tab w:val="right" w:pos="8306"/>
            </w:tabs>
            <w:spacing w:before="0" w:after="0" w:line="240" w:lineRule="auto"/>
            <w:rPr>
              <w:rFonts w:ascii="David" w:hAnsi="David"/>
              <w:sz w:val="20"/>
              <w:szCs w:val="20"/>
              <w:rtl/>
            </w:rPr>
          </w:pPr>
        </w:p>
      </w:tc>
      <w:tc>
        <w:tcPr>
          <w:tcW w:w="1763" w:type="dxa"/>
        </w:tcPr>
        <w:p w14:paraId="63A08B2C" w14:textId="77777777" w:rsidR="00970771" w:rsidRPr="00F9528C" w:rsidRDefault="00970771" w:rsidP="00970771">
          <w:pPr>
            <w:tabs>
              <w:tab w:val="center" w:pos="4153"/>
              <w:tab w:val="right" w:pos="8306"/>
            </w:tabs>
            <w:spacing w:before="0" w:after="0" w:line="240" w:lineRule="auto"/>
            <w:rPr>
              <w:rFonts w:ascii="David" w:hAnsi="David"/>
              <w:sz w:val="20"/>
              <w:szCs w:val="20"/>
              <w:rtl/>
            </w:rPr>
          </w:pPr>
        </w:p>
      </w:tc>
    </w:tr>
  </w:tbl>
  <w:p w14:paraId="63A08B2E" w14:textId="7FE5D43F" w:rsidR="00970771" w:rsidRPr="00CE1D16" w:rsidRDefault="00970771" w:rsidP="00CE1D16">
    <w:pPr>
      <w:spacing w:before="0" w:beforeAutospacing="0" w:after="0" w:afterAutospacing="0" w:line="240" w:lineRule="auto"/>
      <w:rPr>
        <w:rFonts w:ascii="Arial" w:hAnsi="Arial" w:cs="Arial"/>
        <w:sz w:val="16"/>
        <w:szCs w:val="16"/>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3A08B0F" w14:textId="77777777" w:rsidR="00970771" w:rsidRDefault="00970771" w:rsidP="00AF234B">
      <w:pPr>
        <w:spacing w:before="0" w:after="0" w:line="240" w:lineRule="auto"/>
      </w:pPr>
      <w:r>
        <w:separator/>
      </w:r>
    </w:p>
  </w:footnote>
  <w:footnote w:type="continuationSeparator" w:id="0">
    <w:p w14:paraId="63A08B10" w14:textId="77777777" w:rsidR="00970771" w:rsidRDefault="00970771" w:rsidP="00AF234B">
      <w:pPr>
        <w:spacing w:before="0" w:after="0" w:line="240" w:lineRule="auto"/>
      </w:pPr>
      <w:r>
        <w:continuationSeparator/>
      </w:r>
    </w:p>
  </w:footnote>
  <w:footnote w:type="continuationNotice" w:id="1">
    <w:p w14:paraId="63A08B11" w14:textId="77777777" w:rsidR="00970771" w:rsidRDefault="00970771">
      <w:pPr>
        <w:spacing w:before="0" w:after="0" w:line="240"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792596257"/>
      <w:docPartObj>
        <w:docPartGallery w:val="Page Numbers (Top of Page)"/>
        <w:docPartUnique/>
      </w:docPartObj>
    </w:sdtPr>
    <w:sdtEndPr/>
    <w:sdtContent>
      <w:p w14:paraId="63A08B15" w14:textId="77777777" w:rsidR="00970771" w:rsidRDefault="00970771" w:rsidP="00CF334C">
        <w:pPr>
          <w:pStyle w:val="Header"/>
          <w:jc w:val="center"/>
        </w:pPr>
        <w:r>
          <w:fldChar w:fldCharType="begin"/>
        </w:r>
        <w:r>
          <w:instrText xml:space="preserve"> PAGE   \* MERGEFORMAT </w:instrText>
        </w:r>
        <w:r>
          <w:fldChar w:fldCharType="separate"/>
        </w:r>
        <w:r w:rsidR="00CF0ED6">
          <w:rPr>
            <w:noProof/>
            <w:rtl/>
          </w:rPr>
          <w:t>27</w:t>
        </w:r>
        <w:r>
          <w:rPr>
            <w:noProof/>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D24062"/>
    <w:multiLevelType w:val="singleLevel"/>
    <w:tmpl w:val="F4B66A62"/>
    <w:lvl w:ilvl="0">
      <w:start w:val="1"/>
      <w:numFmt w:val="hebrew1"/>
      <w:lvlText w:val="%1."/>
      <w:lvlJc w:val="left"/>
      <w:pPr>
        <w:tabs>
          <w:tab w:val="num" w:pos="2160"/>
        </w:tabs>
        <w:ind w:left="2160" w:hanging="720"/>
      </w:pPr>
      <w:rPr>
        <w:rFonts w:cs="David" w:hint="cs"/>
        <w:bCs w:val="0"/>
        <w:iCs w:val="0"/>
        <w:sz w:val="24"/>
        <w:szCs w:val="24"/>
      </w:rPr>
    </w:lvl>
  </w:abstractNum>
  <w:abstractNum w:abstractNumId="1" w15:restartNumberingAfterBreak="0">
    <w:nsid w:val="08111E20"/>
    <w:multiLevelType w:val="hybridMultilevel"/>
    <w:tmpl w:val="E6E20F56"/>
    <w:lvl w:ilvl="0" w:tplc="2AE03AF4">
      <w:start w:val="1"/>
      <w:numFmt w:val="hebrew1"/>
      <w:lvlText w:val="%1."/>
      <w:lvlJc w:val="left"/>
      <w:pPr>
        <w:tabs>
          <w:tab w:val="num" w:pos="2160"/>
        </w:tabs>
        <w:ind w:left="2160" w:hanging="720"/>
      </w:pPr>
      <w:rPr>
        <w:rFonts w:cs="David" w:hint="cs"/>
        <w:bCs w:val="0"/>
        <w:iCs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58317F"/>
    <w:multiLevelType w:val="multilevel"/>
    <w:tmpl w:val="1040DFAA"/>
    <w:lvl w:ilvl="0">
      <w:start w:val="2"/>
      <w:numFmt w:val="decimal"/>
      <w:lvlText w:val="%1."/>
      <w:lvlJc w:val="left"/>
      <w:pPr>
        <w:tabs>
          <w:tab w:val="num" w:pos="720"/>
        </w:tabs>
        <w:ind w:left="720" w:hanging="720"/>
      </w:pPr>
      <w:rPr>
        <w:rFonts w:cs="David" w:hint="default"/>
        <w:b/>
        <w:bCs/>
        <w:sz w:val="24"/>
      </w:rPr>
    </w:lvl>
    <w:lvl w:ilvl="1">
      <w:start w:val="4"/>
      <w:numFmt w:val="decimal"/>
      <w:isLgl/>
      <w:lvlText w:val="%1.%2"/>
      <w:lvlJc w:val="left"/>
      <w:pPr>
        <w:tabs>
          <w:tab w:val="num" w:pos="1440"/>
        </w:tabs>
        <w:ind w:left="1440" w:hanging="720"/>
      </w:pPr>
      <w:rPr>
        <w:rFonts w:cs="Times New Roman" w:hint="default"/>
        <w:sz w:val="24"/>
      </w:rPr>
    </w:lvl>
    <w:lvl w:ilvl="2">
      <w:start w:val="1"/>
      <w:numFmt w:val="decimal"/>
      <w:isLgl/>
      <w:lvlText w:val="%1.%2.%3"/>
      <w:lvlJc w:val="left"/>
      <w:pPr>
        <w:tabs>
          <w:tab w:val="num" w:pos="2160"/>
        </w:tabs>
        <w:ind w:left="2160" w:hanging="720"/>
      </w:pPr>
      <w:rPr>
        <w:rFonts w:cs="Times New Roman" w:hint="default"/>
        <w:sz w:val="24"/>
      </w:rPr>
    </w:lvl>
    <w:lvl w:ilvl="3">
      <w:start w:val="1"/>
      <w:numFmt w:val="decimal"/>
      <w:isLgl/>
      <w:lvlText w:val="%1.%2.%3.%4"/>
      <w:lvlJc w:val="left"/>
      <w:pPr>
        <w:tabs>
          <w:tab w:val="num" w:pos="2880"/>
        </w:tabs>
        <w:ind w:left="2880" w:hanging="720"/>
      </w:pPr>
      <w:rPr>
        <w:rFonts w:cs="Times New Roman" w:hint="default"/>
        <w:sz w:val="24"/>
      </w:rPr>
    </w:lvl>
    <w:lvl w:ilvl="4">
      <w:start w:val="1"/>
      <w:numFmt w:val="decimal"/>
      <w:isLgl/>
      <w:lvlText w:val="%1.%2.%3.%4.%5"/>
      <w:lvlJc w:val="left"/>
      <w:pPr>
        <w:tabs>
          <w:tab w:val="num" w:pos="3960"/>
        </w:tabs>
        <w:ind w:left="3960" w:hanging="1080"/>
      </w:pPr>
      <w:rPr>
        <w:rFonts w:cs="Times New Roman" w:hint="default"/>
        <w:sz w:val="24"/>
      </w:rPr>
    </w:lvl>
    <w:lvl w:ilvl="5">
      <w:start w:val="1"/>
      <w:numFmt w:val="decimal"/>
      <w:isLgl/>
      <w:lvlText w:val="%1.%2.%3.%4.%5.%6"/>
      <w:lvlJc w:val="left"/>
      <w:pPr>
        <w:tabs>
          <w:tab w:val="num" w:pos="4680"/>
        </w:tabs>
        <w:ind w:left="4680" w:hanging="1080"/>
      </w:pPr>
      <w:rPr>
        <w:rFonts w:cs="Times New Roman" w:hint="default"/>
        <w:sz w:val="24"/>
      </w:rPr>
    </w:lvl>
    <w:lvl w:ilvl="6">
      <w:start w:val="1"/>
      <w:numFmt w:val="decimal"/>
      <w:isLgl/>
      <w:lvlText w:val="%1.%2.%3.%4.%5.%6.%7"/>
      <w:lvlJc w:val="left"/>
      <w:pPr>
        <w:tabs>
          <w:tab w:val="num" w:pos="5400"/>
        </w:tabs>
        <w:ind w:left="5400" w:hanging="1080"/>
      </w:pPr>
      <w:rPr>
        <w:rFonts w:cs="Times New Roman" w:hint="default"/>
        <w:sz w:val="24"/>
      </w:rPr>
    </w:lvl>
    <w:lvl w:ilvl="7">
      <w:start w:val="1"/>
      <w:numFmt w:val="decimal"/>
      <w:isLgl/>
      <w:lvlText w:val="%1.%2.%3.%4.%5.%6.%7.%8"/>
      <w:lvlJc w:val="left"/>
      <w:pPr>
        <w:tabs>
          <w:tab w:val="num" w:pos="6480"/>
        </w:tabs>
        <w:ind w:left="6480" w:hanging="1440"/>
      </w:pPr>
      <w:rPr>
        <w:rFonts w:cs="Times New Roman" w:hint="default"/>
        <w:sz w:val="24"/>
      </w:rPr>
    </w:lvl>
    <w:lvl w:ilvl="8">
      <w:start w:val="1"/>
      <w:numFmt w:val="decimal"/>
      <w:isLgl/>
      <w:lvlText w:val="%1.%2.%3.%4.%5.%6.%7.%8.%9"/>
      <w:lvlJc w:val="left"/>
      <w:pPr>
        <w:tabs>
          <w:tab w:val="num" w:pos="7200"/>
        </w:tabs>
        <w:ind w:left="7200" w:hanging="1440"/>
      </w:pPr>
      <w:rPr>
        <w:rFonts w:cs="Times New Roman" w:hint="default"/>
        <w:sz w:val="24"/>
      </w:rPr>
    </w:lvl>
  </w:abstractNum>
  <w:abstractNum w:abstractNumId="3" w15:restartNumberingAfterBreak="0">
    <w:nsid w:val="10BD52E0"/>
    <w:multiLevelType w:val="hybridMultilevel"/>
    <w:tmpl w:val="688ADD28"/>
    <w:lvl w:ilvl="0" w:tplc="1B5E493E">
      <w:start w:val="1"/>
      <w:numFmt w:val="hebrew1"/>
      <w:lvlText w:val="%1."/>
      <w:lvlJc w:val="left"/>
      <w:pPr>
        <w:tabs>
          <w:tab w:val="num" w:pos="2160"/>
        </w:tabs>
        <w:ind w:left="2160" w:hanging="720"/>
      </w:pPr>
      <w:rPr>
        <w:rFonts w:cs="David" w:hint="cs"/>
        <w:bCs w:val="0"/>
        <w:iCs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1E526AF"/>
    <w:multiLevelType w:val="hybridMultilevel"/>
    <w:tmpl w:val="9BE0810C"/>
    <w:lvl w:ilvl="0" w:tplc="FDBC9F84">
      <w:start w:val="1"/>
      <w:numFmt w:val="hebrew1"/>
      <w:lvlText w:val="%1."/>
      <w:lvlJc w:val="left"/>
      <w:pPr>
        <w:tabs>
          <w:tab w:val="num" w:pos="2160"/>
        </w:tabs>
        <w:ind w:left="2160" w:hanging="720"/>
      </w:pPr>
      <w:rPr>
        <w:rFonts w:cs="David" w:hint="cs"/>
        <w:bCs w:val="0"/>
        <w:iCs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60B4D71"/>
    <w:multiLevelType w:val="hybridMultilevel"/>
    <w:tmpl w:val="64F445FA"/>
    <w:lvl w:ilvl="0" w:tplc="50A2D0F6">
      <w:start w:val="1"/>
      <w:numFmt w:val="hebrew1"/>
      <w:lvlText w:val="%1."/>
      <w:lvlJc w:val="left"/>
      <w:pPr>
        <w:tabs>
          <w:tab w:val="num" w:pos="2160"/>
        </w:tabs>
        <w:ind w:left="2160" w:hanging="720"/>
      </w:pPr>
      <w:rPr>
        <w:rFonts w:cs="David" w:hint="cs"/>
        <w:bCs w:val="0"/>
        <w:iCs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BCD33BA"/>
    <w:multiLevelType w:val="hybridMultilevel"/>
    <w:tmpl w:val="68700C46"/>
    <w:lvl w:ilvl="0" w:tplc="3E92EBD2">
      <w:start w:val="2"/>
      <w:numFmt w:val="bullet"/>
      <w:lvlText w:val="-"/>
      <w:lvlJc w:val="left"/>
      <w:pPr>
        <w:ind w:left="1800" w:hanging="360"/>
      </w:pPr>
      <w:rPr>
        <w:rFonts w:ascii="Times New Roman" w:eastAsia="Times New Roman" w:hAnsi="Times New Roman" w:cs="David"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15:restartNumberingAfterBreak="0">
    <w:nsid w:val="21526FB0"/>
    <w:multiLevelType w:val="hybridMultilevel"/>
    <w:tmpl w:val="25546D26"/>
    <w:lvl w:ilvl="0" w:tplc="31B2E7FC">
      <w:start w:val="1"/>
      <w:numFmt w:val="hebrew1"/>
      <w:lvlText w:val="%1."/>
      <w:lvlJc w:val="left"/>
      <w:pPr>
        <w:tabs>
          <w:tab w:val="num" w:pos="1800"/>
        </w:tabs>
        <w:ind w:left="1800" w:hanging="360"/>
      </w:pPr>
      <w:rPr>
        <w:rFonts w:ascii="Arial" w:hAnsi="Arial" w:cs="David" w:hint="default"/>
        <w:sz w:val="6"/>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2205342"/>
    <w:multiLevelType w:val="multilevel"/>
    <w:tmpl w:val="0409001F"/>
    <w:lvl w:ilvl="0">
      <w:start w:val="1"/>
      <w:numFmt w:val="decimal"/>
      <w:lvlText w:val="%1."/>
      <w:lvlJc w:val="left"/>
      <w:pPr>
        <w:ind w:left="360" w:hanging="360"/>
      </w:pPr>
      <w:rPr>
        <w:rFonts w:hint="default"/>
        <w:b w:val="0"/>
        <w:bCs w:val="0"/>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2D2F1860"/>
    <w:multiLevelType w:val="multilevel"/>
    <w:tmpl w:val="1DDC0014"/>
    <w:lvl w:ilvl="0">
      <w:start w:val="1"/>
      <w:numFmt w:val="decimal"/>
      <w:lvlText w:val="%1"/>
      <w:lvlJc w:val="left"/>
      <w:pPr>
        <w:ind w:left="360" w:hanging="360"/>
      </w:pPr>
      <w:rPr>
        <w:rFonts w:hint="default"/>
        <w:u w:val="single"/>
      </w:rPr>
    </w:lvl>
    <w:lvl w:ilvl="1">
      <w:start w:val="1"/>
      <w:numFmt w:val="decimal"/>
      <w:lvlText w:val="%1.%2"/>
      <w:lvlJc w:val="left"/>
      <w:pPr>
        <w:ind w:left="1800" w:hanging="360"/>
      </w:pPr>
      <w:rPr>
        <w:rFonts w:hint="default"/>
        <w:u w:val="none"/>
      </w:rPr>
    </w:lvl>
    <w:lvl w:ilvl="2">
      <w:start w:val="1"/>
      <w:numFmt w:val="decimal"/>
      <w:lvlText w:val="%1.%2.%3"/>
      <w:lvlJc w:val="left"/>
      <w:pPr>
        <w:ind w:left="3600" w:hanging="720"/>
      </w:pPr>
      <w:rPr>
        <w:rFonts w:hint="default"/>
        <w:u w:val="single"/>
      </w:rPr>
    </w:lvl>
    <w:lvl w:ilvl="3">
      <w:start w:val="1"/>
      <w:numFmt w:val="decimal"/>
      <w:lvlText w:val="%1.%2.%3.%4"/>
      <w:lvlJc w:val="left"/>
      <w:pPr>
        <w:ind w:left="5040" w:hanging="720"/>
      </w:pPr>
      <w:rPr>
        <w:rFonts w:hint="default"/>
        <w:u w:val="single"/>
      </w:rPr>
    </w:lvl>
    <w:lvl w:ilvl="4">
      <w:start w:val="1"/>
      <w:numFmt w:val="decimal"/>
      <w:lvlText w:val="%1.%2.%3.%4.%5"/>
      <w:lvlJc w:val="left"/>
      <w:pPr>
        <w:ind w:left="6840" w:hanging="1080"/>
      </w:pPr>
      <w:rPr>
        <w:rFonts w:hint="default"/>
        <w:u w:val="single"/>
      </w:rPr>
    </w:lvl>
    <w:lvl w:ilvl="5">
      <w:start w:val="1"/>
      <w:numFmt w:val="decimal"/>
      <w:lvlText w:val="%1.%2.%3.%4.%5.%6"/>
      <w:lvlJc w:val="left"/>
      <w:pPr>
        <w:ind w:left="8280" w:hanging="1080"/>
      </w:pPr>
      <w:rPr>
        <w:rFonts w:hint="default"/>
        <w:u w:val="single"/>
      </w:rPr>
    </w:lvl>
    <w:lvl w:ilvl="6">
      <w:start w:val="1"/>
      <w:numFmt w:val="decimal"/>
      <w:lvlText w:val="%1.%2.%3.%4.%5.%6.%7"/>
      <w:lvlJc w:val="left"/>
      <w:pPr>
        <w:ind w:left="9720" w:hanging="1080"/>
      </w:pPr>
      <w:rPr>
        <w:rFonts w:hint="default"/>
        <w:u w:val="single"/>
      </w:rPr>
    </w:lvl>
    <w:lvl w:ilvl="7">
      <w:start w:val="1"/>
      <w:numFmt w:val="decimal"/>
      <w:lvlText w:val="%1.%2.%3.%4.%5.%6.%7.%8"/>
      <w:lvlJc w:val="left"/>
      <w:pPr>
        <w:ind w:left="11520" w:hanging="1440"/>
      </w:pPr>
      <w:rPr>
        <w:rFonts w:hint="default"/>
        <w:u w:val="single"/>
      </w:rPr>
    </w:lvl>
    <w:lvl w:ilvl="8">
      <w:start w:val="1"/>
      <w:numFmt w:val="decimal"/>
      <w:lvlText w:val="%1.%2.%3.%4.%5.%6.%7.%8.%9"/>
      <w:lvlJc w:val="left"/>
      <w:pPr>
        <w:ind w:left="12960" w:hanging="1440"/>
      </w:pPr>
      <w:rPr>
        <w:rFonts w:hint="default"/>
        <w:u w:val="single"/>
      </w:rPr>
    </w:lvl>
  </w:abstractNum>
  <w:abstractNum w:abstractNumId="10" w15:restartNumberingAfterBreak="0">
    <w:nsid w:val="34184CB7"/>
    <w:multiLevelType w:val="multilevel"/>
    <w:tmpl w:val="6E201DCC"/>
    <w:lvl w:ilvl="0">
      <w:start w:val="1"/>
      <w:numFmt w:val="decimal"/>
      <w:lvlText w:val="%1."/>
      <w:lvlJc w:val="left"/>
      <w:pPr>
        <w:tabs>
          <w:tab w:val="num" w:pos="720"/>
        </w:tabs>
        <w:ind w:left="720" w:hanging="720"/>
      </w:pPr>
      <w:rPr>
        <w:rFonts w:cs="David"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1" w15:restartNumberingAfterBreak="0">
    <w:nsid w:val="3AA57D66"/>
    <w:multiLevelType w:val="multilevel"/>
    <w:tmpl w:val="133A0DF4"/>
    <w:lvl w:ilvl="0">
      <w:start w:val="1"/>
      <w:numFmt w:val="decimal"/>
      <w:lvlText w:val="%1."/>
      <w:lvlJc w:val="left"/>
      <w:pPr>
        <w:ind w:left="360" w:hanging="360"/>
      </w:pPr>
      <w:rPr>
        <w:rFonts w:cs="Times New Roman" w:hint="default"/>
      </w:rPr>
    </w:lvl>
    <w:lvl w:ilvl="1">
      <w:start w:val="1"/>
      <w:numFmt w:val="decimal"/>
      <w:lvlText w:val="%1.%2."/>
      <w:lvlJc w:val="left"/>
      <w:pPr>
        <w:ind w:left="1100" w:hanging="360"/>
      </w:pPr>
      <w:rPr>
        <w:rFonts w:cs="Times New Roman" w:hint="default"/>
      </w:rPr>
    </w:lvl>
    <w:lvl w:ilvl="2">
      <w:start w:val="1"/>
      <w:numFmt w:val="decimal"/>
      <w:lvlText w:val="%1.%2.%3."/>
      <w:lvlJc w:val="left"/>
      <w:pPr>
        <w:ind w:left="2200" w:hanging="720"/>
      </w:pPr>
      <w:rPr>
        <w:rFonts w:cs="Times New Roman" w:hint="default"/>
      </w:rPr>
    </w:lvl>
    <w:lvl w:ilvl="3">
      <w:start w:val="1"/>
      <w:numFmt w:val="decimal"/>
      <w:lvlText w:val="%1.%2.%3.%4."/>
      <w:lvlJc w:val="left"/>
      <w:pPr>
        <w:ind w:left="2940" w:hanging="720"/>
      </w:pPr>
      <w:rPr>
        <w:rFonts w:cs="Times New Roman" w:hint="default"/>
      </w:rPr>
    </w:lvl>
    <w:lvl w:ilvl="4">
      <w:start w:val="1"/>
      <w:numFmt w:val="decimal"/>
      <w:lvlText w:val="%1.%2.%3.%4.%5."/>
      <w:lvlJc w:val="left"/>
      <w:pPr>
        <w:ind w:left="4040" w:hanging="1080"/>
      </w:pPr>
      <w:rPr>
        <w:rFonts w:cs="Times New Roman" w:hint="default"/>
      </w:rPr>
    </w:lvl>
    <w:lvl w:ilvl="5">
      <w:start w:val="1"/>
      <w:numFmt w:val="decimal"/>
      <w:lvlText w:val="%1.%2.%3.%4.%5.%6."/>
      <w:lvlJc w:val="left"/>
      <w:pPr>
        <w:ind w:left="4780" w:hanging="1080"/>
      </w:pPr>
      <w:rPr>
        <w:rFonts w:cs="Times New Roman" w:hint="default"/>
      </w:rPr>
    </w:lvl>
    <w:lvl w:ilvl="6">
      <w:start w:val="1"/>
      <w:numFmt w:val="decimal"/>
      <w:lvlText w:val="%1.%2.%3.%4.%5.%6.%7."/>
      <w:lvlJc w:val="left"/>
      <w:pPr>
        <w:ind w:left="5880" w:hanging="1440"/>
      </w:pPr>
      <w:rPr>
        <w:rFonts w:cs="Times New Roman" w:hint="default"/>
      </w:rPr>
    </w:lvl>
    <w:lvl w:ilvl="7">
      <w:start w:val="1"/>
      <w:numFmt w:val="decimal"/>
      <w:lvlText w:val="%1.%2.%3.%4.%5.%6.%7.%8."/>
      <w:lvlJc w:val="left"/>
      <w:pPr>
        <w:ind w:left="6620" w:hanging="1440"/>
      </w:pPr>
      <w:rPr>
        <w:rFonts w:cs="Times New Roman" w:hint="default"/>
      </w:rPr>
    </w:lvl>
    <w:lvl w:ilvl="8">
      <w:start w:val="1"/>
      <w:numFmt w:val="decimal"/>
      <w:lvlText w:val="%1.%2.%3.%4.%5.%6.%7.%8.%9."/>
      <w:lvlJc w:val="left"/>
      <w:pPr>
        <w:ind w:left="7360" w:hanging="1440"/>
      </w:pPr>
      <w:rPr>
        <w:rFonts w:cs="Times New Roman" w:hint="default"/>
      </w:rPr>
    </w:lvl>
  </w:abstractNum>
  <w:abstractNum w:abstractNumId="12" w15:restartNumberingAfterBreak="0">
    <w:nsid w:val="3D5F25BA"/>
    <w:multiLevelType w:val="hybridMultilevel"/>
    <w:tmpl w:val="AF2CBFBA"/>
    <w:lvl w:ilvl="0" w:tplc="C5C007A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14" w15:restartNumberingAfterBreak="0">
    <w:nsid w:val="3FFC79C3"/>
    <w:multiLevelType w:val="multilevel"/>
    <w:tmpl w:val="04090021"/>
    <w:lvl w:ilvl="0">
      <w:start w:val="1"/>
      <w:numFmt w:val="hebrew1"/>
      <w:lvlText w:val="%1."/>
      <w:lvlJc w:val="center"/>
      <w:pPr>
        <w:ind w:left="360" w:hanging="360"/>
      </w:pPr>
    </w:lvl>
    <w:lvl w:ilvl="1">
      <w:start w:val="1"/>
      <w:numFmt w:val="decimal"/>
      <w:lvlText w:val="%1.%2."/>
      <w:lvlJc w:val="center"/>
      <w:pPr>
        <w:ind w:left="720" w:hanging="360"/>
      </w:pPr>
    </w:lvl>
    <w:lvl w:ilvl="2">
      <w:start w:val="1"/>
      <w:numFmt w:val="hebrew1"/>
      <w:lvlText w:val="%1.%2.%3."/>
      <w:lvlJc w:val="center"/>
      <w:pPr>
        <w:ind w:left="1080" w:hanging="360"/>
      </w:pPr>
    </w:lvl>
    <w:lvl w:ilvl="3">
      <w:start w:val="1"/>
      <w:numFmt w:val="decimal"/>
      <w:lvlText w:val="%1.%2.%3.%4."/>
      <w:lvlJc w:val="center"/>
      <w:pPr>
        <w:ind w:left="1440" w:hanging="360"/>
      </w:pPr>
    </w:lvl>
    <w:lvl w:ilvl="4">
      <w:start w:val="1"/>
      <w:numFmt w:val="hebrew1"/>
      <w:lvlText w:val="%1.%2.%3.%4.%5."/>
      <w:lvlJc w:val="center"/>
      <w:pPr>
        <w:ind w:left="1800" w:hanging="360"/>
      </w:pPr>
    </w:lvl>
    <w:lvl w:ilvl="5">
      <w:start w:val="1"/>
      <w:numFmt w:val="decimal"/>
      <w:lvlText w:val="%1.%2.%3.%4.%5.%6."/>
      <w:lvlJc w:val="center"/>
      <w:pPr>
        <w:ind w:left="2160" w:hanging="360"/>
      </w:pPr>
    </w:lvl>
    <w:lvl w:ilvl="6">
      <w:start w:val="1"/>
      <w:numFmt w:val="hebrew1"/>
      <w:lvlText w:val="%1.%2.%3.%4.%5.%6.%7."/>
      <w:lvlJc w:val="center"/>
      <w:pPr>
        <w:ind w:left="2520" w:hanging="360"/>
      </w:pPr>
    </w:lvl>
    <w:lvl w:ilvl="7">
      <w:start w:val="1"/>
      <w:numFmt w:val="decimal"/>
      <w:lvlText w:val="%1.%2.%3.%4.%5.%6.%7.%8."/>
      <w:lvlJc w:val="center"/>
      <w:pPr>
        <w:ind w:left="2880" w:hanging="360"/>
      </w:pPr>
    </w:lvl>
    <w:lvl w:ilvl="8">
      <w:start w:val="1"/>
      <w:numFmt w:val="hebrew1"/>
      <w:lvlText w:val="%1.%2.%3.%4.%5.%6.%7.%8.%9."/>
      <w:lvlJc w:val="center"/>
      <w:pPr>
        <w:ind w:left="3240" w:hanging="360"/>
      </w:pPr>
    </w:lvl>
  </w:abstractNum>
  <w:abstractNum w:abstractNumId="15" w15:restartNumberingAfterBreak="0">
    <w:nsid w:val="4008425A"/>
    <w:multiLevelType w:val="hybridMultilevel"/>
    <w:tmpl w:val="4CBE9A80"/>
    <w:lvl w:ilvl="0" w:tplc="1F488AFC">
      <w:start w:val="1"/>
      <w:numFmt w:val="hebrew1"/>
      <w:lvlText w:val="%1."/>
      <w:lvlJc w:val="left"/>
      <w:pPr>
        <w:tabs>
          <w:tab w:val="num" w:pos="2160"/>
        </w:tabs>
        <w:ind w:left="2160" w:hanging="720"/>
      </w:pPr>
      <w:rPr>
        <w:rFonts w:cs="David" w:hint="cs"/>
        <w:bCs w:val="0"/>
        <w:iCs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2044713"/>
    <w:multiLevelType w:val="hybridMultilevel"/>
    <w:tmpl w:val="B69E63C6"/>
    <w:lvl w:ilvl="0" w:tplc="0409000F">
      <w:start w:val="1"/>
      <w:numFmt w:val="decimal"/>
      <w:lvlText w:val="%1."/>
      <w:lvlJc w:val="left"/>
      <w:pPr>
        <w:ind w:left="720" w:hanging="360"/>
      </w:pPr>
    </w:lvl>
    <w:lvl w:ilvl="1" w:tplc="04090013">
      <w:start w:val="1"/>
      <w:numFmt w:val="hebrew1"/>
      <w:lvlText w:val="%2."/>
      <w:lvlJc w:val="center"/>
      <w:pPr>
        <w:ind w:left="1440" w:hanging="360"/>
      </w:pPr>
      <w:rPr>
        <w:sz w:val="24"/>
        <w:szCs w:val="22"/>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5087700"/>
    <w:multiLevelType w:val="multilevel"/>
    <w:tmpl w:val="2EA6135C"/>
    <w:lvl w:ilvl="0">
      <w:start w:val="1"/>
      <w:numFmt w:val="decimal"/>
      <w:lvlText w:val="%1."/>
      <w:lvlJc w:val="left"/>
      <w:rPr>
        <w:rFonts w:ascii="David" w:eastAsia="Times New Roman" w:hAnsi="David" w:cs="David"/>
        <w:b/>
        <w:bCs/>
        <w:i w:val="0"/>
        <w:iCs w:val="0"/>
        <w:smallCaps w:val="0"/>
        <w:strike w:val="0"/>
        <w:color w:val="000000"/>
        <w:spacing w:val="0"/>
        <w:w w:val="100"/>
        <w:position w:val="0"/>
        <w:sz w:val="24"/>
        <w:szCs w:val="24"/>
        <w:u w:val="none"/>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18" w15:restartNumberingAfterBreak="0">
    <w:nsid w:val="45AC0E31"/>
    <w:multiLevelType w:val="multilevel"/>
    <w:tmpl w:val="276C9FDC"/>
    <w:lvl w:ilvl="0">
      <w:start w:val="1"/>
      <w:numFmt w:val="decimal"/>
      <w:lvlText w:val="%1."/>
      <w:lvlJc w:val="right"/>
      <w:pPr>
        <w:tabs>
          <w:tab w:val="num" w:pos="1440"/>
        </w:tabs>
        <w:ind w:left="1440" w:hanging="720"/>
      </w:pPr>
      <w:rPr>
        <w:rFonts w:cs="Times New Roman" w:hint="default"/>
      </w:rPr>
    </w:lvl>
    <w:lvl w:ilvl="1">
      <w:start w:val="1"/>
      <w:numFmt w:val="lowerRoman"/>
      <w:lvlText w:val="%2."/>
      <w:lvlJc w:val="right"/>
      <w:pPr>
        <w:tabs>
          <w:tab w:val="num" w:pos="1800"/>
        </w:tabs>
        <w:ind w:left="1800" w:hanging="360"/>
      </w:pPr>
      <w:rPr>
        <w:rFonts w:cs="Times New Roman"/>
      </w:rPr>
    </w:lvl>
    <w:lvl w:ilvl="2">
      <w:start w:val="1"/>
      <w:numFmt w:val="hebrew2"/>
      <w:lvlText w:val="%3."/>
      <w:lvlJc w:val="left"/>
      <w:pPr>
        <w:tabs>
          <w:tab w:val="num" w:pos="2520"/>
        </w:tabs>
        <w:ind w:left="2520" w:hanging="180"/>
      </w:pPr>
      <w:rPr>
        <w:rFonts w:cs="Times New Roman"/>
        <w:szCs w:val="20"/>
      </w:rPr>
    </w:lvl>
    <w:lvl w:ilvl="3">
      <w:start w:val="1"/>
      <w:numFmt w:val="decimal"/>
      <w:lvlText w:val="%4."/>
      <w:lvlJc w:val="right"/>
      <w:pPr>
        <w:tabs>
          <w:tab w:val="num" w:pos="3240"/>
        </w:tabs>
        <w:ind w:left="3240" w:hanging="360"/>
      </w:pPr>
      <w:rPr>
        <w:rFonts w:cs="Times New Roman"/>
      </w:rPr>
    </w:lvl>
    <w:lvl w:ilvl="4">
      <w:start w:val="1"/>
      <w:numFmt w:val="lowerRoman"/>
      <w:lvlText w:val="%5."/>
      <w:lvlJc w:val="right"/>
      <w:pPr>
        <w:tabs>
          <w:tab w:val="num" w:pos="3960"/>
        </w:tabs>
        <w:ind w:left="3960" w:hanging="360"/>
      </w:pPr>
      <w:rPr>
        <w:rFonts w:cs="Times New Roman"/>
      </w:rPr>
    </w:lvl>
    <w:lvl w:ilvl="5">
      <w:start w:val="1"/>
      <w:numFmt w:val="hebrew2"/>
      <w:lvlText w:val="%6."/>
      <w:lvlJc w:val="left"/>
      <w:pPr>
        <w:tabs>
          <w:tab w:val="num" w:pos="4680"/>
        </w:tabs>
        <w:ind w:left="4680" w:hanging="180"/>
      </w:pPr>
      <w:rPr>
        <w:rFonts w:cs="Times New Roman"/>
        <w:szCs w:val="20"/>
      </w:rPr>
    </w:lvl>
    <w:lvl w:ilvl="6">
      <w:start w:val="1"/>
      <w:numFmt w:val="decimal"/>
      <w:lvlText w:val="%7."/>
      <w:lvlJc w:val="right"/>
      <w:pPr>
        <w:tabs>
          <w:tab w:val="num" w:pos="5400"/>
        </w:tabs>
        <w:ind w:left="5400" w:hanging="360"/>
      </w:pPr>
      <w:rPr>
        <w:rFonts w:cs="Times New Roman"/>
      </w:rPr>
    </w:lvl>
    <w:lvl w:ilvl="7">
      <w:start w:val="1"/>
      <w:numFmt w:val="lowerRoman"/>
      <w:lvlText w:val="%8."/>
      <w:lvlJc w:val="right"/>
      <w:pPr>
        <w:tabs>
          <w:tab w:val="num" w:pos="6120"/>
        </w:tabs>
        <w:ind w:left="6120" w:hanging="360"/>
      </w:pPr>
      <w:rPr>
        <w:rFonts w:cs="Times New Roman"/>
      </w:rPr>
    </w:lvl>
    <w:lvl w:ilvl="8">
      <w:start w:val="1"/>
      <w:numFmt w:val="hebrew2"/>
      <w:lvlText w:val="%9."/>
      <w:lvlJc w:val="left"/>
      <w:pPr>
        <w:tabs>
          <w:tab w:val="num" w:pos="6840"/>
        </w:tabs>
        <w:ind w:left="6840" w:hanging="180"/>
      </w:pPr>
      <w:rPr>
        <w:rFonts w:cs="Times New Roman"/>
        <w:szCs w:val="20"/>
      </w:rPr>
    </w:lvl>
  </w:abstractNum>
  <w:abstractNum w:abstractNumId="19" w15:restartNumberingAfterBreak="0">
    <w:nsid w:val="544646F6"/>
    <w:multiLevelType w:val="multilevel"/>
    <w:tmpl w:val="35EE388C"/>
    <w:lvl w:ilvl="0">
      <w:start w:val="2"/>
      <w:numFmt w:val="decimal"/>
      <w:lvlText w:val="%1."/>
      <w:lvlJc w:val="left"/>
      <w:pPr>
        <w:ind w:left="360" w:hanging="360"/>
      </w:pPr>
      <w:rPr>
        <w:rFonts w:cs="Times New Roman" w:hint="default"/>
      </w:rPr>
    </w:lvl>
    <w:lvl w:ilvl="1">
      <w:start w:val="1"/>
      <w:numFmt w:val="decimal"/>
      <w:lvlText w:val="%1.%2."/>
      <w:lvlJc w:val="left"/>
      <w:pPr>
        <w:ind w:left="1100" w:hanging="360"/>
      </w:pPr>
      <w:rPr>
        <w:rFonts w:cs="Times New Roman" w:hint="default"/>
      </w:rPr>
    </w:lvl>
    <w:lvl w:ilvl="2">
      <w:start w:val="1"/>
      <w:numFmt w:val="decimal"/>
      <w:lvlText w:val="%1.%2.%3."/>
      <w:lvlJc w:val="left"/>
      <w:pPr>
        <w:ind w:left="2200" w:hanging="720"/>
      </w:pPr>
      <w:rPr>
        <w:rFonts w:cs="Times New Roman" w:hint="default"/>
      </w:rPr>
    </w:lvl>
    <w:lvl w:ilvl="3">
      <w:start w:val="1"/>
      <w:numFmt w:val="decimal"/>
      <w:lvlText w:val="%1.%2.%3.%4."/>
      <w:lvlJc w:val="left"/>
      <w:pPr>
        <w:ind w:left="2940" w:hanging="720"/>
      </w:pPr>
      <w:rPr>
        <w:rFonts w:cs="Times New Roman" w:hint="default"/>
      </w:rPr>
    </w:lvl>
    <w:lvl w:ilvl="4">
      <w:start w:val="1"/>
      <w:numFmt w:val="decimal"/>
      <w:lvlText w:val="%1.%2.%3.%4.%5."/>
      <w:lvlJc w:val="left"/>
      <w:pPr>
        <w:ind w:left="4040" w:hanging="1080"/>
      </w:pPr>
      <w:rPr>
        <w:rFonts w:cs="Times New Roman" w:hint="default"/>
      </w:rPr>
    </w:lvl>
    <w:lvl w:ilvl="5">
      <w:start w:val="1"/>
      <w:numFmt w:val="decimal"/>
      <w:lvlText w:val="%1.%2.%3.%4.%5.%6."/>
      <w:lvlJc w:val="left"/>
      <w:pPr>
        <w:ind w:left="4780" w:hanging="1080"/>
      </w:pPr>
      <w:rPr>
        <w:rFonts w:cs="Times New Roman" w:hint="default"/>
      </w:rPr>
    </w:lvl>
    <w:lvl w:ilvl="6">
      <w:start w:val="1"/>
      <w:numFmt w:val="decimal"/>
      <w:lvlText w:val="%1.%2.%3.%4.%5.%6.%7."/>
      <w:lvlJc w:val="left"/>
      <w:pPr>
        <w:ind w:left="5880" w:hanging="1440"/>
      </w:pPr>
      <w:rPr>
        <w:rFonts w:cs="Times New Roman" w:hint="default"/>
      </w:rPr>
    </w:lvl>
    <w:lvl w:ilvl="7">
      <w:start w:val="1"/>
      <w:numFmt w:val="decimal"/>
      <w:lvlText w:val="%1.%2.%3.%4.%5.%6.%7.%8."/>
      <w:lvlJc w:val="left"/>
      <w:pPr>
        <w:ind w:left="6620" w:hanging="1440"/>
      </w:pPr>
      <w:rPr>
        <w:rFonts w:cs="Times New Roman" w:hint="default"/>
      </w:rPr>
    </w:lvl>
    <w:lvl w:ilvl="8">
      <w:start w:val="1"/>
      <w:numFmt w:val="decimal"/>
      <w:lvlText w:val="%1.%2.%3.%4.%5.%6.%7.%8.%9."/>
      <w:lvlJc w:val="left"/>
      <w:pPr>
        <w:ind w:left="7360" w:hanging="1440"/>
      </w:pPr>
      <w:rPr>
        <w:rFonts w:cs="Times New Roman" w:hint="default"/>
      </w:rPr>
    </w:lvl>
  </w:abstractNum>
  <w:abstractNum w:abstractNumId="20" w15:restartNumberingAfterBreak="0">
    <w:nsid w:val="545C170E"/>
    <w:multiLevelType w:val="hybridMultilevel"/>
    <w:tmpl w:val="69880386"/>
    <w:lvl w:ilvl="0" w:tplc="D4F42062">
      <w:start w:val="1"/>
      <w:numFmt w:val="hebrew1"/>
      <w:lvlText w:val="%1."/>
      <w:lvlJc w:val="left"/>
      <w:pPr>
        <w:tabs>
          <w:tab w:val="num" w:pos="1800"/>
        </w:tabs>
        <w:ind w:left="1800" w:hanging="360"/>
      </w:pPr>
      <w:rPr>
        <w:rFonts w:ascii="Arial" w:hAnsi="Arial" w:cs="David" w:hint="default"/>
        <w:sz w:val="6"/>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5A55C2D"/>
    <w:multiLevelType w:val="singleLevel"/>
    <w:tmpl w:val="54689E92"/>
    <w:lvl w:ilvl="0">
      <w:start w:val="1"/>
      <w:numFmt w:val="decimal"/>
      <w:lvlText w:val="%1."/>
      <w:lvlJc w:val="left"/>
      <w:pPr>
        <w:tabs>
          <w:tab w:val="num" w:pos="720"/>
        </w:tabs>
        <w:ind w:left="720" w:hanging="720"/>
      </w:pPr>
      <w:rPr>
        <w:rFonts w:cs="David" w:hint="default"/>
        <w:sz w:val="24"/>
      </w:rPr>
    </w:lvl>
  </w:abstractNum>
  <w:abstractNum w:abstractNumId="22" w15:restartNumberingAfterBreak="0">
    <w:nsid w:val="594B5DB7"/>
    <w:multiLevelType w:val="hybridMultilevel"/>
    <w:tmpl w:val="16B21112"/>
    <w:lvl w:ilvl="0" w:tplc="2A5C6D96">
      <w:start w:val="1"/>
      <w:numFmt w:val="hebrew1"/>
      <w:lvlText w:val="%1."/>
      <w:lvlJc w:val="left"/>
      <w:pPr>
        <w:tabs>
          <w:tab w:val="num" w:pos="2160"/>
        </w:tabs>
        <w:ind w:left="2160" w:hanging="720"/>
      </w:pPr>
      <w:rPr>
        <w:rFonts w:cs="David" w:hint="cs"/>
        <w:bCs w:val="0"/>
        <w:iCs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D666690"/>
    <w:multiLevelType w:val="hybridMultilevel"/>
    <w:tmpl w:val="2F7AA44A"/>
    <w:lvl w:ilvl="0" w:tplc="04090013">
      <w:start w:val="1"/>
      <w:numFmt w:val="hebrew1"/>
      <w:lvlText w:val="%1."/>
      <w:lvlJc w:val="center"/>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4" w15:restartNumberingAfterBreak="0">
    <w:nsid w:val="60B417DB"/>
    <w:multiLevelType w:val="hybridMultilevel"/>
    <w:tmpl w:val="ADF4E68A"/>
    <w:lvl w:ilvl="0" w:tplc="488477A6">
      <w:start w:val="1"/>
      <w:numFmt w:val="hebrew1"/>
      <w:lvlText w:val="%1."/>
      <w:lvlJc w:val="left"/>
      <w:pPr>
        <w:tabs>
          <w:tab w:val="num" w:pos="1800"/>
        </w:tabs>
        <w:ind w:left="1800" w:hanging="360"/>
      </w:pPr>
      <w:rPr>
        <w:rFonts w:ascii="Arial" w:hAnsi="Arial" w:cs="David" w:hint="default"/>
        <w:sz w:val="6"/>
        <w:szCs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369658E"/>
    <w:multiLevelType w:val="hybridMultilevel"/>
    <w:tmpl w:val="66F2BD96"/>
    <w:lvl w:ilvl="0" w:tplc="970C336A">
      <w:start w:val="1"/>
      <w:numFmt w:val="hebrew1"/>
      <w:lvlText w:val="%1."/>
      <w:lvlJc w:val="left"/>
      <w:pPr>
        <w:tabs>
          <w:tab w:val="num" w:pos="2160"/>
        </w:tabs>
        <w:ind w:left="2160" w:hanging="720"/>
      </w:pPr>
      <w:rPr>
        <w:rFonts w:cs="David" w:hint="cs"/>
        <w:bCs w:val="0"/>
        <w:iCs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BA40EFF"/>
    <w:multiLevelType w:val="multilevel"/>
    <w:tmpl w:val="7C540EC8"/>
    <w:lvl w:ilvl="0">
      <w:start w:val="1"/>
      <w:numFmt w:val="decimal"/>
      <w:isLgl/>
      <w:lvlText w:val="%1."/>
      <w:lvlJc w:val="center"/>
      <w:pPr>
        <w:tabs>
          <w:tab w:val="num" w:pos="360"/>
        </w:tabs>
        <w:ind w:left="360" w:hanging="72"/>
      </w:pPr>
      <w:rPr>
        <w:rFonts w:cs="Times New Roman" w:hint="default"/>
      </w:rPr>
    </w:lvl>
    <w:lvl w:ilvl="1">
      <w:start w:val="1"/>
      <w:numFmt w:val="decimal"/>
      <w:isLgl/>
      <w:lvlText w:val="%1.%2"/>
      <w:lvlJc w:val="center"/>
      <w:pPr>
        <w:tabs>
          <w:tab w:val="num" w:pos="792"/>
        </w:tabs>
        <w:ind w:left="792" w:hanging="432"/>
      </w:pPr>
      <w:rPr>
        <w:rFonts w:cs="Times New Roman" w:hint="default"/>
        <w:sz w:val="24"/>
        <w:szCs w:val="24"/>
      </w:rPr>
    </w:lvl>
    <w:lvl w:ilvl="2">
      <w:start w:val="1"/>
      <w:numFmt w:val="decimal"/>
      <w:isLgl/>
      <w:lvlText w:val="%1.%2.%3."/>
      <w:lvlJc w:val="center"/>
      <w:pPr>
        <w:tabs>
          <w:tab w:val="num" w:pos="1224"/>
        </w:tabs>
        <w:ind w:left="3062" w:hanging="1928"/>
      </w:pPr>
      <w:rPr>
        <w:rFonts w:cs="Times New Roman" w:hint="default"/>
      </w:rPr>
    </w:lvl>
    <w:lvl w:ilvl="3">
      <w:start w:val="1"/>
      <w:numFmt w:val="decimal"/>
      <w:isLgl/>
      <w:lvlText w:val="%1.%2.%3.%4."/>
      <w:lvlJc w:val="right"/>
      <w:pPr>
        <w:tabs>
          <w:tab w:val="num" w:pos="1800"/>
        </w:tabs>
        <w:ind w:left="1728" w:hanging="648"/>
      </w:pPr>
      <w:rPr>
        <w:rFonts w:cs="Times New Roman" w:hint="default"/>
      </w:rPr>
    </w:lvl>
    <w:lvl w:ilvl="4">
      <w:start w:val="1"/>
      <w:numFmt w:val="decimal"/>
      <w:lvlText w:val="%1.%2.%3.%4.%5."/>
      <w:lvlJc w:val="right"/>
      <w:pPr>
        <w:tabs>
          <w:tab w:val="num" w:pos="2520"/>
        </w:tabs>
        <w:ind w:left="2232" w:hanging="792"/>
      </w:pPr>
      <w:rPr>
        <w:rFonts w:cs="Times New Roman" w:hint="default"/>
      </w:rPr>
    </w:lvl>
    <w:lvl w:ilvl="5">
      <w:start w:val="1"/>
      <w:numFmt w:val="decimal"/>
      <w:lvlText w:val="%1.%2.%3.%4.%5.%6."/>
      <w:lvlJc w:val="right"/>
      <w:pPr>
        <w:tabs>
          <w:tab w:val="num" w:pos="2880"/>
        </w:tabs>
        <w:ind w:left="2736" w:hanging="936"/>
      </w:pPr>
      <w:rPr>
        <w:rFonts w:cs="Times New Roman" w:hint="default"/>
      </w:rPr>
    </w:lvl>
    <w:lvl w:ilvl="6">
      <w:start w:val="1"/>
      <w:numFmt w:val="decimal"/>
      <w:lvlText w:val="%1.%2.%3.%4.%5.%6.%7."/>
      <w:lvlJc w:val="right"/>
      <w:pPr>
        <w:tabs>
          <w:tab w:val="num" w:pos="3600"/>
        </w:tabs>
        <w:ind w:left="3240" w:hanging="1080"/>
      </w:pPr>
      <w:rPr>
        <w:rFonts w:cs="Times New Roman" w:hint="default"/>
      </w:rPr>
    </w:lvl>
    <w:lvl w:ilvl="7">
      <w:start w:val="1"/>
      <w:numFmt w:val="decimal"/>
      <w:lvlText w:val="%1.%2.%3.%4.%5.%6.%7.%8."/>
      <w:lvlJc w:val="right"/>
      <w:pPr>
        <w:tabs>
          <w:tab w:val="num" w:pos="3960"/>
        </w:tabs>
        <w:ind w:left="3744" w:hanging="1224"/>
      </w:pPr>
      <w:rPr>
        <w:rFonts w:cs="Times New Roman" w:hint="default"/>
      </w:rPr>
    </w:lvl>
    <w:lvl w:ilvl="8">
      <w:start w:val="1"/>
      <w:numFmt w:val="decimal"/>
      <w:lvlText w:val="%1.%2.%3.%4.%5.%6.%7.%8.%9."/>
      <w:lvlJc w:val="right"/>
      <w:pPr>
        <w:tabs>
          <w:tab w:val="num" w:pos="4680"/>
        </w:tabs>
        <w:ind w:left="4320" w:hanging="1440"/>
      </w:pPr>
      <w:rPr>
        <w:rFonts w:cs="Times New Roman" w:hint="default"/>
      </w:rPr>
    </w:lvl>
  </w:abstractNum>
  <w:num w:numId="1">
    <w:abstractNumId w:val="26"/>
  </w:num>
  <w:num w:numId="2">
    <w:abstractNumId w:val="18"/>
  </w:num>
  <w:num w:numId="3">
    <w:abstractNumId w:val="13"/>
  </w:num>
  <w:num w:numId="4">
    <w:abstractNumId w:val="12"/>
  </w:num>
  <w:num w:numId="5">
    <w:abstractNumId w:val="23"/>
  </w:num>
  <w:num w:numId="6">
    <w:abstractNumId w:val="10"/>
  </w:num>
  <w:num w:numId="7">
    <w:abstractNumId w:val="2"/>
  </w:num>
  <w:num w:numId="8">
    <w:abstractNumId w:val="21"/>
  </w:num>
  <w:num w:numId="9">
    <w:abstractNumId w:val="9"/>
  </w:num>
  <w:num w:numId="10">
    <w:abstractNumId w:val="16"/>
  </w:num>
  <w:num w:numId="11">
    <w:abstractNumId w:val="24"/>
  </w:num>
  <w:num w:numId="12">
    <w:abstractNumId w:val="4"/>
  </w:num>
  <w:num w:numId="13">
    <w:abstractNumId w:val="6"/>
  </w:num>
  <w:num w:numId="14">
    <w:abstractNumId w:val="3"/>
  </w:num>
  <w:num w:numId="15">
    <w:abstractNumId w:val="25"/>
  </w:num>
  <w:num w:numId="16">
    <w:abstractNumId w:val="15"/>
  </w:num>
  <w:num w:numId="17">
    <w:abstractNumId w:val="8"/>
  </w:num>
  <w:num w:numId="18">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4"/>
  </w:num>
  <w:num w:numId="20">
    <w:abstractNumId w:val="7"/>
  </w:num>
  <w:num w:numId="21">
    <w:abstractNumId w:val="20"/>
  </w:num>
  <w:num w:numId="22">
    <w:abstractNumId w:val="0"/>
  </w:num>
  <w:num w:numId="23">
    <w:abstractNumId w:val="1"/>
  </w:num>
  <w:num w:numId="24">
    <w:abstractNumId w:val="5"/>
  </w:num>
  <w:num w:numId="25">
    <w:abstractNumId w:val="22"/>
  </w:num>
  <w:num w:numId="26">
    <w:abstractNumId w:val="17"/>
  </w:num>
  <w:num w:numId="27">
    <w:abstractNumId w:val="11"/>
  </w:num>
  <w:num w:numId="28">
    <w:abstractNumId w:val="19"/>
  </w:num>
  <w:numIdMacAtCleanup w:val="17"/>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Liat Malichi - עורכי דין  וקסלר">
    <w15:presenceInfo w15:providerId="AD" w15:userId="S-1-5-21-1915107579-1707952165-794563710-27195"/>
  </w15:person>
  <w15:person w15:author="מיה קאירי">
    <w15:presenceInfo w15:providerId="AD" w15:userId="S-1-5-21-1915107579-1707952165-794563710-1357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trackRevisions/>
  <w:defaultTabStop w:val="720"/>
  <w:characterSpacingControl w:val="doNotCompress"/>
  <w:hdrShapeDefaults>
    <o:shapedefaults v:ext="edit" spidmax="14337"/>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2177"/>
    <w:rsid w:val="0001560F"/>
    <w:rsid w:val="000A39FE"/>
    <w:rsid w:val="00134C85"/>
    <w:rsid w:val="001A0C3C"/>
    <w:rsid w:val="001A69D5"/>
    <w:rsid w:val="001B43DA"/>
    <w:rsid w:val="001D4EC2"/>
    <w:rsid w:val="002136E2"/>
    <w:rsid w:val="00214ACF"/>
    <w:rsid w:val="00220DF9"/>
    <w:rsid w:val="00225FC0"/>
    <w:rsid w:val="002436F3"/>
    <w:rsid w:val="00264D14"/>
    <w:rsid w:val="00267C52"/>
    <w:rsid w:val="00272745"/>
    <w:rsid w:val="002B2234"/>
    <w:rsid w:val="00552E11"/>
    <w:rsid w:val="00592D29"/>
    <w:rsid w:val="005B6AFF"/>
    <w:rsid w:val="005D0EFB"/>
    <w:rsid w:val="005D5126"/>
    <w:rsid w:val="005D6E29"/>
    <w:rsid w:val="005D7684"/>
    <w:rsid w:val="0062536D"/>
    <w:rsid w:val="00650D2D"/>
    <w:rsid w:val="00666119"/>
    <w:rsid w:val="006942D4"/>
    <w:rsid w:val="007012C8"/>
    <w:rsid w:val="0072103C"/>
    <w:rsid w:val="00771142"/>
    <w:rsid w:val="007E0785"/>
    <w:rsid w:val="008C64C6"/>
    <w:rsid w:val="00942177"/>
    <w:rsid w:val="00970771"/>
    <w:rsid w:val="009A38F6"/>
    <w:rsid w:val="009A64A3"/>
    <w:rsid w:val="009F52EC"/>
    <w:rsid w:val="00A42271"/>
    <w:rsid w:val="00AF234B"/>
    <w:rsid w:val="00B06D6A"/>
    <w:rsid w:val="00B404AC"/>
    <w:rsid w:val="00B4600F"/>
    <w:rsid w:val="00BD72C4"/>
    <w:rsid w:val="00BE17B4"/>
    <w:rsid w:val="00BF0AA7"/>
    <w:rsid w:val="00C11175"/>
    <w:rsid w:val="00CA7C09"/>
    <w:rsid w:val="00CE1D16"/>
    <w:rsid w:val="00CF0ED6"/>
    <w:rsid w:val="00CF334C"/>
    <w:rsid w:val="00CF611C"/>
    <w:rsid w:val="00D37420"/>
    <w:rsid w:val="00DE0948"/>
    <w:rsid w:val="00E679C7"/>
    <w:rsid w:val="00E76E0B"/>
    <w:rsid w:val="00E870A8"/>
    <w:rsid w:val="00EC37B6"/>
    <w:rsid w:val="00F600CB"/>
    <w:rsid w:val="00FE4D8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4337"/>
    <o:shapelayout v:ext="edit">
      <o:idmap v:ext="edit" data="1"/>
    </o:shapelayout>
  </w:shapeDefaults>
  <w:decimalSymbol w:val="."/>
  <w:listSeparator w:val=","/>
  <w14:docId w14:val="63A0882D"/>
  <w15:chartTrackingRefBased/>
  <w15:docId w15:val="{BF74B9BF-3009-489E-B8BE-1E70260E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679C7"/>
    <w:pPr>
      <w:bidi/>
      <w:spacing w:before="100" w:beforeAutospacing="1" w:after="100" w:afterAutospacing="1" w:line="720" w:lineRule="auto"/>
    </w:pPr>
  </w:style>
  <w:style w:type="paragraph" w:styleId="Heading1">
    <w:name w:val="heading 1"/>
    <w:basedOn w:val="Normal"/>
    <w:next w:val="Normal"/>
    <w:link w:val="Heading1Char"/>
    <w:qFormat/>
    <w:rsid w:val="002B2234"/>
    <w:pPr>
      <w:keepNext/>
      <w:widowControl w:val="0"/>
      <w:bidi w:val="0"/>
      <w:spacing w:before="240" w:beforeAutospacing="0" w:after="60" w:afterAutospacing="0" w:line="240" w:lineRule="auto"/>
      <w:outlineLvl w:val="0"/>
    </w:pPr>
    <w:rPr>
      <w:rFonts w:ascii="Calibri Light" w:eastAsia="Times New Roman" w:hAnsi="Calibri Light" w:cs="Times New Roman"/>
      <w:b/>
      <w:bCs/>
      <w:kern w:val="32"/>
      <w:sz w:val="32"/>
      <w:szCs w:val="32"/>
      <w:lang w:eastAsia="he-IL"/>
    </w:rPr>
  </w:style>
  <w:style w:type="paragraph" w:styleId="Heading2">
    <w:name w:val="heading 2"/>
    <w:basedOn w:val="Normal"/>
    <w:next w:val="Normal"/>
    <w:link w:val="Heading2Char"/>
    <w:qFormat/>
    <w:rsid w:val="002B2234"/>
    <w:pPr>
      <w:keepNext/>
      <w:spacing w:before="0" w:beforeAutospacing="0" w:after="0" w:afterAutospacing="0" w:line="240" w:lineRule="auto"/>
      <w:jc w:val="center"/>
      <w:outlineLvl w:val="1"/>
    </w:pPr>
    <w:rPr>
      <w:rFonts w:ascii="Times New Roman" w:eastAsia="Times New Roman" w:hAnsi="Times New Roman" w:cs="David"/>
      <w:b/>
      <w:bCs/>
      <w:sz w:val="24"/>
      <w:szCs w:val="24"/>
      <w:u w:val="single"/>
      <w:lang w:eastAsia="he-IL"/>
    </w:rPr>
  </w:style>
  <w:style w:type="paragraph" w:styleId="Heading3">
    <w:name w:val="heading 3"/>
    <w:basedOn w:val="Normal"/>
    <w:next w:val="Normal"/>
    <w:link w:val="Heading3Char"/>
    <w:qFormat/>
    <w:rsid w:val="002B2234"/>
    <w:pPr>
      <w:keepNext/>
      <w:spacing w:before="0" w:beforeAutospacing="0" w:after="0" w:afterAutospacing="0" w:line="240" w:lineRule="auto"/>
      <w:jc w:val="center"/>
      <w:outlineLvl w:val="2"/>
    </w:pPr>
    <w:rPr>
      <w:rFonts w:ascii="Times New Roman" w:eastAsia="Times New Roman" w:hAnsi="Times New Roman" w:cs="David"/>
      <w:sz w:val="24"/>
      <w:szCs w:val="24"/>
      <w:u w:val="single"/>
      <w:lang w:eastAsia="he-IL"/>
    </w:rPr>
  </w:style>
  <w:style w:type="paragraph" w:styleId="Heading4">
    <w:name w:val="heading 4"/>
    <w:basedOn w:val="Normal"/>
    <w:next w:val="Normal"/>
    <w:link w:val="Heading4Char"/>
    <w:qFormat/>
    <w:rsid w:val="002B2234"/>
    <w:pPr>
      <w:keepNext/>
      <w:widowControl w:val="0"/>
      <w:bidi w:val="0"/>
      <w:spacing w:before="240" w:beforeAutospacing="0" w:after="60" w:afterAutospacing="0" w:line="240" w:lineRule="auto"/>
      <w:outlineLvl w:val="3"/>
    </w:pPr>
    <w:rPr>
      <w:rFonts w:ascii="Calibri" w:eastAsia="Times New Roman" w:hAnsi="Calibri" w:cs="Arial"/>
      <w:b/>
      <w:bCs/>
      <w:sz w:val="28"/>
      <w:szCs w:val="28"/>
      <w:lang w:eastAsia="he-IL"/>
    </w:rPr>
  </w:style>
  <w:style w:type="paragraph" w:styleId="Heading5">
    <w:name w:val="heading 5"/>
    <w:basedOn w:val="Normal"/>
    <w:next w:val="Normal"/>
    <w:link w:val="Heading5Char"/>
    <w:qFormat/>
    <w:rsid w:val="002B2234"/>
    <w:pPr>
      <w:widowControl w:val="0"/>
      <w:bidi w:val="0"/>
      <w:spacing w:before="240" w:beforeAutospacing="0" w:after="60" w:afterAutospacing="0" w:line="240" w:lineRule="auto"/>
      <w:outlineLvl w:val="4"/>
    </w:pPr>
    <w:rPr>
      <w:rFonts w:ascii="Times New Roman" w:eastAsia="Times New Roman" w:hAnsi="Times New Roman" w:cs="David"/>
      <w:b/>
      <w:bCs/>
      <w:i/>
      <w:iCs/>
      <w:sz w:val="26"/>
      <w:szCs w:val="26"/>
      <w:lang w:eastAsia="he-IL"/>
    </w:rPr>
  </w:style>
  <w:style w:type="paragraph" w:styleId="Heading6">
    <w:name w:val="heading 6"/>
    <w:basedOn w:val="Normal"/>
    <w:next w:val="Normal"/>
    <w:link w:val="Heading6Char"/>
    <w:qFormat/>
    <w:rsid w:val="00650D2D"/>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styleId="Heading7">
    <w:name w:val="heading 7"/>
    <w:basedOn w:val="Normal"/>
    <w:next w:val="Normal"/>
    <w:link w:val="Heading7Char"/>
    <w:qFormat/>
    <w:rsid w:val="00650D2D"/>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styleId="Heading8">
    <w:name w:val="heading 8"/>
    <w:basedOn w:val="Normal"/>
    <w:next w:val="Normal"/>
    <w:link w:val="Heading8Char"/>
    <w:qFormat/>
    <w:rsid w:val="00650D2D"/>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styleId="Heading9">
    <w:name w:val="heading 9"/>
    <w:basedOn w:val="Normal"/>
    <w:next w:val="Normal"/>
    <w:link w:val="Heading9Char"/>
    <w:qFormat/>
    <w:rsid w:val="00650D2D"/>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AF234B"/>
    <w:pPr>
      <w:tabs>
        <w:tab w:val="center" w:pos="4153"/>
        <w:tab w:val="right" w:pos="8306"/>
      </w:tabs>
      <w:spacing w:before="0" w:after="0" w:line="240" w:lineRule="auto"/>
    </w:pPr>
  </w:style>
  <w:style w:type="character" w:customStyle="1" w:styleId="HeaderChar">
    <w:name w:val="Header Char"/>
    <w:basedOn w:val="DefaultParagraphFont"/>
    <w:link w:val="Header"/>
    <w:rsid w:val="00AF234B"/>
  </w:style>
  <w:style w:type="paragraph" w:styleId="Footer">
    <w:name w:val="footer"/>
    <w:basedOn w:val="Normal"/>
    <w:link w:val="FooterChar"/>
    <w:unhideWhenUsed/>
    <w:rsid w:val="00AF234B"/>
    <w:pPr>
      <w:tabs>
        <w:tab w:val="center" w:pos="4153"/>
        <w:tab w:val="right" w:pos="8306"/>
      </w:tabs>
      <w:spacing w:before="0" w:after="0" w:line="240" w:lineRule="auto"/>
    </w:pPr>
  </w:style>
  <w:style w:type="character" w:customStyle="1" w:styleId="FooterChar">
    <w:name w:val="Footer Char"/>
    <w:basedOn w:val="DefaultParagraphFont"/>
    <w:link w:val="Footer"/>
    <w:rsid w:val="00AF234B"/>
  </w:style>
  <w:style w:type="character" w:styleId="PlaceholderText">
    <w:name w:val="Placeholder Text"/>
    <w:basedOn w:val="DefaultParagraphFont"/>
    <w:uiPriority w:val="99"/>
    <w:semiHidden/>
    <w:rsid w:val="00552E11"/>
    <w:rPr>
      <w:color w:val="808080"/>
    </w:rPr>
  </w:style>
  <w:style w:type="table" w:styleId="TableGrid">
    <w:name w:val="Table Grid"/>
    <w:basedOn w:val="TableNormal"/>
    <w:uiPriority w:val="59"/>
    <w:rsid w:val="001A0C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utoFields">
    <w:name w:val="AutoFields"/>
    <w:basedOn w:val="Footer"/>
    <w:link w:val="AutoFieldsChar"/>
    <w:qFormat/>
    <w:rsid w:val="00CF334C"/>
    <w:pPr>
      <w:spacing w:before="100" w:after="100"/>
    </w:pPr>
    <w:rPr>
      <w:rFonts w:ascii="David" w:hAnsi="David" w:cs="David"/>
      <w:color w:val="0070C0"/>
      <w:sz w:val="20"/>
      <w:szCs w:val="24"/>
    </w:rPr>
  </w:style>
  <w:style w:type="character" w:customStyle="1" w:styleId="AutoFieldsChar">
    <w:name w:val="AutoFields Char"/>
    <w:basedOn w:val="FooterChar"/>
    <w:link w:val="AutoFields"/>
    <w:rsid w:val="00CF334C"/>
    <w:rPr>
      <w:rFonts w:ascii="David" w:hAnsi="David" w:cs="David"/>
      <w:color w:val="0070C0"/>
      <w:sz w:val="20"/>
      <w:szCs w:val="24"/>
    </w:rPr>
  </w:style>
  <w:style w:type="character" w:customStyle="1" w:styleId="Heading1Char">
    <w:name w:val="Heading 1 Char"/>
    <w:basedOn w:val="DefaultParagraphFont"/>
    <w:link w:val="Heading1"/>
    <w:rsid w:val="002B2234"/>
    <w:rPr>
      <w:rFonts w:ascii="Calibri Light" w:eastAsia="Times New Roman" w:hAnsi="Calibri Light" w:cs="Times New Roman"/>
      <w:b/>
      <w:bCs/>
      <w:kern w:val="32"/>
      <w:sz w:val="32"/>
      <w:szCs w:val="32"/>
      <w:lang w:eastAsia="he-IL"/>
    </w:rPr>
  </w:style>
  <w:style w:type="character" w:customStyle="1" w:styleId="Heading2Char">
    <w:name w:val="Heading 2 Char"/>
    <w:basedOn w:val="DefaultParagraphFont"/>
    <w:link w:val="Heading2"/>
    <w:rsid w:val="002B2234"/>
    <w:rPr>
      <w:rFonts w:ascii="Times New Roman" w:eastAsia="Times New Roman" w:hAnsi="Times New Roman" w:cs="David"/>
      <w:b/>
      <w:bCs/>
      <w:sz w:val="24"/>
      <w:szCs w:val="24"/>
      <w:u w:val="single"/>
      <w:lang w:eastAsia="he-IL"/>
    </w:rPr>
  </w:style>
  <w:style w:type="character" w:customStyle="1" w:styleId="Heading3Char">
    <w:name w:val="Heading 3 Char"/>
    <w:basedOn w:val="DefaultParagraphFont"/>
    <w:link w:val="Heading3"/>
    <w:rsid w:val="002B2234"/>
    <w:rPr>
      <w:rFonts w:ascii="Times New Roman" w:eastAsia="Times New Roman" w:hAnsi="Times New Roman" w:cs="David"/>
      <w:sz w:val="24"/>
      <w:szCs w:val="24"/>
      <w:u w:val="single"/>
      <w:lang w:eastAsia="he-IL"/>
    </w:rPr>
  </w:style>
  <w:style w:type="character" w:customStyle="1" w:styleId="Heading4Char">
    <w:name w:val="Heading 4 Char"/>
    <w:basedOn w:val="DefaultParagraphFont"/>
    <w:link w:val="Heading4"/>
    <w:rsid w:val="002B2234"/>
    <w:rPr>
      <w:rFonts w:ascii="Calibri" w:eastAsia="Times New Roman" w:hAnsi="Calibri" w:cs="Arial"/>
      <w:b/>
      <w:bCs/>
      <w:sz w:val="28"/>
      <w:szCs w:val="28"/>
      <w:lang w:eastAsia="he-IL"/>
    </w:rPr>
  </w:style>
  <w:style w:type="character" w:customStyle="1" w:styleId="Heading5Char">
    <w:name w:val="Heading 5 Char"/>
    <w:basedOn w:val="DefaultParagraphFont"/>
    <w:link w:val="Heading5"/>
    <w:rsid w:val="002B2234"/>
    <w:rPr>
      <w:rFonts w:ascii="Times New Roman" w:eastAsia="Times New Roman" w:hAnsi="Times New Roman" w:cs="David"/>
      <w:b/>
      <w:bCs/>
      <w:i/>
      <w:iCs/>
      <w:sz w:val="26"/>
      <w:szCs w:val="26"/>
      <w:lang w:eastAsia="he-IL"/>
    </w:rPr>
  </w:style>
  <w:style w:type="numbering" w:customStyle="1" w:styleId="NoList1">
    <w:name w:val="No List1"/>
    <w:next w:val="NoList"/>
    <w:semiHidden/>
    <w:rsid w:val="002B2234"/>
  </w:style>
  <w:style w:type="paragraph" w:customStyle="1" w:styleId="Heading11">
    <w:name w:val="Heading 11"/>
    <w:basedOn w:val="Normal"/>
    <w:next w:val="Normal"/>
    <w:rsid w:val="002B2234"/>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customStyle="1" w:styleId="Heading21">
    <w:name w:val="Heading 21"/>
    <w:basedOn w:val="Normal"/>
    <w:next w:val="Normal"/>
    <w:rsid w:val="002B2234"/>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1">
    <w:name w:val="Heading 31"/>
    <w:basedOn w:val="Normal"/>
    <w:next w:val="Normal"/>
    <w:rsid w:val="002B2234"/>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42">
    <w:name w:val="Heading 42"/>
    <w:basedOn w:val="Normal"/>
    <w:next w:val="Normal"/>
    <w:rsid w:val="002B2234"/>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51">
    <w:name w:val="Heading 51"/>
    <w:basedOn w:val="Normal"/>
    <w:next w:val="Normal"/>
    <w:rsid w:val="002B2234"/>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61">
    <w:name w:val="Heading 61"/>
    <w:basedOn w:val="Normal"/>
    <w:next w:val="Normal"/>
    <w:rsid w:val="002B2234"/>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customStyle="1" w:styleId="Heading71">
    <w:name w:val="Heading 71"/>
    <w:basedOn w:val="Normal"/>
    <w:next w:val="Normal"/>
    <w:rsid w:val="002B2234"/>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customStyle="1" w:styleId="Heading81">
    <w:name w:val="Heading 81"/>
    <w:basedOn w:val="Normal"/>
    <w:next w:val="Normal"/>
    <w:rsid w:val="002B2234"/>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ing91">
    <w:name w:val="Heading 91"/>
    <w:basedOn w:val="Normal"/>
    <w:next w:val="Normal"/>
    <w:rsid w:val="002B2234"/>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paragraph" w:customStyle="1" w:styleId="Header1">
    <w:name w:val="Header1"/>
    <w:basedOn w:val="Normal"/>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Footer1">
    <w:name w:val="Footer1"/>
    <w:basedOn w:val="Normal"/>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styleId="BodyText">
    <w:name w:val="Body Text"/>
    <w:basedOn w:val="Normal"/>
    <w:link w:val="BodyTextChar"/>
    <w:rsid w:val="002B2234"/>
    <w:pPr>
      <w:widowControl w:val="0"/>
      <w:spacing w:before="0" w:beforeAutospacing="0" w:after="0" w:afterAutospacing="0" w:line="240" w:lineRule="auto"/>
      <w:jc w:val="both"/>
    </w:pPr>
    <w:rPr>
      <w:rFonts w:ascii="Times New Roman" w:eastAsia="Times New Roman" w:hAnsi="Times New Roman" w:cs="David"/>
      <w:sz w:val="20"/>
      <w:szCs w:val="24"/>
      <w:lang w:eastAsia="he-IL"/>
    </w:rPr>
  </w:style>
  <w:style w:type="character" w:customStyle="1" w:styleId="BodyTextChar">
    <w:name w:val="Body Text Char"/>
    <w:basedOn w:val="DefaultParagraphFont"/>
    <w:link w:val="BodyText"/>
    <w:rsid w:val="002B2234"/>
    <w:rPr>
      <w:rFonts w:ascii="Times New Roman" w:eastAsia="Times New Roman" w:hAnsi="Times New Roman" w:cs="David"/>
      <w:sz w:val="20"/>
      <w:szCs w:val="24"/>
      <w:lang w:eastAsia="he-IL"/>
    </w:rPr>
  </w:style>
  <w:style w:type="paragraph" w:styleId="Title">
    <w:name w:val="Title"/>
    <w:basedOn w:val="Normal"/>
    <w:link w:val="TitleChar"/>
    <w:qFormat/>
    <w:rsid w:val="002B2234"/>
    <w:pPr>
      <w:widowControl w:val="0"/>
      <w:spacing w:before="0" w:beforeAutospacing="0" w:after="0" w:afterAutospacing="0" w:line="240" w:lineRule="auto"/>
      <w:jc w:val="center"/>
    </w:pPr>
    <w:rPr>
      <w:rFonts w:ascii="Times New Roman" w:eastAsia="Times New Roman" w:hAnsi="Times New Roman" w:cs="David"/>
      <w:bCs/>
      <w:i/>
      <w:iCs/>
      <w:sz w:val="32"/>
      <w:szCs w:val="32"/>
      <w:u w:val="single"/>
      <w:lang w:eastAsia="he-IL"/>
    </w:rPr>
  </w:style>
  <w:style w:type="character" w:customStyle="1" w:styleId="TitleChar">
    <w:name w:val="Title Char"/>
    <w:basedOn w:val="DefaultParagraphFont"/>
    <w:link w:val="Title"/>
    <w:rsid w:val="002B2234"/>
    <w:rPr>
      <w:rFonts w:ascii="Times New Roman" w:eastAsia="Times New Roman" w:hAnsi="Times New Roman" w:cs="David"/>
      <w:bCs/>
      <w:i/>
      <w:iCs/>
      <w:sz w:val="32"/>
      <w:szCs w:val="32"/>
      <w:u w:val="single"/>
      <w:lang w:eastAsia="he-IL"/>
    </w:rPr>
  </w:style>
  <w:style w:type="character" w:customStyle="1" w:styleId="PageNumber1">
    <w:name w:val="Page Number1"/>
    <w:rsid w:val="002B2234"/>
    <w:rPr>
      <w:rFonts w:cs="Times New Roman"/>
    </w:rPr>
  </w:style>
  <w:style w:type="paragraph" w:styleId="BlockText">
    <w:name w:val="Block Text"/>
    <w:basedOn w:val="Normal"/>
    <w:rsid w:val="002B2234"/>
    <w:pPr>
      <w:widowControl w:val="0"/>
      <w:spacing w:before="0" w:beforeAutospacing="0" w:after="0" w:afterAutospacing="0" w:line="240" w:lineRule="auto"/>
      <w:ind w:left="720" w:hanging="720"/>
      <w:jc w:val="both"/>
    </w:pPr>
    <w:rPr>
      <w:rFonts w:ascii="Times New Roman" w:eastAsia="Times New Roman" w:hAnsi="Times New Roman" w:cs="David"/>
      <w:sz w:val="20"/>
      <w:szCs w:val="24"/>
      <w:lang w:eastAsia="he-IL"/>
    </w:rPr>
  </w:style>
  <w:style w:type="paragraph" w:customStyle="1" w:styleId="BodyTextIndent1">
    <w:name w:val="Body Text Indent1"/>
    <w:basedOn w:val="Normal"/>
    <w:rsid w:val="002B2234"/>
    <w:pPr>
      <w:spacing w:before="0" w:beforeAutospacing="0" w:after="0" w:afterAutospacing="0" w:line="360" w:lineRule="auto"/>
      <w:ind w:left="2160" w:hanging="720"/>
    </w:pPr>
    <w:rPr>
      <w:rFonts w:ascii="Times New Roman" w:eastAsia="Times New Roman" w:hAnsi="Times New Roman" w:cs="David"/>
      <w:sz w:val="24"/>
      <w:szCs w:val="24"/>
      <w:lang w:eastAsia="he-IL"/>
    </w:rPr>
  </w:style>
  <w:style w:type="paragraph" w:styleId="BodyTextIndent3">
    <w:name w:val="Body Text Indent 3"/>
    <w:basedOn w:val="Normal"/>
    <w:link w:val="BodyTextIndent3Char"/>
    <w:rsid w:val="002B2234"/>
    <w:pPr>
      <w:spacing w:before="0" w:beforeAutospacing="0" w:after="0" w:afterAutospacing="0" w:line="360" w:lineRule="auto"/>
      <w:ind w:left="1440"/>
    </w:pPr>
    <w:rPr>
      <w:rFonts w:ascii="Times New Roman" w:eastAsia="Times New Roman" w:hAnsi="Times New Roman" w:cs="David"/>
      <w:sz w:val="24"/>
      <w:szCs w:val="24"/>
      <w:lang w:eastAsia="he-IL"/>
    </w:rPr>
  </w:style>
  <w:style w:type="character" w:customStyle="1" w:styleId="BodyTextIndent3Char">
    <w:name w:val="Body Text Indent 3 Char"/>
    <w:basedOn w:val="DefaultParagraphFont"/>
    <w:link w:val="BodyTextIndent3"/>
    <w:rsid w:val="002B2234"/>
    <w:rPr>
      <w:rFonts w:ascii="Times New Roman" w:eastAsia="Times New Roman" w:hAnsi="Times New Roman" w:cs="David"/>
      <w:sz w:val="24"/>
      <w:szCs w:val="24"/>
      <w:lang w:eastAsia="he-IL"/>
    </w:rPr>
  </w:style>
  <w:style w:type="paragraph" w:styleId="BodyTextIndent2">
    <w:name w:val="Body Text Indent 2"/>
    <w:basedOn w:val="Normal"/>
    <w:link w:val="BodyTextIndent2Char"/>
    <w:rsid w:val="002B2234"/>
    <w:pPr>
      <w:spacing w:before="0" w:beforeAutospacing="0" w:after="0" w:afterAutospacing="0" w:line="240" w:lineRule="auto"/>
      <w:ind w:left="2877"/>
    </w:pPr>
    <w:rPr>
      <w:rFonts w:ascii="Times New Roman" w:eastAsia="Times New Roman" w:hAnsi="Times New Roman" w:cs="David"/>
      <w:sz w:val="20"/>
      <w:szCs w:val="24"/>
      <w:lang w:eastAsia="he-IL"/>
    </w:rPr>
  </w:style>
  <w:style w:type="character" w:customStyle="1" w:styleId="BodyTextIndent2Char">
    <w:name w:val="Body Text Indent 2 Char"/>
    <w:basedOn w:val="DefaultParagraphFont"/>
    <w:link w:val="BodyTextIndent2"/>
    <w:rsid w:val="002B2234"/>
    <w:rPr>
      <w:rFonts w:ascii="Times New Roman" w:eastAsia="Times New Roman" w:hAnsi="Times New Roman" w:cs="David"/>
      <w:sz w:val="20"/>
      <w:szCs w:val="24"/>
      <w:lang w:eastAsia="he-IL"/>
    </w:rPr>
  </w:style>
  <w:style w:type="paragraph" w:styleId="BalloonText">
    <w:name w:val="Balloon Text"/>
    <w:basedOn w:val="Normal"/>
    <w:link w:val="BalloonTextChar"/>
    <w:semiHidden/>
    <w:rsid w:val="002B2234"/>
    <w:pPr>
      <w:widowControl w:val="0"/>
      <w:bidi w:val="0"/>
      <w:spacing w:before="0" w:beforeAutospacing="0" w:after="0" w:afterAutospacing="0" w:line="240" w:lineRule="auto"/>
    </w:pPr>
    <w:rPr>
      <w:rFonts w:ascii="Tahoma" w:eastAsia="Times New Roman" w:hAnsi="Tahoma" w:cs="Tahoma"/>
      <w:sz w:val="16"/>
      <w:szCs w:val="16"/>
      <w:lang w:eastAsia="he-IL"/>
    </w:rPr>
  </w:style>
  <w:style w:type="character" w:customStyle="1" w:styleId="BalloonTextChar">
    <w:name w:val="Balloon Text Char"/>
    <w:basedOn w:val="DefaultParagraphFont"/>
    <w:link w:val="BalloonText"/>
    <w:semiHidden/>
    <w:rsid w:val="002B2234"/>
    <w:rPr>
      <w:rFonts w:ascii="Tahoma" w:eastAsia="Times New Roman" w:hAnsi="Tahoma" w:cs="Tahoma"/>
      <w:sz w:val="16"/>
      <w:szCs w:val="16"/>
      <w:lang w:eastAsia="he-IL"/>
    </w:rPr>
  </w:style>
  <w:style w:type="paragraph" w:customStyle="1" w:styleId="a">
    <w:name w:val="סגנון"/>
    <w:basedOn w:val="Normal"/>
    <w:next w:val="BlockText"/>
    <w:rsid w:val="002B2234"/>
    <w:pPr>
      <w:spacing w:before="0" w:beforeAutospacing="0" w:after="0" w:afterAutospacing="0" w:line="240" w:lineRule="auto"/>
      <w:ind w:left="1440"/>
    </w:pPr>
    <w:rPr>
      <w:rFonts w:ascii="Times New Roman" w:eastAsia="Times New Roman" w:hAnsi="Times New Roman" w:cs="David"/>
      <w:sz w:val="24"/>
      <w:szCs w:val="24"/>
      <w:lang w:eastAsia="he-IL"/>
    </w:rPr>
  </w:style>
  <w:style w:type="character" w:styleId="PageNumber">
    <w:name w:val="page number"/>
    <w:rsid w:val="002B2234"/>
    <w:rPr>
      <w:rFonts w:cs="Times New Roman"/>
    </w:rPr>
  </w:style>
  <w:style w:type="paragraph" w:styleId="DocumentMap">
    <w:name w:val="Document Map"/>
    <w:basedOn w:val="Normal"/>
    <w:link w:val="DocumentMapChar"/>
    <w:rsid w:val="002B2234"/>
    <w:pPr>
      <w:widowControl w:val="0"/>
      <w:shd w:val="clear" w:color="auto" w:fill="000080"/>
      <w:bidi w:val="0"/>
      <w:spacing w:before="0" w:beforeAutospacing="0" w:after="0" w:afterAutospacing="0" w:line="240" w:lineRule="auto"/>
    </w:pPr>
    <w:rPr>
      <w:rFonts w:ascii="Tahoma" w:eastAsia="Times New Roman" w:hAnsi="Tahoma" w:cs="Tahoma"/>
      <w:sz w:val="20"/>
      <w:szCs w:val="20"/>
      <w:lang w:eastAsia="he-IL"/>
    </w:rPr>
  </w:style>
  <w:style w:type="character" w:customStyle="1" w:styleId="DocumentMapChar">
    <w:name w:val="Document Map Char"/>
    <w:basedOn w:val="DefaultParagraphFont"/>
    <w:link w:val="DocumentMap"/>
    <w:rsid w:val="002B2234"/>
    <w:rPr>
      <w:rFonts w:ascii="Tahoma" w:eastAsia="Times New Roman" w:hAnsi="Tahoma" w:cs="Tahoma"/>
      <w:sz w:val="20"/>
      <w:szCs w:val="20"/>
      <w:shd w:val="clear" w:color="auto" w:fill="000080"/>
      <w:lang w:eastAsia="he-IL"/>
    </w:rPr>
  </w:style>
  <w:style w:type="paragraph" w:customStyle="1" w:styleId="a0">
    <w:name w:val="רשימה מימין"/>
    <w:basedOn w:val="Normal"/>
    <w:rsid w:val="002B2234"/>
    <w:pPr>
      <w:spacing w:before="0" w:beforeAutospacing="0" w:after="0" w:afterAutospacing="0" w:line="240" w:lineRule="auto"/>
      <w:ind w:left="540" w:hanging="540"/>
    </w:pPr>
    <w:rPr>
      <w:rFonts w:ascii="Times New Roman" w:eastAsia="Times New Roman" w:hAnsi="Times New Roman" w:cs="David"/>
      <w:sz w:val="24"/>
    </w:rPr>
  </w:style>
  <w:style w:type="paragraph" w:customStyle="1" w:styleId="Heading41">
    <w:name w:val="Heading 41"/>
    <w:basedOn w:val="Normal"/>
    <w:next w:val="Normal"/>
    <w:rsid w:val="002B2234"/>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22">
    <w:name w:val="Heading 22"/>
    <w:basedOn w:val="Normal"/>
    <w:next w:val="Normal"/>
    <w:rsid w:val="002B2234"/>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2">
    <w:name w:val="Heading 32"/>
    <w:basedOn w:val="Normal"/>
    <w:next w:val="Normal"/>
    <w:rsid w:val="002B2234"/>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52">
    <w:name w:val="Heading 52"/>
    <w:basedOn w:val="Normal"/>
    <w:next w:val="Normal"/>
    <w:rsid w:val="002B2234"/>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82">
    <w:name w:val="Heading 82"/>
    <w:basedOn w:val="Normal"/>
    <w:next w:val="Normal"/>
    <w:rsid w:val="002B2234"/>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er2">
    <w:name w:val="Header2"/>
    <w:basedOn w:val="Normal"/>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1">
    <w:name w:val="חתימה1"/>
    <w:basedOn w:val="Normal"/>
    <w:rsid w:val="002B2234"/>
    <w:pPr>
      <w:spacing w:before="0" w:beforeAutospacing="0" w:after="0" w:afterAutospacing="0" w:line="240" w:lineRule="auto"/>
      <w:ind w:left="-694"/>
    </w:pPr>
    <w:rPr>
      <w:rFonts w:ascii="Times New Roman" w:eastAsia="Times New Roman" w:hAnsi="Times New Roman" w:cs="David"/>
      <w:sz w:val="24"/>
      <w:szCs w:val="24"/>
    </w:rPr>
  </w:style>
  <w:style w:type="paragraph" w:customStyle="1" w:styleId="a1">
    <w:name w:val="חתימה קו אחד"/>
    <w:basedOn w:val="1"/>
    <w:rsid w:val="002B2234"/>
    <w:pPr>
      <w:tabs>
        <w:tab w:val="left" w:pos="2880"/>
        <w:tab w:val="left" w:pos="5220"/>
        <w:tab w:val="left" w:pos="7740"/>
      </w:tabs>
      <w:ind w:left="360"/>
    </w:pPr>
    <w:rPr>
      <w:sz w:val="22"/>
      <w:szCs w:val="22"/>
    </w:rPr>
  </w:style>
  <w:style w:type="paragraph" w:customStyle="1" w:styleId="10">
    <w:name w:val="חתימה קו 1 נקודות"/>
    <w:basedOn w:val="1"/>
    <w:rsid w:val="002B2234"/>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character" w:customStyle="1" w:styleId="Heading6Char">
    <w:name w:val="Heading 6 Char"/>
    <w:basedOn w:val="DefaultParagraphFont"/>
    <w:link w:val="Heading6"/>
    <w:rsid w:val="00650D2D"/>
    <w:rPr>
      <w:rFonts w:ascii="Times New Roman" w:eastAsia="Times New Roman" w:hAnsi="Times New Roman" w:cs="David"/>
      <w:sz w:val="20"/>
      <w:szCs w:val="24"/>
      <w:u w:val="single"/>
      <w:lang w:eastAsia="he-IL"/>
    </w:rPr>
  </w:style>
  <w:style w:type="character" w:customStyle="1" w:styleId="Heading7Char">
    <w:name w:val="Heading 7 Char"/>
    <w:basedOn w:val="DefaultParagraphFont"/>
    <w:link w:val="Heading7"/>
    <w:rsid w:val="00650D2D"/>
    <w:rPr>
      <w:rFonts w:ascii="Times New Roman" w:eastAsia="Times New Roman" w:hAnsi="Times New Roman" w:cs="David"/>
      <w:sz w:val="20"/>
      <w:szCs w:val="24"/>
      <w:lang w:eastAsia="he-IL"/>
    </w:rPr>
  </w:style>
  <w:style w:type="character" w:customStyle="1" w:styleId="Heading8Char">
    <w:name w:val="Heading 8 Char"/>
    <w:basedOn w:val="DefaultParagraphFont"/>
    <w:link w:val="Heading8"/>
    <w:rsid w:val="00650D2D"/>
    <w:rPr>
      <w:rFonts w:ascii="Times New Roman" w:eastAsia="Times New Roman" w:hAnsi="Times New Roman" w:cs="David"/>
      <w:color w:val="339966"/>
      <w:sz w:val="20"/>
      <w:szCs w:val="24"/>
      <w:lang w:eastAsia="he-IL"/>
    </w:rPr>
  </w:style>
  <w:style w:type="character" w:customStyle="1" w:styleId="Heading9Char">
    <w:name w:val="Heading 9 Char"/>
    <w:basedOn w:val="DefaultParagraphFont"/>
    <w:link w:val="Heading9"/>
    <w:rsid w:val="00650D2D"/>
    <w:rPr>
      <w:rFonts w:ascii="Times New Roman" w:eastAsia="Times New Roman" w:hAnsi="Times New Roman" w:cs="David"/>
      <w:bCs/>
      <w:sz w:val="20"/>
      <w:szCs w:val="24"/>
      <w:u w:val="single"/>
      <w:lang w:eastAsia="he-IL"/>
    </w:rPr>
  </w:style>
  <w:style w:type="numbering" w:customStyle="1" w:styleId="NoList2">
    <w:name w:val="No List2"/>
    <w:next w:val="NoList"/>
    <w:semiHidden/>
    <w:rsid w:val="00650D2D"/>
  </w:style>
  <w:style w:type="paragraph" w:styleId="NormalWeb">
    <w:name w:val="Normal (Web)"/>
    <w:basedOn w:val="Normal"/>
    <w:rsid w:val="00650D2D"/>
    <w:pPr>
      <w:bidi w:val="0"/>
      <w:spacing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650D2D"/>
    <w:pPr>
      <w:spacing w:before="0" w:beforeAutospacing="0" w:after="0" w:afterAutospacing="0" w:line="360" w:lineRule="auto"/>
      <w:ind w:left="720"/>
      <w:jc w:val="both"/>
    </w:pPr>
    <w:rPr>
      <w:rFonts w:ascii="Times New Roman" w:eastAsia="Times New Roman" w:hAnsi="Times New Roman" w:cs="David"/>
      <w:sz w:val="25"/>
      <w:szCs w:val="25"/>
    </w:rPr>
  </w:style>
  <w:style w:type="numbering" w:customStyle="1" w:styleId="NoList3">
    <w:name w:val="No List3"/>
    <w:next w:val="NoList"/>
    <w:semiHidden/>
    <w:unhideWhenUsed/>
    <w:rsid w:val="000A39FE"/>
  </w:style>
  <w:style w:type="character" w:customStyle="1" w:styleId="a2">
    <w:name w:val="ביטול תו"/>
    <w:link w:val="a3"/>
    <w:locked/>
    <w:rsid w:val="000A39FE"/>
    <w:rPr>
      <w:rFonts w:cs="David"/>
      <w:sz w:val="26"/>
      <w:szCs w:val="24"/>
    </w:rPr>
  </w:style>
  <w:style w:type="paragraph" w:customStyle="1" w:styleId="a3">
    <w:name w:val="ביטול"/>
    <w:basedOn w:val="Normal"/>
    <w:link w:val="a2"/>
    <w:rsid w:val="000A39FE"/>
    <w:pPr>
      <w:spacing w:before="240" w:beforeAutospacing="0" w:after="0" w:afterAutospacing="0" w:line="240" w:lineRule="auto"/>
      <w:jc w:val="both"/>
    </w:pPr>
    <w:rPr>
      <w:rFonts w:cs="David"/>
      <w:sz w:val="26"/>
      <w:szCs w:val="24"/>
    </w:rPr>
  </w:style>
  <w:style w:type="numbering" w:customStyle="1" w:styleId="NoList4">
    <w:name w:val="No List4"/>
    <w:next w:val="NoList"/>
    <w:semiHidden/>
    <w:rsid w:val="00DE0948"/>
  </w:style>
  <w:style w:type="numbering" w:customStyle="1" w:styleId="NoList5">
    <w:name w:val="No List5"/>
    <w:next w:val="NoList"/>
    <w:semiHidden/>
    <w:rsid w:val="00F600CB"/>
  </w:style>
  <w:style w:type="numbering" w:customStyle="1" w:styleId="NoList11">
    <w:name w:val="No List11"/>
    <w:next w:val="NoList"/>
    <w:semiHidden/>
    <w:rsid w:val="00F600CB"/>
  </w:style>
  <w:style w:type="table" w:customStyle="1" w:styleId="11">
    <w:name w:val="רשת טבלה1"/>
    <w:basedOn w:val="TableNormal"/>
    <w:next w:val="TableGrid"/>
    <w:rsid w:val="00D374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4">
    <w:name w:val="היסט_כפול"/>
    <w:basedOn w:val="Normal"/>
    <w:rsid w:val="00CF611C"/>
    <w:pPr>
      <w:spacing w:before="0" w:beforeAutospacing="0" w:after="0" w:afterAutospacing="0" w:line="240" w:lineRule="auto"/>
      <w:ind w:left="1701" w:right="1701" w:hanging="1701"/>
      <w:jc w:val="both"/>
    </w:pPr>
    <w:rPr>
      <w:rFonts w:ascii="Times New Roman" w:hAnsi="Times New Roman" w:cs="Times New Roman"/>
      <w:color w:val="0000FF"/>
      <w:sz w:val="20"/>
      <w:szCs w:val="20"/>
      <w:lang w:eastAsia="he-IL"/>
    </w:rPr>
  </w:style>
  <w:style w:type="paragraph" w:styleId="Revision">
    <w:name w:val="Revision"/>
    <w:hidden/>
    <w:uiPriority w:val="99"/>
    <w:semiHidden/>
    <w:rsid w:val="00B4600F"/>
    <w:pPr>
      <w:spacing w:after="0" w:line="240" w:lineRule="auto"/>
    </w:pPr>
  </w:style>
  <w:style w:type="table" w:customStyle="1" w:styleId="2">
    <w:name w:val="רשת טבלה2"/>
    <w:basedOn w:val="TableNormal"/>
    <w:next w:val="TableGrid"/>
    <w:uiPriority w:val="59"/>
    <w:rsid w:val="00B4600F"/>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glossaryDocument" Target="glossary/document.xml"/><Relationship Id="rId2" Type="http://schemas.openxmlformats.org/officeDocument/2006/relationships/customXml" Target="../customXml/item2.xml"/><Relationship Id="rId16" Type="http://schemas.microsoft.com/office/2011/relationships/people" Target="people.xml"/><Relationship Id="rId11" Type="http://schemas.openxmlformats.org/officeDocument/2006/relationships/endnotes" Target="endnotes.xml"/><Relationship Id="rId6"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0A3612866FCC4FB2A94F3BB6973F2CCF"/>
        <w:category>
          <w:name w:val="כללי"/>
          <w:gallery w:val="placeholder"/>
        </w:category>
        <w:types>
          <w:type w:val="bbPlcHdr"/>
        </w:types>
        <w:behaviors>
          <w:behavior w:val="content"/>
        </w:behaviors>
        <w:guid w:val="{4FDC5507-6BC3-4442-8B42-D5B81C613AE5}"/>
      </w:docPartPr>
      <w:docPartBody>
        <w:p w:rsidR="001B3C46" w:rsidRDefault="001B3C46" w:rsidP="001B3C46">
          <w:pPr>
            <w:pStyle w:val="0A3612866FCC4FB2A94F3BB6973F2CCF"/>
          </w:pPr>
          <w:r w:rsidRPr="00F11BAF">
            <w:rPr>
              <w:rStyle w:val="PlaceholderText"/>
              <w:rtl/>
            </w:rPr>
            <w:t>[שם הפרויקט]</w:t>
          </w:r>
        </w:p>
      </w:docPartBody>
    </w:docPart>
    <w:docPart>
      <w:docPartPr>
        <w:name w:val="71D6728F839B46D5B4C4BE0E9BFD94DB"/>
        <w:category>
          <w:name w:val="כללי"/>
          <w:gallery w:val="placeholder"/>
        </w:category>
        <w:types>
          <w:type w:val="bbPlcHdr"/>
        </w:types>
        <w:behaviors>
          <w:behavior w:val="content"/>
        </w:behaviors>
        <w:guid w:val="{AB4B968C-3331-4163-9E9A-FD627F75FEF0}"/>
      </w:docPartPr>
      <w:docPartBody>
        <w:p w:rsidR="001B3C46" w:rsidRDefault="001B3C46" w:rsidP="001B3C46">
          <w:pPr>
            <w:pStyle w:val="71D6728F839B46D5B4C4BE0E9BFD94DB"/>
          </w:pPr>
          <w:r w:rsidRPr="00F11BAF">
            <w:rPr>
              <w:rStyle w:val="PlaceholderText"/>
              <w:rtl/>
            </w:rPr>
            <w:t>[שם אתר]</w:t>
          </w:r>
        </w:p>
      </w:docPartBody>
    </w:docPart>
    <w:docPart>
      <w:docPartPr>
        <w:name w:val="FC7D580B0E764F11B78BEAD19CF47970"/>
        <w:category>
          <w:name w:val="כללי"/>
          <w:gallery w:val="placeholder"/>
        </w:category>
        <w:types>
          <w:type w:val="bbPlcHdr"/>
        </w:types>
        <w:behaviors>
          <w:behavior w:val="content"/>
        </w:behaviors>
        <w:guid w:val="{92966752-67A6-4E77-9A4C-47AB3CC7158E}"/>
      </w:docPartPr>
      <w:docPartBody>
        <w:p w:rsidR="001B3C46" w:rsidRDefault="001B3C46" w:rsidP="001B3C46">
          <w:pPr>
            <w:pStyle w:val="FC7D580B0E764F11B78BEAD19CF47970"/>
          </w:pPr>
          <w:r w:rsidRPr="003059F5">
            <w:rPr>
              <w:rStyle w:val="PlaceholderText"/>
              <w:rtl/>
            </w:rPr>
            <w:t>[תאריך חתימת חוזה]</w:t>
          </w:r>
        </w:p>
      </w:docPartBody>
    </w:docPart>
    <w:docPart>
      <w:docPartPr>
        <w:name w:val="B42DD4ACF40048AEAEA238C5E718A465"/>
        <w:category>
          <w:name w:val="כללי"/>
          <w:gallery w:val="placeholder"/>
        </w:category>
        <w:types>
          <w:type w:val="bbPlcHdr"/>
        </w:types>
        <w:behaviors>
          <w:behavior w:val="content"/>
        </w:behaviors>
        <w:guid w:val="{A0AAC8D5-E2E5-4BFB-A5BE-C47FFC8FA2C5}"/>
      </w:docPartPr>
      <w:docPartBody>
        <w:p w:rsidR="001B3C46" w:rsidRDefault="001B3C46" w:rsidP="001B3C46">
          <w:pPr>
            <w:pStyle w:val="B42DD4ACF40048AEAEA238C5E718A465"/>
          </w:pPr>
          <w:r w:rsidRPr="002F1998">
            <w:rPr>
              <w:rStyle w:val="PlaceholderText"/>
              <w:rtl/>
            </w:rPr>
            <w:t>[צד א בחוזה]</w:t>
          </w:r>
        </w:p>
      </w:docPartBody>
    </w:docPart>
    <w:docPart>
      <w:docPartPr>
        <w:name w:val="0C6472EA799C4B65AB82EB329A207941"/>
        <w:category>
          <w:name w:val="כללי"/>
          <w:gallery w:val="placeholder"/>
        </w:category>
        <w:types>
          <w:type w:val="bbPlcHdr"/>
        </w:types>
        <w:behaviors>
          <w:behavior w:val="content"/>
        </w:behaviors>
        <w:guid w:val="{5EC1EBF7-D79E-4230-9F93-7CE304698A9A}"/>
      </w:docPartPr>
      <w:docPartBody>
        <w:p w:rsidR="001B3C46" w:rsidRDefault="001B3C46" w:rsidP="001B3C46">
          <w:pPr>
            <w:pStyle w:val="0C6472EA799C4B65AB82EB329A207941"/>
          </w:pPr>
          <w:r w:rsidRPr="00EA1993">
            <w:rPr>
              <w:rStyle w:val="PlaceholderText"/>
              <w:rtl/>
            </w:rPr>
            <w:t>[צדדים נוספים]</w:t>
          </w:r>
        </w:p>
      </w:docPartBody>
    </w:docPart>
    <w:docPart>
      <w:docPartPr>
        <w:name w:val="57138A29EFE24B45B4DCAA2B724152C4"/>
        <w:category>
          <w:name w:val="כללי"/>
          <w:gallery w:val="placeholder"/>
        </w:category>
        <w:types>
          <w:type w:val="bbPlcHdr"/>
        </w:types>
        <w:behaviors>
          <w:behavior w:val="content"/>
        </w:behaviors>
        <w:guid w:val="{960296FE-BC57-4A97-8866-85F58B481DA7}"/>
      </w:docPartPr>
      <w:docPartBody>
        <w:p w:rsidR="001B3C46" w:rsidRDefault="001B3C46">
          <w:r w:rsidRPr="00F3672F">
            <w:rPr>
              <w:rStyle w:val="PlaceholderText"/>
              <w:rtl/>
            </w:rPr>
            <w:t>[שם ספק]</w:t>
          </w:r>
        </w:p>
      </w:docPartBody>
    </w:docPart>
    <w:docPart>
      <w:docPartPr>
        <w:name w:val="BD1E195FC55B4F6797889777C4529210"/>
        <w:category>
          <w:name w:val="כללי"/>
          <w:gallery w:val="placeholder"/>
        </w:category>
        <w:types>
          <w:type w:val="bbPlcHdr"/>
        </w:types>
        <w:behaviors>
          <w:behavior w:val="content"/>
        </w:behaviors>
        <w:guid w:val="{DE98E29C-F22D-48BC-8DFC-1B8016D5A37B}"/>
      </w:docPartPr>
      <w:docPartBody>
        <w:p w:rsidR="001B3C46" w:rsidRDefault="001B3C46">
          <w:r w:rsidRPr="00F3672F">
            <w:rPr>
              <w:rStyle w:val="PlaceholderText"/>
              <w:rtl/>
            </w:rPr>
            <w:t>[שם צד א]</w:t>
          </w:r>
        </w:p>
      </w:docPartBody>
    </w:docPart>
    <w:docPart>
      <w:docPartPr>
        <w:name w:val="8E2F8679482F47039341456D71AAC82B"/>
        <w:category>
          <w:name w:val="כללי"/>
          <w:gallery w:val="placeholder"/>
        </w:category>
        <w:types>
          <w:type w:val="bbPlcHdr"/>
        </w:types>
        <w:behaviors>
          <w:behavior w:val="content"/>
        </w:behaviors>
        <w:guid w:val="{F45C95CA-A8C3-4870-8160-DC7B9E430988}"/>
      </w:docPartPr>
      <w:docPartBody>
        <w:p w:rsidR="00BF4991" w:rsidRDefault="001B3C46" w:rsidP="001B3C46">
          <w:pPr>
            <w:pStyle w:val="8E2F8679482F47039341456D71AAC82B"/>
          </w:pPr>
          <w:r w:rsidRPr="003059F5">
            <w:rPr>
              <w:rStyle w:val="PlaceholderText"/>
              <w:rtl/>
            </w:rPr>
            <w:t>[רשות מקומית]</w:t>
          </w:r>
        </w:p>
      </w:docPartBody>
    </w:docPart>
    <w:docPart>
      <w:docPartPr>
        <w:name w:val="B0FCBD5D36D34EEAAEB115018215C1A5"/>
        <w:category>
          <w:name w:val="כללי"/>
          <w:gallery w:val="placeholder"/>
        </w:category>
        <w:types>
          <w:type w:val="bbPlcHdr"/>
        </w:types>
        <w:behaviors>
          <w:behavior w:val="content"/>
        </w:behaviors>
        <w:guid w:val="{320F4C55-FC71-412B-8384-002060A2A0E5}"/>
      </w:docPartPr>
      <w:docPartBody>
        <w:p w:rsidR="00BF4991" w:rsidRDefault="001B3C46" w:rsidP="001B3C46">
          <w:pPr>
            <w:pStyle w:val="B0FCBD5D36D34EEAAEB115018215C1A5"/>
          </w:pPr>
          <w:r w:rsidRPr="003059F5">
            <w:rPr>
              <w:rStyle w:val="PlaceholderText"/>
              <w:rtl/>
            </w:rPr>
            <w:t>[שם אתר]</w:t>
          </w:r>
        </w:p>
      </w:docPartBody>
    </w:docPart>
    <w:docPart>
      <w:docPartPr>
        <w:name w:val="A6EABCB3884D4308B3D3558A50DCDFAF"/>
        <w:category>
          <w:name w:val="כללי"/>
          <w:gallery w:val="placeholder"/>
        </w:category>
        <w:types>
          <w:type w:val="bbPlcHdr"/>
        </w:types>
        <w:behaviors>
          <w:behavior w:val="content"/>
        </w:behaviors>
        <w:guid w:val="{A4AE2F3F-7799-4CAA-98FC-6BD5F187779F}"/>
      </w:docPartPr>
      <w:docPartBody>
        <w:p w:rsidR="00BF4991" w:rsidRDefault="001B3C46" w:rsidP="001B3C46">
          <w:pPr>
            <w:pStyle w:val="A6EABCB3884D4308B3D3558A50DCDFAF"/>
          </w:pPr>
          <w:r w:rsidRPr="003059F5">
            <w:rPr>
              <w:rStyle w:val="PlaceholderText"/>
              <w:rtl/>
            </w:rPr>
            <w:t>[שם הפרויקט]</w:t>
          </w:r>
        </w:p>
      </w:docPartBody>
    </w:docPart>
    <w:docPart>
      <w:docPartPr>
        <w:name w:val="56AC33E17EEE482BA87DA6B4698A409B"/>
        <w:category>
          <w:name w:val="כללי"/>
          <w:gallery w:val="placeholder"/>
        </w:category>
        <w:types>
          <w:type w:val="bbPlcHdr"/>
        </w:types>
        <w:behaviors>
          <w:behavior w:val="content"/>
        </w:behaviors>
        <w:guid w:val="{A4BFB0A2-7BF2-4E0D-819D-B56CE8C23C21}"/>
      </w:docPartPr>
      <w:docPartBody>
        <w:p w:rsidR="00BF4991" w:rsidRDefault="001B3C46" w:rsidP="001B3C46">
          <w:pPr>
            <w:pStyle w:val="56AC33E17EEE482BA87DA6B4698A409B"/>
          </w:pPr>
          <w:r w:rsidRPr="003059F5">
            <w:rPr>
              <w:rStyle w:val="PlaceholderText"/>
              <w:rtl/>
            </w:rPr>
            <w:t>[שדה נוסף 2]</w:t>
          </w:r>
        </w:p>
      </w:docPartBody>
    </w:docPart>
    <w:docPart>
      <w:docPartPr>
        <w:name w:val="365DAFE176AB4BD9981B7183BBD07DC1"/>
        <w:category>
          <w:name w:val="כללי"/>
          <w:gallery w:val="placeholder"/>
        </w:category>
        <w:types>
          <w:type w:val="bbPlcHdr"/>
        </w:types>
        <w:behaviors>
          <w:behavior w:val="content"/>
        </w:behaviors>
        <w:guid w:val="{4CE4FC3C-2003-4668-937C-49532299C7D7}"/>
      </w:docPartPr>
      <w:docPartBody>
        <w:p w:rsidR="00BF4991" w:rsidRDefault="001B3C46" w:rsidP="001B3C46">
          <w:pPr>
            <w:pStyle w:val="365DAFE176AB4BD9981B7183BBD07DC1"/>
          </w:pPr>
          <w:r w:rsidRPr="003059F5">
            <w:rPr>
              <w:rStyle w:val="PlaceholderText"/>
              <w:rtl/>
            </w:rPr>
            <w:t>[שדה נוסף 1]</w:t>
          </w:r>
        </w:p>
      </w:docPartBody>
    </w:docPart>
    <w:docPart>
      <w:docPartPr>
        <w:name w:val="A65A4E931B014AD798A22EEF3D3EA647"/>
        <w:category>
          <w:name w:val="כללי"/>
          <w:gallery w:val="placeholder"/>
        </w:category>
        <w:types>
          <w:type w:val="bbPlcHdr"/>
        </w:types>
        <w:behaviors>
          <w:behavior w:val="content"/>
        </w:behaviors>
        <w:guid w:val="{02F9A67F-DEB6-4124-90A9-A9046FA0E3D9}"/>
      </w:docPartPr>
      <w:docPartBody>
        <w:p w:rsidR="00BF4991" w:rsidRDefault="001B3C46" w:rsidP="001B3C46">
          <w:pPr>
            <w:pStyle w:val="A65A4E931B014AD798A22EEF3D3EA647"/>
          </w:pPr>
          <w:r w:rsidRPr="003059F5">
            <w:rPr>
              <w:rStyle w:val="PlaceholderText"/>
              <w:rtl/>
            </w:rPr>
            <w:t>[רשות מקומית]</w:t>
          </w:r>
        </w:p>
      </w:docPartBody>
    </w:docPart>
    <w:docPart>
      <w:docPartPr>
        <w:name w:val="713A808D01184B14BF3CE3665963AE9A"/>
        <w:category>
          <w:name w:val="כללי"/>
          <w:gallery w:val="placeholder"/>
        </w:category>
        <w:types>
          <w:type w:val="bbPlcHdr"/>
        </w:types>
        <w:behaviors>
          <w:behavior w:val="content"/>
        </w:behaviors>
        <w:guid w:val="{EBD6D84C-9FF9-41B7-946F-3FC02E2EAA8B}"/>
      </w:docPartPr>
      <w:docPartBody>
        <w:p w:rsidR="00BF4991" w:rsidRDefault="001B3C46" w:rsidP="001B3C46">
          <w:pPr>
            <w:pStyle w:val="713A808D01184B14BF3CE3665963AE9A"/>
          </w:pPr>
          <w:r w:rsidRPr="003059F5">
            <w:rPr>
              <w:rStyle w:val="PlaceholderText"/>
              <w:rtl/>
            </w:rPr>
            <w:t>[שדה נוסף 3]</w:t>
          </w:r>
        </w:p>
      </w:docPartBody>
    </w:docPart>
    <w:docPart>
      <w:docPartPr>
        <w:name w:val="4A640AB2D6454A38B936AAF814B8974D"/>
        <w:category>
          <w:name w:val="כללי"/>
          <w:gallery w:val="placeholder"/>
        </w:category>
        <w:types>
          <w:type w:val="bbPlcHdr"/>
        </w:types>
        <w:behaviors>
          <w:behavior w:val="content"/>
        </w:behaviors>
        <w:guid w:val="{0689B473-9E12-4A2F-A890-3B7F72113FFD}"/>
      </w:docPartPr>
      <w:docPartBody>
        <w:p w:rsidR="00BF4991" w:rsidRDefault="001B3C46" w:rsidP="001B3C46">
          <w:pPr>
            <w:pStyle w:val="4A640AB2D6454A38B936AAF814B8974D"/>
          </w:pPr>
          <w:r w:rsidRPr="003059F5">
            <w:rPr>
              <w:rStyle w:val="PlaceholderText"/>
              <w:rtl/>
            </w:rPr>
            <w:t>[שדה נוסף 4]</w:t>
          </w:r>
        </w:p>
      </w:docPartBody>
    </w:docPart>
    <w:docPart>
      <w:docPartPr>
        <w:name w:val="F20F321B4668407C925802BA462690F2"/>
        <w:category>
          <w:name w:val="כללי"/>
          <w:gallery w:val="placeholder"/>
        </w:category>
        <w:types>
          <w:type w:val="bbPlcHdr"/>
        </w:types>
        <w:behaviors>
          <w:behavior w:val="content"/>
        </w:behaviors>
        <w:guid w:val="{CD867036-0FC6-4C97-95DC-CE030DFB39B4}"/>
      </w:docPartPr>
      <w:docPartBody>
        <w:p w:rsidR="00BF4991" w:rsidRDefault="001B3C46" w:rsidP="001B3C46">
          <w:pPr>
            <w:pStyle w:val="F20F321B4668407C925802BA462690F2"/>
          </w:pPr>
          <w:r w:rsidRPr="003059F5">
            <w:rPr>
              <w:rStyle w:val="PlaceholderText"/>
              <w:rtl/>
            </w:rPr>
            <w:t>[שדה נוסף 5]</w:t>
          </w:r>
        </w:p>
      </w:docPartBody>
    </w:docPart>
    <w:docPart>
      <w:docPartPr>
        <w:name w:val="BE3DE6A7F2CA4B5DA72362E5D4204E11"/>
        <w:category>
          <w:name w:val="כללי"/>
          <w:gallery w:val="placeholder"/>
        </w:category>
        <w:types>
          <w:type w:val="bbPlcHdr"/>
        </w:types>
        <w:behaviors>
          <w:behavior w:val="content"/>
        </w:behaviors>
        <w:guid w:val="{7A21BCE9-6965-4C8D-925F-FFF29DBFEBC2}"/>
      </w:docPartPr>
      <w:docPartBody>
        <w:p w:rsidR="00BF4991" w:rsidRDefault="001B3C46" w:rsidP="001B3C46">
          <w:pPr>
            <w:pStyle w:val="BE3DE6A7F2CA4B5DA72362E5D4204E11"/>
          </w:pPr>
          <w:r w:rsidRPr="003059F5">
            <w:rPr>
              <w:rStyle w:val="PlaceholderText"/>
              <w:rtl/>
            </w:rPr>
            <w:t>[שדה נוסף 6]</w:t>
          </w:r>
        </w:p>
      </w:docPartBody>
    </w:docPart>
    <w:docPart>
      <w:docPartPr>
        <w:name w:val="0063BCB4BBFB4EDD9CD4984713F03EBD"/>
        <w:category>
          <w:name w:val="כללי"/>
          <w:gallery w:val="placeholder"/>
        </w:category>
        <w:types>
          <w:type w:val="bbPlcHdr"/>
        </w:types>
        <w:behaviors>
          <w:behavior w:val="content"/>
        </w:behaviors>
        <w:guid w:val="{4DF9D125-F7D2-453A-B4DB-AA19AB827BC3}"/>
      </w:docPartPr>
      <w:docPartBody>
        <w:p w:rsidR="00BF4991" w:rsidRDefault="001B3C46" w:rsidP="001B3C46">
          <w:pPr>
            <w:pStyle w:val="0063BCB4BBFB4EDD9CD4984713F03EBD"/>
          </w:pPr>
          <w:r w:rsidRPr="003059F5">
            <w:rPr>
              <w:rStyle w:val="PlaceholderText"/>
              <w:rtl/>
            </w:rPr>
            <w:t>[אחוז השתתפות צד א]</w:t>
          </w:r>
        </w:p>
      </w:docPartBody>
    </w:docPart>
    <w:docPart>
      <w:docPartPr>
        <w:name w:val="3F7CBDAF3EE544DD9B66724F35D3A718"/>
        <w:category>
          <w:name w:val="כללי"/>
          <w:gallery w:val="placeholder"/>
        </w:category>
        <w:types>
          <w:type w:val="bbPlcHdr"/>
        </w:types>
        <w:behaviors>
          <w:behavior w:val="content"/>
        </w:behaviors>
        <w:guid w:val="{5CDB7F7A-A7D7-4094-BA42-43CDA10AC901}"/>
      </w:docPartPr>
      <w:docPartBody>
        <w:p w:rsidR="00BF4991" w:rsidRDefault="001B3C46" w:rsidP="001B3C46">
          <w:pPr>
            <w:pStyle w:val="3F7CBDAF3EE544DD9B66724F35D3A718"/>
          </w:pPr>
          <w:r w:rsidRPr="00064388">
            <w:rPr>
              <w:rStyle w:val="PlaceholderText"/>
              <w:rtl/>
            </w:rPr>
            <w:t>[סוג מדד כותרת]</w:t>
          </w:r>
        </w:p>
      </w:docPartBody>
    </w:docPart>
    <w:docPart>
      <w:docPartPr>
        <w:name w:val="8D5B29FB7D9E434D8AE6E933C05662E6"/>
        <w:category>
          <w:name w:val="כללי"/>
          <w:gallery w:val="placeholder"/>
        </w:category>
        <w:types>
          <w:type w:val="bbPlcHdr"/>
        </w:types>
        <w:behaviors>
          <w:behavior w:val="content"/>
        </w:behaviors>
        <w:guid w:val="{3613E7E9-04AC-4192-86D4-B77585C44DA8}"/>
      </w:docPartPr>
      <w:docPartBody>
        <w:p w:rsidR="00BF4991" w:rsidRDefault="001B3C46" w:rsidP="001B3C46">
          <w:pPr>
            <w:pStyle w:val="8D5B29FB7D9E434D8AE6E933C05662E6"/>
          </w:pPr>
          <w:r w:rsidRPr="00033B28">
            <w:rPr>
              <w:rStyle w:val="PlaceholderText"/>
              <w:rtl/>
            </w:rPr>
            <w:t>[מדד בגין/ידוע - כותרת]</w:t>
          </w:r>
        </w:p>
      </w:docPartBody>
    </w:docPart>
    <w:docPart>
      <w:docPartPr>
        <w:name w:val="969202E9E42E42F4904935E28724B564"/>
        <w:category>
          <w:name w:val="כללי"/>
          <w:gallery w:val="placeholder"/>
        </w:category>
        <w:types>
          <w:type w:val="bbPlcHdr"/>
        </w:types>
        <w:behaviors>
          <w:behavior w:val="content"/>
        </w:behaviors>
        <w:guid w:val="{96AFFBAA-3FA7-401B-84F1-315D53A9C0AC}"/>
      </w:docPartPr>
      <w:docPartBody>
        <w:p w:rsidR="00BF4991" w:rsidRDefault="001B3C46" w:rsidP="001B3C46">
          <w:pPr>
            <w:pStyle w:val="969202E9E42E42F4904935E28724B564"/>
          </w:pPr>
          <w:r w:rsidRPr="003059F5">
            <w:rPr>
              <w:rStyle w:val="PlaceholderText"/>
              <w:rtl/>
            </w:rPr>
            <w:t>[מדד בסיס]</w:t>
          </w:r>
        </w:p>
      </w:docPartBody>
    </w:docPart>
    <w:docPart>
      <w:docPartPr>
        <w:name w:val="B93B2DAAB9884DDDA65C11058A1C8CC3"/>
        <w:category>
          <w:name w:val="כללי"/>
          <w:gallery w:val="placeholder"/>
        </w:category>
        <w:types>
          <w:type w:val="bbPlcHdr"/>
        </w:types>
        <w:behaviors>
          <w:behavior w:val="content"/>
        </w:behaviors>
        <w:guid w:val="{27BA14DD-9764-48DB-B027-7AA174E149BC}"/>
      </w:docPartPr>
      <w:docPartBody>
        <w:p w:rsidR="00BF4991" w:rsidRDefault="001B3C46" w:rsidP="001B3C46">
          <w:pPr>
            <w:pStyle w:val="B93B2DAAB9884DDDA65C11058A1C8CC3"/>
          </w:pPr>
          <w:r w:rsidRPr="003059F5">
            <w:rPr>
              <w:rStyle w:val="PlaceholderText"/>
              <w:rtl/>
            </w:rPr>
            <w:t>[נקודות מדד]</w:t>
          </w:r>
        </w:p>
      </w:docPartBody>
    </w:docPart>
    <w:docPart>
      <w:docPartPr>
        <w:name w:val="1FE0D802B94145A3B6BFB107B73E0936"/>
        <w:category>
          <w:name w:val="כללי"/>
          <w:gallery w:val="placeholder"/>
        </w:category>
        <w:types>
          <w:type w:val="bbPlcHdr"/>
        </w:types>
        <w:behaviors>
          <w:behavior w:val="content"/>
        </w:behaviors>
        <w:guid w:val="{90579CF9-A9E8-4359-BAF0-7BE2A78DA9C9}"/>
      </w:docPartPr>
      <w:docPartBody>
        <w:p w:rsidR="00BF4991" w:rsidRDefault="001B3C46" w:rsidP="001B3C46">
          <w:pPr>
            <w:pStyle w:val="1FE0D802B94145A3B6BFB107B73E0936"/>
          </w:pPr>
          <w:r w:rsidRPr="003059F5">
            <w:rPr>
              <w:rStyle w:val="PlaceholderText"/>
              <w:rtl/>
            </w:rPr>
            <w:t>[תאריך חתימת חוזה]</w:t>
          </w:r>
        </w:p>
      </w:docPartBody>
    </w:docPart>
    <w:docPart>
      <w:docPartPr>
        <w:name w:val="705D1BD1F35C472FAF38181E83BF0718"/>
        <w:category>
          <w:name w:val="כללי"/>
          <w:gallery w:val="placeholder"/>
        </w:category>
        <w:types>
          <w:type w:val="bbPlcHdr"/>
        </w:types>
        <w:behaviors>
          <w:behavior w:val="content"/>
        </w:behaviors>
        <w:guid w:val="{FEE0F5F0-64B0-4D13-B45B-FC39CA8CDC4B}"/>
      </w:docPartPr>
      <w:docPartBody>
        <w:p w:rsidR="00BF4991" w:rsidRDefault="001B3C46" w:rsidP="001B3C46">
          <w:pPr>
            <w:pStyle w:val="705D1BD1F35C472FAF38181E83BF0718"/>
          </w:pPr>
          <w:r w:rsidRPr="0027244C">
            <w:rPr>
              <w:rStyle w:val="PlaceholderText"/>
              <w:rtl/>
            </w:rPr>
            <w:t>[צד א בחוזה]</w:t>
          </w:r>
        </w:p>
      </w:docPartBody>
    </w:docPart>
    <w:docPart>
      <w:docPartPr>
        <w:name w:val="D7F28C914BFF43F792CA9A4211801DDC"/>
        <w:category>
          <w:name w:val="כללי"/>
          <w:gallery w:val="placeholder"/>
        </w:category>
        <w:types>
          <w:type w:val="bbPlcHdr"/>
        </w:types>
        <w:behaviors>
          <w:behavior w:val="content"/>
        </w:behaviors>
        <w:guid w:val="{EF7BFC61-2249-4CDB-8926-EDD457595928}"/>
      </w:docPartPr>
      <w:docPartBody>
        <w:p w:rsidR="00BF4991" w:rsidRDefault="001B3C46" w:rsidP="001B3C46">
          <w:pPr>
            <w:pStyle w:val="D7F28C914BFF43F792CA9A4211801DDC"/>
          </w:pPr>
          <w:r w:rsidRPr="003059F5">
            <w:rPr>
              <w:rStyle w:val="PlaceholderText"/>
              <w:rtl/>
            </w:rPr>
            <w:t>[שם ספק]</w:t>
          </w:r>
        </w:p>
      </w:docPartBody>
    </w:docPart>
    <w:docPart>
      <w:docPartPr>
        <w:name w:val="5F484627D21F49C29FFD517CF4559410"/>
        <w:category>
          <w:name w:val="כללי"/>
          <w:gallery w:val="placeholder"/>
        </w:category>
        <w:types>
          <w:type w:val="bbPlcHdr"/>
        </w:types>
        <w:behaviors>
          <w:behavior w:val="content"/>
        </w:behaviors>
        <w:guid w:val="{8BD80928-F8E8-40C1-AC11-9CCEDA463F26}"/>
      </w:docPartPr>
      <w:docPartBody>
        <w:p w:rsidR="00BF4991" w:rsidRDefault="001B3C46" w:rsidP="001B3C46">
          <w:pPr>
            <w:pStyle w:val="5F484627D21F49C29FFD517CF4559410"/>
          </w:pPr>
          <w:r w:rsidRPr="003059F5">
            <w:rPr>
              <w:rStyle w:val="PlaceholderText"/>
              <w:rtl/>
            </w:rPr>
            <w:t>[שם ספק]</w:t>
          </w:r>
        </w:p>
      </w:docPartBody>
    </w:docPart>
    <w:docPart>
      <w:docPartPr>
        <w:name w:val="0189B26F5D48479CB2EEBFDC1EF4138F"/>
        <w:category>
          <w:name w:val="כללי"/>
          <w:gallery w:val="placeholder"/>
        </w:category>
        <w:types>
          <w:type w:val="bbPlcHdr"/>
        </w:types>
        <w:behaviors>
          <w:behavior w:val="content"/>
        </w:behaviors>
        <w:guid w:val="{58AAF8CC-5BD7-4DAE-BC34-C36D4E6E343B}"/>
      </w:docPartPr>
      <w:docPartBody>
        <w:p w:rsidR="00BF4991" w:rsidRDefault="001B3C46" w:rsidP="001B3C46">
          <w:pPr>
            <w:pStyle w:val="0189B26F5D48479CB2EEBFDC1EF4138F"/>
          </w:pPr>
          <w:r w:rsidRPr="003059F5">
            <w:rPr>
              <w:rStyle w:val="PlaceholderText"/>
              <w:rtl/>
            </w:rPr>
            <w:t>[שם ספק]</w:t>
          </w:r>
        </w:p>
      </w:docPartBody>
    </w:docPart>
    <w:docPart>
      <w:docPartPr>
        <w:name w:val="3269E78491B64B8F82C2671A1CD2E8B2"/>
        <w:category>
          <w:name w:val="כללי"/>
          <w:gallery w:val="placeholder"/>
        </w:category>
        <w:types>
          <w:type w:val="bbPlcHdr"/>
        </w:types>
        <w:behaviors>
          <w:behavior w:val="content"/>
        </w:behaviors>
        <w:guid w:val="{983F7A14-52B9-499A-9D8D-AD0E91AAE68D}"/>
      </w:docPartPr>
      <w:docPartBody>
        <w:p w:rsidR="00BF4991" w:rsidRDefault="001B3C46" w:rsidP="001B3C46">
          <w:pPr>
            <w:pStyle w:val="3269E78491B64B8F82C2671A1CD2E8B2"/>
          </w:pPr>
          <w:r w:rsidRPr="003059F5">
            <w:rPr>
              <w:rStyle w:val="PlaceholderText"/>
              <w:rtl/>
            </w:rPr>
            <w:t>[שם ספק]</w:t>
          </w:r>
        </w:p>
      </w:docPartBody>
    </w:docPart>
    <w:docPart>
      <w:docPartPr>
        <w:name w:val="DE1F797918854A2F80E2B9F535B2D2AC"/>
        <w:category>
          <w:name w:val="כללי"/>
          <w:gallery w:val="placeholder"/>
        </w:category>
        <w:types>
          <w:type w:val="bbPlcHdr"/>
        </w:types>
        <w:behaviors>
          <w:behavior w:val="content"/>
        </w:behaviors>
        <w:guid w:val="{E08250DB-4D8B-4A35-AA16-D205F23C4031}"/>
      </w:docPartPr>
      <w:docPartBody>
        <w:p w:rsidR="00BF4991" w:rsidRDefault="001B3C46" w:rsidP="001B3C46">
          <w:pPr>
            <w:pStyle w:val="DE1F797918854A2F80E2B9F535B2D2AC"/>
          </w:pPr>
          <w:r w:rsidRPr="003059F5">
            <w:rPr>
              <w:rStyle w:val="PlaceholderText"/>
              <w:rtl/>
            </w:rPr>
            <w:t>[תבנית חוזה]</w:t>
          </w:r>
        </w:p>
      </w:docPartBody>
    </w:docPart>
    <w:docPart>
      <w:docPartPr>
        <w:name w:val="B0235CAFCDAA44D39550F828CEBE2C99"/>
        <w:category>
          <w:name w:val="כללי"/>
          <w:gallery w:val="placeholder"/>
        </w:category>
        <w:types>
          <w:type w:val="bbPlcHdr"/>
        </w:types>
        <w:behaviors>
          <w:behavior w:val="content"/>
        </w:behaviors>
        <w:guid w:val="{4684D7E6-3611-492D-AE0F-E28F1F247788}"/>
      </w:docPartPr>
      <w:docPartBody>
        <w:p w:rsidR="00BF4991" w:rsidRDefault="001B3C46" w:rsidP="001B3C46">
          <w:pPr>
            <w:pStyle w:val="B0235CAFCDAA44D39550F828CEBE2C99"/>
          </w:pPr>
          <w:r w:rsidRPr="009D00D7">
            <w:rPr>
              <w:rStyle w:val="PlaceholderText"/>
              <w:rtl/>
            </w:rPr>
            <w:t>[שם הפרויקט]</w:t>
          </w:r>
        </w:p>
      </w:docPartBody>
    </w:docPart>
    <w:docPart>
      <w:docPartPr>
        <w:name w:val="B4788D815F734013AC4A64252B0A5BD4"/>
        <w:category>
          <w:name w:val="כללי"/>
          <w:gallery w:val="placeholder"/>
        </w:category>
        <w:types>
          <w:type w:val="bbPlcHdr"/>
        </w:types>
        <w:behaviors>
          <w:behavior w:val="content"/>
        </w:behaviors>
        <w:guid w:val="{36479744-D021-4D93-A68C-43596ABD4CB4}"/>
      </w:docPartPr>
      <w:docPartBody>
        <w:p w:rsidR="00BF4991" w:rsidRDefault="001B3C46" w:rsidP="001B3C46">
          <w:pPr>
            <w:pStyle w:val="B4788D815F734013AC4A64252B0A5BD4"/>
          </w:pPr>
          <w:r w:rsidRPr="003059F5">
            <w:rPr>
              <w:rStyle w:val="PlaceholderText"/>
              <w:rtl/>
            </w:rPr>
            <w:t>[שם ספק]</w:t>
          </w:r>
        </w:p>
      </w:docPartBody>
    </w:docPart>
    <w:docPart>
      <w:docPartPr>
        <w:name w:val="B97E7F6621A94D80BE43AE2FFBC102CE"/>
        <w:category>
          <w:name w:val="כללי"/>
          <w:gallery w:val="placeholder"/>
        </w:category>
        <w:types>
          <w:type w:val="bbPlcHdr"/>
        </w:types>
        <w:behaviors>
          <w:behavior w:val="content"/>
        </w:behaviors>
        <w:guid w:val="{7A465392-B7A4-49C1-B0B4-3520848409CD}"/>
      </w:docPartPr>
      <w:docPartBody>
        <w:p w:rsidR="00BF4991" w:rsidRDefault="001B3C46" w:rsidP="001B3C46">
          <w:pPr>
            <w:pStyle w:val="B97E7F6621A94D80BE43AE2FFBC102CE"/>
          </w:pPr>
          <w:r w:rsidRPr="003059F5">
            <w:rPr>
              <w:rStyle w:val="PlaceholderText"/>
              <w:rtl/>
            </w:rPr>
            <w:t>[שם ספק]</w:t>
          </w:r>
        </w:p>
      </w:docPartBody>
    </w:docPart>
    <w:docPart>
      <w:docPartPr>
        <w:name w:val="874EC2A980404D8E96EBE3D2B5512921"/>
        <w:category>
          <w:name w:val="כללי"/>
          <w:gallery w:val="placeholder"/>
        </w:category>
        <w:types>
          <w:type w:val="bbPlcHdr"/>
        </w:types>
        <w:behaviors>
          <w:behavior w:val="content"/>
        </w:behaviors>
        <w:guid w:val="{F67EB9D9-9981-4790-9DA1-0959D02AF441}"/>
      </w:docPartPr>
      <w:docPartBody>
        <w:p w:rsidR="00BF4991" w:rsidRDefault="001B3C46" w:rsidP="001B3C46">
          <w:pPr>
            <w:pStyle w:val="874EC2A980404D8E96EBE3D2B5512921"/>
          </w:pPr>
          <w:r w:rsidRPr="003059F5">
            <w:rPr>
              <w:rStyle w:val="PlaceholderText"/>
              <w:rtl/>
            </w:rPr>
            <w:t>[שם ספק]</w:t>
          </w:r>
        </w:p>
      </w:docPartBody>
    </w:docPart>
    <w:docPart>
      <w:docPartPr>
        <w:name w:val="073C7ACBC427428987960C2963F6F4B9"/>
        <w:category>
          <w:name w:val="כללי"/>
          <w:gallery w:val="placeholder"/>
        </w:category>
        <w:types>
          <w:type w:val="bbPlcHdr"/>
        </w:types>
        <w:behaviors>
          <w:behavior w:val="content"/>
        </w:behaviors>
        <w:guid w:val="{DC138F1B-200F-4011-BAC3-D1C0D8DBFF3A}"/>
      </w:docPartPr>
      <w:docPartBody>
        <w:p w:rsidR="00BF4991" w:rsidRDefault="001B3C46" w:rsidP="001B3C46">
          <w:pPr>
            <w:pStyle w:val="073C7ACBC427428987960C2963F6F4B9"/>
          </w:pPr>
          <w:r w:rsidRPr="00C5438E">
            <w:rPr>
              <w:rStyle w:val="PlaceholderText"/>
              <w:rtl/>
            </w:rPr>
            <w:t>[צד א בחוזה]</w:t>
          </w:r>
        </w:p>
      </w:docPartBody>
    </w:docPart>
    <w:docPart>
      <w:docPartPr>
        <w:name w:val="B754E9F44DF74270AFDB91059984A7C2"/>
        <w:category>
          <w:name w:val="כללי"/>
          <w:gallery w:val="placeholder"/>
        </w:category>
        <w:types>
          <w:type w:val="bbPlcHdr"/>
        </w:types>
        <w:behaviors>
          <w:behavior w:val="content"/>
        </w:behaviors>
        <w:guid w:val="{2DA85161-056C-40BC-8E03-2D39E3CB2E1C}"/>
      </w:docPartPr>
      <w:docPartBody>
        <w:p w:rsidR="00BF4991" w:rsidRDefault="001B3C46" w:rsidP="001B3C46">
          <w:pPr>
            <w:pStyle w:val="B754E9F44DF74270AFDB91059984A7C2"/>
          </w:pPr>
          <w:r w:rsidRPr="003059F5">
            <w:rPr>
              <w:rStyle w:val="PlaceholderText"/>
              <w:rtl/>
            </w:rPr>
            <w:t>[שם ספק]</w:t>
          </w:r>
        </w:p>
      </w:docPartBody>
    </w:docPart>
    <w:docPart>
      <w:docPartPr>
        <w:name w:val="02A56EDF02374FC393341B3B3DDAF376"/>
        <w:category>
          <w:name w:val="כללי"/>
          <w:gallery w:val="placeholder"/>
        </w:category>
        <w:types>
          <w:type w:val="bbPlcHdr"/>
        </w:types>
        <w:behaviors>
          <w:behavior w:val="content"/>
        </w:behaviors>
        <w:guid w:val="{1F3CA4FE-9725-4B3B-9875-BF2095AE328B}"/>
      </w:docPartPr>
      <w:docPartBody>
        <w:p w:rsidR="00BF4991" w:rsidRDefault="001B3C46" w:rsidP="001B3C46">
          <w:pPr>
            <w:pStyle w:val="02A56EDF02374FC393341B3B3DDAF376"/>
          </w:pPr>
          <w:r w:rsidRPr="003059F5">
            <w:rPr>
              <w:rStyle w:val="PlaceholderText"/>
              <w:rtl/>
            </w:rPr>
            <w:t>[שם אתר]</w:t>
          </w:r>
        </w:p>
      </w:docPartBody>
    </w:docPart>
    <w:docPart>
      <w:docPartPr>
        <w:name w:val="1712330CCC0A4EE3AFDA507270E4B109"/>
        <w:category>
          <w:name w:val="כללי"/>
          <w:gallery w:val="placeholder"/>
        </w:category>
        <w:types>
          <w:type w:val="bbPlcHdr"/>
        </w:types>
        <w:behaviors>
          <w:behavior w:val="content"/>
        </w:behaviors>
        <w:guid w:val="{586A4E5A-4D9F-40E4-B274-1AD80873F7DA}"/>
      </w:docPartPr>
      <w:docPartBody>
        <w:p w:rsidR="00BF4991" w:rsidRDefault="001B3C46" w:rsidP="001B3C46">
          <w:pPr>
            <w:pStyle w:val="1712330CCC0A4EE3AFDA507270E4B109"/>
          </w:pPr>
          <w:r w:rsidRPr="003059F5">
            <w:rPr>
              <w:rStyle w:val="PlaceholderText"/>
              <w:rtl/>
            </w:rPr>
            <w:t>[תיאור עבודה]</w:t>
          </w:r>
        </w:p>
      </w:docPartBody>
    </w:docPart>
    <w:docPart>
      <w:docPartPr>
        <w:name w:val="D3C8A8A42270476C8AE06464B8F57225"/>
        <w:category>
          <w:name w:val="כללי"/>
          <w:gallery w:val="placeholder"/>
        </w:category>
        <w:types>
          <w:type w:val="bbPlcHdr"/>
        </w:types>
        <w:behaviors>
          <w:behavior w:val="content"/>
        </w:behaviors>
        <w:guid w:val="{6804E8F4-032E-411A-AE93-3BB56A0F9CFE}"/>
      </w:docPartPr>
      <w:docPartBody>
        <w:p w:rsidR="00BF4991" w:rsidRDefault="001B3C46" w:rsidP="001B3C46">
          <w:pPr>
            <w:pStyle w:val="D3C8A8A42270476C8AE06464B8F57225"/>
          </w:pPr>
          <w:r w:rsidRPr="003059F5">
            <w:rPr>
              <w:rStyle w:val="PlaceholderText"/>
              <w:rtl/>
            </w:rPr>
            <w:t>[שם ספק]</w:t>
          </w:r>
        </w:p>
      </w:docPartBody>
    </w:docPart>
    <w:docPart>
      <w:docPartPr>
        <w:name w:val="0C617C68219B44A1A7C221441D534BF3"/>
        <w:category>
          <w:name w:val="כללי"/>
          <w:gallery w:val="placeholder"/>
        </w:category>
        <w:types>
          <w:type w:val="bbPlcHdr"/>
        </w:types>
        <w:behaviors>
          <w:behavior w:val="content"/>
        </w:behaviors>
        <w:guid w:val="{7AD9AF67-5B49-485C-820F-25D39C0CCA82}"/>
      </w:docPartPr>
      <w:docPartBody>
        <w:p w:rsidR="00BF4991" w:rsidRDefault="001B3C46" w:rsidP="001B3C46">
          <w:pPr>
            <w:pStyle w:val="0C617C68219B44A1A7C221441D534BF3"/>
          </w:pPr>
          <w:r w:rsidRPr="00C5438E">
            <w:rPr>
              <w:rStyle w:val="PlaceholderText"/>
              <w:rtl/>
            </w:rPr>
            <w:t>[צד א בחוזה]</w:t>
          </w:r>
        </w:p>
      </w:docPartBody>
    </w:docPart>
    <w:docPart>
      <w:docPartPr>
        <w:name w:val="1C15B72812694101871F388B27B1366D"/>
        <w:category>
          <w:name w:val="כללי"/>
          <w:gallery w:val="placeholder"/>
        </w:category>
        <w:types>
          <w:type w:val="bbPlcHdr"/>
        </w:types>
        <w:behaviors>
          <w:behavior w:val="content"/>
        </w:behaviors>
        <w:guid w:val="{A03D9FA9-82E7-4F94-9BF6-69D1F23CA265}"/>
      </w:docPartPr>
      <w:docPartBody>
        <w:p w:rsidR="00BF4991" w:rsidRDefault="001B3C46" w:rsidP="001B3C46">
          <w:pPr>
            <w:pStyle w:val="1C15B72812694101871F388B27B1366D"/>
          </w:pPr>
          <w:r w:rsidRPr="003059F5">
            <w:rPr>
              <w:rStyle w:val="PlaceholderText"/>
              <w:rtl/>
            </w:rPr>
            <w:t>[שם אתר]</w:t>
          </w:r>
        </w:p>
      </w:docPartBody>
    </w:docPart>
    <w:docPart>
      <w:docPartPr>
        <w:name w:val="8596EDE2C0C546DFB64D789B8CEE22B2"/>
        <w:category>
          <w:name w:val="כללי"/>
          <w:gallery w:val="placeholder"/>
        </w:category>
        <w:types>
          <w:type w:val="bbPlcHdr"/>
        </w:types>
        <w:behaviors>
          <w:behavior w:val="content"/>
        </w:behaviors>
        <w:guid w:val="{56DB1EF4-5D95-4A52-AB2D-4B28EE5CBE15}"/>
      </w:docPartPr>
      <w:docPartBody>
        <w:p w:rsidR="00BF4991" w:rsidRDefault="001B3C46" w:rsidP="001B3C46">
          <w:pPr>
            <w:pStyle w:val="8596EDE2C0C546DFB64D789B8CEE22B2"/>
          </w:pPr>
          <w:r w:rsidRPr="003059F5">
            <w:rPr>
              <w:rStyle w:val="PlaceholderText"/>
              <w:rtl/>
            </w:rPr>
            <w:t>[תאריך חתימת חוזה]</w:t>
          </w:r>
        </w:p>
      </w:docPartBody>
    </w:docPart>
    <w:docPart>
      <w:docPartPr>
        <w:name w:val="80CBB01FDF2A44C3861AC7FBD8AB2679"/>
        <w:category>
          <w:name w:val="כללי"/>
          <w:gallery w:val="placeholder"/>
        </w:category>
        <w:types>
          <w:type w:val="bbPlcHdr"/>
        </w:types>
        <w:behaviors>
          <w:behavior w:val="content"/>
        </w:behaviors>
        <w:guid w:val="{C9974333-228D-4E7B-B157-57DF52FA2064}"/>
      </w:docPartPr>
      <w:docPartBody>
        <w:p w:rsidR="00BF4991" w:rsidRDefault="001B3C46" w:rsidP="001B3C46">
          <w:pPr>
            <w:pStyle w:val="80CBB01FDF2A44C3861AC7FBD8AB2679"/>
          </w:pPr>
          <w:r w:rsidRPr="003059F5">
            <w:rPr>
              <w:rStyle w:val="PlaceholderText"/>
              <w:rtl/>
            </w:rPr>
            <w:t>[שם ספק]</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altName w:val="Arial"/>
    <w:panose1 w:val="020E0502060401010101"/>
    <w:charset w:val="00"/>
    <w:family w:val="swiss"/>
    <w:pitch w:val="variable"/>
    <w:sig w:usb0="00000803" w:usb1="00000000" w:usb2="00000000" w:usb3="00000000" w:csb0="0000002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l‚r ƒSƒVƒbƒN"/>
    <w:panose1 w:val="020B0609070205080204"/>
    <w:charset w:val="80"/>
    <w:family w:val="modern"/>
    <w:pitch w:val="fixed"/>
    <w:sig w:usb0="E00002FF" w:usb1="6AC7FDFB" w:usb2="08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65A5"/>
    <w:rsid w:val="000046A2"/>
    <w:rsid w:val="00172407"/>
    <w:rsid w:val="001B3C46"/>
    <w:rsid w:val="0032380B"/>
    <w:rsid w:val="003D3172"/>
    <w:rsid w:val="00540D97"/>
    <w:rsid w:val="006865A5"/>
    <w:rsid w:val="00765A9F"/>
    <w:rsid w:val="00874A5F"/>
    <w:rsid w:val="009860E7"/>
    <w:rsid w:val="00BF4991"/>
    <w:rsid w:val="00D55A11"/>
    <w:rsid w:val="00FF67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865A5"/>
    <w:pPr>
      <w:bidi/>
    </w:pPr>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B3C46"/>
    <w:rPr>
      <w:color w:val="808080"/>
    </w:rPr>
  </w:style>
  <w:style w:type="paragraph" w:customStyle="1" w:styleId="0A3612866FCC4FB2A94F3BB6973F2CCF">
    <w:name w:val="0A3612866FCC4FB2A94F3BB6973F2CCF"/>
    <w:rsid w:val="001B3C46"/>
    <w:pPr>
      <w:bidi/>
    </w:pPr>
  </w:style>
  <w:style w:type="paragraph" w:customStyle="1" w:styleId="71D6728F839B46D5B4C4BE0E9BFD94DB">
    <w:name w:val="71D6728F839B46D5B4C4BE0E9BFD94DB"/>
    <w:rsid w:val="001B3C46"/>
    <w:pPr>
      <w:bidi/>
    </w:pPr>
  </w:style>
  <w:style w:type="paragraph" w:customStyle="1" w:styleId="FC7D580B0E764F11B78BEAD19CF47970">
    <w:name w:val="FC7D580B0E764F11B78BEAD19CF47970"/>
    <w:rsid w:val="001B3C46"/>
    <w:pPr>
      <w:bidi/>
    </w:pPr>
  </w:style>
  <w:style w:type="paragraph" w:customStyle="1" w:styleId="B42DD4ACF40048AEAEA238C5E718A465">
    <w:name w:val="B42DD4ACF40048AEAEA238C5E718A465"/>
    <w:rsid w:val="001B3C46"/>
    <w:pPr>
      <w:bidi/>
    </w:pPr>
  </w:style>
  <w:style w:type="paragraph" w:customStyle="1" w:styleId="0C6472EA799C4B65AB82EB329A207941">
    <w:name w:val="0C6472EA799C4B65AB82EB329A207941"/>
    <w:rsid w:val="001B3C46"/>
    <w:pPr>
      <w:bidi/>
    </w:pPr>
  </w:style>
  <w:style w:type="paragraph" w:customStyle="1" w:styleId="8E2F8679482F47039341456D71AAC82B">
    <w:name w:val="8E2F8679482F47039341456D71AAC82B"/>
    <w:rsid w:val="001B3C46"/>
    <w:pPr>
      <w:bidi/>
    </w:pPr>
  </w:style>
  <w:style w:type="paragraph" w:customStyle="1" w:styleId="B0FCBD5D36D34EEAAEB115018215C1A5">
    <w:name w:val="B0FCBD5D36D34EEAAEB115018215C1A5"/>
    <w:rsid w:val="001B3C46"/>
    <w:pPr>
      <w:bidi/>
    </w:pPr>
  </w:style>
  <w:style w:type="paragraph" w:customStyle="1" w:styleId="A6EABCB3884D4308B3D3558A50DCDFAF">
    <w:name w:val="A6EABCB3884D4308B3D3558A50DCDFAF"/>
    <w:rsid w:val="001B3C46"/>
    <w:pPr>
      <w:bidi/>
    </w:pPr>
  </w:style>
  <w:style w:type="paragraph" w:customStyle="1" w:styleId="56AC33E17EEE482BA87DA6B4698A409B">
    <w:name w:val="56AC33E17EEE482BA87DA6B4698A409B"/>
    <w:rsid w:val="001B3C46"/>
    <w:pPr>
      <w:bidi/>
    </w:pPr>
  </w:style>
  <w:style w:type="paragraph" w:customStyle="1" w:styleId="365DAFE176AB4BD9981B7183BBD07DC1">
    <w:name w:val="365DAFE176AB4BD9981B7183BBD07DC1"/>
    <w:rsid w:val="001B3C46"/>
    <w:pPr>
      <w:bidi/>
    </w:pPr>
  </w:style>
  <w:style w:type="paragraph" w:customStyle="1" w:styleId="A65A4E931B014AD798A22EEF3D3EA647">
    <w:name w:val="A65A4E931B014AD798A22EEF3D3EA647"/>
    <w:rsid w:val="001B3C46"/>
    <w:pPr>
      <w:bidi/>
    </w:pPr>
  </w:style>
  <w:style w:type="paragraph" w:customStyle="1" w:styleId="713A808D01184B14BF3CE3665963AE9A">
    <w:name w:val="713A808D01184B14BF3CE3665963AE9A"/>
    <w:rsid w:val="001B3C46"/>
    <w:pPr>
      <w:bidi/>
    </w:pPr>
  </w:style>
  <w:style w:type="paragraph" w:customStyle="1" w:styleId="4A640AB2D6454A38B936AAF814B8974D">
    <w:name w:val="4A640AB2D6454A38B936AAF814B8974D"/>
    <w:rsid w:val="001B3C46"/>
    <w:pPr>
      <w:bidi/>
    </w:pPr>
  </w:style>
  <w:style w:type="paragraph" w:customStyle="1" w:styleId="F20F321B4668407C925802BA462690F2">
    <w:name w:val="F20F321B4668407C925802BA462690F2"/>
    <w:rsid w:val="001B3C46"/>
    <w:pPr>
      <w:bidi/>
    </w:pPr>
  </w:style>
  <w:style w:type="paragraph" w:customStyle="1" w:styleId="BE3DE6A7F2CA4B5DA72362E5D4204E11">
    <w:name w:val="BE3DE6A7F2CA4B5DA72362E5D4204E11"/>
    <w:rsid w:val="001B3C46"/>
    <w:pPr>
      <w:bidi/>
    </w:pPr>
  </w:style>
  <w:style w:type="paragraph" w:customStyle="1" w:styleId="0063BCB4BBFB4EDD9CD4984713F03EBD">
    <w:name w:val="0063BCB4BBFB4EDD9CD4984713F03EBD"/>
    <w:rsid w:val="001B3C46"/>
    <w:pPr>
      <w:bidi/>
    </w:pPr>
  </w:style>
  <w:style w:type="paragraph" w:customStyle="1" w:styleId="3F7CBDAF3EE544DD9B66724F35D3A718">
    <w:name w:val="3F7CBDAF3EE544DD9B66724F35D3A718"/>
    <w:rsid w:val="001B3C46"/>
    <w:pPr>
      <w:bidi/>
    </w:pPr>
  </w:style>
  <w:style w:type="paragraph" w:customStyle="1" w:styleId="8D5B29FB7D9E434D8AE6E933C05662E6">
    <w:name w:val="8D5B29FB7D9E434D8AE6E933C05662E6"/>
    <w:rsid w:val="001B3C46"/>
    <w:pPr>
      <w:bidi/>
    </w:pPr>
  </w:style>
  <w:style w:type="paragraph" w:customStyle="1" w:styleId="969202E9E42E42F4904935E28724B564">
    <w:name w:val="969202E9E42E42F4904935E28724B564"/>
    <w:rsid w:val="001B3C46"/>
    <w:pPr>
      <w:bidi/>
    </w:pPr>
  </w:style>
  <w:style w:type="paragraph" w:customStyle="1" w:styleId="B93B2DAAB9884DDDA65C11058A1C8CC3">
    <w:name w:val="B93B2DAAB9884DDDA65C11058A1C8CC3"/>
    <w:rsid w:val="001B3C46"/>
    <w:pPr>
      <w:bidi/>
    </w:pPr>
  </w:style>
  <w:style w:type="paragraph" w:customStyle="1" w:styleId="1FE0D802B94145A3B6BFB107B73E0936">
    <w:name w:val="1FE0D802B94145A3B6BFB107B73E0936"/>
    <w:rsid w:val="001B3C46"/>
    <w:pPr>
      <w:bidi/>
    </w:pPr>
  </w:style>
  <w:style w:type="paragraph" w:customStyle="1" w:styleId="705D1BD1F35C472FAF38181E83BF0718">
    <w:name w:val="705D1BD1F35C472FAF38181E83BF0718"/>
    <w:rsid w:val="001B3C46"/>
    <w:pPr>
      <w:bidi/>
    </w:pPr>
  </w:style>
  <w:style w:type="paragraph" w:customStyle="1" w:styleId="D7F28C914BFF43F792CA9A4211801DDC">
    <w:name w:val="D7F28C914BFF43F792CA9A4211801DDC"/>
    <w:rsid w:val="001B3C46"/>
    <w:pPr>
      <w:bidi/>
    </w:pPr>
  </w:style>
  <w:style w:type="paragraph" w:customStyle="1" w:styleId="5F484627D21F49C29FFD517CF4559410">
    <w:name w:val="5F484627D21F49C29FFD517CF4559410"/>
    <w:rsid w:val="001B3C46"/>
    <w:pPr>
      <w:bidi/>
    </w:pPr>
  </w:style>
  <w:style w:type="paragraph" w:customStyle="1" w:styleId="0189B26F5D48479CB2EEBFDC1EF4138F">
    <w:name w:val="0189B26F5D48479CB2EEBFDC1EF4138F"/>
    <w:rsid w:val="001B3C46"/>
    <w:pPr>
      <w:bidi/>
    </w:pPr>
  </w:style>
  <w:style w:type="paragraph" w:customStyle="1" w:styleId="3269E78491B64B8F82C2671A1CD2E8B2">
    <w:name w:val="3269E78491B64B8F82C2671A1CD2E8B2"/>
    <w:rsid w:val="001B3C46"/>
    <w:pPr>
      <w:bidi/>
    </w:pPr>
  </w:style>
  <w:style w:type="paragraph" w:customStyle="1" w:styleId="DE1F797918854A2F80E2B9F535B2D2AC">
    <w:name w:val="DE1F797918854A2F80E2B9F535B2D2AC"/>
    <w:rsid w:val="001B3C46"/>
    <w:pPr>
      <w:bidi/>
    </w:pPr>
  </w:style>
  <w:style w:type="paragraph" w:customStyle="1" w:styleId="B0235CAFCDAA44D39550F828CEBE2C99">
    <w:name w:val="B0235CAFCDAA44D39550F828CEBE2C99"/>
    <w:rsid w:val="001B3C46"/>
    <w:pPr>
      <w:bidi/>
    </w:pPr>
  </w:style>
  <w:style w:type="paragraph" w:customStyle="1" w:styleId="B4788D815F734013AC4A64252B0A5BD4">
    <w:name w:val="B4788D815F734013AC4A64252B0A5BD4"/>
    <w:rsid w:val="001B3C46"/>
    <w:pPr>
      <w:bidi/>
    </w:pPr>
  </w:style>
  <w:style w:type="paragraph" w:customStyle="1" w:styleId="B97E7F6621A94D80BE43AE2FFBC102CE">
    <w:name w:val="B97E7F6621A94D80BE43AE2FFBC102CE"/>
    <w:rsid w:val="001B3C46"/>
    <w:pPr>
      <w:bidi/>
    </w:pPr>
  </w:style>
  <w:style w:type="paragraph" w:customStyle="1" w:styleId="874EC2A980404D8E96EBE3D2B5512921">
    <w:name w:val="874EC2A980404D8E96EBE3D2B5512921"/>
    <w:rsid w:val="001B3C46"/>
    <w:pPr>
      <w:bidi/>
    </w:pPr>
  </w:style>
  <w:style w:type="paragraph" w:customStyle="1" w:styleId="073C7ACBC427428987960C2963F6F4B9">
    <w:name w:val="073C7ACBC427428987960C2963F6F4B9"/>
    <w:rsid w:val="001B3C46"/>
    <w:pPr>
      <w:bidi/>
    </w:pPr>
  </w:style>
  <w:style w:type="paragraph" w:customStyle="1" w:styleId="B754E9F44DF74270AFDB91059984A7C2">
    <w:name w:val="B754E9F44DF74270AFDB91059984A7C2"/>
    <w:rsid w:val="001B3C46"/>
    <w:pPr>
      <w:bidi/>
    </w:pPr>
  </w:style>
  <w:style w:type="paragraph" w:customStyle="1" w:styleId="02A56EDF02374FC393341B3B3DDAF376">
    <w:name w:val="02A56EDF02374FC393341B3B3DDAF376"/>
    <w:rsid w:val="001B3C46"/>
    <w:pPr>
      <w:bidi/>
    </w:pPr>
  </w:style>
  <w:style w:type="paragraph" w:customStyle="1" w:styleId="1712330CCC0A4EE3AFDA507270E4B109">
    <w:name w:val="1712330CCC0A4EE3AFDA507270E4B109"/>
    <w:rsid w:val="001B3C46"/>
    <w:pPr>
      <w:bidi/>
    </w:pPr>
  </w:style>
  <w:style w:type="paragraph" w:customStyle="1" w:styleId="D3C8A8A42270476C8AE06464B8F57225">
    <w:name w:val="D3C8A8A42270476C8AE06464B8F57225"/>
    <w:rsid w:val="001B3C46"/>
    <w:pPr>
      <w:bidi/>
    </w:pPr>
  </w:style>
  <w:style w:type="paragraph" w:customStyle="1" w:styleId="0C617C68219B44A1A7C221441D534BF3">
    <w:name w:val="0C617C68219B44A1A7C221441D534BF3"/>
    <w:rsid w:val="001B3C46"/>
    <w:pPr>
      <w:bidi/>
    </w:pPr>
  </w:style>
  <w:style w:type="paragraph" w:customStyle="1" w:styleId="1C15B72812694101871F388B27B1366D">
    <w:name w:val="1C15B72812694101871F388B27B1366D"/>
    <w:rsid w:val="001B3C46"/>
    <w:pPr>
      <w:bidi/>
    </w:pPr>
  </w:style>
  <w:style w:type="paragraph" w:customStyle="1" w:styleId="8596EDE2C0C546DFB64D789B8CEE22B2">
    <w:name w:val="8596EDE2C0C546DFB64D789B8CEE22B2"/>
    <w:rsid w:val="001B3C46"/>
    <w:pPr>
      <w:bidi/>
    </w:pPr>
  </w:style>
  <w:style w:type="paragraph" w:customStyle="1" w:styleId="80CBB01FDF2A44C3861AC7FBD8AB2679">
    <w:name w:val="80CBB01FDF2A44C3861AC7FBD8AB2679"/>
    <w:rsid w:val="001B3C46"/>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תבנית חוזה" ma:contentTypeID="0x010100398782B37190B343ABC5A26867A4FDE2001375732321D29B49B99C76A49774B40F" ma:contentTypeVersion="175" ma:contentTypeDescription="" ma:contentTypeScope="" ma:versionID="a99ee59043d82e33347c41c9a14c87fe">
  <xsd:schema xmlns:xsd="http://www.w3.org/2001/XMLSchema" xmlns:xs="http://www.w3.org/2001/XMLSchema" xmlns:p="http://schemas.microsoft.com/office/2006/metadata/properties" xmlns:ns1="http://schemas.microsoft.com/sharepoint/v3" xmlns:ns2="e82e0497-401b-493b-ab66-61f85c09ed30" targetNamespace="http://schemas.microsoft.com/office/2006/metadata/properties" ma:root="true" ma:fieldsID="26072d5d922b09a0a30028c7021db8da" ns1:_="" ns2:_="">
    <xsd:import namespace="http://schemas.microsoft.com/sharepoint/v3"/>
    <xsd:import namespace="e82e0497-401b-493b-ab66-61f85c09ed30"/>
    <xsd:element name="properties">
      <xsd:complexType>
        <xsd:sequence>
          <xsd:element name="documentManagement">
            <xsd:complexType>
              <xsd:all>
                <xsd:element ref="ns2:cntPaymentType" minOccurs="0"/>
                <xsd:element ref="ns2:cntPaymentAmount" minOccurs="0"/>
                <xsd:element ref="ns2:cmtSplrAddress" minOccurs="0"/>
                <xsd:element ref="ns2:cntMadadKnown" minOccurs="0"/>
                <xsd:element ref="ns2:cntMadadBase" minOccurs="0"/>
                <xsd:element ref="ns2:cntStartDate" minOccurs="0"/>
                <xsd:element ref="ns2:cntExpEndDate" minOccurs="0"/>
                <xsd:element ref="ns2:cntNumOfMonth" minOccurs="0"/>
                <xsd:element ref="ns2:cntMadadType" minOccurs="0"/>
                <xsd:element ref="ns2:cntSupllierType" minOccurs="0"/>
                <xsd:element ref="ns2:cntStatus" minOccurs="0"/>
                <xsd:element ref="ns2:cntPymntDetails" minOccurs="0"/>
                <xsd:element ref="ns2:cntTzadA" minOccurs="0"/>
                <xsd:element ref="ns2:cntTzadB_x002c__x0020_cntTzadC_x002c__x0020_cntTzadD" minOccurs="0"/>
                <xsd:element ref="ns2:cntLocalAuth" minOccurs="0"/>
                <xsd:element ref="ns2:cntSite" minOccurs="0"/>
                <xsd:element ref="ns2:cntProjectName" minOccurs="0"/>
                <xsd:element ref="ns2:cntCrrncyType" minOccurs="0"/>
                <xsd:element ref="ns2:cntSupllierName" minOccurs="0"/>
                <xsd:element ref="ns2:cntSignDate" minOccurs="0"/>
                <xsd:element ref="ns2:cntJobDesc" minOccurs="0"/>
                <xsd:element ref="ns2:cntPymntCndtns" minOccurs="0"/>
                <xsd:element ref="ns2:cntContractVersion" minOccurs="0"/>
                <xsd:element ref="ns2:cntContractType" minOccurs="0"/>
                <xsd:element ref="ns2:cntMadadPoints" minOccurs="0"/>
                <xsd:element ref="ns2:cntCustomField1" minOccurs="0"/>
                <xsd:element ref="ns2:cntCustomField2" minOccurs="0"/>
                <xsd:element ref="ns2:cntCustomField3" minOccurs="0"/>
                <xsd:element ref="ns2:cntCustomField4" minOccurs="0"/>
                <xsd:element ref="ns2:cntCustomField5" minOccurs="0"/>
                <xsd:element ref="ns2:cntCustomField6" minOccurs="0"/>
                <xsd:element ref="ns2:cntCustomField7" minOccurs="0"/>
                <xsd:element ref="ns2:cntCustomField8" minOccurs="0"/>
                <xsd:element ref="ns2:cmtUserName" minOccurs="0"/>
                <xsd:element ref="ns2:cmtAttacheLink" minOccurs="0"/>
                <xsd:element ref="ns2:cmtTzadAPercent" minOccurs="0"/>
                <xsd:element ref="ns2:cmtTzadAName" minOccurs="0"/>
                <xsd:element ref="ns1:RoutingContentType" minOccurs="0"/>
                <xsd:element ref="ns2:cmtChapterDesc" minOccurs="0"/>
                <xsd:element ref="ns2:_dlc_DocId" minOccurs="0"/>
                <xsd:element ref="ns2:_dlc_DocIdUrl" minOccurs="0"/>
                <xsd:element ref="ns2:_dlc_DocIdPersistId" minOccurs="0"/>
                <xsd:element ref="ns2:cntMadadTypeTitle" minOccurs="0"/>
                <xsd:element ref="ns2:cntIsKnownTit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outingContentType" ma:index="39" nillable="true" ma:displayName="סוג תוכן לשליחה" ma:hidden="true" ma:internalName="RoutingContentType"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82e0497-401b-493b-ab66-61f85c09ed30" elementFormDefault="qualified">
    <xsd:import namespace="http://schemas.microsoft.com/office/2006/documentManagement/types"/>
    <xsd:import namespace="http://schemas.microsoft.com/office/infopath/2007/PartnerControls"/>
    <xsd:element name="cntPaymentType" ma:index="2" nillable="true" ma:displayName="אופן התמורה" ma:internalName="cntPaymentType" ma:readOnly="false">
      <xsd:simpleType>
        <xsd:restriction base="dms:Text">
          <xsd:maxLength value="255"/>
        </xsd:restriction>
      </xsd:simpleType>
    </xsd:element>
    <xsd:element name="cntPaymentAmount" ma:index="3" nillable="true" ma:displayName="היקף החוזה/נתוני עלות" ma:internalName="cntPaymentAmount" ma:readOnly="false" ma:percentage="FALSE">
      <xsd:simpleType>
        <xsd:restriction base="dms:Number"/>
      </xsd:simpleType>
    </xsd:element>
    <xsd:element name="cmtSplrAddress" ma:index="4" nillable="true" ma:displayName="כתובת ספק" ma:internalName="cmtSplrAddress" ma:readOnly="false">
      <xsd:simpleType>
        <xsd:restriction base="dms:Text">
          <xsd:maxLength value="255"/>
        </xsd:restriction>
      </xsd:simpleType>
    </xsd:element>
    <xsd:element name="cntMadadKnown" ma:index="5" nillable="true" ma:displayName="מדד בגין/ידוע" ma:internalName="cntMadadKnown" ma:readOnly="false">
      <xsd:simpleType>
        <xsd:restriction base="dms:Text">
          <xsd:maxLength value="255"/>
        </xsd:restriction>
      </xsd:simpleType>
    </xsd:element>
    <xsd:element name="cntMadadBase" ma:index="6" nillable="true" ma:displayName="מדד בסיס" ma:default="[today]" ma:format="DateOnly" ma:internalName="cntMadadBase" ma:readOnly="false">
      <xsd:simpleType>
        <xsd:restriction base="dms:DateTime"/>
      </xsd:simpleType>
    </xsd:element>
    <xsd:element name="cntStartDate" ma:index="7" nillable="true" ma:displayName="מועד התחלה" ma:format="DateOnly" ma:internalName="cntStartDate" ma:readOnly="false">
      <xsd:simpleType>
        <xsd:restriction base="dms:DateTime"/>
      </xsd:simpleType>
    </xsd:element>
    <xsd:element name="cntExpEndDate" ma:index="8" nillable="true" ma:displayName="מועד סיום צפוי" ma:format="DateOnly" ma:internalName="cntExpEndDate" ma:readOnly="false">
      <xsd:simpleType>
        <xsd:restriction base="dms:DateTime"/>
      </xsd:simpleType>
    </xsd:element>
    <xsd:element name="cntNumOfMonth" ma:index="9" nillable="true" ma:displayName="משך הפרויקט בחודשים" ma:internalName="cntNumOfMonth" ma:readOnly="false" ma:percentage="FALSE">
      <xsd:simpleType>
        <xsd:restriction base="dms:Number">
          <xsd:minInclusive value="0"/>
        </xsd:restriction>
      </xsd:simpleType>
    </xsd:element>
    <xsd:element name="cntMadadType" ma:index="10" nillable="true" ma:displayName="סוג מדד" ma:internalName="cntMadadType" ma:readOnly="false">
      <xsd:simpleType>
        <xsd:restriction base="dms:Text">
          <xsd:maxLength value="255"/>
        </xsd:restriction>
      </xsd:simpleType>
    </xsd:element>
    <xsd:element name="cntSupllierType" ma:index="11" nillable="true" ma:displayName="סוג ספק" ma:internalName="cntSupllierType" ma:readOnly="false">
      <xsd:simpleType>
        <xsd:restriction base="dms:Text">
          <xsd:maxLength value="255"/>
        </xsd:restriction>
      </xsd:simpleType>
    </xsd:element>
    <xsd:element name="cntStatus" ma:index="12" nillable="true" ma:displayName="סטטוס חוזה" ma:internalName="cntStatus" ma:readOnly="false">
      <xsd:simpleType>
        <xsd:restriction base="dms:Text">
          <xsd:maxLength value="255"/>
        </xsd:restriction>
      </xsd:simpleType>
    </xsd:element>
    <xsd:element name="cntPymntDetails" ma:index="13" nillable="true" ma:displayName="פירוט עלויות" ma:internalName="cntPymntDetails" ma:readOnly="false">
      <xsd:simpleType>
        <xsd:restriction base="dms:Note">
          <xsd:maxLength value="255"/>
        </xsd:restriction>
      </xsd:simpleType>
    </xsd:element>
    <xsd:element name="cntTzadA" ma:index="14" nillable="true" ma:displayName="צד א בחוזה" ma:internalName="cntTzadA" ma:readOnly="false">
      <xsd:simpleType>
        <xsd:restriction base="dms:Note">
          <xsd:maxLength value="255"/>
        </xsd:restriction>
      </xsd:simpleType>
    </xsd:element>
    <xsd:element name="cntTzadB_x002c__x0020_cntTzadC_x002c__x0020_cntTzadD" ma:index="15" nillable="true" ma:displayName="צדדים נוספים" ma:internalName="cntTzadB_x002C__x0020_cntTzadC_x002C__x0020_cntTzadD" ma:readOnly="false">
      <xsd:simpleType>
        <xsd:restriction base="dms:Note">
          <xsd:maxLength value="255"/>
        </xsd:restriction>
      </xsd:simpleType>
    </xsd:element>
    <xsd:element name="cntLocalAuth" ma:index="16" nillable="true" ma:displayName="רשות מקומית" ma:internalName="cntLocalAuth" ma:readOnly="false">
      <xsd:simpleType>
        <xsd:restriction base="dms:Text">
          <xsd:maxLength value="255"/>
        </xsd:restriction>
      </xsd:simpleType>
    </xsd:element>
    <xsd:element name="cntSite" ma:index="17" nillable="true" ma:displayName="שם אתר" ma:internalName="cntSite" ma:readOnly="false">
      <xsd:simpleType>
        <xsd:restriction base="dms:Text">
          <xsd:maxLength value="255"/>
        </xsd:restriction>
      </xsd:simpleType>
    </xsd:element>
    <xsd:element name="cntProjectName" ma:index="18" nillable="true" ma:displayName="שם הפרויקט" ma:internalName="cntProjectName" ma:readOnly="false">
      <xsd:simpleType>
        <xsd:restriction base="dms:Text">
          <xsd:maxLength value="255"/>
        </xsd:restriction>
      </xsd:simpleType>
    </xsd:element>
    <xsd:element name="cntCrrncyType" ma:index="19" nillable="true" ma:displayName="שם מטבע" ma:internalName="cntCrrncyType" ma:readOnly="false">
      <xsd:simpleType>
        <xsd:restriction base="dms:Text">
          <xsd:maxLength value="255"/>
        </xsd:restriction>
      </xsd:simpleType>
    </xsd:element>
    <xsd:element name="cntSupllierName" ma:index="20" nillable="true" ma:displayName="שם ספק" ma:internalName="cntSupllierName" ma:readOnly="false">
      <xsd:simpleType>
        <xsd:restriction base="dms:Text">
          <xsd:maxLength value="255"/>
        </xsd:restriction>
      </xsd:simpleType>
    </xsd:element>
    <xsd:element name="cntSignDate" ma:index="21" nillable="true" ma:displayName="תאריך חתימת חוזה" ma:default="[today]" ma:format="DateOnly" ma:internalName="cntSignDate" ma:readOnly="false">
      <xsd:simpleType>
        <xsd:restriction base="dms:DateTime"/>
      </xsd:simpleType>
    </xsd:element>
    <xsd:element name="cntJobDesc" ma:index="22" nillable="true" ma:displayName="תיאור עבודה" ma:internalName="cntJobDesc" ma:readOnly="false">
      <xsd:simpleType>
        <xsd:restriction base="dms:Text">
          <xsd:maxLength value="255"/>
        </xsd:restriction>
      </xsd:simpleType>
    </xsd:element>
    <xsd:element name="cntPymntCndtns" ma:index="23" nillable="true" ma:displayName="תנאי תשלום" ma:internalName="cntPymntCndtns" ma:readOnly="false">
      <xsd:simpleType>
        <xsd:restriction base="dms:Text">
          <xsd:maxLength value="255"/>
        </xsd:restriction>
      </xsd:simpleType>
    </xsd:element>
    <xsd:element name="cntContractVersion" ma:index="24" nillable="true" ma:displayName="גרסת חוזה" ma:internalName="cntContractVersion" ma:readOnly="false">
      <xsd:simpleType>
        <xsd:restriction base="dms:Text">
          <xsd:maxLength value="255"/>
        </xsd:restriction>
      </xsd:simpleType>
    </xsd:element>
    <xsd:element name="cntContractType" ma:index="25" nillable="true" ma:displayName="תבנית חוזה" ma:internalName="cntContractType" ma:readOnly="false">
      <xsd:simpleType>
        <xsd:restriction base="dms:Text">
          <xsd:maxLength value="255"/>
        </xsd:restriction>
      </xsd:simpleType>
    </xsd:element>
    <xsd:element name="cntMadadPoints" ma:index="26" nillable="true" ma:displayName="נקודות מדד" ma:internalName="cntMadadPoints" ma:readOnly="false" ma:percentage="FALSE">
      <xsd:simpleType>
        <xsd:restriction base="dms:Number"/>
      </xsd:simpleType>
    </xsd:element>
    <xsd:element name="cntCustomField1" ma:index="27" nillable="true" ma:displayName="שדה נוסף 1" ma:internalName="cntCustomField1" ma:readOnly="false">
      <xsd:simpleType>
        <xsd:restriction base="dms:Text">
          <xsd:maxLength value="255"/>
        </xsd:restriction>
      </xsd:simpleType>
    </xsd:element>
    <xsd:element name="cntCustomField2" ma:index="28" nillable="true" ma:displayName="שדה נוסף 2" ma:internalName="cntCustomField2" ma:readOnly="false">
      <xsd:simpleType>
        <xsd:restriction base="dms:Text">
          <xsd:maxLength value="255"/>
        </xsd:restriction>
      </xsd:simpleType>
    </xsd:element>
    <xsd:element name="cntCustomField3" ma:index="29" nillable="true" ma:displayName="שדה נוסף 3" ma:internalName="cntCustomField3" ma:readOnly="false">
      <xsd:simpleType>
        <xsd:restriction base="dms:Text">
          <xsd:maxLength value="255"/>
        </xsd:restriction>
      </xsd:simpleType>
    </xsd:element>
    <xsd:element name="cntCustomField4" ma:index="30" nillable="true" ma:displayName="שדה נוסף 4" ma:internalName="cntCustomField4" ma:readOnly="false">
      <xsd:simpleType>
        <xsd:restriction base="dms:Text">
          <xsd:maxLength value="255"/>
        </xsd:restriction>
      </xsd:simpleType>
    </xsd:element>
    <xsd:element name="cntCustomField5" ma:index="31" nillable="true" ma:displayName="שדה נוסף 5" ma:internalName="cntCustomField5" ma:readOnly="false">
      <xsd:simpleType>
        <xsd:restriction base="dms:Text">
          <xsd:maxLength value="255"/>
        </xsd:restriction>
      </xsd:simpleType>
    </xsd:element>
    <xsd:element name="cntCustomField6" ma:index="32" nillable="true" ma:displayName="שדה נוסף 6" ma:internalName="cntCustomField6">
      <xsd:simpleType>
        <xsd:restriction base="dms:Text">
          <xsd:maxLength value="255"/>
        </xsd:restriction>
      </xsd:simpleType>
    </xsd:element>
    <xsd:element name="cntCustomField7" ma:index="33" nillable="true" ma:displayName="שדה נוסף 7" ma:internalName="cntCustomField7">
      <xsd:simpleType>
        <xsd:restriction base="dms:Text">
          <xsd:maxLength value="255"/>
        </xsd:restriction>
      </xsd:simpleType>
    </xsd:element>
    <xsd:element name="cntCustomField8" ma:index="34" nillable="true" ma:displayName="שדה נוסף 8" ma:internalName="cntCustomField8">
      <xsd:simpleType>
        <xsd:restriction base="dms:Text">
          <xsd:maxLength value="255"/>
        </xsd:restriction>
      </xsd:simpleType>
    </xsd:element>
    <xsd:element name="cmtUserName" ma:index="35" nillable="true" ma:displayName="יוצר החוזה" ma:internalName="cmtUserName" ma:readOnly="false">
      <xsd:simpleType>
        <xsd:restriction base="dms:Text">
          <xsd:maxLength value="255"/>
        </xsd:restriction>
      </xsd:simpleType>
    </xsd:element>
    <xsd:element name="cmtAttacheLink" ma:index="36" nillable="true" ma:displayName="קישור לנספח" ma:format="Hyperlink" ma:internalName="cmtAttache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cmtTzadAPercent" ma:index="37" nillable="true" ma:displayName="אחוז השתתפות צד א" ma:internalName="cmtTzadAPercent" ma:readOnly="false">
      <xsd:simpleType>
        <xsd:restriction base="dms:Text">
          <xsd:maxLength value="255"/>
        </xsd:restriction>
      </xsd:simpleType>
    </xsd:element>
    <xsd:element name="cmtTzadAName" ma:index="38" nillable="true" ma:displayName="שם צד א" ma:internalName="cmtTzadAName" ma:readOnly="false">
      <xsd:simpleType>
        <xsd:restriction base="dms:Text">
          <xsd:maxLength value="255"/>
        </xsd:restriction>
      </xsd:simpleType>
    </xsd:element>
    <xsd:element name="cmtChapterDesc" ma:index="40" nillable="true" ma:displayName="פרק" ma:internalName="cmtChapterDesc">
      <xsd:simpleType>
        <xsd:restriction base="dms:Text">
          <xsd:maxLength value="255"/>
        </xsd:restriction>
      </xsd:simpleType>
    </xsd:element>
    <xsd:element name="_dlc_DocId" ma:index="45" nillable="true" ma:displayName="ערך של מזהה מסמך" ma:description="הערך של מזהה המסמך שהוקצה לפריט זה." ma:internalName="_dlc_DocId" ma:readOnly="true">
      <xsd:simpleType>
        <xsd:restriction base="dms:Text"/>
      </xsd:simpleType>
    </xsd:element>
    <xsd:element name="_dlc_DocIdUrl" ma:index="46" nillable="true" ma:displayName="מזהה מסמך" ma:description="קישור קבוע למסמך זה."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47" nillable="true" ma:displayName="מזהה תמידי" ma:description="השאר מזהה בעת הוספה." ma:hidden="true" ma:internalName="_dlc_DocIdPersistId" ma:readOnly="true">
      <xsd:simpleType>
        <xsd:restriction base="dms:Boolean"/>
      </xsd:simpleType>
    </xsd:element>
    <xsd:element name="cntMadadTypeTitle" ma:index="50" nillable="true" ma:displayName="סוג מדד כותרת" ma:internalName="cntMadadTypeTitle">
      <xsd:simpleType>
        <xsd:restriction base="dms:Text">
          <xsd:maxLength value="255"/>
        </xsd:restriction>
      </xsd:simpleType>
    </xsd:element>
    <xsd:element name="cntIsKnownTitle" ma:index="52" nillable="true" ma:displayName="מדד בגין/ידוע - כותרת" ma:internalName="cntIsKnownTitl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1" ma:displayName="סוג תוכן"/>
        <xsd:element ref="dc:title" minOccurs="0" maxOccurs="1" ma:index="1"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ct:contentTypeSchema xmlns:ct="http://schemas.microsoft.com/office/2006/metadata/contentType" xmlns:ma="http://schemas.microsoft.com/office/2006/metadata/properties/metaAttributes" ct:_="" ma:_="" ma:contentTypeName="מסמך" ma:contentTypeID="0x010100C1BB7D448C37CF48BFD82AFE063F9BBD" ma:contentTypeVersion="3" ma:contentTypeDescription="צור מסמך חדש." ma:contentTypeScope="" ma:versionID="634e70a43661de279bd4fb24943d3d53">
  <xsd:schema xmlns:xsd="http://www.w3.org/2001/XMLSchema" xmlns:xs="http://www.w3.org/2001/XMLSchema" xmlns:p="http://schemas.microsoft.com/office/2006/metadata/properties" xmlns:ns2="30e7bf55-46d6-4ffc-a761-d73d4a90fc9d" targetNamespace="http://schemas.microsoft.com/office/2006/metadata/properties" ma:root="true" ma:fieldsID="2026f1ef0856c5753c6898753728587b" ns2:_="">
    <xsd:import namespace="30e7bf55-46d6-4ffc-a761-d73d4a90fc9d"/>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e7bf55-46d6-4ffc-a761-d73d4a90fc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mso-contentType ?>
<customXsn xmlns="http://schemas.microsoft.com/office/2006/metadata/customXsn">
  <xsnLocation>http://afi-home/sites/Contracts/DocumentsPropertiesForms/ContractTemplateV2.xsn</xsnLocation>
  <cached>False</cached>
  <openByDefault>True</openByDefault>
  <xsnScope>http://afi-home/sites/Contracts</xsnScope>
</customXsn>
</file>

<file path=customXml/itemProps1.xml><?xml version="1.0" encoding="utf-8"?>
<ds:datastoreItem xmlns:ds="http://schemas.openxmlformats.org/officeDocument/2006/customXml" ds:itemID="{F1F25800-DE7B-4D5B-B675-0F9BEEBB961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e82e0497-401b-493b-ab66-61f85c09ed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9348941-F9B9-45FA-B455-17ABA0C6B90E}"/>
</file>

<file path=customXml/itemProps3.xml><?xml version="1.0" encoding="utf-8"?>
<ds:datastoreItem xmlns:ds="http://schemas.openxmlformats.org/officeDocument/2006/customXml" ds:itemID="{81709D4C-33DC-48CC-AC7E-130A245806EE}">
  <ds:schemaRefs>
    <ds:schemaRef ds:uri="http://schemas.openxmlformats.org/package/2006/metadata/core-properties"/>
    <ds:schemaRef ds:uri="http://schemas.microsoft.com/office/2006/documentManagement/types"/>
    <ds:schemaRef ds:uri="e82e0497-401b-493b-ab66-61f85c09ed30"/>
    <ds:schemaRef ds:uri="http://purl.org/dc/elements/1.1/"/>
    <ds:schemaRef ds:uri="http://schemas.microsoft.com/office/2006/metadata/properties"/>
    <ds:schemaRef ds:uri="http://schemas.microsoft.com/sharepoint/v3"/>
    <ds:schemaRef ds:uri="http://purl.org/dc/terms/"/>
    <ds:schemaRef ds:uri="http://schemas.microsoft.com/office/infopath/2007/PartnerControls"/>
    <ds:schemaRef ds:uri="http://www.w3.org/XML/1998/namespace"/>
    <ds:schemaRef ds:uri="http://purl.org/dc/dcmitype/"/>
  </ds:schemaRefs>
</ds:datastoreItem>
</file>

<file path=customXml/itemProps4.xml><?xml version="1.0" encoding="utf-8"?>
<ds:datastoreItem xmlns:ds="http://schemas.openxmlformats.org/officeDocument/2006/customXml" ds:itemID="{19381418-8ABF-4017-996B-57015B068E3D}">
  <ds:schemaRefs>
    <ds:schemaRef ds:uri="http://schemas.microsoft.com/sharepoint/v3/contenttype/forms"/>
  </ds:schemaRefs>
</ds:datastoreItem>
</file>

<file path=customXml/itemProps5.xml><?xml version="1.0" encoding="utf-8"?>
<ds:datastoreItem xmlns:ds="http://schemas.openxmlformats.org/officeDocument/2006/customXml" ds:itemID="{9593DA50-E3BA-4375-8540-7997D7D43FE3}">
  <ds:schemaRefs>
    <ds:schemaRef ds:uri="http://schemas.microsoft.com/office/2006/metadata/customXsn"/>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31</Pages>
  <Words>9304</Words>
  <Characters>46520</Characters>
  <Application>Microsoft Office Word</Application>
  <DocSecurity>0</DocSecurity>
  <Lines>387</Lines>
  <Paragraphs>111</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55713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Ronen Levitov</dc:creator>
  <cp:keywords/>
  <dc:description/>
  <cp:lastModifiedBy>מיה קאירי</cp:lastModifiedBy>
  <cp:revision>8</cp:revision>
  <dcterms:created xsi:type="dcterms:W3CDTF">2021-01-19T09:38:00Z</dcterms:created>
  <dcterms:modified xsi:type="dcterms:W3CDTF">2024-09-10T11:36:00Z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0x010100C1BB7D448C37CF48BFD82AFE063F9BBD</vt:lpwstr>
  </property>
  <property fmtid="{D5CDD505-2E9C-101B-9397-08002B2CF9AE}" pid="3" name="_dlc_DocIdItemGuid">
    <vt:lpwstr>b64ee757-acc2-4af3-9f92-73a57e112060</vt:lpwstr>
  </property>
</Properties>
</file>