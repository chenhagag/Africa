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F0E9E" w14:textId="742FE2A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509D50" w14:textId="7EC723B4"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FDEB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AFF74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52B4624" w14:textId="2E25FF3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1B46E1">
        <w:rPr>
          <w:rFonts w:ascii="Times New Roman" w:eastAsia="Times New Roman" w:hAnsi="Times New Roman" w:cs="David"/>
          <w:bCs/>
          <w:i/>
          <w:iCs/>
          <w:noProof/>
          <w:sz w:val="24"/>
          <w:szCs w:val="24"/>
        </w:rPr>
        <w:drawing>
          <wp:inline distT="0" distB="0" distL="0" distR="0" wp14:anchorId="2F38D423" wp14:editId="7326AF7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82ECFAF"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6E249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8BDA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B46E1">
        <w:rPr>
          <w:rFonts w:ascii="Times New Roman" w:eastAsia="Times New Roman" w:hAnsi="Times New Roman" w:cs="David" w:hint="cs"/>
          <w:bCs/>
          <w:sz w:val="32"/>
          <w:szCs w:val="32"/>
          <w:u w:val="single"/>
          <w:rtl/>
          <w:lang w:eastAsia="he-IL"/>
        </w:rPr>
        <w:t>חוזה איתור תשתיות</w:t>
      </w:r>
    </w:p>
    <w:p w14:paraId="3A30924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6862C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1E3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A56D35"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B8549"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52540"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42D906"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E89D3B39C824290A25514225A1C1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E8C8DAD"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3123FF2A"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F045C6C3E1D94F4D88BCFD0A31FAC6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D00B584" w14:textId="4829F9C3"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2F4058D4"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865D42" w14:textId="3BC6B4BA"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48B5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149D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A856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2CF1D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46F07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83EEE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700BE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8642F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2C1B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8F2D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C7D5E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66D19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838E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04A61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478C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7A3B9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4CECC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3FE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D5692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2FB4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28353A"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8E9DD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49AAD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2C49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FB9272"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2E22FD" w14:textId="5DBF3E8E" w:rsidR="00227E5A" w:rsidRDefault="00227E5A"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CFAC13" w14:textId="77777777" w:rsidR="001B46E1" w:rsidRPr="00227E5A" w:rsidRDefault="001B46E1" w:rsidP="00227E5A">
      <w:pPr>
        <w:rPr>
          <w:rFonts w:ascii="Times New Roman" w:eastAsia="Times New Roman" w:hAnsi="Times New Roman" w:cs="David"/>
          <w:sz w:val="24"/>
          <w:szCs w:val="24"/>
          <w:rtl/>
          <w:lang w:eastAsia="he-IL"/>
        </w:rPr>
      </w:pPr>
    </w:p>
    <w:p w14:paraId="01011C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5A30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6B62D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BA97C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5E412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F754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608EE8" w14:textId="439B9E1B" w:rsidR="001B46E1" w:rsidRPr="002715A1" w:rsidRDefault="001B46E1" w:rsidP="001B46E1">
      <w:pPr>
        <w:widowControl w:val="0"/>
        <w:spacing w:before="0" w:beforeAutospacing="0" w:after="0" w:afterAutospacing="0" w:line="240" w:lineRule="auto"/>
        <w:jc w:val="center"/>
        <w:rPr>
          <w:rFonts w:ascii="Times New Roman" w:eastAsia="Times New Roman" w:hAnsi="Times New Roman" w:cs="David"/>
          <w:bCs/>
          <w:sz w:val="28"/>
          <w:szCs w:val="28"/>
          <w:u w:val="single"/>
          <w:lang w:eastAsia="he-IL"/>
        </w:rPr>
      </w:pPr>
      <w:r w:rsidRPr="002715A1">
        <w:rPr>
          <w:rFonts w:ascii="Times New Roman" w:eastAsia="Times New Roman" w:hAnsi="Times New Roman" w:cs="David" w:hint="cs"/>
          <w:bCs/>
          <w:sz w:val="28"/>
          <w:szCs w:val="28"/>
          <w:u w:val="single"/>
          <w:rtl/>
          <w:lang w:eastAsia="he-IL"/>
        </w:rPr>
        <w:t>חוזה</w:t>
      </w:r>
      <w:r w:rsidR="002715A1" w:rsidRPr="002715A1">
        <w:rPr>
          <w:rFonts w:ascii="Times New Roman" w:eastAsia="Times New Roman" w:hAnsi="Times New Roman" w:cs="David" w:hint="cs"/>
          <w:bCs/>
          <w:sz w:val="28"/>
          <w:szCs w:val="28"/>
          <w:u w:val="single"/>
          <w:rtl/>
          <w:lang w:eastAsia="he-IL"/>
        </w:rPr>
        <w:t xml:space="preserve"> איתור תשתיות</w:t>
      </w:r>
    </w:p>
    <w:p w14:paraId="1E570A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642F9" w14:textId="04BBAF25" w:rsidR="001B46E1" w:rsidRPr="001B46E1" w:rsidRDefault="001B46E1" w:rsidP="00DD686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1B46E1">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925224419"/>
          <w:placeholder>
            <w:docPart w:val="0E9DDBC8B50C4D1EADBF772E3608BC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D686D" w:rsidRPr="007932CF">
            <w:rPr>
              <w:rStyle w:val="AutoFieldsChar"/>
              <w:rFonts w:hint="cs"/>
              <w:color w:val="00B0F0"/>
              <w:rtl/>
            </w:rPr>
            <w:t>[תאריך</w:t>
          </w:r>
          <w:r w:rsidR="00DD686D" w:rsidRPr="007932CF">
            <w:rPr>
              <w:rStyle w:val="AutoFieldsChar"/>
              <w:color w:val="00B0F0"/>
              <w:rtl/>
            </w:rPr>
            <w:t xml:space="preserve"> </w:t>
          </w:r>
          <w:r w:rsidR="00DD686D" w:rsidRPr="007932CF">
            <w:rPr>
              <w:rStyle w:val="AutoFieldsChar"/>
              <w:rFonts w:hint="cs"/>
              <w:color w:val="00B0F0"/>
              <w:rtl/>
            </w:rPr>
            <w:t>חתימת</w:t>
          </w:r>
          <w:r w:rsidR="00DD686D" w:rsidRPr="007932CF">
            <w:rPr>
              <w:rStyle w:val="AutoFieldsChar"/>
              <w:color w:val="00B0F0"/>
              <w:rtl/>
            </w:rPr>
            <w:t xml:space="preserve"> </w:t>
          </w:r>
          <w:r w:rsidR="00DD686D" w:rsidRPr="007932CF">
            <w:rPr>
              <w:rStyle w:val="AutoFieldsChar"/>
              <w:rFonts w:hint="cs"/>
              <w:color w:val="00B0F0"/>
              <w:rtl/>
            </w:rPr>
            <w:t>חוזה]</w:t>
          </w:r>
        </w:sdtContent>
      </w:sdt>
    </w:p>
    <w:p w14:paraId="18B3F71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1BF744" w14:textId="77777777" w:rsidR="001B46E1" w:rsidRPr="001B46E1" w:rsidRDefault="001B46E1" w:rsidP="001B46E1">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ב י ן</w:t>
      </w:r>
    </w:p>
    <w:p w14:paraId="43F066D1" w14:textId="613F7F1B" w:rsidR="001B46E1" w:rsidRPr="001B46E1" w:rsidRDefault="00F20F19"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906331230"/>
          <w:placeholder>
            <w:docPart w:val="33695EB2FD394301B2E267ABE6DDD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D686D" w:rsidRPr="007932CF">
            <w:rPr>
              <w:rStyle w:val="AutoFieldsChar"/>
              <w:rFonts w:hint="cs"/>
              <w:color w:val="00B0F0"/>
              <w:rtl/>
            </w:rPr>
            <w:t>[צד</w:t>
          </w:r>
          <w:r w:rsidR="00DD686D" w:rsidRPr="007932CF">
            <w:rPr>
              <w:rStyle w:val="AutoFieldsChar"/>
              <w:color w:val="00B0F0"/>
              <w:rtl/>
            </w:rPr>
            <w:t xml:space="preserve"> </w:t>
          </w:r>
          <w:r w:rsidR="00DD686D" w:rsidRPr="007932CF">
            <w:rPr>
              <w:rStyle w:val="AutoFieldsChar"/>
              <w:rFonts w:hint="cs"/>
              <w:color w:val="00B0F0"/>
              <w:rtl/>
            </w:rPr>
            <w:t>א</w:t>
          </w:r>
          <w:r w:rsidR="00DD686D" w:rsidRPr="007932CF">
            <w:rPr>
              <w:rStyle w:val="AutoFieldsChar"/>
              <w:color w:val="00B0F0"/>
              <w:rtl/>
            </w:rPr>
            <w:t xml:space="preserve"> </w:t>
          </w:r>
          <w:r w:rsidR="00DD686D" w:rsidRPr="007932CF">
            <w:rPr>
              <w:rStyle w:val="AutoFieldsChar"/>
              <w:rFonts w:hint="cs"/>
              <w:color w:val="00B0F0"/>
              <w:rtl/>
            </w:rPr>
            <w:t>בחוזה]</w:t>
          </w:r>
        </w:sdtContent>
      </w:sdt>
      <w:r w:rsidR="00DD686D" w:rsidRPr="001B46E1">
        <w:rPr>
          <w:rFonts w:ascii="Times New Roman" w:eastAsia="Times New Roman" w:hAnsi="Times New Roman" w:cs="David" w:hint="cs"/>
          <w:sz w:val="24"/>
          <w:szCs w:val="24"/>
          <w:rtl/>
          <w:lang w:eastAsia="he-IL"/>
        </w:rPr>
        <w:t xml:space="preserve"> </w:t>
      </w:r>
      <w:r w:rsidR="001B46E1" w:rsidRPr="001B46E1">
        <w:rPr>
          <w:rFonts w:ascii="Times New Roman" w:eastAsia="Times New Roman" w:hAnsi="Times New Roman" w:cs="David" w:hint="cs"/>
          <w:sz w:val="24"/>
          <w:szCs w:val="24"/>
          <w:rtl/>
          <w:lang w:eastAsia="he-IL"/>
        </w:rPr>
        <w:t>(להלן: "</w:t>
      </w:r>
      <w:r w:rsidR="001B46E1" w:rsidRPr="001B46E1">
        <w:rPr>
          <w:rFonts w:ascii="Times New Roman" w:eastAsia="Times New Roman" w:hAnsi="Times New Roman" w:cs="David" w:hint="cs"/>
          <w:b/>
          <w:bCs/>
          <w:sz w:val="24"/>
          <w:szCs w:val="24"/>
          <w:rtl/>
          <w:lang w:eastAsia="he-IL"/>
        </w:rPr>
        <w:t>המזמין</w:t>
      </w:r>
      <w:r w:rsidR="001B46E1" w:rsidRPr="001B46E1">
        <w:rPr>
          <w:rFonts w:ascii="Times New Roman" w:eastAsia="Times New Roman" w:hAnsi="Times New Roman" w:cs="David" w:hint="cs"/>
          <w:sz w:val="24"/>
          <w:szCs w:val="24"/>
          <w:rtl/>
          <w:lang w:eastAsia="he-IL"/>
        </w:rPr>
        <w:t>")</w:t>
      </w:r>
      <w:r w:rsidR="001B46E1" w:rsidRPr="001B46E1">
        <w:rPr>
          <w:rFonts w:ascii="Times New Roman" w:eastAsia="Times New Roman" w:hAnsi="Times New Roman" w:cs="David" w:hint="cs"/>
          <w:bCs/>
          <w:sz w:val="24"/>
          <w:szCs w:val="24"/>
          <w:rtl/>
          <w:lang w:eastAsia="he-IL"/>
        </w:rPr>
        <w:t xml:space="preserve">       </w:t>
      </w:r>
    </w:p>
    <w:p w14:paraId="78A5393D"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אחד;</w:t>
      </w:r>
    </w:p>
    <w:p w14:paraId="7591C6C7"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483B69A"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ל ב י ן</w:t>
      </w:r>
    </w:p>
    <w:p w14:paraId="7C012AF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60359910"/>
        <w:placeholder>
          <w:docPart w:val="0D16E13AFA3643B89642527C98BB9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3D9B9F7" w14:textId="505B8390" w:rsidR="001B46E1" w:rsidRPr="001B46E1" w:rsidRDefault="00DD686D"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932CF">
            <w:rPr>
              <w:rStyle w:val="AutoFieldsChar"/>
              <w:rFonts w:hint="cs"/>
              <w:color w:val="00B0F0"/>
              <w:rtl/>
            </w:rPr>
            <w:t>[צדדים</w:t>
          </w:r>
          <w:r w:rsidRPr="007932CF">
            <w:rPr>
              <w:rStyle w:val="AutoFieldsChar"/>
              <w:color w:val="00B0F0"/>
              <w:rtl/>
            </w:rPr>
            <w:t xml:space="preserve"> </w:t>
          </w:r>
          <w:r w:rsidRPr="007932CF">
            <w:rPr>
              <w:rStyle w:val="AutoFieldsChar"/>
              <w:rFonts w:hint="cs"/>
              <w:color w:val="00B0F0"/>
              <w:rtl/>
            </w:rPr>
            <w:t>נוספים]</w:t>
          </w:r>
        </w:p>
      </w:sdtContent>
    </w:sdt>
    <w:p w14:paraId="62C02526"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1B46E1">
        <w:rPr>
          <w:rFonts w:ascii="Times New Roman" w:eastAsia="Times New Roman" w:hAnsi="Times New Roman" w:cs="David" w:hint="cs"/>
          <w:sz w:val="24"/>
          <w:szCs w:val="24"/>
          <w:rtl/>
          <w:lang w:eastAsia="he-IL"/>
        </w:rPr>
        <w:t>(להלן: "</w:t>
      </w:r>
      <w:r w:rsidRPr="001B46E1">
        <w:rPr>
          <w:rFonts w:ascii="Times New Roman" w:eastAsia="Times New Roman" w:hAnsi="Times New Roman" w:cs="David" w:hint="cs"/>
          <w:b/>
          <w:bCs/>
          <w:sz w:val="24"/>
          <w:szCs w:val="24"/>
          <w:rtl/>
          <w:lang w:eastAsia="he-IL"/>
        </w:rPr>
        <w:t>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Cs/>
          <w:sz w:val="24"/>
          <w:szCs w:val="24"/>
          <w:rtl/>
          <w:lang w:eastAsia="he-IL"/>
        </w:rPr>
        <w:t xml:space="preserve">  </w:t>
      </w:r>
    </w:p>
    <w:p w14:paraId="005E1CA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שני;</w:t>
      </w:r>
    </w:p>
    <w:p w14:paraId="357D806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AB35ABE" w14:textId="77777777" w:rsidR="001B46E1" w:rsidRPr="001B46E1" w:rsidRDefault="001B46E1" w:rsidP="001B46E1">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והואיל:</w:t>
      </w:r>
      <w:r w:rsidRPr="001B46E1">
        <w:rPr>
          <w:rFonts w:ascii="Times New Roman" w:eastAsia="Times New Roman" w:hAnsi="Times New Roman" w:cs="David"/>
          <w:bCs/>
          <w:sz w:val="24"/>
          <w:szCs w:val="24"/>
          <w:rtl/>
          <w:lang w:eastAsia="he-IL"/>
        </w:rPr>
        <w:tab/>
      </w:r>
      <w:r w:rsidRPr="001B46E1">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DACE7CA" w14:textId="77777777" w:rsidR="001B46E1" w:rsidRPr="001B46E1" w:rsidRDefault="001B46E1" w:rsidP="001B46E1">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bCs/>
          <w:sz w:val="24"/>
          <w:szCs w:val="24"/>
          <w:rtl/>
          <w:lang w:eastAsia="he-IL"/>
        </w:rPr>
        <w:t>לפיכך הותנה והוסכם בין הצדדים כדלקמן:</w:t>
      </w:r>
    </w:p>
    <w:p w14:paraId="2D451623"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u w:val="single"/>
          <w:rtl/>
          <w:lang w:eastAsia="he-IL"/>
        </w:rPr>
        <w:lastRenderedPageBreak/>
        <w:t>מבוא</w:t>
      </w:r>
    </w:p>
    <w:p w14:paraId="4E6F09D1" w14:textId="77777777" w:rsidR="001B46E1" w:rsidRPr="001B46E1" w:rsidRDefault="001B46E1" w:rsidP="001B46E1">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למונחים הבאים יהא הפרוש הנקוב בצידם דהיינו:</w:t>
      </w:r>
    </w:p>
    <w:p w14:paraId="14D86D3F"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E3C6F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"הפרויקט"</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65459E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09D5E6"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"התכנית" </w:t>
      </w:r>
      <w:r w:rsidRPr="001B46E1">
        <w:rPr>
          <w:rFonts w:ascii="Times New Roman" w:eastAsia="Times New Roman" w:hAnsi="Times New Roman" w:cs="David"/>
          <w:sz w:val="24"/>
          <w:szCs w:val="24"/>
          <w:rtl/>
          <w:lang w:eastAsia="he-IL"/>
        </w:rPr>
        <w:t>/</w:t>
      </w:r>
    </w:p>
    <w:p w14:paraId="5D5FB05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"המקרקעין"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AFE01DB"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9A0421"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"האתר"</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89D2A1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64DF32"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היועצים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8D33A0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663FF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התכניות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1B46E1">
        <w:rPr>
          <w:rFonts w:ascii="Times New Roman" w:eastAsia="Times New Roman" w:hAnsi="Times New Roman" w:cs="David"/>
          <w:sz w:val="24"/>
          <w:szCs w:val="24"/>
          <w:rtl/>
          <w:lang w:eastAsia="he-IL"/>
        </w:rPr>
        <w:lastRenderedPageBreak/>
        <w:t xml:space="preserve">ומסמכים המצורפת לחוזה זה במסגרת 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כל המסמכים שיערכו ע"י היועץ כאמור יערכו בשפה העברית.</w:t>
      </w:r>
    </w:p>
    <w:p w14:paraId="7FAFBDC3"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0FF16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שירותי</w:t>
      </w:r>
    </w:p>
    <w:p w14:paraId="42ACD72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היועץ</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p>
    <w:p w14:paraId="7BC6F21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השירותים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השירותים כמוגדר וכמפורט בחוזה זה ובנספח </w:t>
      </w:r>
      <w:r w:rsidRPr="001B46E1">
        <w:rPr>
          <w:rFonts w:ascii="Times New Roman" w:eastAsia="Times New Roman" w:hAnsi="Times New Roman" w:cs="David"/>
          <w:b/>
          <w:bCs/>
          <w:sz w:val="24"/>
          <w:szCs w:val="24"/>
          <w:rtl/>
          <w:lang w:eastAsia="he-IL"/>
        </w:rPr>
        <w:t>ב'</w:t>
      </w:r>
      <w:r w:rsidRPr="001B46E1">
        <w:rPr>
          <w:rFonts w:ascii="Times New Roman" w:eastAsia="Times New Roman" w:hAnsi="Times New Roman" w:cs="David" w:hint="cs"/>
          <w:b/>
          <w:bCs/>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1A42776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EABD67"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המנהל</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70C0E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מקום שמדובר בחוזה זה במזמין - גם המנהל במשמע.</w:t>
      </w:r>
    </w:p>
    <w:p w14:paraId="3AA454E1"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58FDB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0B5B8E"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החוזה</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w:t>
      </w:r>
    </w:p>
    <w:p w14:paraId="50C44840"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
          <w:bCs/>
          <w:sz w:val="24"/>
          <w:szCs w:val="24"/>
          <w:rtl/>
          <w:lang w:eastAsia="he-IL"/>
        </w:rPr>
        <w:t>ההסכם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חוזה זה על נספחיו.</w:t>
      </w:r>
    </w:p>
    <w:p w14:paraId="1514AE26"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56994B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הדין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כהגדרתו בחוק ה</w:t>
      </w:r>
      <w:r w:rsidRPr="001B46E1">
        <w:rPr>
          <w:rFonts w:ascii="Times New Roman" w:eastAsia="Times New Roman" w:hAnsi="Times New Roman" w:cs="David" w:hint="cs"/>
          <w:sz w:val="24"/>
          <w:szCs w:val="24"/>
          <w:rtl/>
          <w:lang w:eastAsia="he-IL"/>
        </w:rPr>
        <w:t>פרשנות, התשמ"א-1981</w:t>
      </w:r>
      <w:r w:rsidRPr="001B46E1">
        <w:rPr>
          <w:rFonts w:ascii="Times New Roman" w:eastAsia="Times New Roman" w:hAnsi="Times New Roman" w:cs="David"/>
          <w:sz w:val="24"/>
          <w:szCs w:val="24"/>
          <w:rtl/>
          <w:lang w:eastAsia="he-IL"/>
        </w:rPr>
        <w:t xml:space="preserve"> לרבות כל </w:t>
      </w:r>
      <w:r w:rsidRPr="001B46E1">
        <w:rPr>
          <w:rFonts w:ascii="Times New Roman" w:eastAsia="Times New Roman" w:hAnsi="Times New Roman" w:cs="David" w:hint="cs"/>
          <w:sz w:val="24"/>
          <w:szCs w:val="24"/>
          <w:rtl/>
          <w:lang w:eastAsia="he-IL"/>
        </w:rPr>
        <w:t xml:space="preserve">תקנה ו/או </w:t>
      </w:r>
      <w:r w:rsidRPr="001B46E1">
        <w:rPr>
          <w:rFonts w:ascii="Times New Roman" w:eastAsia="Times New Roman" w:hAnsi="Times New Roman" w:cs="David"/>
          <w:sz w:val="24"/>
          <w:szCs w:val="24"/>
          <w:rtl/>
          <w:lang w:eastAsia="he-IL"/>
        </w:rPr>
        <w:t>הוראה של רשות מוסמכת בתוקף סמכותה על פי הדין.</w:t>
      </w:r>
    </w:p>
    <w:p w14:paraId="4E79F635"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E73A0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הרשות</w:t>
      </w:r>
    </w:p>
    <w:p w14:paraId="3CA9F22A"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המקומית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5EBC040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F296E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חוזה</w:t>
      </w:r>
    </w:p>
    <w:p w14:paraId="0E93A4B0"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הפיתוח</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w:t>
      </w:r>
    </w:p>
    <w:p w14:paraId="5121B127"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4960E5F"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הכותרות בחוזה זה </w:t>
      </w:r>
      <w:r w:rsidRPr="001B46E1">
        <w:rPr>
          <w:rFonts w:ascii="Times New Roman" w:eastAsia="Times New Roman" w:hAnsi="Times New Roman" w:cs="David" w:hint="cs"/>
          <w:sz w:val="24"/>
          <w:szCs w:val="24"/>
          <w:rtl/>
          <w:lang w:eastAsia="he-IL"/>
        </w:rPr>
        <w:t xml:space="preserve">הינן לנוחיות בלבד ובכל מקרה </w:t>
      </w:r>
      <w:r w:rsidRPr="001B46E1">
        <w:rPr>
          <w:rFonts w:ascii="Times New Roman" w:eastAsia="Times New Roman" w:hAnsi="Times New Roman" w:cs="David"/>
          <w:sz w:val="24"/>
          <w:szCs w:val="24"/>
          <w:rtl/>
          <w:lang w:eastAsia="he-IL"/>
        </w:rPr>
        <w:t xml:space="preserve">לא ישמשו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פרש</w:t>
      </w:r>
      <w:r w:rsidRPr="001B46E1">
        <w:rPr>
          <w:rFonts w:ascii="Times New Roman" w:eastAsia="Times New Roman" w:hAnsi="Times New Roman" w:cs="David" w:hint="cs"/>
          <w:sz w:val="24"/>
          <w:szCs w:val="24"/>
          <w:rtl/>
          <w:lang w:eastAsia="he-IL"/>
        </w:rPr>
        <w:t>נות</w:t>
      </w:r>
      <w:r w:rsidRPr="001B46E1">
        <w:rPr>
          <w:rFonts w:ascii="Times New Roman" w:eastAsia="Times New Roman" w:hAnsi="Times New Roman" w:cs="David"/>
          <w:sz w:val="24"/>
          <w:szCs w:val="24"/>
          <w:rtl/>
          <w:lang w:eastAsia="he-IL"/>
        </w:rPr>
        <w:t>ו.</w:t>
      </w:r>
    </w:p>
    <w:p w14:paraId="5BB206E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הנספחים לחוזה זה מהווים חלק בלתי נפרד הימנו ואלה הם:</w:t>
      </w:r>
    </w:p>
    <w:p w14:paraId="57BF0B07"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7170035"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א'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כללי;</w:t>
      </w:r>
    </w:p>
    <w:p w14:paraId="286FC3FA"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נספח 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שירותי היועץ;</w:t>
      </w:r>
    </w:p>
    <w:p w14:paraId="62BE15AD"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ג'</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lang w:eastAsia="he-IL"/>
        </w:rPr>
        <w:t>–</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rtl/>
          <w:lang w:eastAsia="he-IL"/>
        </w:rPr>
        <w:tab/>
        <w:t>לוח זמנים;</w:t>
      </w:r>
    </w:p>
    <w:p w14:paraId="31526F1B"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ד'</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שכר היועץ;</w:t>
      </w:r>
    </w:p>
    <w:p w14:paraId="427D2FC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ה'</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תשלומי שכר היועץ;</w:t>
      </w:r>
    </w:p>
    <w:p w14:paraId="579FD93C"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ו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הצהרה והתחייבות לשמירת סודיות;</w:t>
      </w:r>
    </w:p>
    <w:p w14:paraId="20ABFB30"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0D0193D"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A860EEA" w14:textId="2D9BFD62"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ח'</w:t>
      </w:r>
      <w:r w:rsidRPr="001B46E1">
        <w:rPr>
          <w:rFonts w:ascii="Times New Roman" w:eastAsia="Times New Roman" w:hAnsi="Times New Roman" w:cs="David"/>
          <w:sz w:val="24"/>
          <w:szCs w:val="24"/>
          <w:rtl/>
          <w:lang w:eastAsia="he-IL"/>
        </w:rPr>
        <w:t xml:space="preserve"> - </w:t>
      </w:r>
      <w:r w:rsidRPr="001B46E1">
        <w:rPr>
          <w:rFonts w:ascii="Times New Roman" w:eastAsia="Times New Roman" w:hAnsi="Times New Roman" w:cs="David"/>
          <w:sz w:val="24"/>
          <w:szCs w:val="24"/>
          <w:rtl/>
          <w:lang w:eastAsia="he-IL"/>
        </w:rPr>
        <w:tab/>
        <w:t>רשימת התכניות והמסמכים שעל היועץ להנפיק.</w:t>
      </w:r>
    </w:p>
    <w:p w14:paraId="33F712A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ט'</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אישור להשלמת הפרויקט/קטע מהפרויקט.</w:t>
      </w:r>
    </w:p>
    <w:p w14:paraId="289477BA" w14:textId="77777777" w:rsidR="001B46E1" w:rsidRPr="001B46E1" w:rsidRDefault="001B46E1" w:rsidP="001B46E1">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נספח י'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היעדר תביעות.</w:t>
      </w:r>
    </w:p>
    <w:p w14:paraId="62C1DE3B"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שירותי היועץ</w:t>
      </w:r>
    </w:p>
    <w:p w14:paraId="4277581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מוסר בזה ליועץ והיועץ מקבל על עצמו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p>
    <w:p w14:paraId="777B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מצהיר ומאשר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הינו מכיר ויודע את כל הנדרש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וכי הינו מורשה על 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דין למתן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לרבות</w:t>
      </w:r>
      <w:r w:rsidRPr="001B46E1">
        <w:rPr>
          <w:rFonts w:ascii="Times New Roman" w:eastAsia="Times New Roman" w:hAnsi="Times New Roman" w:cs="David" w:hint="cs"/>
          <w:sz w:val="24"/>
          <w:szCs w:val="24"/>
          <w:rtl/>
          <w:lang w:eastAsia="he-IL"/>
        </w:rPr>
        <w:t xml:space="preserve"> אך לא רק</w:t>
      </w:r>
      <w:r w:rsidRPr="001B46E1">
        <w:rPr>
          <w:rFonts w:ascii="Times New Roman" w:eastAsia="Times New Roman" w:hAnsi="Times New Roman" w:cs="David"/>
          <w:sz w:val="24"/>
          <w:szCs w:val="24"/>
          <w:rtl/>
          <w:lang w:eastAsia="he-IL"/>
        </w:rPr>
        <w:t>,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חוק המהנדסים והאדריכלים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תשי"ח - 1958, כי יש בידו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שיון </w:t>
      </w:r>
      <w:r w:rsidRPr="001B46E1">
        <w:rPr>
          <w:rFonts w:ascii="Times New Roman" w:eastAsia="Times New Roman" w:hAnsi="Times New Roman" w:cs="David" w:hint="cs"/>
          <w:sz w:val="24"/>
          <w:szCs w:val="24"/>
          <w:rtl/>
          <w:lang w:eastAsia="he-IL"/>
        </w:rPr>
        <w:t xml:space="preserve">בר </w:t>
      </w:r>
      <w:r w:rsidRPr="001B46E1">
        <w:rPr>
          <w:rFonts w:ascii="Times New Roman" w:eastAsia="Times New Roman" w:hAnsi="Times New Roman" w:cs="David"/>
          <w:sz w:val="24"/>
          <w:szCs w:val="24"/>
          <w:rtl/>
          <w:lang w:eastAsia="he-IL"/>
        </w:rPr>
        <w:t>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קף לביצוע שירותי </w:t>
      </w:r>
      <w:r w:rsidRPr="001B46E1">
        <w:rPr>
          <w:rFonts w:ascii="Times New Roman" w:eastAsia="Times New Roman" w:hAnsi="Times New Roman" w:cs="David" w:hint="cs"/>
          <w:sz w:val="24"/>
          <w:szCs w:val="24"/>
          <w:rtl/>
          <w:lang w:eastAsia="he-IL"/>
        </w:rPr>
        <w:t xml:space="preserve"> היועץ על פי הדין</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כי הוא בעל הכישורים, הר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שיונות, הידע, הניסיון והאמצעים המאפשרים לו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ביצועם ברמה מקצועית גבוהה ובהתאם למותנה בחוזה.</w:t>
      </w:r>
    </w:p>
    <w:p w14:paraId="59374D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 לו שש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שיקול דעתו</w:t>
      </w:r>
      <w:r w:rsidRPr="001B46E1">
        <w:rPr>
          <w:rFonts w:ascii="Times New Roman" w:eastAsia="Times New Roman" w:hAnsi="Times New Roman" w:cs="David" w:hint="cs"/>
          <w:sz w:val="24"/>
          <w:szCs w:val="24"/>
          <w:rtl/>
          <w:lang w:eastAsia="he-IL"/>
        </w:rPr>
        <w:t xml:space="preserve"> הבלעדי</w:t>
      </w:r>
      <w:r w:rsidRPr="001B46E1">
        <w:rPr>
          <w:rFonts w:ascii="Times New Roman" w:eastAsia="Times New Roman" w:hAnsi="Times New Roman" w:cs="David"/>
          <w:sz w:val="24"/>
          <w:szCs w:val="24"/>
          <w:rtl/>
          <w:lang w:eastAsia="he-IL"/>
        </w:rPr>
        <w:t xml:space="preserve"> ו</w:t>
      </w:r>
      <w:r w:rsidRPr="001B46E1">
        <w:rPr>
          <w:rFonts w:ascii="Times New Roman" w:eastAsia="Times New Roman" w:hAnsi="Times New Roman" w:cs="David" w:hint="cs"/>
          <w:sz w:val="24"/>
          <w:szCs w:val="24"/>
          <w:rtl/>
          <w:lang w:eastAsia="he-IL"/>
        </w:rPr>
        <w:t xml:space="preserve">כי </w:t>
      </w:r>
      <w:r w:rsidRPr="001B46E1">
        <w:rPr>
          <w:rFonts w:ascii="Times New Roman" w:eastAsia="Times New Roman" w:hAnsi="Times New Roman" w:cs="David"/>
          <w:sz w:val="24"/>
          <w:szCs w:val="24"/>
          <w:rtl/>
          <w:lang w:eastAsia="he-IL"/>
        </w:rPr>
        <w:t xml:space="preserve">הם יינתנו על ידו בשלבי 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עוד</w:t>
      </w:r>
      <w:r w:rsidRPr="001B46E1">
        <w:rPr>
          <w:rFonts w:ascii="Times New Roman" w:eastAsia="Times New Roman" w:hAnsi="Times New Roman" w:cs="David"/>
          <w:sz w:val="24"/>
          <w:szCs w:val="24"/>
          <w:rtl/>
          <w:lang w:eastAsia="he-IL"/>
        </w:rPr>
        <w:t xml:space="preserve"> מוסיף ומצהיר</w:t>
      </w:r>
      <w:r w:rsidRPr="001B46E1">
        <w:rPr>
          <w:rFonts w:ascii="Times New Roman" w:eastAsia="Times New Roman" w:hAnsi="Times New Roman" w:cs="David" w:hint="cs"/>
          <w:sz w:val="24"/>
          <w:szCs w:val="24"/>
          <w:rtl/>
          <w:lang w:eastAsia="he-IL"/>
        </w:rPr>
        <w:t xml:space="preserve"> היועץ,</w:t>
      </w:r>
      <w:r w:rsidRPr="001B46E1">
        <w:rPr>
          <w:rFonts w:ascii="Times New Roman" w:eastAsia="Times New Roman" w:hAnsi="Times New Roman" w:cs="David"/>
          <w:sz w:val="24"/>
          <w:szCs w:val="24"/>
          <w:rtl/>
          <w:lang w:eastAsia="he-IL"/>
        </w:rPr>
        <w:t xml:space="preserve"> כי ידוע לו שהמזמין אינו מתחייב להזמין מ</w:t>
      </w:r>
      <w:r w:rsidRPr="001B46E1">
        <w:rPr>
          <w:rFonts w:ascii="Times New Roman" w:eastAsia="Times New Roman" w:hAnsi="Times New Roman" w:cs="David" w:hint="cs"/>
          <w:sz w:val="24"/>
          <w:szCs w:val="24"/>
          <w:rtl/>
          <w:lang w:eastAsia="he-IL"/>
        </w:rPr>
        <w:t>מנו</w:t>
      </w:r>
      <w:r w:rsidRPr="001B46E1">
        <w:rPr>
          <w:rFonts w:ascii="Times New Roman" w:eastAsia="Times New Roman" w:hAnsi="Times New Roman" w:cs="David"/>
          <w:sz w:val="24"/>
          <w:szCs w:val="24"/>
          <w:rtl/>
          <w:lang w:eastAsia="he-IL"/>
        </w:rPr>
        <w:t xml:space="preserve"> שירותים נוספים מעבר לנקוב בחוזה זה ו</w:t>
      </w:r>
      <w:r w:rsidRPr="001B46E1">
        <w:rPr>
          <w:rFonts w:ascii="Times New Roman" w:eastAsia="Times New Roman" w:hAnsi="Times New Roman" w:cs="David" w:hint="cs"/>
          <w:sz w:val="24"/>
          <w:szCs w:val="24"/>
          <w:rtl/>
          <w:lang w:eastAsia="he-IL"/>
        </w:rPr>
        <w:t xml:space="preserve">כמפורט </w:t>
      </w:r>
      <w:r w:rsidRPr="001B46E1">
        <w:rPr>
          <w:rFonts w:ascii="Times New Roman" w:eastAsia="Times New Roman" w:hAnsi="Times New Roman" w:cs="David"/>
          <w:sz w:val="24"/>
          <w:szCs w:val="24"/>
          <w:rtl/>
          <w:lang w:eastAsia="he-IL"/>
        </w:rPr>
        <w:t xml:space="preserve">בנספח </w:t>
      </w:r>
      <w:r w:rsidRPr="001B46E1">
        <w:rPr>
          <w:rFonts w:ascii="Times New Roman" w:eastAsia="Times New Roman" w:hAnsi="Times New Roman" w:cs="David"/>
          <w:bCs/>
          <w:sz w:val="24"/>
          <w:szCs w:val="24"/>
          <w:rtl/>
          <w:lang w:eastAsia="he-IL"/>
        </w:rPr>
        <w:t xml:space="preserve">ב'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39AA123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C88F9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שיקבעו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ע"י המזמין ויהיה חייב לנהוג לפיהם ולקיימם ללא סטייה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הוראה</w:t>
      </w:r>
      <w:r w:rsidRPr="001B46E1">
        <w:rPr>
          <w:rFonts w:ascii="Times New Roman" w:eastAsia="Times New Roman" w:hAnsi="Times New Roman" w:cs="David" w:hint="cs"/>
          <w:sz w:val="24"/>
          <w:szCs w:val="24"/>
          <w:rtl/>
          <w:lang w:eastAsia="he-IL"/>
        </w:rPr>
        <w:t xml:space="preserve"> מפורשת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מהמזמין.</w:t>
      </w:r>
    </w:p>
    <w:p w14:paraId="3DE808C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הכל כפי שיקבע ע"י המנהל. כן מתחייב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להשתתף בת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מראש בכל ישיבות התיאום אליהן יוזמן.</w:t>
      </w:r>
    </w:p>
    <w:p w14:paraId="09A5AF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ישמור על נוהלי קשר, תיאום,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שום וצורת המסמכים לפי דרישת המנהל.</w:t>
      </w:r>
    </w:p>
    <w:p w14:paraId="34555E4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עוד לא יקבע אחרת ע"י המזמין, יהיה המנהל כ</w:t>
      </w:r>
      <w:r w:rsidRPr="001B46E1">
        <w:rPr>
          <w:rFonts w:ascii="Times New Roman" w:eastAsia="Times New Roman" w:hAnsi="Times New Roman" w:cs="David" w:hint="cs"/>
          <w:sz w:val="24"/>
          <w:szCs w:val="24"/>
          <w:rtl/>
          <w:lang w:eastAsia="he-IL"/>
        </w:rPr>
        <w:t>הגדרתו</w:t>
      </w:r>
      <w:r w:rsidRPr="001B46E1">
        <w:rPr>
          <w:rFonts w:ascii="Times New Roman" w:eastAsia="Times New Roman" w:hAnsi="Times New Roman" w:cs="David"/>
          <w:sz w:val="24"/>
          <w:szCs w:val="24"/>
          <w:rtl/>
          <w:lang w:eastAsia="he-IL"/>
        </w:rPr>
        <w:t xml:space="preserve"> בנספח </w:t>
      </w:r>
      <w:r w:rsidRPr="001B46E1">
        <w:rPr>
          <w:rFonts w:ascii="Times New Roman" w:eastAsia="Times New Roman" w:hAnsi="Times New Roman" w:cs="David"/>
          <w:bCs/>
          <w:sz w:val="24"/>
          <w:szCs w:val="24"/>
          <w:rtl/>
          <w:lang w:eastAsia="he-IL"/>
        </w:rPr>
        <w:t xml:space="preserve">א' </w:t>
      </w:r>
      <w:r w:rsidRPr="001B46E1">
        <w:rPr>
          <w:rFonts w:ascii="Times New Roman" w:eastAsia="Times New Roman" w:hAnsi="Times New Roman" w:cs="David"/>
          <w:sz w:val="24"/>
          <w:szCs w:val="24"/>
          <w:rtl/>
          <w:lang w:eastAsia="he-IL"/>
        </w:rPr>
        <w:t>ועל היועץ להיות</w:t>
      </w:r>
      <w:r w:rsidRPr="001B46E1">
        <w:rPr>
          <w:rFonts w:ascii="Times New Roman" w:eastAsia="Times New Roman" w:hAnsi="Times New Roman" w:cs="David" w:hint="cs"/>
          <w:sz w:val="24"/>
          <w:szCs w:val="24"/>
          <w:rtl/>
          <w:lang w:eastAsia="he-IL"/>
        </w:rPr>
        <w:t xml:space="preserve"> עמו</w:t>
      </w:r>
      <w:r w:rsidRPr="001B46E1">
        <w:rPr>
          <w:rFonts w:ascii="Times New Roman" w:eastAsia="Times New Roman" w:hAnsi="Times New Roman" w:cs="David"/>
          <w:sz w:val="24"/>
          <w:szCs w:val="24"/>
          <w:rtl/>
          <w:lang w:eastAsia="he-IL"/>
        </w:rPr>
        <w:t xml:space="preserve"> בקשר מתמי</w:t>
      </w:r>
      <w:r w:rsidRPr="001B46E1">
        <w:rPr>
          <w:rFonts w:ascii="Times New Roman" w:eastAsia="Times New Roman" w:hAnsi="Times New Roman" w:cs="David" w:hint="cs"/>
          <w:sz w:val="24"/>
          <w:szCs w:val="24"/>
          <w:rtl/>
          <w:lang w:eastAsia="he-IL"/>
        </w:rPr>
        <w:t>ד</w:t>
      </w:r>
      <w:r w:rsidRPr="001B46E1">
        <w:rPr>
          <w:rFonts w:ascii="Times New Roman" w:eastAsia="Times New Roman" w:hAnsi="Times New Roman" w:cs="David"/>
          <w:sz w:val="24"/>
          <w:szCs w:val="24"/>
          <w:rtl/>
          <w:lang w:eastAsia="he-IL"/>
        </w:rPr>
        <w:t xml:space="preserve"> ולתאם עמו את כל פעולותיו, אלא אם נקבע </w:t>
      </w:r>
      <w:r w:rsidRPr="001B46E1">
        <w:rPr>
          <w:rFonts w:ascii="Times New Roman" w:eastAsia="Times New Roman" w:hAnsi="Times New Roman" w:cs="David" w:hint="cs"/>
          <w:sz w:val="24"/>
          <w:szCs w:val="24"/>
          <w:rtl/>
          <w:lang w:eastAsia="he-IL"/>
        </w:rPr>
        <w:t xml:space="preserve">מפורשות </w:t>
      </w:r>
      <w:r w:rsidRPr="001B46E1">
        <w:rPr>
          <w:rFonts w:ascii="Times New Roman" w:eastAsia="Times New Roman" w:hAnsi="Times New Roman" w:cs="David"/>
          <w:sz w:val="24"/>
          <w:szCs w:val="24"/>
          <w:rtl/>
          <w:lang w:eastAsia="he-IL"/>
        </w:rPr>
        <w:t>אחרת ע"י המזמין.</w:t>
      </w:r>
    </w:p>
    <w:p w14:paraId="4A0F973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ידועות לו הוראות כל התכניות הקיימות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1B46E1">
        <w:rPr>
          <w:rFonts w:ascii="Times New Roman" w:eastAsia="Times New Roman" w:hAnsi="Times New Roman" w:cs="David" w:hint="cs"/>
          <w:sz w:val="24"/>
          <w:szCs w:val="24"/>
          <w:rtl/>
          <w:lang w:eastAsia="he-IL"/>
        </w:rPr>
        <w:t>יהם של</w:t>
      </w:r>
      <w:r w:rsidRPr="001B46E1">
        <w:rPr>
          <w:rFonts w:ascii="Times New Roman" w:eastAsia="Times New Roman" w:hAnsi="Times New Roman" w:cs="David"/>
          <w:sz w:val="24"/>
          <w:szCs w:val="24"/>
          <w:rtl/>
          <w:lang w:eastAsia="he-IL"/>
        </w:rPr>
        <w:t xml:space="preserve"> הדין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הנהלים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התקנים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התקנות החלים בקשר עם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והוא מתחייב לפעול בהתאם לקבוע בהם.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מצהיר היועץ כי </w:t>
      </w:r>
      <w:r w:rsidRPr="001B46E1">
        <w:rPr>
          <w:rFonts w:ascii="Times New Roman" w:eastAsia="Times New Roman" w:hAnsi="Times New Roman" w:cs="David" w:hint="cs"/>
          <w:sz w:val="24"/>
          <w:szCs w:val="24"/>
          <w:rtl/>
          <w:lang w:eastAsia="he-IL"/>
        </w:rPr>
        <w:t xml:space="preserve">הוא </w:t>
      </w:r>
      <w:r w:rsidRPr="001B46E1">
        <w:rPr>
          <w:rFonts w:ascii="Times New Roman" w:eastAsia="Times New Roman" w:hAnsi="Times New Roman" w:cs="David"/>
          <w:sz w:val="24"/>
          <w:szCs w:val="24"/>
          <w:rtl/>
          <w:lang w:eastAsia="he-IL"/>
        </w:rPr>
        <w:t xml:space="preserve">בדק בעצמו את כל הנושאים הרלוונטיים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w:t>
      </w:r>
      <w:r w:rsidRPr="001B46E1">
        <w:rPr>
          <w:rFonts w:ascii="Times New Roman" w:eastAsia="Times New Roman" w:hAnsi="Times New Roman" w:cs="David"/>
          <w:sz w:val="24"/>
          <w:szCs w:val="24"/>
          <w:rtl/>
          <w:lang w:eastAsia="he-IL"/>
        </w:rPr>
        <w:lastRenderedPageBreak/>
        <w:t>למטרותיו, ויש בידיו את כל הנתונים הנוגעים לאתר, כנדרש לשם ביצוע שירותי היועץ.</w:t>
      </w:r>
    </w:p>
    <w:p w14:paraId="53294B1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להפיק את כל התכניות </w:t>
      </w:r>
      <w:r w:rsidRPr="001B46E1">
        <w:rPr>
          <w:rFonts w:ascii="Times New Roman" w:eastAsia="Times New Roman" w:hAnsi="Times New Roman" w:cs="David" w:hint="cs"/>
          <w:sz w:val="24"/>
          <w:szCs w:val="24"/>
          <w:rtl/>
          <w:lang w:eastAsia="he-IL"/>
        </w:rPr>
        <w:t>נשוא</w:t>
      </w:r>
      <w:r w:rsidRPr="001B46E1">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באמצעות מחשב בתוכנה או בקבצים במתכונת הקבועה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וע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1B46E1">
        <w:rPr>
          <w:rFonts w:ascii="Times New Roman" w:eastAsia="Times New Roman" w:hAnsi="Times New Roman" w:cs="David" w:hint="cs"/>
          <w:sz w:val="24"/>
          <w:szCs w:val="24"/>
          <w:rtl/>
          <w:lang w:eastAsia="he-IL"/>
        </w:rPr>
        <w:t xml:space="preserve">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w:t>
      </w:r>
    </w:p>
    <w:p w14:paraId="72325B9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יגיש ליועצים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1B46E1">
        <w:rPr>
          <w:rFonts w:ascii="Times New Roman" w:eastAsia="Times New Roman" w:hAnsi="Times New Roman" w:cs="David" w:hint="cs"/>
          <w:sz w:val="24"/>
          <w:szCs w:val="24"/>
          <w:rtl/>
          <w:lang w:eastAsia="he-IL"/>
        </w:rPr>
        <w:t xml:space="preserve">מפורשות על פי </w:t>
      </w:r>
      <w:r w:rsidRPr="001B46E1">
        <w:rPr>
          <w:rFonts w:ascii="Times New Roman" w:eastAsia="Times New Roman" w:hAnsi="Times New Roman" w:cs="David"/>
          <w:sz w:val="24"/>
          <w:szCs w:val="24"/>
          <w:rtl/>
          <w:lang w:eastAsia="he-IL"/>
        </w:rPr>
        <w:t>חוזה זה.</w:t>
      </w:r>
    </w:p>
    <w:p w14:paraId="10F180F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אין לו ולא תהינה לו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תביעות ו/או טענות</w:t>
      </w:r>
      <w:r w:rsidRPr="001B46E1">
        <w:rPr>
          <w:rFonts w:ascii="Times New Roman" w:eastAsia="Times New Roman" w:hAnsi="Times New Roman" w:cs="David" w:hint="cs"/>
          <w:sz w:val="24"/>
          <w:szCs w:val="24"/>
          <w:rtl/>
          <w:lang w:eastAsia="he-IL"/>
        </w:rPr>
        <w:t xml:space="preserve"> ו/או דרישות ו/או תלונות</w:t>
      </w:r>
      <w:r w:rsidRPr="001B46E1">
        <w:rPr>
          <w:rFonts w:ascii="Times New Roman" w:eastAsia="Times New Roman" w:hAnsi="Times New Roman" w:cs="David"/>
          <w:sz w:val="24"/>
          <w:szCs w:val="24"/>
          <w:rtl/>
          <w:lang w:eastAsia="he-IL"/>
        </w:rPr>
        <w:t xml:space="preserve"> כלפי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כלפי המתכננים האחרים בגין מסירת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 משמסר המזמין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 xml:space="preserve">ביצוע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BED18A3"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 "רמדורנט"</w:t>
      </w:r>
      <w:r w:rsidRPr="001B46E1">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1B46E1">
        <w:rPr>
          <w:rFonts w:ascii="Times New Roman" w:eastAsia="Times New Roman" w:hAnsi="Times New Roman" w:cs="David" w:hint="cs"/>
          <w:sz w:val="24"/>
          <w:szCs w:val="24"/>
          <w:rtl/>
          <w:lang w:eastAsia="he-IL"/>
        </w:rPr>
        <w:t>.</w:t>
      </w:r>
    </w:p>
    <w:p w14:paraId="71D6F2B0"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lastRenderedPageBreak/>
        <w:t>צוות עובדים ואמצעים</w:t>
      </w:r>
    </w:p>
    <w:p w14:paraId="5E29431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יקיים משרד מאויש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מאורגן ומצויד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באופן שיאפשר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בהתאם להוראות חוזה זה.</w:t>
      </w:r>
    </w:p>
    <w:p w14:paraId="6FFFE4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שהרכבם המספרי והמקצועי של צוות עובדיו, כמפורט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hint="cs"/>
          <w:b/>
          <w:sz w:val="24"/>
          <w:szCs w:val="24"/>
          <w:rtl/>
          <w:lang w:eastAsia="he-IL"/>
        </w:rPr>
        <w:t>המצ"ב,</w:t>
      </w:r>
      <w:r w:rsidRPr="001B46E1">
        <w:rPr>
          <w:rFonts w:ascii="Times New Roman" w:eastAsia="Times New Roman" w:hAnsi="Times New Roman" w:cs="David"/>
          <w:sz w:val="24"/>
          <w:szCs w:val="24"/>
          <w:rtl/>
          <w:lang w:eastAsia="he-IL"/>
        </w:rPr>
        <w:t xml:space="preserve"> יתאים לביצוע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ברמה ובמועדים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700554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1B46E1">
        <w:rPr>
          <w:rFonts w:ascii="Times New Roman" w:eastAsia="Times New Roman" w:hAnsi="Times New Roman" w:cs="David" w:hint="cs"/>
          <w:sz w:val="24"/>
          <w:szCs w:val="24"/>
          <w:rtl/>
          <w:lang w:eastAsia="he-IL"/>
        </w:rPr>
        <w:t xml:space="preserve">המוחלט </w:t>
      </w:r>
      <w:r w:rsidRPr="001B46E1">
        <w:rPr>
          <w:rFonts w:ascii="Times New Roman" w:eastAsia="Times New Roman" w:hAnsi="Times New Roman" w:cs="David"/>
          <w:sz w:val="24"/>
          <w:szCs w:val="24"/>
          <w:rtl/>
          <w:lang w:eastAsia="he-IL"/>
        </w:rPr>
        <w:t>- להורות ליועץ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2D4C52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מנהלו הראשי של היועץ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המנהל הראשי</w:t>
      </w:r>
      <w:r w:rsidRPr="001B46E1">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679B8D9B" w14:textId="77777777" w:rsid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w:t>
      </w:r>
      <w:r w:rsidRPr="001B46E1">
        <w:rPr>
          <w:rFonts w:ascii="Times New Roman" w:eastAsia="Times New Roman" w:hAnsi="Times New Roman" w:cs="David" w:hint="cs"/>
          <w:sz w:val="24"/>
          <w:szCs w:val="24"/>
          <w:rtl/>
          <w:lang w:eastAsia="he-IL"/>
        </w:rPr>
        <w:t>צהיר, כי ידוע לו, ש</w:t>
      </w:r>
      <w:r w:rsidRPr="001B46E1">
        <w:rPr>
          <w:rFonts w:ascii="Times New Roman" w:eastAsia="Times New Roman" w:hAnsi="Times New Roman" w:cs="David"/>
          <w:sz w:val="24"/>
          <w:szCs w:val="24"/>
          <w:rtl/>
          <w:lang w:eastAsia="he-IL"/>
        </w:rPr>
        <w:t>במשך כל 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קפ</w:t>
      </w:r>
      <w:r w:rsidRPr="001B46E1">
        <w:rPr>
          <w:rFonts w:ascii="Times New Roman" w:eastAsia="Times New Roman" w:hAnsi="Times New Roman" w:cs="David" w:hint="cs"/>
          <w:sz w:val="24"/>
          <w:szCs w:val="24"/>
          <w:rtl/>
          <w:lang w:eastAsia="he-IL"/>
        </w:rPr>
        <w:t>ו של</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יעמוד המנהל הראשי בראשו, יהיה מעורב אישית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1B46E1">
        <w:rPr>
          <w:rFonts w:ascii="Times New Roman" w:eastAsia="Times New Roman" w:hAnsi="Times New Roman" w:cs="David"/>
          <w:sz w:val="24"/>
          <w:szCs w:val="24"/>
          <w:rtl/>
          <w:lang w:eastAsia="he-IL"/>
        </w:rPr>
        <w:lastRenderedPageBreak/>
        <w:t>היועץ שיעסוק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התכנון. מבלי לגרוע מהתחייבויות היועץ כמתחייב מ</w:t>
      </w:r>
      <w:r w:rsidRPr="001B46E1">
        <w:rPr>
          <w:rFonts w:ascii="Times New Roman" w:eastAsia="Times New Roman" w:hAnsi="Times New Roman" w:cs="David" w:hint="cs"/>
          <w:sz w:val="24"/>
          <w:szCs w:val="24"/>
          <w:rtl/>
          <w:lang w:eastAsia="he-IL"/>
        </w:rPr>
        <w:t>חוזה זה,</w:t>
      </w:r>
      <w:r w:rsidRPr="001B46E1">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47EA474" w14:textId="77777777" w:rsidR="009525F6" w:rsidRPr="001B46E1" w:rsidRDefault="009525F6"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5944E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599F9E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 xml:space="preserve">המזמין רשאי </w:t>
      </w:r>
      <w:r w:rsidRPr="001B46E1">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1B46E1">
        <w:rPr>
          <w:rFonts w:ascii="Times New Roman" w:eastAsia="Times New Roman" w:hAnsi="Times New Roman" w:cs="David" w:hint="cs"/>
          <w:sz w:val="24"/>
          <w:szCs w:val="24"/>
          <w:rtl/>
          <w:lang w:eastAsia="he-IL"/>
        </w:rPr>
        <w:t xml:space="preserve">אחר </w:t>
      </w:r>
      <w:r w:rsidRPr="001B46E1">
        <w:rPr>
          <w:rFonts w:ascii="Times New Roman" w:eastAsia="Times New Roman" w:hAnsi="Times New Roman" w:cs="David"/>
          <w:sz w:val="24"/>
          <w:szCs w:val="24"/>
          <w:rtl/>
          <w:lang w:eastAsia="he-IL"/>
        </w:rPr>
        <w:t>דרישת המזמין לאלתר.</w:t>
      </w:r>
    </w:p>
    <w:p w14:paraId="6F14738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החלטות המזמין בדבר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ו/או החלפת עובד מעובדי היועץ תינתנה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המוחלט</w:t>
      </w:r>
      <w:r w:rsidRPr="001B46E1">
        <w:rPr>
          <w:rFonts w:ascii="Times New Roman" w:eastAsia="Times New Roman" w:hAnsi="Times New Roman" w:cs="David" w:hint="cs"/>
          <w:sz w:val="24"/>
          <w:szCs w:val="24"/>
          <w:rtl/>
          <w:lang w:eastAsia="he-IL"/>
        </w:rPr>
        <w:t xml:space="preserve"> של המזמין</w:t>
      </w:r>
      <w:r w:rsidRPr="001B46E1">
        <w:rPr>
          <w:rFonts w:ascii="Times New Roman" w:eastAsia="Times New Roman" w:hAnsi="Times New Roman" w:cs="David"/>
          <w:sz w:val="24"/>
          <w:szCs w:val="24"/>
          <w:rtl/>
          <w:lang w:eastAsia="he-IL"/>
        </w:rPr>
        <w:t xml:space="preserve"> וללא צורך במתן נימוקים</w:t>
      </w:r>
      <w:r w:rsidRPr="001B46E1">
        <w:rPr>
          <w:rFonts w:ascii="Times New Roman" w:eastAsia="Times New Roman" w:hAnsi="Times New Roman" w:cs="David" w:hint="cs"/>
          <w:sz w:val="24"/>
          <w:szCs w:val="24"/>
          <w:rtl/>
          <w:lang w:eastAsia="he-IL"/>
        </w:rPr>
        <w:t xml:space="preserve"> כאלה ואחרים</w:t>
      </w:r>
      <w:r w:rsidRPr="001B46E1">
        <w:rPr>
          <w:rFonts w:ascii="Times New Roman" w:eastAsia="Times New Roman" w:hAnsi="Times New Roman" w:cs="David"/>
          <w:sz w:val="24"/>
          <w:szCs w:val="24"/>
          <w:rtl/>
          <w:lang w:eastAsia="he-IL"/>
        </w:rPr>
        <w:t>. אין בהחלטות אלה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לשחרר את היועץ מאי</w:t>
      </w:r>
      <w:r w:rsidRPr="001B46E1">
        <w:rPr>
          <w:rFonts w:ascii="Times New Roman" w:eastAsia="Times New Roman" w:hAnsi="Times New Roman" w:cs="David" w:hint="cs"/>
          <w:sz w:val="24"/>
          <w:szCs w:val="24"/>
          <w:rtl/>
          <w:lang w:eastAsia="he-IL"/>
        </w:rPr>
        <w:t>לו</w:t>
      </w:r>
      <w:r w:rsidRPr="001B46E1">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1B46E1">
        <w:rPr>
          <w:rFonts w:ascii="Times New Roman" w:eastAsia="Times New Roman" w:hAnsi="Times New Roman" w:cs="David" w:hint="cs"/>
          <w:sz w:val="24"/>
          <w:szCs w:val="24"/>
          <w:rtl/>
          <w:lang w:eastAsia="he-IL"/>
        </w:rPr>
        <w:t xml:space="preserve"> ו/או חבות</w:t>
      </w:r>
      <w:r w:rsidRPr="001B46E1">
        <w:rPr>
          <w:rFonts w:ascii="Times New Roman" w:eastAsia="Times New Roman" w:hAnsi="Times New Roman" w:cs="David"/>
          <w:sz w:val="24"/>
          <w:szCs w:val="24"/>
          <w:rtl/>
          <w:lang w:eastAsia="he-IL"/>
        </w:rPr>
        <w:t xml:space="preserve"> שהיא.</w:t>
      </w:r>
    </w:p>
    <w:p w14:paraId="7EA0B165"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לצייד על חשבונו את צוות עובדיו בכל הציוד הדרוש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w:t>
      </w:r>
      <w:r w:rsidRPr="001B46E1">
        <w:rPr>
          <w:rFonts w:ascii="Times New Roman" w:eastAsia="Times New Roman" w:hAnsi="Times New Roman" w:cs="David" w:hint="cs"/>
          <w:sz w:val="24"/>
          <w:szCs w:val="24"/>
          <w:rtl/>
          <w:lang w:eastAsia="he-IL"/>
        </w:rPr>
        <w:t>האחריות בגין אחזקת</w:t>
      </w:r>
      <w:r w:rsidRPr="001B46E1">
        <w:rPr>
          <w:rFonts w:ascii="Times New Roman" w:eastAsia="Times New Roman" w:hAnsi="Times New Roman" w:cs="David"/>
          <w:sz w:val="24"/>
          <w:szCs w:val="24"/>
          <w:rtl/>
          <w:lang w:eastAsia="he-IL"/>
        </w:rPr>
        <w:t xml:space="preserve"> ושמיר</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ציוד</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תהיה בידי היועץ ועל חשבונו, והמזמין לא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בכל אחריות </w:t>
      </w:r>
      <w:r w:rsidRPr="001B46E1">
        <w:rPr>
          <w:rFonts w:ascii="Times New Roman" w:eastAsia="Times New Roman" w:hAnsi="Times New Roman" w:cs="David" w:hint="cs"/>
          <w:sz w:val="24"/>
          <w:szCs w:val="24"/>
          <w:rtl/>
          <w:lang w:eastAsia="he-IL"/>
        </w:rPr>
        <w:t xml:space="preserve">ו/או חבות </w:t>
      </w:r>
      <w:r w:rsidRPr="001B46E1">
        <w:rPr>
          <w:rFonts w:ascii="Times New Roman" w:eastAsia="Times New Roman" w:hAnsi="Times New Roman" w:cs="David"/>
          <w:sz w:val="24"/>
          <w:szCs w:val="24"/>
          <w:rtl/>
          <w:lang w:eastAsia="he-IL"/>
        </w:rPr>
        <w:t>בגין א</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בדן </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או נזק</w:t>
      </w:r>
      <w:r w:rsidRPr="001B46E1">
        <w:rPr>
          <w:rFonts w:ascii="Times New Roman" w:eastAsia="Times New Roman" w:hAnsi="Times New Roman" w:cs="David" w:hint="cs"/>
          <w:sz w:val="24"/>
          <w:szCs w:val="24"/>
          <w:rtl/>
          <w:lang w:eastAsia="he-IL"/>
        </w:rPr>
        <w:t xml:space="preserve"> ו/או קלקול</w:t>
      </w:r>
      <w:r w:rsidRPr="001B46E1">
        <w:rPr>
          <w:rFonts w:ascii="Times New Roman" w:eastAsia="Times New Roman" w:hAnsi="Times New Roman" w:cs="David"/>
          <w:sz w:val="24"/>
          <w:szCs w:val="24"/>
          <w:rtl/>
          <w:lang w:eastAsia="he-IL"/>
        </w:rPr>
        <w:t xml:space="preserve"> כלשהו לציוד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לכל חלק ממנו מכל סיבה שהיא.</w:t>
      </w:r>
    </w:p>
    <w:p w14:paraId="75C26819"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היועץ</w:t>
      </w:r>
    </w:p>
    <w:p w14:paraId="3E20836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במגעים עם רשויות 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עם הרשות המקומית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הנוגע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וכל הכרוך בכך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w:t>
      </w:r>
    </w:p>
    <w:p w14:paraId="005D53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שהיועץ לא יגיש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תיקונים לתכניות לא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הרשויות המוסמכות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אושרו קודם לכן</w:t>
      </w:r>
      <w:r w:rsidRPr="001B46E1">
        <w:rPr>
          <w:rFonts w:ascii="Times New Roman" w:eastAsia="Times New Roman" w:hAnsi="Times New Roman" w:cs="David" w:hint="cs"/>
          <w:sz w:val="24"/>
          <w:szCs w:val="24"/>
          <w:rtl/>
          <w:lang w:eastAsia="he-IL"/>
        </w:rPr>
        <w:t>, מראש ובכתב,</w:t>
      </w:r>
      <w:r w:rsidRPr="001B46E1">
        <w:rPr>
          <w:rFonts w:ascii="Times New Roman" w:eastAsia="Times New Roman" w:hAnsi="Times New Roman" w:cs="David"/>
          <w:sz w:val="24"/>
          <w:szCs w:val="24"/>
          <w:rtl/>
          <w:lang w:eastAsia="he-IL"/>
        </w:rPr>
        <w:t xml:space="preserve"> ע"י המזמין.</w:t>
      </w:r>
    </w:p>
    <w:p w14:paraId="176C07C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שהיועץ לא יקבל כל החלטה ולא יפעל ולא יחייב את המזמין בכל עניין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הכרוך בהתחייבות חוקית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כספית</w:t>
      </w:r>
      <w:r w:rsidRPr="001B46E1">
        <w:rPr>
          <w:rFonts w:ascii="Times New Roman" w:eastAsia="Times New Roman" w:hAnsi="Times New Roman" w:cs="David" w:hint="cs"/>
          <w:sz w:val="24"/>
          <w:szCs w:val="24"/>
          <w:rtl/>
          <w:lang w:eastAsia="he-IL"/>
        </w:rPr>
        <w:t xml:space="preserve"> ו/או אחרת,</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26720760"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זולת אם</w:t>
      </w:r>
      <w:r w:rsidRPr="001B46E1">
        <w:rPr>
          <w:rFonts w:ascii="Times New Roman" w:eastAsia="Times New Roman" w:hAnsi="Times New Roman" w:cs="David"/>
          <w:sz w:val="24"/>
          <w:szCs w:val="24"/>
          <w:rtl/>
          <w:lang w:eastAsia="he-IL"/>
        </w:rPr>
        <w:t xml:space="preserve"> יוסמך לכך ע"י המזמין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יהיה היועץ רשאי ליתן הוראות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הנחיות</w:t>
      </w:r>
      <w:r w:rsidRPr="001B46E1">
        <w:rPr>
          <w:rFonts w:ascii="Times New Roman" w:eastAsia="Times New Roman" w:hAnsi="Times New Roman" w:cs="David" w:hint="cs"/>
          <w:sz w:val="24"/>
          <w:szCs w:val="24"/>
          <w:rtl/>
          <w:lang w:eastAsia="he-IL"/>
        </w:rPr>
        <w:t>, בין</w:t>
      </w:r>
      <w:r w:rsidRPr="001B46E1">
        <w:rPr>
          <w:rFonts w:ascii="Times New Roman" w:eastAsia="Times New Roman" w:hAnsi="Times New Roman" w:cs="David"/>
          <w:sz w:val="24"/>
          <w:szCs w:val="24"/>
          <w:rtl/>
          <w:lang w:eastAsia="he-IL"/>
        </w:rPr>
        <w:t xml:space="preserve"> במישרין</w:t>
      </w:r>
      <w:r w:rsidRPr="001B46E1">
        <w:rPr>
          <w:rFonts w:ascii="Times New Roman" w:eastAsia="Times New Roman" w:hAnsi="Times New Roman" w:cs="David" w:hint="cs"/>
          <w:sz w:val="24"/>
          <w:szCs w:val="24"/>
          <w:rtl/>
          <w:lang w:eastAsia="he-IL"/>
        </w:rPr>
        <w:t xml:space="preserve"> ובין בעקיפין,</w:t>
      </w:r>
      <w:r w:rsidRPr="001B46E1">
        <w:rPr>
          <w:rFonts w:ascii="Times New Roman" w:eastAsia="Times New Roman" w:hAnsi="Times New Roman" w:cs="David"/>
          <w:sz w:val="24"/>
          <w:szCs w:val="24"/>
          <w:rtl/>
          <w:lang w:eastAsia="he-IL"/>
        </w:rPr>
        <w:t xml:space="preserve"> לקבלן הראשי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לקבלן העבודות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לנהל עמם מו"מ ביחס למחירים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דרכי ביצוע הכרוכים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מחירים</w:t>
      </w:r>
      <w:r w:rsidRPr="001B46E1">
        <w:rPr>
          <w:rFonts w:ascii="Times New Roman" w:eastAsia="Times New Roman" w:hAnsi="Times New Roman" w:cs="David" w:hint="cs"/>
          <w:sz w:val="24"/>
          <w:szCs w:val="24"/>
          <w:rtl/>
          <w:lang w:eastAsia="he-IL"/>
        </w:rPr>
        <w:t xml:space="preserve"> ו/או כמויות</w:t>
      </w:r>
      <w:r w:rsidRPr="001B46E1">
        <w:rPr>
          <w:rFonts w:ascii="Times New Roman" w:eastAsia="Times New Roman" w:hAnsi="Times New Roman" w:cs="David"/>
          <w:sz w:val="24"/>
          <w:szCs w:val="24"/>
          <w:rtl/>
          <w:lang w:eastAsia="he-IL"/>
        </w:rPr>
        <w:t>, אלא באמצעות המזמין או המנהל.</w:t>
      </w:r>
    </w:p>
    <w:p w14:paraId="7F91BFA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המנהל</w:t>
      </w:r>
    </w:p>
    <w:p w14:paraId="15733F0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רשאי לבדוק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עת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את שרותי היועץ כולם או </w:t>
      </w:r>
      <w:r w:rsidRPr="001B46E1">
        <w:rPr>
          <w:rFonts w:ascii="Times New Roman" w:eastAsia="Times New Roman" w:hAnsi="Times New Roman" w:cs="David" w:hint="cs"/>
          <w:sz w:val="24"/>
          <w:szCs w:val="24"/>
          <w:rtl/>
          <w:lang w:eastAsia="he-IL"/>
        </w:rPr>
        <w:t>מקצתם</w:t>
      </w:r>
      <w:r w:rsidRPr="001B46E1">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 כן רשאי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14651C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w:t>
      </w:r>
    </w:p>
    <w:p w14:paraId="01BB1A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לצורך הפעלת סמכויותיו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רשאי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מי מטעמו לבקר במשרד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בכל מקום אחר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1B46E1">
        <w:rPr>
          <w:rFonts w:ascii="Times New Roman" w:eastAsia="Times New Roman" w:hAnsi="Times New Roman" w:cs="David" w:hint="cs"/>
          <w:sz w:val="24"/>
          <w:szCs w:val="24"/>
          <w:rtl/>
          <w:lang w:eastAsia="he-IL"/>
        </w:rPr>
        <w:t>י המנהל 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w:t>
      </w:r>
    </w:p>
    <w:p w14:paraId="0203D5D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בהפעלת סמכויות המנהל על 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לגרוע </w:t>
      </w:r>
      <w:r w:rsidRPr="001B46E1">
        <w:rPr>
          <w:rFonts w:ascii="Times New Roman" w:eastAsia="Times New Roman" w:hAnsi="Times New Roman" w:cs="David" w:hint="cs"/>
          <w:sz w:val="24"/>
          <w:szCs w:val="24"/>
          <w:rtl/>
          <w:lang w:eastAsia="he-IL"/>
        </w:rPr>
        <w:t xml:space="preserve">ו/או לשחרר </w:t>
      </w:r>
      <w:r w:rsidRPr="001B46E1">
        <w:rPr>
          <w:rFonts w:ascii="Times New Roman" w:eastAsia="Times New Roman" w:hAnsi="Times New Roman" w:cs="David"/>
          <w:sz w:val="24"/>
          <w:szCs w:val="24"/>
          <w:rtl/>
          <w:lang w:eastAsia="he-IL"/>
        </w:rPr>
        <w:t xml:space="preserve">מאחריות </w:t>
      </w:r>
      <w:r w:rsidRPr="001B46E1">
        <w:rPr>
          <w:rFonts w:ascii="Times New Roman" w:eastAsia="Times New Roman" w:hAnsi="Times New Roman" w:cs="David" w:hint="cs"/>
          <w:sz w:val="24"/>
          <w:szCs w:val="24"/>
          <w:rtl/>
          <w:lang w:eastAsia="he-IL"/>
        </w:rPr>
        <w:t>היועץ על פי חוזה זה ו/או על פי כל דין.</w:t>
      </w:r>
      <w:r w:rsidRPr="001B46E1">
        <w:rPr>
          <w:rFonts w:ascii="Times New Roman" w:eastAsia="Times New Roman" w:hAnsi="Times New Roman" w:cs="David"/>
          <w:sz w:val="24"/>
          <w:szCs w:val="24"/>
          <w:rtl/>
          <w:lang w:eastAsia="he-IL"/>
        </w:rPr>
        <w:t xml:space="preserve"> בהקשר זה מובהר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82EF70C"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אישר המנהל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1B46E1">
        <w:rPr>
          <w:rFonts w:ascii="Times New Roman" w:eastAsia="Times New Roman" w:hAnsi="Times New Roman" w:cs="David" w:hint="cs"/>
          <w:sz w:val="24"/>
          <w:szCs w:val="24"/>
          <w:rtl/>
          <w:lang w:eastAsia="he-IL"/>
        </w:rPr>
        <w:t>חוזה</w:t>
      </w:r>
      <w:r w:rsidRPr="001B46E1">
        <w:rPr>
          <w:rFonts w:ascii="Times New Roman" w:eastAsia="Times New Roman" w:hAnsi="Times New Roman" w:cs="David"/>
          <w:sz w:val="24"/>
          <w:szCs w:val="24"/>
          <w:rtl/>
          <w:lang w:eastAsia="he-IL"/>
        </w:rPr>
        <w:t xml:space="preserve"> זה, </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לשחרר את היועץ מאחריותו המקצועית המלאה ו</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להטיל על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על המזמין אחריות כלשהי לטיב התכניות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המסמכים האמורים.</w:t>
      </w:r>
    </w:p>
    <w:p w14:paraId="5FCB3F7D"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CC86E6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לוח זמנים ושלבי ב</w:t>
      </w:r>
      <w:r w:rsidRPr="001B46E1">
        <w:rPr>
          <w:rFonts w:ascii="Times New Roman" w:eastAsia="Times New Roman" w:hAnsi="Times New Roman" w:cs="David" w:hint="cs"/>
          <w:bCs/>
          <w:sz w:val="24"/>
          <w:szCs w:val="24"/>
          <w:u w:val="single"/>
          <w:rtl/>
          <w:lang w:eastAsia="he-IL"/>
        </w:rPr>
        <w:t>י</w:t>
      </w:r>
      <w:r w:rsidRPr="001B46E1">
        <w:rPr>
          <w:rFonts w:ascii="Times New Roman" w:eastAsia="Times New Roman" w:hAnsi="Times New Roman" w:cs="David"/>
          <w:bCs/>
          <w:sz w:val="24"/>
          <w:szCs w:val="24"/>
          <w:u w:val="single"/>
          <w:rtl/>
          <w:lang w:eastAsia="he-IL"/>
        </w:rPr>
        <w:t>צוע</w:t>
      </w:r>
    </w:p>
    <w:p w14:paraId="6041685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1B46E1">
        <w:rPr>
          <w:rFonts w:ascii="Times New Roman" w:eastAsia="Times New Roman" w:hAnsi="Times New Roman" w:cs="David"/>
          <w:b/>
          <w:bCs/>
          <w:sz w:val="24"/>
          <w:szCs w:val="24"/>
          <w:rtl/>
          <w:lang w:eastAsia="he-IL"/>
        </w:rPr>
        <w:t>ג'</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לוח הזמנים</w:t>
      </w:r>
      <w:r w:rsidRPr="001B46E1">
        <w:rPr>
          <w:rFonts w:ascii="Times New Roman" w:eastAsia="Times New Roman" w:hAnsi="Times New Roman" w:cs="David"/>
          <w:sz w:val="24"/>
          <w:szCs w:val="24"/>
          <w:rtl/>
          <w:lang w:eastAsia="he-IL"/>
        </w:rPr>
        <w:t>"). כל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 הכלול בשרותי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לא נקבע לו מועד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יבוצע על ידי היועץ במועד שיהיה דרוש על מנת להבטיח</w:t>
      </w:r>
      <w:r w:rsidRPr="001B46E1">
        <w:rPr>
          <w:rFonts w:ascii="Times New Roman" w:eastAsia="Times New Roman" w:hAnsi="Times New Roman" w:cs="David" w:hint="cs"/>
          <w:sz w:val="24"/>
          <w:szCs w:val="24"/>
          <w:rtl/>
          <w:lang w:eastAsia="he-IL"/>
        </w:rPr>
        <w:t xml:space="preserve"> את</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 xml:space="preserve">קבלנים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אחרים בהתאם ללוח הזמנים המוסכם 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מם.</w:t>
      </w:r>
    </w:p>
    <w:p w14:paraId="484CF7D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לא יתחיל היועץ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קטע מהפרויקט ו/או שלב משלבי העבודה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או </w:t>
      </w:r>
      <w:r w:rsidRPr="001B46E1">
        <w:rPr>
          <w:rFonts w:ascii="Times New Roman" w:eastAsia="Times New Roman" w:hAnsi="Times New Roman" w:cs="David"/>
          <w:b/>
          <w:bCs/>
          <w:sz w:val="24"/>
          <w:szCs w:val="24"/>
          <w:rtl/>
          <w:lang w:eastAsia="he-IL"/>
        </w:rPr>
        <w:t xml:space="preserve">ג'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אלא אם כן הודיע למזמין תחילה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הגיע לדעתו מועד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זה וק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מהמזמין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לביצועו.</w:t>
      </w:r>
    </w:p>
    <w:p w14:paraId="4BCE022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יש לראות </w:t>
      </w:r>
      <w:r w:rsidRPr="001B46E1">
        <w:rPr>
          <w:rFonts w:ascii="Times New Roman" w:eastAsia="Times New Roman" w:hAnsi="Times New Roman" w:cs="David" w:hint="cs"/>
          <w:sz w:val="24"/>
          <w:szCs w:val="24"/>
          <w:rtl/>
          <w:lang w:eastAsia="he-IL"/>
        </w:rPr>
        <w:t>ב</w:t>
      </w:r>
      <w:r w:rsidRPr="001B46E1">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9363BDC"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ידוע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התחייבויות היועצים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יתר הגורמים, מותנות בכך שיסופקו להם כל התכניות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ההנחיות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ההוראות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הפרטים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הביאורים שידרשו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מהקבלנים מלטעון לעיכוב מוצדק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0A333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 יוכר כמוצדק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אך ו</w:t>
      </w:r>
      <w:r w:rsidRPr="001B46E1">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001412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הוא נובע מכ</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ח עליון או גורם אחר (להלן יחדיו: "</w:t>
      </w:r>
      <w:r w:rsidRPr="001B46E1">
        <w:rPr>
          <w:rFonts w:ascii="Times New Roman" w:eastAsia="Times New Roman" w:hAnsi="Times New Roman" w:cs="David"/>
          <w:b/>
          <w:bCs/>
          <w:sz w:val="24"/>
          <w:szCs w:val="24"/>
          <w:rtl/>
          <w:lang w:eastAsia="he-IL"/>
        </w:rPr>
        <w:t>אירוע דוחה</w:t>
      </w:r>
      <w:r w:rsidRPr="001B46E1">
        <w:rPr>
          <w:rFonts w:ascii="Times New Roman" w:eastAsia="Times New Roman" w:hAnsi="Times New Roman" w:cs="David"/>
          <w:sz w:val="24"/>
          <w:szCs w:val="24"/>
          <w:rtl/>
          <w:lang w:eastAsia="he-IL"/>
        </w:rPr>
        <w:t>") שלדעת המנהל לא הייתה ליועץ שליטה עליו.</w:t>
      </w:r>
    </w:p>
    <w:p w14:paraId="0B2CFA31"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786E3CB"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קיבל תכניות, הנחיות, הוראות, פרטים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CDDD3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אישר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האירוע הדוחה אכן מצדיק 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השירות ואת משך הדחייה.</w:t>
      </w:r>
    </w:p>
    <w:p w14:paraId="14FCB11C" w14:textId="77777777" w:rsidR="001B46E1" w:rsidRPr="001B46E1" w:rsidRDefault="001B46E1" w:rsidP="001B46E1">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w:t>
      </w:r>
      <w:r w:rsidRPr="001B46E1">
        <w:rPr>
          <w:rFonts w:ascii="Times New Roman" w:eastAsia="Times New Roman" w:hAnsi="Times New Roman" w:cs="David" w:hint="cs"/>
          <w:sz w:val="24"/>
          <w:szCs w:val="24"/>
          <w:rtl/>
          <w:lang w:eastAsia="he-IL"/>
        </w:rPr>
        <w:t xml:space="preserve">כלליות </w:t>
      </w:r>
      <w:r w:rsidRPr="001B46E1">
        <w:rPr>
          <w:rFonts w:ascii="Times New Roman" w:eastAsia="Times New Roman" w:hAnsi="Times New Roman" w:cs="David"/>
          <w:sz w:val="24"/>
          <w:szCs w:val="24"/>
          <w:rtl/>
          <w:lang w:eastAsia="he-IL"/>
        </w:rPr>
        <w:t>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חור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 תכנון ע"י אחרים לא יהווה עילה לעיכוב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3D2347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להודיע למנהל מידית, על כל עיכוב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לפי הערכתו עלול לגרום לאיחור בקיום לוח הזמנים.</w:t>
      </w:r>
    </w:p>
    <w:p w14:paraId="0D7FB7C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7B9B098"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המנהל רשאי לבקר במשרד היועץ ולעיין בהתקדמות ובאופן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והיועץ ימסור למנהל כל הסבר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פרט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דיווח</w:t>
      </w:r>
      <w:r w:rsidRPr="001B46E1">
        <w:rPr>
          <w:rFonts w:ascii="Times New Roman" w:eastAsia="Times New Roman" w:hAnsi="Times New Roman" w:cs="David" w:hint="cs"/>
          <w:sz w:val="24"/>
          <w:szCs w:val="24"/>
          <w:rtl/>
          <w:lang w:eastAsia="he-IL"/>
        </w:rPr>
        <w:t>, מיד</w:t>
      </w:r>
      <w:r w:rsidRPr="001B46E1">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1B46E1">
        <w:rPr>
          <w:rFonts w:ascii="Times New Roman" w:eastAsia="Times New Roman" w:hAnsi="Times New Roman" w:cs="David" w:hint="cs"/>
          <w:sz w:val="24"/>
          <w:szCs w:val="24"/>
          <w:rtl/>
          <w:lang w:eastAsia="he-IL"/>
        </w:rPr>
        <w:t xml:space="preserve"> זה ו/או לפי כל דין</w:t>
      </w:r>
      <w:r w:rsidRPr="001B46E1">
        <w:rPr>
          <w:rFonts w:ascii="Times New Roman" w:eastAsia="Times New Roman" w:hAnsi="Times New Roman" w:cs="David"/>
          <w:sz w:val="24"/>
          <w:szCs w:val="24"/>
          <w:rtl/>
          <w:lang w:eastAsia="he-IL"/>
        </w:rPr>
        <w:t>.</w:t>
      </w:r>
    </w:p>
    <w:p w14:paraId="62062095" w14:textId="56898EC6"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4A12EB5" w14:textId="77777777"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5B43AA4"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9B8A19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שכר היועץ</w:t>
      </w:r>
    </w:p>
    <w:p w14:paraId="2B1D018B"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תמורת שרותי היועץ וכל יתר התחייבויותיו לפי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כמפורט בנספח </w:t>
      </w:r>
      <w:r w:rsidRPr="001B46E1">
        <w:rPr>
          <w:rFonts w:ascii="Times New Roman" w:eastAsia="Times New Roman" w:hAnsi="Times New Roman" w:cs="David"/>
          <w:bCs/>
          <w:sz w:val="24"/>
          <w:szCs w:val="24"/>
          <w:rtl/>
          <w:lang w:eastAsia="he-IL"/>
        </w:rPr>
        <w:t xml:space="preserve">ד' </w:t>
      </w:r>
      <w:r w:rsidRPr="001B46E1">
        <w:rPr>
          <w:rFonts w:ascii="Times New Roman" w:eastAsia="Times New Roman" w:hAnsi="Times New Roman" w:cs="David" w:hint="cs"/>
          <w:b/>
          <w:sz w:val="24"/>
          <w:szCs w:val="24"/>
          <w:rtl/>
          <w:lang w:eastAsia="he-IL"/>
        </w:rPr>
        <w:t xml:space="preserve">המצ"ב </w:t>
      </w:r>
      <w:r w:rsidRPr="001B46E1">
        <w:rPr>
          <w:rFonts w:ascii="Times New Roman" w:eastAsia="Times New Roman" w:hAnsi="Times New Roman" w:cs="David"/>
          <w:sz w:val="24"/>
          <w:szCs w:val="24"/>
          <w:rtl/>
          <w:lang w:eastAsia="he-IL"/>
        </w:rPr>
        <w:t>(להלן: "</w:t>
      </w:r>
      <w:r w:rsidRPr="001B46E1">
        <w:rPr>
          <w:rFonts w:ascii="Times New Roman" w:eastAsia="Times New Roman" w:hAnsi="Times New Roman" w:cs="David"/>
          <w:b/>
          <w:bCs/>
          <w:sz w:val="24"/>
          <w:szCs w:val="24"/>
          <w:rtl/>
          <w:lang w:eastAsia="he-IL"/>
        </w:rPr>
        <w:t>שכר היועץ</w:t>
      </w:r>
      <w:r w:rsidRPr="001B46E1">
        <w:rPr>
          <w:rFonts w:ascii="Times New Roman" w:eastAsia="Times New Roman" w:hAnsi="Times New Roman" w:cs="David"/>
          <w:sz w:val="24"/>
          <w:szCs w:val="24"/>
          <w:rtl/>
          <w:lang w:eastAsia="he-IL"/>
        </w:rPr>
        <w:t>").</w:t>
      </w:r>
    </w:p>
    <w:p w14:paraId="12D0EE7E"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בהוצאות הממשיות בשרותי העזר המפורטים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שא המזמין:</w:t>
      </w:r>
    </w:p>
    <w:p w14:paraId="745A05B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הדפסות בתוויין המיועדות להפצה לאחרים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החזר.</w:t>
      </w:r>
    </w:p>
    <w:p w14:paraId="3C99B17E"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העתקות שנמסרו ע"י היועץ למזמין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לרשויות המוסמכות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ליועצים, למעט העתקות וצילומים שיפיק היועץ במשרדו.</w:t>
      </w:r>
    </w:p>
    <w:p w14:paraId="6F3B06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שכפול מסמכים.</w:t>
      </w:r>
    </w:p>
    <w:p w14:paraId="466A44D8"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5DFFCCA"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מדידות וצילומי אויר.</w:t>
      </w:r>
    </w:p>
    <w:p w14:paraId="2CF1C7E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קידוחים ובדיקות קרקע.</w:t>
      </w:r>
    </w:p>
    <w:p w14:paraId="528F69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שליחויות.</w:t>
      </w:r>
    </w:p>
    <w:p w14:paraId="62E23D7E"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העזר המפורטים בסעיפים 7.2.1 עד 7.2.3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יוזמנו על ידי היועץ באמצעות מערכת ניהול פרויקטים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 מערכת רמדורנט מודול ניהול מסמכים (</w:t>
      </w:r>
      <w:r w:rsidRPr="001B46E1">
        <w:rPr>
          <w:rFonts w:ascii="Times New Roman" w:eastAsia="Times New Roman" w:hAnsi="Times New Roman" w:cs="David"/>
          <w:sz w:val="24"/>
          <w:szCs w:val="24"/>
          <w:lang w:eastAsia="he-IL"/>
        </w:rPr>
        <w:t>DM</w:t>
      </w:r>
      <w:r w:rsidRPr="001B46E1">
        <w:rPr>
          <w:rFonts w:ascii="Times New Roman" w:eastAsia="Times New Roman" w:hAnsi="Times New Roman" w:cs="David"/>
          <w:sz w:val="24"/>
          <w:szCs w:val="24"/>
          <w:rtl/>
          <w:lang w:eastAsia="he-IL"/>
        </w:rPr>
        <w:t>) רק ממכונים המאושרים ע"י המזמין לבצע עבודות עבורו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C5DED2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על חשבון שכר היועץ ישולמו ליועץ תשלומי ביניים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עורים ובמועדים המפורטים בנספח</w:t>
      </w:r>
      <w:r w:rsidRPr="001B46E1">
        <w:rPr>
          <w:rFonts w:ascii="Times New Roman" w:eastAsia="Times New Roman" w:hAnsi="Times New Roman" w:cs="David"/>
          <w:bCs/>
          <w:sz w:val="24"/>
          <w:szCs w:val="24"/>
          <w:rtl/>
          <w:lang w:eastAsia="he-IL"/>
        </w:rPr>
        <w:t xml:space="preserve"> ה'</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p>
    <w:p w14:paraId="5A5FDDF6"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תשלומי הביניים לפי פסקה זו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משלבי שירותי היועץ ו/או טיב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AD31CA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השכר האמור בנספח </w:t>
      </w:r>
      <w:r w:rsidRPr="001B46E1">
        <w:rPr>
          <w:rFonts w:ascii="Times New Roman" w:eastAsia="Times New Roman" w:hAnsi="Times New Roman" w:cs="David"/>
          <w:b/>
          <w:bCs/>
          <w:sz w:val="24"/>
          <w:szCs w:val="24"/>
          <w:rtl/>
          <w:lang w:eastAsia="he-IL"/>
        </w:rPr>
        <w:t xml:space="preserve">ד'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ה</w:t>
      </w:r>
      <w:r w:rsidRPr="001B46E1">
        <w:rPr>
          <w:rFonts w:ascii="Times New Roman" w:eastAsia="Times New Roman" w:hAnsi="Times New Roman" w:cs="David" w:hint="cs"/>
          <w:sz w:val="24"/>
          <w:szCs w:val="24"/>
          <w:rtl/>
          <w:lang w:eastAsia="he-IL"/>
        </w:rPr>
        <w:t xml:space="preserve">ינו </w:t>
      </w:r>
      <w:r w:rsidRPr="001B46E1">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B46E1">
        <w:rPr>
          <w:rFonts w:ascii="Times New Roman" w:eastAsia="Times New Roman" w:hAnsi="Times New Roman" w:cs="David" w:hint="cs"/>
          <w:sz w:val="24"/>
          <w:szCs w:val="24"/>
          <w:rtl/>
          <w:lang w:eastAsia="he-IL"/>
        </w:rPr>
        <w:t xml:space="preserve">זה </w:t>
      </w:r>
      <w:r w:rsidRPr="001B46E1">
        <w:rPr>
          <w:rFonts w:ascii="Times New Roman" w:eastAsia="Times New Roman" w:hAnsi="Times New Roman" w:cs="David"/>
          <w:sz w:val="24"/>
          <w:szCs w:val="24"/>
          <w:rtl/>
          <w:lang w:eastAsia="he-IL"/>
        </w:rPr>
        <w:t>במפורש אחרת. תנאי לתשלום שכר היועץ במלואו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הינו המצאת הצהרה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1B46E1">
        <w:rPr>
          <w:rFonts w:ascii="Times New Roman" w:eastAsia="Times New Roman" w:hAnsi="Times New Roman" w:cs="David"/>
          <w:b/>
          <w:bCs/>
          <w:sz w:val="24"/>
          <w:szCs w:val="24"/>
          <w:rtl/>
          <w:lang w:eastAsia="he-IL"/>
        </w:rPr>
        <w:t>ט'</w:t>
      </w:r>
      <w:r w:rsidRPr="001B46E1">
        <w:rPr>
          <w:rFonts w:ascii="Times New Roman" w:eastAsia="Times New Roman" w:hAnsi="Times New Roman" w:cs="David"/>
          <w:sz w:val="24"/>
          <w:szCs w:val="24"/>
          <w:rtl/>
          <w:lang w:eastAsia="he-IL"/>
        </w:rPr>
        <w:t xml:space="preserve"> לחוזה זה וכתב היעדר תביעות המצורף כנספח</w:t>
      </w:r>
      <w:r w:rsidRPr="001B46E1">
        <w:rPr>
          <w:rFonts w:ascii="Times New Roman" w:eastAsia="Times New Roman" w:hAnsi="Times New Roman" w:cs="David"/>
          <w:b/>
          <w:bCs/>
          <w:sz w:val="24"/>
          <w:szCs w:val="24"/>
          <w:rtl/>
          <w:lang w:eastAsia="he-IL"/>
        </w:rPr>
        <w:t xml:space="preserve"> י'</w:t>
      </w:r>
      <w:r w:rsidRPr="001B46E1">
        <w:rPr>
          <w:rFonts w:ascii="Times New Roman" w:eastAsia="Times New Roman" w:hAnsi="Times New Roman" w:cs="David"/>
          <w:sz w:val="24"/>
          <w:szCs w:val="24"/>
          <w:rtl/>
          <w:lang w:eastAsia="he-IL"/>
        </w:rPr>
        <w:t xml:space="preserve"> לחוזה זה למזמין, חתום ע"י היועץ ומאומת כנדרש בו.</w:t>
      </w:r>
    </w:p>
    <w:p w14:paraId="000011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מבלי לפגוע בכלליות האמור בסעיף </w:t>
      </w:r>
      <w:r w:rsidRPr="001B46E1">
        <w:rPr>
          <w:rFonts w:ascii="Times New Roman" w:eastAsia="Times New Roman" w:hAnsi="Times New Roman" w:cs="David" w:hint="cs"/>
          <w:sz w:val="24"/>
          <w:szCs w:val="24"/>
          <w:rtl/>
          <w:lang w:eastAsia="he-IL"/>
        </w:rPr>
        <w:t>7 לעיל</w:t>
      </w:r>
      <w:r w:rsidRPr="001B46E1">
        <w:rPr>
          <w:rFonts w:ascii="Times New Roman" w:eastAsia="Times New Roman" w:hAnsi="Times New Roman" w:cs="David"/>
          <w:sz w:val="24"/>
          <w:szCs w:val="24"/>
          <w:rtl/>
          <w:lang w:eastAsia="he-IL"/>
        </w:rPr>
        <w:t>, 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רכוש ה</w:t>
      </w:r>
      <w:r w:rsidRPr="001B46E1">
        <w:rPr>
          <w:rFonts w:ascii="Times New Roman" w:eastAsia="Times New Roman" w:hAnsi="Times New Roman" w:cs="David" w:hint="cs"/>
          <w:sz w:val="24"/>
          <w:szCs w:val="24"/>
          <w:rtl/>
          <w:lang w:eastAsia="he-IL"/>
        </w:rPr>
        <w:t>מזמין</w:t>
      </w:r>
      <w:r w:rsidRPr="001B46E1">
        <w:rPr>
          <w:rFonts w:ascii="Times New Roman" w:eastAsia="Times New Roman" w:hAnsi="Times New Roman" w:cs="David"/>
          <w:sz w:val="24"/>
          <w:szCs w:val="24"/>
          <w:rtl/>
          <w:lang w:eastAsia="he-IL"/>
        </w:rPr>
        <w:t>. מובהר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הפרת סעיף זה על ידי היועץ תה</w:t>
      </w:r>
      <w:r w:rsidRPr="001B46E1">
        <w:rPr>
          <w:rFonts w:ascii="Times New Roman" w:eastAsia="Times New Roman" w:hAnsi="Times New Roman" w:cs="David" w:hint="cs"/>
          <w:sz w:val="24"/>
          <w:szCs w:val="24"/>
          <w:rtl/>
          <w:lang w:eastAsia="he-IL"/>
        </w:rPr>
        <w:t>ווה</w:t>
      </w:r>
      <w:r w:rsidRPr="001B46E1">
        <w:rPr>
          <w:rFonts w:ascii="Times New Roman" w:eastAsia="Times New Roman" w:hAnsi="Times New Roman" w:cs="David"/>
          <w:sz w:val="24"/>
          <w:szCs w:val="24"/>
          <w:rtl/>
          <w:lang w:eastAsia="he-IL"/>
        </w:rPr>
        <w:t xml:space="preserve"> הפרה יסודית של חוזה</w:t>
      </w:r>
      <w:r w:rsidRPr="001B46E1">
        <w:rPr>
          <w:rFonts w:ascii="Times New Roman" w:eastAsia="Times New Roman" w:hAnsi="Times New Roman" w:cs="David" w:hint="cs"/>
          <w:sz w:val="24"/>
          <w:szCs w:val="24"/>
          <w:rtl/>
          <w:lang w:eastAsia="he-IL"/>
        </w:rPr>
        <w:t xml:space="preserve"> זה. </w:t>
      </w:r>
    </w:p>
    <w:p w14:paraId="1DB705F1"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תנאים מקדמיים לביצוע תשלום כלשהו ע"ח שכר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הצגת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1B46E1">
        <w:rPr>
          <w:rFonts w:ascii="Times New Roman" w:eastAsia="Times New Roman" w:hAnsi="Times New Roman" w:cs="David" w:hint="cs"/>
          <w:sz w:val="24"/>
          <w:szCs w:val="24"/>
          <w:rtl/>
          <w:lang w:eastAsia="he-IL"/>
        </w:rPr>
        <w:t>עובר</w:t>
      </w:r>
      <w:r w:rsidRPr="001B46E1">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16BB1B1"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שנויים בתכנון</w:t>
      </w:r>
    </w:p>
    <w:p w14:paraId="5D255B1B" w14:textId="77777777" w:rsid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9BC4ABA" w14:textId="7D24FD7C"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bCs/>
          <w:sz w:val="24"/>
          <w:szCs w:val="24"/>
          <w:rtl/>
          <w:lang w:eastAsia="he-IL"/>
        </w:rPr>
        <w:t>ב' או ג'</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אלמלא השנויים</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יהיה</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זכאי לפיצוי בעד העבודה הנוספת שב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עקב השנויים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כאמור</w:t>
      </w:r>
      <w:r w:rsidRPr="001B46E1">
        <w:rPr>
          <w:rFonts w:ascii="Times New Roman" w:eastAsia="Times New Roman" w:hAnsi="Times New Roman" w:cs="David"/>
          <w:sz w:val="24"/>
          <w:szCs w:val="24"/>
          <w:rtl/>
          <w:lang w:eastAsia="he-IL"/>
        </w:rPr>
        <w:t>. הפיצוי ישולם בגין העבודה הנוספת שהיועץ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ושכר היועץ. בכל מקרה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שנויים</w:t>
      </w:r>
      <w:r w:rsidRPr="001B46E1">
        <w:rPr>
          <w:rFonts w:ascii="Times New Roman" w:eastAsia="Times New Roman" w:hAnsi="Times New Roman" w:cs="David" w:hint="cs"/>
          <w:sz w:val="24"/>
          <w:szCs w:val="24"/>
          <w:rtl/>
          <w:lang w:eastAsia="he-IL"/>
        </w:rPr>
        <w:t xml:space="preserve"> כאמור, לא יהוו</w:t>
      </w:r>
      <w:r w:rsidRPr="001B46E1">
        <w:rPr>
          <w:rFonts w:ascii="Times New Roman" w:eastAsia="Times New Roman" w:hAnsi="Times New Roman" w:cs="David"/>
          <w:sz w:val="24"/>
          <w:szCs w:val="24"/>
          <w:rtl/>
          <w:lang w:eastAsia="he-IL"/>
        </w:rPr>
        <w:t xml:space="preserve"> עילה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178B742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על אף</w:t>
      </w:r>
      <w:r w:rsidRPr="001B46E1">
        <w:rPr>
          <w:rFonts w:ascii="Times New Roman" w:eastAsia="Times New Roman" w:hAnsi="Times New Roman" w:cs="David"/>
          <w:sz w:val="24"/>
          <w:szCs w:val="24"/>
          <w:rtl/>
          <w:lang w:eastAsia="he-IL"/>
        </w:rPr>
        <w:t xml:space="preserve"> האמור בסעיף 8.2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יגיע ליועץ דבר בגין שינויים הנובעים מ:</w:t>
      </w:r>
    </w:p>
    <w:p w14:paraId="5BF3A09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טעות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קוי בתכנון ו/או באומדן של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של היועצים.</w:t>
      </w:r>
    </w:p>
    <w:p w14:paraId="2C64589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התכנון אינו התכנון היעיל ביותר.</w:t>
      </w:r>
    </w:p>
    <w:p w14:paraId="20A82267"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D3C991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השינויים מתחייבים מדרישת רשויות מוסמכות. </w:t>
      </w:r>
    </w:p>
    <w:p w14:paraId="48C8FE3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להכין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עבור רוכשים שיבקשו זאת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1CE34B6" w14:textId="77777777" w:rsidR="001B46E1" w:rsidRPr="001B46E1" w:rsidRDefault="001B46E1" w:rsidP="001B46E1">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מחיר השינויים ותנאי התשלום בגין תכנון השינויים </w:t>
      </w:r>
      <w:r w:rsidRPr="001B46E1">
        <w:rPr>
          <w:rFonts w:ascii="Times New Roman" w:eastAsia="Times New Roman" w:hAnsi="Times New Roman" w:cs="David" w:hint="cs"/>
          <w:sz w:val="24"/>
          <w:szCs w:val="24"/>
          <w:rtl/>
          <w:lang w:eastAsia="he-IL"/>
        </w:rPr>
        <w:t xml:space="preserve">כאמור, </w:t>
      </w:r>
      <w:r w:rsidRPr="001B46E1">
        <w:rPr>
          <w:rFonts w:ascii="Times New Roman" w:eastAsia="Times New Roman" w:hAnsi="Times New Roman" w:cs="David"/>
          <w:sz w:val="24"/>
          <w:szCs w:val="24"/>
          <w:rtl/>
          <w:lang w:eastAsia="he-IL"/>
        </w:rPr>
        <w:t>יסוכמו בין היועץ לרוכשים. היועץ יתקשר עם הרוכש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בענ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ין קביעת מחיר השינויים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תובא בפני המנהל והוא יהיה המוסמך להכריע בה.</w:t>
      </w:r>
    </w:p>
    <w:p w14:paraId="3EC9200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אחריות וביטוח</w:t>
      </w:r>
    </w:p>
    <w:p w14:paraId="1C78F15C" w14:textId="77777777" w:rsidR="009525F6" w:rsidRPr="00013687" w:rsidRDefault="009525F6" w:rsidP="009525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6D022B2"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9D0036B" w14:textId="77777777" w:rsidR="009525F6" w:rsidRPr="00013687" w:rsidRDefault="009525F6" w:rsidP="009525F6">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C200A46"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36D036"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DE649D"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FC688F8" w14:textId="77777777" w:rsidR="009525F6" w:rsidRPr="00013687"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8152D5" w14:textId="77777777" w:rsidR="009525F6" w:rsidRDefault="009525F6" w:rsidP="009525F6">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2538CD2"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A4E2D2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4271B5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B50C13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410D79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52C4EEA"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FDC5FA5"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44E0181"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F9C6D0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F109EF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BAEF3E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D0732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4DFB2C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4DB75C8" w14:textId="77777777" w:rsidR="009525F6" w:rsidRPr="00A42052"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7DE4195" w14:textId="7BAE96A1"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אספקת תכניות</w:t>
      </w:r>
    </w:p>
    <w:p w14:paraId="5486DA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עת במהלך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וכן בתקופת הבדק של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xml:space="preserve"> לחוזה זה, ובמידה והדרישה מתייחסת לתכניות שאינ</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בידו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יערכ</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היועץ בהקדם האפשרי וימסר</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למזמין.</w:t>
      </w:r>
    </w:p>
    <w:p w14:paraId="547E22B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עם גמר שרותי </w:t>
      </w:r>
      <w:r w:rsidRPr="001B46E1">
        <w:rPr>
          <w:rFonts w:ascii="Times New Roman" w:eastAsia="Times New Roman" w:hAnsi="Times New Roman" w:cs="David" w:hint="cs"/>
          <w:sz w:val="24"/>
          <w:szCs w:val="24"/>
          <w:rtl/>
          <w:lang w:eastAsia="he-IL"/>
        </w:rPr>
        <w:t>היועץ,</w:t>
      </w:r>
      <w:r w:rsidRPr="001B46E1">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הסופי בשטח </w:t>
      </w:r>
      <w:r w:rsidRPr="001B46E1">
        <w:rPr>
          <w:rFonts w:ascii="Times New Roman" w:eastAsia="Times New Roman" w:hAnsi="Times New Roman" w:cs="David"/>
          <w:color w:val="000000"/>
          <w:sz w:val="24"/>
          <w:szCs w:val="24"/>
          <w:lang w:eastAsia="he-IL"/>
        </w:rPr>
        <w:t>(AS MADE)</w:t>
      </w:r>
      <w:r w:rsidRPr="001B46E1">
        <w:rPr>
          <w:rFonts w:ascii="Times New Roman" w:eastAsia="Times New Roman" w:hAnsi="Times New Roman" w:cs="David"/>
          <w:sz w:val="24"/>
          <w:szCs w:val="24"/>
          <w:rtl/>
          <w:lang w:eastAsia="he-IL"/>
        </w:rPr>
        <w:t xml:space="preserve">, למעט שינויי דיירים, </w:t>
      </w:r>
      <w:r w:rsidRPr="001B46E1">
        <w:rPr>
          <w:rFonts w:ascii="Times New Roman" w:eastAsia="Times New Roman" w:hAnsi="Times New Roman" w:cs="David" w:hint="cs"/>
          <w:sz w:val="24"/>
          <w:szCs w:val="24"/>
          <w:rtl/>
          <w:lang w:eastAsia="he-IL"/>
        </w:rPr>
        <w:t xml:space="preserve">וקבצים </w:t>
      </w:r>
      <w:r w:rsidRPr="001B46E1">
        <w:rPr>
          <w:rFonts w:ascii="Times New Roman" w:eastAsia="Times New Roman" w:hAnsi="Times New Roman" w:cs="David"/>
          <w:sz w:val="24"/>
          <w:szCs w:val="24"/>
          <w:rtl/>
          <w:lang w:eastAsia="he-IL"/>
        </w:rPr>
        <w:t>המכילים את התכנון במדיה ממוחשבת.</w:t>
      </w:r>
    </w:p>
    <w:p w14:paraId="060774B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1B46E1">
        <w:rPr>
          <w:rFonts w:ascii="Times New Roman" w:eastAsia="Times New Roman" w:hAnsi="Times New Roman" w:cs="David" w:hint="cs"/>
          <w:sz w:val="24"/>
          <w:szCs w:val="24"/>
          <w:rtl/>
          <w:lang w:eastAsia="he-IL"/>
        </w:rPr>
        <w:t>הקבצים</w:t>
      </w:r>
      <w:r w:rsidRPr="001B46E1">
        <w:rPr>
          <w:rFonts w:ascii="Times New Roman" w:eastAsia="Times New Roman" w:hAnsi="Times New Roman" w:cs="David"/>
          <w:sz w:val="24"/>
          <w:szCs w:val="24"/>
          <w:rtl/>
          <w:lang w:eastAsia="he-IL"/>
        </w:rPr>
        <w:t xml:space="preserve"> כשה</w:t>
      </w:r>
      <w:r w:rsidRPr="001B46E1">
        <w:rPr>
          <w:rFonts w:ascii="Times New Roman" w:eastAsia="Times New Roman" w:hAnsi="Times New Roman" w:cs="David" w:hint="cs"/>
          <w:sz w:val="24"/>
          <w:szCs w:val="24"/>
          <w:rtl/>
          <w:lang w:eastAsia="he-IL"/>
        </w:rPr>
        <w:t>ם</w:t>
      </w:r>
      <w:r w:rsidRPr="001B46E1">
        <w:rPr>
          <w:rFonts w:ascii="Times New Roman" w:eastAsia="Times New Roman" w:hAnsi="Times New Roman" w:cs="David"/>
          <w:sz w:val="24"/>
          <w:szCs w:val="24"/>
          <w:rtl/>
          <w:lang w:eastAsia="he-IL"/>
        </w:rPr>
        <w:t xml:space="preserve"> מעודכנ</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7166CD2"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2599F4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לא יהיה זכאי לכל תשלום נוסף בעד תכניות שימסור למזמין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סעיף 10 זה.</w:t>
      </w:r>
    </w:p>
    <w:p w14:paraId="23409C0C"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זכות הקניין בכל התכניות שייכת למזמין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 ששולם שכר היועץ בהתאם להוראות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0AF3AC0"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מעמד היועץ</w:t>
      </w:r>
    </w:p>
    <w:p w14:paraId="5D6D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ומובהר על ידי הצדדים לחוזה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1B46E1">
        <w:rPr>
          <w:rFonts w:ascii="Times New Roman" w:eastAsia="Times New Roman" w:hAnsi="Times New Roman" w:cs="David" w:hint="cs"/>
          <w:sz w:val="24"/>
          <w:szCs w:val="24"/>
          <w:rtl/>
          <w:lang w:eastAsia="he-IL"/>
        </w:rPr>
        <w:t xml:space="preserve"> של היועץ</w:t>
      </w:r>
      <w:r w:rsidRPr="001B46E1">
        <w:rPr>
          <w:rFonts w:ascii="Times New Roman" w:eastAsia="Times New Roman" w:hAnsi="Times New Roman" w:cs="David"/>
          <w:sz w:val="24"/>
          <w:szCs w:val="24"/>
          <w:rtl/>
          <w:lang w:eastAsia="he-IL"/>
        </w:rPr>
        <w:t>.</w:t>
      </w:r>
    </w:p>
    <w:p w14:paraId="4E21462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אין ולא יהיו יחסי עובד-מעביד בין המזמין ובין </w:t>
      </w:r>
      <w:r w:rsidRPr="001B46E1">
        <w:rPr>
          <w:rFonts w:ascii="Times New Roman" w:eastAsia="Times New Roman" w:hAnsi="Times New Roman" w:cs="David"/>
          <w:color w:val="000000"/>
          <w:sz w:val="24"/>
          <w:szCs w:val="24"/>
          <w:rtl/>
          <w:lang w:eastAsia="he-IL"/>
        </w:rPr>
        <w:t xml:space="preserve">היועץ ו/או </w:t>
      </w:r>
      <w:r w:rsidRPr="001B46E1">
        <w:rPr>
          <w:rFonts w:ascii="Times New Roman" w:eastAsia="Times New Roman" w:hAnsi="Times New Roman" w:cs="David" w:hint="cs"/>
          <w:color w:val="000000"/>
          <w:sz w:val="24"/>
          <w:szCs w:val="24"/>
          <w:rtl/>
          <w:lang w:eastAsia="he-IL"/>
        </w:rPr>
        <w:t>מי מטעמו ו</w:t>
      </w:r>
      <w:r w:rsidRPr="001B46E1">
        <w:rPr>
          <w:rFonts w:ascii="Times New Roman" w:eastAsia="Times New Roman" w:hAnsi="Times New Roman" w:cs="David"/>
          <w:color w:val="000000"/>
          <w:sz w:val="24"/>
          <w:szCs w:val="24"/>
          <w:rtl/>
          <w:lang w:eastAsia="he-IL"/>
        </w:rPr>
        <w:t xml:space="preserve">בין המזמין לבין עובדי </w:t>
      </w:r>
      <w:r w:rsidRPr="001B46E1">
        <w:rPr>
          <w:rFonts w:ascii="Times New Roman" w:eastAsia="Times New Roman" w:hAnsi="Times New Roman" w:cs="David" w:hint="cs"/>
          <w:color w:val="000000"/>
          <w:sz w:val="24"/>
          <w:szCs w:val="24"/>
          <w:rtl/>
          <w:lang w:eastAsia="he-IL"/>
        </w:rPr>
        <w:t xml:space="preserve"> היועץ ו/או מי מטעמיהם</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sz w:val="24"/>
          <w:szCs w:val="24"/>
          <w:rtl/>
          <w:lang w:eastAsia="he-IL"/>
        </w:rPr>
        <w:t>ואין בהוראות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ליצור בין היועץ ו/או מי מעובדיו</w:t>
      </w:r>
      <w:r w:rsidRPr="001B46E1">
        <w:rPr>
          <w:rFonts w:ascii="Times New Roman" w:eastAsia="Times New Roman" w:hAnsi="Times New Roman" w:cs="David" w:hint="cs"/>
          <w:sz w:val="24"/>
          <w:szCs w:val="24"/>
          <w:rtl/>
          <w:lang w:eastAsia="he-IL"/>
        </w:rPr>
        <w:t xml:space="preserve"> ו/או מי מטעמו</w:t>
      </w:r>
      <w:r w:rsidRPr="001B46E1">
        <w:rPr>
          <w:rFonts w:ascii="Times New Roman" w:eastAsia="Times New Roman" w:hAnsi="Times New Roman" w:cs="David"/>
          <w:sz w:val="24"/>
          <w:szCs w:val="24"/>
          <w:rtl/>
          <w:lang w:eastAsia="he-IL"/>
        </w:rPr>
        <w:t xml:space="preserve"> לבין המזמין ו/או המנהל ו/או מי מטעמו יחסי עובד מעביד</w:t>
      </w:r>
      <w:r w:rsidRPr="001B46E1">
        <w:rPr>
          <w:rFonts w:ascii="Times New Roman" w:eastAsia="Times New Roman" w:hAnsi="Times New Roman" w:cs="David"/>
          <w:color w:val="000000"/>
          <w:sz w:val="24"/>
          <w:szCs w:val="24"/>
          <w:rtl/>
          <w:lang w:eastAsia="he-IL"/>
        </w:rPr>
        <w:t>, לכל ענין ודבר. 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מוסכם ומובהר בין הצדדים</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1B46E1">
        <w:rPr>
          <w:rFonts w:ascii="Times New Roman" w:eastAsia="Times New Roman" w:hAnsi="Times New Roman" w:cs="David" w:hint="cs"/>
          <w:color w:val="000000"/>
          <w:sz w:val="24"/>
          <w:szCs w:val="24"/>
          <w:rtl/>
          <w:lang w:eastAsia="he-IL"/>
        </w:rPr>
        <w:t>ל פ</w:t>
      </w:r>
      <w:r w:rsidRPr="001B46E1">
        <w:rPr>
          <w:rFonts w:ascii="Times New Roman" w:eastAsia="Times New Roman" w:hAnsi="Times New Roman" w:cs="David"/>
          <w:color w:val="000000"/>
          <w:sz w:val="24"/>
          <w:szCs w:val="24"/>
          <w:rtl/>
          <w:lang w:eastAsia="he-IL"/>
        </w:rPr>
        <w:t>י הדין ו/או מכח צו הרחבה ו/או מכח הסכם כלשהו על עובד</w:t>
      </w:r>
      <w:r w:rsidRPr="001B46E1">
        <w:rPr>
          <w:rFonts w:ascii="Times New Roman" w:eastAsia="Times New Roman" w:hAnsi="Times New Roman" w:cs="David" w:hint="cs"/>
          <w:sz w:val="24"/>
          <w:szCs w:val="24"/>
          <w:rtl/>
          <w:lang w:eastAsia="he-IL"/>
        </w:rPr>
        <w:t>.</w:t>
      </w:r>
    </w:p>
    <w:p w14:paraId="6D8CAA9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בזה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w:t>
      </w:r>
      <w:r w:rsidRPr="001B46E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1B46E1">
        <w:rPr>
          <w:rFonts w:ascii="Times New Roman" w:eastAsia="Times New Roman" w:hAnsi="Times New Roman" w:cs="David"/>
          <w:color w:val="000000"/>
          <w:sz w:val="24"/>
          <w:szCs w:val="24"/>
          <w:rtl/>
          <w:lang w:eastAsia="he-IL"/>
        </w:rPr>
        <w:t xml:space="preserve"> מוותרים על כל טענות ו/או</w:t>
      </w:r>
      <w:r w:rsidRPr="001B46E1">
        <w:rPr>
          <w:rFonts w:ascii="Times New Roman" w:eastAsia="Times New Roman" w:hAnsi="Times New Roman" w:cs="David" w:hint="cs"/>
          <w:color w:val="000000"/>
          <w:sz w:val="24"/>
          <w:szCs w:val="24"/>
          <w:rtl/>
          <w:lang w:eastAsia="he-IL"/>
        </w:rPr>
        <w:t xml:space="preserve"> דרישות ו/או תלונות ו/או</w:t>
      </w:r>
      <w:r w:rsidRPr="001B46E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79690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 ומתחייב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שא לבדו </w:t>
      </w:r>
      <w:r w:rsidRPr="001B46E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1B46E1">
        <w:rPr>
          <w:rFonts w:ascii="Times New Roman" w:eastAsia="Times New Roman" w:hAnsi="Times New Roman" w:cs="David" w:hint="cs"/>
          <w:color w:val="000000"/>
          <w:sz w:val="24"/>
          <w:szCs w:val="24"/>
          <w:rtl/>
          <w:lang w:eastAsia="he-IL"/>
        </w:rPr>
        <w:t>ל פי</w:t>
      </w:r>
      <w:r w:rsidRPr="001B46E1">
        <w:rPr>
          <w:rFonts w:ascii="Times New Roman" w:eastAsia="Times New Roman" w:hAnsi="Times New Roman" w:cs="David"/>
          <w:color w:val="000000"/>
          <w:sz w:val="24"/>
          <w:szCs w:val="24"/>
          <w:rtl/>
          <w:lang w:eastAsia="he-IL"/>
        </w:rPr>
        <w:t xml:space="preserve"> 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ובכלל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sz w:val="24"/>
          <w:szCs w:val="24"/>
          <w:rtl/>
          <w:lang w:eastAsia="he-IL"/>
        </w:rPr>
        <w:t xml:space="preserve"> תשלומי מס הכנסה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הלאומי שהוא חב בגין מתן שרותי היועץ.</w:t>
      </w:r>
    </w:p>
    <w:p w14:paraId="74BFFDD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לאומי, תשלומים לקרנות איגודים מקצוע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47A5DC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color w:val="000000"/>
          <w:sz w:val="24"/>
          <w:szCs w:val="24"/>
          <w:rtl/>
          <w:lang w:eastAsia="he-IL"/>
        </w:rPr>
        <w:t>מבלי לגרוע מ</w:t>
      </w:r>
      <w:r w:rsidRPr="001B46E1">
        <w:rPr>
          <w:rFonts w:ascii="Times New Roman" w:eastAsia="Times New Roman" w:hAnsi="Times New Roman" w:cs="David" w:hint="cs"/>
          <w:color w:val="000000"/>
          <w:sz w:val="24"/>
          <w:szCs w:val="24"/>
          <w:rtl/>
          <w:lang w:eastAsia="he-IL"/>
        </w:rPr>
        <w:t xml:space="preserve">כלליות </w:t>
      </w:r>
      <w:r w:rsidRPr="001B46E1">
        <w:rPr>
          <w:rFonts w:ascii="Times New Roman" w:eastAsia="Times New Roman" w:hAnsi="Times New Roman" w:cs="David"/>
          <w:color w:val="000000"/>
          <w:sz w:val="24"/>
          <w:szCs w:val="24"/>
          <w:rtl/>
          <w:lang w:eastAsia="he-IL"/>
        </w:rPr>
        <w:t>האמור לעיל, היועץ מצהיר ומתחייב</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אם י</w:t>
      </w:r>
      <w:r w:rsidRPr="001B46E1">
        <w:rPr>
          <w:rFonts w:ascii="Times New Roman" w:eastAsia="Times New Roman" w:hAnsi="Times New Roman" w:cs="David" w:hint="cs"/>
          <w:color w:val="000000"/>
          <w:sz w:val="24"/>
          <w:szCs w:val="24"/>
          <w:rtl/>
          <w:lang w:eastAsia="he-IL"/>
        </w:rPr>
        <w:t>י</w:t>
      </w:r>
      <w:r w:rsidRPr="001B46E1">
        <w:rPr>
          <w:rFonts w:ascii="Times New Roman" w:eastAsia="Times New Roman" w:hAnsi="Times New Roman" w:cs="David"/>
          <w:color w:val="000000"/>
          <w:sz w:val="24"/>
          <w:szCs w:val="24"/>
          <w:rtl/>
          <w:lang w:eastAsia="he-IL"/>
        </w:rPr>
        <w:t>דרש המזמין על ידי היועץ ו/או על ידי מי מ</w:t>
      </w:r>
      <w:r w:rsidRPr="001B46E1">
        <w:rPr>
          <w:rFonts w:ascii="Times New Roman" w:eastAsia="Times New Roman" w:hAnsi="Times New Roman" w:cs="David" w:hint="cs"/>
          <w:color w:val="000000"/>
          <w:sz w:val="24"/>
          <w:szCs w:val="24"/>
          <w:rtl/>
          <w:lang w:eastAsia="he-IL"/>
        </w:rPr>
        <w:t>שלוחיו ו/או עובדיו</w:t>
      </w:r>
      <w:r w:rsidRPr="001B46E1">
        <w:rPr>
          <w:rFonts w:ascii="Times New Roman" w:eastAsia="Times New Roman" w:hAnsi="Times New Roman" w:cs="David"/>
          <w:color w:val="000000"/>
          <w:sz w:val="24"/>
          <w:szCs w:val="24"/>
          <w:rtl/>
          <w:lang w:eastAsia="he-IL"/>
        </w:rPr>
        <w:t xml:space="preserve"> ו/או</w:t>
      </w:r>
      <w:r w:rsidRPr="001B46E1">
        <w:rPr>
          <w:rFonts w:ascii="Times New Roman" w:eastAsia="Times New Roman" w:hAnsi="Times New Roman" w:cs="David" w:hint="cs"/>
          <w:color w:val="000000"/>
          <w:sz w:val="24"/>
          <w:szCs w:val="24"/>
          <w:rtl/>
          <w:lang w:eastAsia="he-IL"/>
        </w:rPr>
        <w:t xml:space="preserve"> אחר מטעמו ו/או</w:t>
      </w:r>
      <w:r w:rsidRPr="001B46E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ייחשב </w:t>
      </w:r>
      <w:r w:rsidRPr="001B46E1">
        <w:rPr>
          <w:rFonts w:ascii="Times New Roman" w:eastAsia="Times New Roman" w:hAnsi="Times New Roman" w:cs="David" w:hint="cs"/>
          <w:color w:val="000000"/>
          <w:sz w:val="24"/>
          <w:szCs w:val="24"/>
          <w:rtl/>
          <w:lang w:eastAsia="he-IL"/>
        </w:rPr>
        <w:t>כ</w:t>
      </w:r>
      <w:r w:rsidRPr="001B46E1">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56C5D2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בשים לב לאמור לעיל, אם יקבע פורום מוסמך כלשהו</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1B46E1">
        <w:rPr>
          <w:rFonts w:ascii="Times New Roman" w:eastAsia="Times New Roman" w:hAnsi="Times New Roman" w:cs="David" w:hint="cs"/>
          <w:color w:val="000000"/>
          <w:sz w:val="24"/>
          <w:szCs w:val="24"/>
          <w:rtl/>
          <w:lang w:eastAsia="he-IL"/>
        </w:rPr>
        <w:t xml:space="preserve"> ו/או מי משלוחיו ו/או אחר מטעמו</w:t>
      </w:r>
      <w:r w:rsidRPr="001B46E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B46E1">
        <w:rPr>
          <w:rFonts w:ascii="Times New Roman" w:eastAsia="Times New Roman" w:hAnsi="Times New Roman" w:cs="David" w:hint="cs"/>
          <w:color w:val="000000"/>
          <w:sz w:val="24"/>
          <w:szCs w:val="24"/>
          <w:rtl/>
          <w:lang w:eastAsia="he-IL"/>
        </w:rPr>
        <w:t>.</w:t>
      </w:r>
    </w:p>
    <w:p w14:paraId="093E9469"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הבאת החוזה לגמר או ביטולו</w:t>
      </w:r>
    </w:p>
    <w:p w14:paraId="40D0418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06FD462"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על אף האמור בכל מקום אחר בחוזה </w:t>
      </w:r>
      <w:r w:rsidRPr="001B46E1">
        <w:rPr>
          <w:rFonts w:ascii="Times New Roman" w:eastAsia="Times New Roman" w:hAnsi="Times New Roman" w:cs="David" w:hint="cs"/>
          <w:sz w:val="24"/>
          <w:szCs w:val="24"/>
          <w:rtl/>
          <w:lang w:eastAsia="he-IL"/>
        </w:rPr>
        <w:t xml:space="preserve">זה על נספחיו, </w:t>
      </w:r>
      <w:r w:rsidRPr="001B46E1">
        <w:rPr>
          <w:rFonts w:ascii="Times New Roman" w:eastAsia="Times New Roman" w:hAnsi="Times New Roman" w:cs="David"/>
          <w:sz w:val="24"/>
          <w:szCs w:val="24"/>
          <w:rtl/>
          <w:lang w:eastAsia="he-IL"/>
        </w:rPr>
        <w:t>רשאי המזמין,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1B46E1">
        <w:rPr>
          <w:rFonts w:ascii="Times New Roman" w:eastAsia="Times New Roman" w:hAnsi="Times New Roman" w:cs="David" w:hint="cs"/>
          <w:sz w:val="24"/>
          <w:szCs w:val="24"/>
          <w:rtl/>
          <w:lang w:eastAsia="he-IL"/>
        </w:rPr>
        <w:t>-7</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מים</w:t>
      </w:r>
      <w:r w:rsidRPr="001B46E1">
        <w:rPr>
          <w:rFonts w:ascii="Times New Roman" w:eastAsia="Times New Roman" w:hAnsi="Times New Roman" w:cs="David"/>
          <w:sz w:val="24"/>
          <w:szCs w:val="24"/>
          <w:rtl/>
          <w:lang w:eastAsia="he-IL"/>
        </w:rPr>
        <w:t xml:space="preserve"> מיום משלוחה (להלן: "</w:t>
      </w:r>
      <w:r w:rsidRPr="001B46E1">
        <w:rPr>
          <w:rFonts w:ascii="Times New Roman" w:eastAsia="Times New Roman" w:hAnsi="Times New Roman" w:cs="David"/>
          <w:b/>
          <w:bCs/>
          <w:sz w:val="24"/>
          <w:szCs w:val="24"/>
          <w:rtl/>
          <w:lang w:eastAsia="he-IL"/>
        </w:rPr>
        <w:t>תאריך הפסקת השרות</w:t>
      </w:r>
      <w:r w:rsidRPr="001B46E1">
        <w:rPr>
          <w:rFonts w:ascii="Times New Roman" w:eastAsia="Times New Roman" w:hAnsi="Times New Roman" w:cs="David"/>
          <w:sz w:val="24"/>
          <w:szCs w:val="24"/>
          <w:rtl/>
          <w:lang w:eastAsia="he-IL"/>
        </w:rPr>
        <w:t>").</w:t>
      </w:r>
    </w:p>
    <w:p w14:paraId="2D336761"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צע עד לתאריך הפסקת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 ו - ה'</w:t>
      </w:r>
      <w:r w:rsidRPr="001B46E1">
        <w:rPr>
          <w:rFonts w:ascii="Times New Roman" w:eastAsia="Times New Roman" w:hAnsi="Times New Roman" w:cs="David"/>
          <w:sz w:val="24"/>
          <w:szCs w:val="24"/>
          <w:rtl/>
          <w:lang w:eastAsia="he-IL"/>
        </w:rPr>
        <w:t>. במקרה שבוצע חלק של קטע ו/או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ישולם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 המנהל.</w:t>
      </w:r>
    </w:p>
    <w:p w14:paraId="2811BB6C"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לטענה </w:t>
      </w:r>
      <w:r w:rsidRPr="001B46E1">
        <w:rPr>
          <w:rFonts w:ascii="Times New Roman" w:eastAsia="Times New Roman" w:hAnsi="Times New Roman" w:cs="David" w:hint="cs"/>
          <w:sz w:val="24"/>
          <w:szCs w:val="24"/>
          <w:rtl/>
          <w:lang w:eastAsia="he-IL"/>
        </w:rPr>
        <w:t>ו/או דרישה ו/או תלונה ו/</w:t>
      </w:r>
      <w:r w:rsidRPr="001B46E1">
        <w:rPr>
          <w:rFonts w:ascii="Times New Roman" w:eastAsia="Times New Roman" w:hAnsi="Times New Roman" w:cs="David"/>
          <w:sz w:val="24"/>
          <w:szCs w:val="24"/>
          <w:rtl/>
          <w:lang w:eastAsia="he-IL"/>
        </w:rPr>
        <w:t>או תביעה כלשהי, פרט לאמור בסעיף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והשכר שישולם לפי 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4B4FE724"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תוך 12 חודש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מהבאת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כאמור</w:t>
      </w:r>
      <w:r w:rsidRPr="001B46E1">
        <w:rPr>
          <w:rFonts w:ascii="Times New Roman" w:eastAsia="Times New Roman" w:hAnsi="Times New Roman" w:cs="David" w:hint="cs"/>
          <w:sz w:val="24"/>
          <w:szCs w:val="24"/>
          <w:rtl/>
          <w:lang w:eastAsia="he-IL"/>
        </w:rPr>
        <w:t>, רשאי המזמין</w:t>
      </w:r>
      <w:r w:rsidRPr="001B46E1">
        <w:rPr>
          <w:rFonts w:ascii="Times New Roman" w:eastAsia="Times New Roman" w:hAnsi="Times New Roman" w:cs="David"/>
          <w:sz w:val="24"/>
          <w:szCs w:val="24"/>
          <w:rtl/>
          <w:lang w:eastAsia="he-IL"/>
        </w:rPr>
        <w:t xml:space="preserve"> לחדשו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במקרה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לחדש את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תנאי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3631FCD" w14:textId="77777777" w:rsid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במקרה שחוזה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מצוות הדין)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זכאי לתשלום כמוגדר בסעיף 12.3.2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ויחולו הסעיפים 12.1.3 ו- 12.1.4 לעיל.</w:t>
      </w:r>
    </w:p>
    <w:p w14:paraId="621340E6" w14:textId="19854D0B" w:rsidR="007932CF"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F437250"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CC7DF8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AD61E26"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מזמין לפי סעיף 12.1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זכאי המזמין לבטל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בלא צורך בהודעה מוקדמת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אחד מהמקרים הבאים:</w:t>
      </w:r>
    </w:p>
    <w:p w14:paraId="434F59D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ו/או לא קיים איזה מהוראות החוזה ולא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קן </w:t>
      </w:r>
      <w:r w:rsidRPr="001B46E1">
        <w:rPr>
          <w:rFonts w:ascii="Times New Roman" w:eastAsia="Times New Roman" w:hAnsi="Times New Roman" w:cs="David" w:hint="cs"/>
          <w:sz w:val="24"/>
          <w:szCs w:val="24"/>
          <w:rtl/>
          <w:lang w:eastAsia="he-IL"/>
        </w:rPr>
        <w:t>את ה</w:t>
      </w:r>
      <w:r w:rsidRPr="001B46E1">
        <w:rPr>
          <w:rFonts w:ascii="Times New Roman" w:eastAsia="Times New Roman" w:hAnsi="Times New Roman" w:cs="David"/>
          <w:sz w:val="24"/>
          <w:szCs w:val="24"/>
          <w:rtl/>
          <w:lang w:eastAsia="he-IL"/>
        </w:rPr>
        <w:t>הפרה</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לאחר שק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התראה על כך מהמזמין בתוך הזמן הנקוב בהתראה.</w:t>
      </w:r>
    </w:p>
    <w:p w14:paraId="563581BD"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התרה ביועץ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שאין הוא מבצע את עבודתו בצורה המבטיחה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w:t>
      </w:r>
    </w:p>
    <w:p w14:paraId="5DBF0F3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את הוראת סעיף 7.5 לעיל.</w:t>
      </w:r>
    </w:p>
    <w:p w14:paraId="05B6BB59"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נבצר מהיועץ או מהמנהל הראשי לקיים את ה</w:t>
      </w:r>
      <w:r w:rsidRPr="001B46E1">
        <w:rPr>
          <w:rFonts w:ascii="Times New Roman" w:eastAsia="Times New Roman" w:hAnsi="Times New Roman" w:cs="David" w:hint="cs"/>
          <w:sz w:val="24"/>
          <w:szCs w:val="24"/>
          <w:rtl/>
          <w:lang w:eastAsia="he-IL"/>
        </w:rPr>
        <w:t xml:space="preserve">וראות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לפעולה משפטית או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שירותי היועץ או אם ארע אירוע דומה.</w:t>
      </w:r>
    </w:p>
    <w:p w14:paraId="4E3DF210"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חל שינוי בהחזקת המניות ו/או בהרכב המנהלים של היועץ.</w:t>
      </w:r>
    </w:p>
    <w:p w14:paraId="397C3A83"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בוטל החוזה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עד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טול החוזה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bCs/>
          <w:sz w:val="24"/>
          <w:szCs w:val="24"/>
          <w:rtl/>
          <w:lang w:eastAsia="he-IL"/>
        </w:rPr>
        <w:t xml:space="preserve">ו -ה' </w:t>
      </w:r>
      <w:r w:rsidRPr="001B46E1">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DDD803D"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תשמש עילה ליועץ לתביעת פיצויים כלשהם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לטענה</w:t>
      </w:r>
      <w:r w:rsidRPr="001B46E1">
        <w:rPr>
          <w:rFonts w:ascii="Times New Roman" w:eastAsia="Times New Roman" w:hAnsi="Times New Roman" w:cs="David" w:hint="cs"/>
          <w:sz w:val="24"/>
          <w:szCs w:val="24"/>
          <w:rtl/>
          <w:lang w:eastAsia="he-IL"/>
        </w:rPr>
        <w:t xml:space="preserve"> ו/או לדרישה ו/או לתלונה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תביעה כלשהי, פרט לאמור בסעיף 12.3.2 לעיל, והשכר שישולם לפי סעיף 12.3.2</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658D9D6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השירותים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 זה או אם אירע אירוע דומה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סעיפים 12.3.2 ו - 12.3.3 לעיל.</w:t>
      </w:r>
    </w:p>
    <w:p w14:paraId="04DC01A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סעיפים 12.1, 12.2 ו-12.3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הסעיפים הנ"ל.</w:t>
      </w:r>
    </w:p>
    <w:p w14:paraId="07378AC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מקרה של 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או ביטולו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למסור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המשך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8D4CA5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אימת שהיועץ לא יקיים איזו מהתחייבויותיו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634CB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82CB8A"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6C75CC8"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93F0AA6"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288394D"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F0B253F"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העברת זכויות</w:t>
      </w:r>
    </w:p>
    <w:p w14:paraId="19A0DFD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אין היועץ רשאי להסב לאחר את החוזה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כל חלק ממנו, וכן אין הוא רשאי להעביר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להסב לאחר כל זכות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חובה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אלא בהסכמת המזמין בכתב ומראש.</w:t>
      </w:r>
    </w:p>
    <w:p w14:paraId="4BB821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היועץ רשאי למסור לאחר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כולם או מקצתם, אלא בהסכמת המזמין בכתב ומראש.</w:t>
      </w:r>
    </w:p>
    <w:p w14:paraId="71FC831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ניתנה הסכמת המזמין לפי סעיפים 13.1 או 13.2 לעיל, הרי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אין בכך כדי לפטור את היועץ מאחריותו והתחייבויותיו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 xml:space="preserve"> ומזכויות המזמין על פיו, והיועץ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באחריות מלאה, כלפי המזמין וכלפי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 xml:space="preserve">צד שלישי שהוא, גם לכל מעשה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באי כחם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עובדיהם</w:t>
      </w:r>
      <w:r w:rsidRPr="001B46E1">
        <w:rPr>
          <w:rFonts w:ascii="Times New Roman" w:eastAsia="Times New Roman" w:hAnsi="Times New Roman" w:cs="David" w:hint="cs"/>
          <w:sz w:val="24"/>
          <w:szCs w:val="24"/>
          <w:rtl/>
          <w:lang w:eastAsia="he-IL"/>
        </w:rPr>
        <w:t xml:space="preserve"> ו/או מי מטעמם</w:t>
      </w:r>
      <w:r w:rsidRPr="001B46E1">
        <w:rPr>
          <w:rFonts w:ascii="Times New Roman" w:eastAsia="Times New Roman" w:hAnsi="Times New Roman" w:cs="David"/>
          <w:sz w:val="24"/>
          <w:szCs w:val="24"/>
          <w:rtl/>
          <w:lang w:eastAsia="he-IL"/>
        </w:rPr>
        <w:t>, ואילו למזמין ישמרו כל זכויותיו כלפי היועץ.</w:t>
      </w:r>
    </w:p>
    <w:p w14:paraId="7F3DA1D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היועץ כמתחייב מהאמור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סעיף 12.3.2 ו-12.3.3 לעיל.</w:t>
      </w:r>
    </w:p>
    <w:p w14:paraId="7A7737A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AA0086B" w14:textId="77777777" w:rsidR="001B46E1" w:rsidRPr="001B46E1" w:rsidRDefault="001B46E1" w:rsidP="001B46E1">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סיום שרותי היועץ</w:t>
      </w:r>
    </w:p>
    <w:p w14:paraId="786FD49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יחושבו כבאים לסיום בכל אחד מהמקרים הבאים:</w:t>
      </w:r>
    </w:p>
    <w:p w14:paraId="753BE8B7"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הובא לידי </w:t>
      </w:r>
      <w:r w:rsidRPr="001B46E1">
        <w:rPr>
          <w:rFonts w:ascii="Times New Roman" w:eastAsia="Times New Roman" w:hAnsi="Times New Roman" w:cs="David" w:hint="cs"/>
          <w:sz w:val="24"/>
          <w:szCs w:val="24"/>
          <w:rtl/>
          <w:lang w:eastAsia="he-IL"/>
        </w:rPr>
        <w:t>גמר</w:t>
      </w:r>
      <w:r w:rsidRPr="001B46E1">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65BAD7E"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עם מתן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ע"י המזמין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הושלם מתן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61B7BBC"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סודיות והמצאת מסמכים</w:t>
      </w:r>
    </w:p>
    <w:p w14:paraId="7766C7A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העתקים וניירות עבודה, בין שהוכנו על ידי היועץ </w:t>
      </w:r>
      <w:r w:rsidRPr="001B46E1">
        <w:rPr>
          <w:rFonts w:ascii="Times New Roman" w:eastAsia="Times New Roman" w:hAnsi="Times New Roman" w:cs="David" w:hint="cs"/>
          <w:sz w:val="24"/>
          <w:szCs w:val="24"/>
          <w:rtl/>
          <w:lang w:eastAsia="he-IL"/>
        </w:rPr>
        <w:t>ו/או על ידי</w:t>
      </w:r>
      <w:r w:rsidRPr="001B46E1">
        <w:rPr>
          <w:rFonts w:ascii="Times New Roman" w:eastAsia="Times New Roman" w:hAnsi="Times New Roman" w:cs="David"/>
          <w:sz w:val="24"/>
          <w:szCs w:val="24"/>
          <w:rtl/>
          <w:lang w:eastAsia="he-IL"/>
        </w:rPr>
        <w:t xml:space="preserve"> מ</w:t>
      </w:r>
      <w:r w:rsidRPr="001B46E1">
        <w:rPr>
          <w:rFonts w:ascii="Times New Roman" w:eastAsia="Times New Roman" w:hAnsi="Times New Roman" w:cs="David" w:hint="cs"/>
          <w:sz w:val="24"/>
          <w:szCs w:val="24"/>
          <w:rtl/>
          <w:lang w:eastAsia="he-IL"/>
        </w:rPr>
        <w:t>י מ</w:t>
      </w:r>
      <w:r w:rsidRPr="001B46E1">
        <w:rPr>
          <w:rFonts w:ascii="Times New Roman" w:eastAsia="Times New Roman" w:hAnsi="Times New Roman" w:cs="David"/>
          <w:sz w:val="24"/>
          <w:szCs w:val="24"/>
          <w:rtl/>
          <w:lang w:eastAsia="he-IL"/>
        </w:rPr>
        <w:t xml:space="preserve">טעמו ובין שהוכנו על ידי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מי </w:t>
      </w:r>
      <w:r w:rsidRPr="001B46E1">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05D17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מאחריותו </w:t>
      </w:r>
      <w:r w:rsidRPr="001B46E1">
        <w:rPr>
          <w:rFonts w:ascii="Times New Roman" w:eastAsia="Times New Roman" w:hAnsi="Times New Roman" w:cs="David" w:hint="cs"/>
          <w:sz w:val="24"/>
          <w:szCs w:val="24"/>
          <w:rtl/>
          <w:lang w:eastAsia="he-IL"/>
        </w:rPr>
        <w:t xml:space="preserve">של היועץ </w:t>
      </w:r>
      <w:r w:rsidRPr="001B46E1">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יציית היועץ לכל דרישה של המנהל בדבר נקיטת אמצעי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340C76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יחתים את עובדיו</w:t>
      </w:r>
      <w:r w:rsidRPr="001B46E1">
        <w:rPr>
          <w:rFonts w:ascii="Times New Roman" w:eastAsia="Times New Roman" w:hAnsi="Times New Roman" w:cs="David" w:hint="cs"/>
          <w:sz w:val="24"/>
          <w:szCs w:val="24"/>
          <w:rtl/>
          <w:lang w:eastAsia="he-IL"/>
        </w:rPr>
        <w:t xml:space="preserve"> ו/או שלוחיו ו/או אחר מטעמו</w:t>
      </w:r>
      <w:r w:rsidRPr="001B46E1">
        <w:rPr>
          <w:rFonts w:ascii="Times New Roman" w:eastAsia="Times New Roman" w:hAnsi="Times New Roman" w:cs="David"/>
          <w:sz w:val="24"/>
          <w:szCs w:val="24"/>
          <w:rtl/>
          <w:lang w:eastAsia="he-IL"/>
        </w:rPr>
        <w:t xml:space="preserve"> בקשר עם ביצוע הסכם זה</w:t>
      </w:r>
      <w:r w:rsidRPr="001B46E1">
        <w:rPr>
          <w:rFonts w:ascii="Times New Roman" w:eastAsia="Times New Roman" w:hAnsi="Times New Roman" w:cs="David" w:hint="cs"/>
          <w:sz w:val="24"/>
          <w:szCs w:val="24"/>
          <w:rtl/>
          <w:lang w:eastAsia="he-IL"/>
        </w:rPr>
        <w:t xml:space="preserve"> על נספחיו,</w:t>
      </w:r>
      <w:r w:rsidRPr="001B46E1">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1B46E1">
        <w:rPr>
          <w:rFonts w:ascii="Times New Roman" w:eastAsia="Times New Roman" w:hAnsi="Times New Roman" w:cs="David"/>
          <w:bCs/>
          <w:sz w:val="24"/>
          <w:szCs w:val="24"/>
          <w:rtl/>
          <w:lang w:eastAsia="he-IL"/>
        </w:rPr>
        <w:t>ו'</w:t>
      </w:r>
      <w:r w:rsidRPr="001B46E1">
        <w:rPr>
          <w:rFonts w:ascii="Times New Roman" w:eastAsia="Times New Roman" w:hAnsi="Times New Roman" w:cs="David"/>
          <w:sz w:val="24"/>
          <w:szCs w:val="24"/>
          <w:rtl/>
          <w:lang w:eastAsia="he-IL"/>
        </w:rPr>
        <w:t>,.</w:t>
      </w:r>
    </w:p>
    <w:p w14:paraId="072F5F3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לפי דרישת המזמין ועם סיום 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1B46E1">
        <w:rPr>
          <w:rFonts w:ascii="Times New Roman" w:eastAsia="Times New Roman" w:hAnsi="Times New Roman" w:cs="David" w:hint="cs"/>
          <w:sz w:val="24"/>
          <w:szCs w:val="24"/>
          <w:rtl/>
          <w:lang w:eastAsia="he-IL"/>
        </w:rPr>
        <w:t>.</w:t>
      </w:r>
    </w:p>
    <w:p w14:paraId="33383880" w14:textId="67DA4D4B"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ויתור על זכויות מצד היועץ</w:t>
      </w:r>
    </w:p>
    <w:p w14:paraId="0EDC6630"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השתמש המזמין כדין בסמכות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B46E1">
        <w:rPr>
          <w:rFonts w:ascii="Times New Roman" w:eastAsia="Times New Roman" w:hAnsi="Times New Roman" w:cs="David" w:hint="cs"/>
          <w:sz w:val="24"/>
          <w:szCs w:val="24"/>
          <w:rtl/>
          <w:lang w:eastAsia="he-IL"/>
        </w:rPr>
        <w:t>יועץ כל טענה ו/או דרישה ו/או תלונה ו/או</w:t>
      </w:r>
      <w:r w:rsidRPr="001B46E1">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w:t>
      </w:r>
      <w:r w:rsidRPr="001B46E1">
        <w:rPr>
          <w:rFonts w:ascii="Times New Roman" w:eastAsia="Times New Roman" w:hAnsi="Times New Roman" w:cs="David" w:hint="cs"/>
          <w:sz w:val="24"/>
          <w:szCs w:val="24"/>
          <w:rtl/>
          <w:lang w:eastAsia="he-IL"/>
        </w:rPr>
        <w:t xml:space="preserve"> שיפוי ו/או</w:t>
      </w:r>
      <w:r w:rsidRPr="001B46E1">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פגיעה במוניטין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הפסד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הפסד רווח העלולים להיגרם לו עקב הביטול</w:t>
      </w:r>
      <w:r w:rsidRPr="001B46E1">
        <w:rPr>
          <w:rFonts w:ascii="Times New Roman" w:eastAsia="Times New Roman" w:hAnsi="Times New Roman" w:cs="David" w:hint="cs"/>
          <w:sz w:val="24"/>
          <w:szCs w:val="24"/>
          <w:rtl/>
          <w:lang w:eastAsia="he-IL"/>
        </w:rPr>
        <w:t xml:space="preserve"> או</w:t>
      </w:r>
      <w:r w:rsidRPr="001B46E1">
        <w:rPr>
          <w:rFonts w:ascii="Times New Roman" w:eastAsia="Times New Roman" w:hAnsi="Times New Roman" w:cs="David"/>
          <w:sz w:val="24"/>
          <w:szCs w:val="24"/>
          <w:rtl/>
          <w:lang w:eastAsia="he-IL"/>
        </w:rPr>
        <w:t xml:space="preserve"> ההפסקה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מכל סיבה אחרת.</w:t>
      </w:r>
    </w:p>
    <w:p w14:paraId="3848F131"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שביצע היועץ על פי חוזה זה.</w:t>
      </w:r>
    </w:p>
    <w:p w14:paraId="6159AFA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המשך 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מסירתם לידי יועץ אחר, והינו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8B4851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שונות</w:t>
      </w:r>
    </w:p>
    <w:p w14:paraId="5063958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הראשי במשרד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מתחייב לבצע את השירותים שעליו לבצע אישית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w:t>
      </w:r>
      <w:r w:rsidRPr="001B46E1">
        <w:rPr>
          <w:rFonts w:ascii="Times New Roman" w:eastAsia="Times New Roman" w:hAnsi="Times New Roman" w:cs="David" w:hint="cs"/>
          <w:sz w:val="24"/>
          <w:szCs w:val="24"/>
          <w:rtl/>
          <w:lang w:eastAsia="he-IL"/>
        </w:rPr>
        <w:t xml:space="preserve"> זה והינו</w:t>
      </w:r>
      <w:r w:rsidRPr="001B46E1">
        <w:rPr>
          <w:rFonts w:ascii="Times New Roman" w:eastAsia="Times New Roman" w:hAnsi="Times New Roman" w:cs="David"/>
          <w:sz w:val="24"/>
          <w:szCs w:val="24"/>
          <w:rtl/>
          <w:lang w:eastAsia="he-IL"/>
        </w:rPr>
        <w:t xml:space="preserve"> אחראי וערב כלפי המזמין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התחייבויות היועץ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w:t>
      </w:r>
    </w:p>
    <w:p w14:paraId="176B6C4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צד אשר יפר או לא יקיים איזו מהתחייבויותיו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יהיה חייב לפצות את הצד המקיים על כל הנזקים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ההפסדים שיגרמו לו עקב 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מבלי לגרוע מזכות הצד המקיים לכל סעד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תרופה אחרים ו/או נוספים.</w:t>
      </w:r>
    </w:p>
    <w:p w14:paraId="0F24ACCB"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למניעת ספקות מוצהר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059D8C"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B46E1">
        <w:rPr>
          <w:rFonts w:ascii="Times New Roman" w:eastAsia="Times New Roman" w:hAnsi="Times New Roman" w:cs="David" w:hint="cs"/>
          <w:sz w:val="24"/>
          <w:szCs w:val="24"/>
          <w:rtl/>
          <w:lang w:eastAsia="he-IL"/>
        </w:rPr>
        <w:t>נבע</w:t>
      </w:r>
      <w:r w:rsidRPr="001B46E1">
        <w:rPr>
          <w:rFonts w:ascii="Times New Roman" w:eastAsia="Times New Roman" w:hAnsi="Times New Roman" w:cs="David"/>
          <w:sz w:val="24"/>
          <w:szCs w:val="24"/>
          <w:rtl/>
          <w:lang w:eastAsia="he-IL"/>
        </w:rPr>
        <w:t xml:space="preserve"> מאי עמידתו בהתחייבויותיו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w:t>
      </w:r>
    </w:p>
    <w:p w14:paraId="2B79C75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זכאי לקזז כנגד כל סכום המגיע ליועץ מאת 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9E2543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כל </w:t>
      </w:r>
      <w:r w:rsidRPr="001B46E1">
        <w:rPr>
          <w:rFonts w:ascii="Times New Roman" w:eastAsia="Times New Roman" w:hAnsi="Times New Roman" w:cs="David" w:hint="cs"/>
          <w:sz w:val="24"/>
          <w:szCs w:val="24"/>
          <w:rtl/>
          <w:lang w:eastAsia="he-IL"/>
        </w:rPr>
        <w:t>אחת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אחת מהתחייבויות המזמין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מותנה בכך שהיועץ יקיים תחילה את 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עד לאותו מועד. המזמין זכאי, מבלי לפגוע </w:t>
      </w:r>
      <w:r w:rsidRPr="001B46E1">
        <w:rPr>
          <w:rFonts w:ascii="Times New Roman" w:eastAsia="Times New Roman" w:hAnsi="Times New Roman" w:cs="David" w:hint="cs"/>
          <w:sz w:val="24"/>
          <w:szCs w:val="24"/>
          <w:rtl/>
          <w:lang w:eastAsia="he-IL"/>
        </w:rPr>
        <w:t>מכלליות ה</w:t>
      </w:r>
      <w:r w:rsidRPr="001B46E1">
        <w:rPr>
          <w:rFonts w:ascii="Times New Roman" w:eastAsia="Times New Roman" w:hAnsi="Times New Roman" w:cs="David"/>
          <w:sz w:val="24"/>
          <w:szCs w:val="24"/>
          <w:rtl/>
          <w:lang w:eastAsia="he-IL"/>
        </w:rPr>
        <w:t>אמור בכל מקום אחר בחוזה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לעכב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AC681F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שום התנהגות מצד</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של מי</w:t>
      </w:r>
      <w:r w:rsidRPr="001B46E1">
        <w:rPr>
          <w:rFonts w:ascii="Times New Roman" w:eastAsia="Times New Roman" w:hAnsi="Times New Roman" w:cs="David"/>
          <w:sz w:val="24"/>
          <w:szCs w:val="24"/>
          <w:rtl/>
          <w:lang w:eastAsia="he-IL"/>
        </w:rPr>
        <w:t xml:space="preserve"> מהצדדים לא תחשב כויתור על איזה מזכויותיו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ו/או</w:t>
      </w:r>
      <w:r w:rsidRPr="001B46E1">
        <w:rPr>
          <w:rFonts w:ascii="Times New Roman" w:eastAsia="Times New Roman" w:hAnsi="Times New Roman" w:cs="David"/>
          <w:sz w:val="24"/>
          <w:szCs w:val="24"/>
          <w:rtl/>
          <w:lang w:eastAsia="he-IL"/>
        </w:rPr>
        <w:t xml:space="preserve"> ע</w:t>
      </w:r>
      <w:r w:rsidRPr="001B46E1">
        <w:rPr>
          <w:rFonts w:ascii="Times New Roman" w:eastAsia="Times New Roman" w:hAnsi="Times New Roman" w:cs="David" w:hint="cs"/>
          <w:sz w:val="24"/>
          <w:szCs w:val="24"/>
          <w:rtl/>
          <w:lang w:eastAsia="he-IL"/>
        </w:rPr>
        <w:t>ל פי כל</w:t>
      </w:r>
      <w:r w:rsidRPr="001B46E1">
        <w:rPr>
          <w:rFonts w:ascii="Times New Roman" w:eastAsia="Times New Roman" w:hAnsi="Times New Roman" w:cs="David"/>
          <w:sz w:val="24"/>
          <w:szCs w:val="24"/>
          <w:rtl/>
          <w:lang w:eastAsia="he-IL"/>
        </w:rPr>
        <w:t xml:space="preserve"> דין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כויתור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כהסכמה מצדו לאיזה הפרה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אי קיום של תנאי מתנאי חוזה</w:t>
      </w:r>
      <w:r w:rsidRPr="001B46E1">
        <w:rPr>
          <w:rFonts w:ascii="Times New Roman" w:eastAsia="Times New Roman" w:hAnsi="Times New Roman" w:cs="David" w:hint="cs"/>
          <w:sz w:val="24"/>
          <w:szCs w:val="24"/>
          <w:rtl/>
          <w:lang w:eastAsia="he-IL"/>
        </w:rPr>
        <w:t xml:space="preserve"> זה ו/</w:t>
      </w:r>
      <w:r w:rsidRPr="001B46E1">
        <w:rPr>
          <w:rFonts w:ascii="Times New Roman" w:eastAsia="Times New Roman" w:hAnsi="Times New Roman" w:cs="David"/>
          <w:sz w:val="24"/>
          <w:szCs w:val="24"/>
          <w:rtl/>
          <w:lang w:eastAsia="he-IL"/>
        </w:rPr>
        <w:t xml:space="preserve"> או כנותנת דחייה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ארכה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כל פעולה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יש לעשותה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טול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תוספת של תנאי </w:t>
      </w:r>
      <w:r w:rsidRPr="001B46E1">
        <w:rPr>
          <w:rFonts w:ascii="Times New Roman" w:eastAsia="Times New Roman" w:hAnsi="Times New Roman" w:cs="David" w:hint="cs"/>
          <w:sz w:val="24"/>
          <w:szCs w:val="24"/>
          <w:rtl/>
          <w:lang w:eastAsia="he-IL"/>
        </w:rPr>
        <w:t>כלשהו</w:t>
      </w:r>
      <w:r w:rsidRPr="001B46E1">
        <w:rPr>
          <w:rFonts w:ascii="Times New Roman" w:eastAsia="Times New Roman" w:hAnsi="Times New Roman" w:cs="David"/>
          <w:sz w:val="24"/>
          <w:szCs w:val="24"/>
          <w:rtl/>
          <w:lang w:eastAsia="he-IL"/>
        </w:rPr>
        <w:t>, אלא אם נעשו במפורש ובכתב.</w:t>
      </w:r>
    </w:p>
    <w:p w14:paraId="2C760BC0"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מכלליות האמור לעיל -</w:t>
      </w:r>
    </w:p>
    <w:p w14:paraId="47AD7ED2"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5E70F5C" w14:textId="77777777" w:rsid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תור כלשהו על זכויות וחובות לפי החוזה.</w:t>
      </w:r>
    </w:p>
    <w:p w14:paraId="4CACD683"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C452ACA"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במידה והיועץ כולל מספר גופים או יחידים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487769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בגין כל חיוב מחיובי המזמין </w:t>
      </w:r>
      <w:r w:rsidRPr="001B46E1">
        <w:rPr>
          <w:rFonts w:ascii="Times New Roman" w:eastAsia="Times New Roman" w:hAnsi="Times New Roman" w:cs="David" w:hint="cs"/>
          <w:sz w:val="24"/>
          <w:szCs w:val="24"/>
          <w:rtl/>
          <w:lang w:eastAsia="he-IL"/>
        </w:rPr>
        <w:t>על פי</w:t>
      </w:r>
      <w:r w:rsidRPr="001B46E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1B46E1">
        <w:rPr>
          <w:rFonts w:ascii="Times New Roman" w:eastAsia="Times New Roman" w:hAnsi="Times New Roman" w:cs="David" w:hint="cs"/>
          <w:sz w:val="24"/>
          <w:szCs w:val="24"/>
          <w:rtl/>
          <w:lang w:eastAsia="he-IL"/>
        </w:rPr>
        <w:t>על פ</w:t>
      </w:r>
      <w:r w:rsidRPr="001B46E1">
        <w:rPr>
          <w:rFonts w:ascii="Times New Roman" w:eastAsia="Times New Roman" w:hAnsi="Times New Roman" w:cs="David"/>
          <w:sz w:val="24"/>
          <w:szCs w:val="24"/>
          <w:rtl/>
          <w:lang w:eastAsia="he-IL"/>
        </w:rPr>
        <w:t>י חוזה זה. וזאת מבלי לגרוע מהאמור להלן בסיפא לס"ק זה.</w:t>
      </w:r>
    </w:p>
    <w:p w14:paraId="4BDCD485" w14:textId="77777777" w:rsidR="001B46E1" w:rsidRPr="001B46E1" w:rsidRDefault="001B46E1" w:rsidP="001B46E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1B46E1">
        <w:rPr>
          <w:rFonts w:ascii="Times New Roman" w:eastAsia="Times New Roman" w:hAnsi="Times New Roman" w:cs="David"/>
          <w:sz w:val="24"/>
          <w:szCs w:val="24"/>
          <w:rtl/>
          <w:lang w:eastAsia="he-IL"/>
        </w:rPr>
        <w:t>היועץ מתחייב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כל דרישה</w:t>
      </w:r>
      <w:r w:rsidRPr="001B46E1">
        <w:rPr>
          <w:rFonts w:ascii="Times New Roman" w:eastAsia="Times New Roman" w:hAnsi="Times New Roman" w:cs="David" w:hint="cs"/>
          <w:sz w:val="24"/>
          <w:szCs w:val="24"/>
          <w:rtl/>
          <w:lang w:eastAsia="he-IL"/>
        </w:rPr>
        <w:t xml:space="preserve"> ו/או 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טענה ו/או תביעה, ככל שתהיינה לו כנגד המזמין בגין חיובי המזמין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אותו 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לגבי תביעה של מי מיחידי המזמין כנגד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קרי</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תביעה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p>
    <w:p w14:paraId="71D1DA7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B6F381"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למען הסר ספק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מוסכם ומוצהר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7A8617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1B02EF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 זה על נספחיו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F072CB9" w14:textId="77777777" w:rsidR="001B46E1" w:rsidRPr="001B46E1" w:rsidRDefault="001B46E1" w:rsidP="001B46E1">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B46E1">
        <w:rPr>
          <w:rFonts w:ascii="Times New Roman" w:eastAsia="Times New Roman" w:hAnsi="Times New Roman" w:cs="David" w:hint="cs"/>
          <w:sz w:val="24"/>
          <w:szCs w:val="24"/>
          <w:rtl/>
          <w:lang w:eastAsia="he-IL"/>
        </w:rPr>
        <w:t>רשום</w:t>
      </w:r>
      <w:r w:rsidRPr="001B46E1">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תחשב היא כמתקבלת ביום משלוח או מסירתה כאמור.</w:t>
      </w:r>
    </w:p>
    <w:p w14:paraId="414B915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8ABF4"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6A9618C" w14:textId="77777777" w:rsidR="007932CF" w:rsidRPr="00776496"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B0FEA48" w14:textId="77777777"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BD5BA" w14:textId="0F863751"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FF76DE787584EAFBB306F461F022A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71E63C8135C14C1DB3BA9BE93E92E0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16306ED" w14:textId="2D51CD49" w:rsidR="007932CF" w:rsidRPr="00B27B4C" w:rsidRDefault="007932CF" w:rsidP="007932C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F0DA17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F742E4"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CE12BF" w14:textId="2FA55E9F"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CB215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E19AD6" w14:textId="77777777" w:rsidR="007932CF"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7FDC34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F1E485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5A06640" w14:textId="77777777" w:rsidR="001B46E1" w:rsidRPr="001B46E1" w:rsidRDefault="001B46E1" w:rsidP="001B46E1">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06A15F0" w14:textId="77777777" w:rsidR="007932CF" w:rsidRDefault="007932CF" w:rsidP="001B46E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82DA1C"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4414D1"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C82975"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D2DCD2" w14:textId="77777777" w:rsidR="00004D83" w:rsidRDefault="00004D83"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2F87D4" w14:textId="77777777" w:rsidR="007932CF"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47AA8CF"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0AACA0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315CE5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9A421D" w14:textId="12615551"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224C050D23384A8FB0742BD5DF3140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1D1A9DA4596E4425BEB266A3595056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BCC3E74CB99644398EE0C2457E4A5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6E73031"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30C9F4" w14:textId="56783B9B"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BD5DF52C4D64F0EA88B1B4E41C413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B51BCE5564C4D129332571E8A193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50C05CBF" w14:textId="58697D8E"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EB2F3AF" w14:textId="77777777"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3B7AC9" w14:textId="7983BDD0" w:rsidR="007932CF" w:rsidRPr="00B27B4C" w:rsidRDefault="007932CF" w:rsidP="007932CF">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69E49554B5740BAAC45BEEE45F41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2EE22E63"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color w:val="FF0000"/>
          <w:sz w:val="24"/>
          <w:szCs w:val="24"/>
          <w:rtl/>
        </w:rPr>
      </w:pPr>
    </w:p>
    <w:p w14:paraId="361A5CBD"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C64912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2184D9" w14:textId="6D973469"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5A7534CE874B46A3D78F561CA182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5F2401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E3DDD0A" w14:textId="677C3CBE" w:rsidR="007932CF" w:rsidRPr="00B27B4C" w:rsidRDefault="007932CF" w:rsidP="003A365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3A3658" w:rsidRPr="003A3658">
        <w:rPr>
          <w:rFonts w:ascii="Times New Roman" w:eastAsia="Times New Roman" w:hAnsi="Times New Roman" w:cs="David"/>
          <w:sz w:val="24"/>
          <w:szCs w:val="24"/>
          <w:rtl/>
          <w:lang w:eastAsia="he-IL"/>
        </w:rPr>
        <w:t xml:space="preserve">התכנון יתבצע במודל תלת מימד ע"י תוכנת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במתודולוגיית </w:t>
      </w:r>
      <w:r w:rsidR="003A3658" w:rsidRPr="003A3658">
        <w:rPr>
          <w:rFonts w:ascii="Times New Roman" w:eastAsia="Times New Roman" w:hAnsi="Times New Roman" w:cs="David"/>
          <w:sz w:val="24"/>
          <w:szCs w:val="24"/>
          <w:lang w:eastAsia="he-IL"/>
        </w:rPr>
        <w:t>BIM</w:t>
      </w:r>
      <w:r w:rsidR="003A3658" w:rsidRPr="003A3658">
        <w:rPr>
          <w:rFonts w:ascii="Times New Roman" w:eastAsia="Times New Roman" w:hAnsi="Times New Roman" w:cs="David"/>
          <w:sz w:val="24"/>
          <w:szCs w:val="24"/>
          <w:rtl/>
          <w:lang w:eastAsia="he-IL"/>
        </w:rPr>
        <w:t>, בענן –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שם ישמרו כל קבצי ה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העבודה במודל תהיה כפופה להוראות מנהל המודל ולמסמך ה </w:t>
      </w:r>
      <w:r w:rsidR="003A3658" w:rsidRPr="003A3658">
        <w:rPr>
          <w:rFonts w:ascii="Times New Roman" w:eastAsia="Times New Roman" w:hAnsi="Times New Roman" w:cs="David"/>
          <w:sz w:val="24"/>
          <w:szCs w:val="24"/>
          <w:lang w:eastAsia="he-IL"/>
        </w:rPr>
        <w:t>BEP</w:t>
      </w:r>
      <w:r w:rsidR="003A3658" w:rsidRPr="003A3658">
        <w:rPr>
          <w:rFonts w:ascii="Times New Roman" w:eastAsia="Times New Roman" w:hAnsi="Times New Roman" w:cs="David"/>
          <w:sz w:val="24"/>
          <w:szCs w:val="24"/>
          <w:rtl/>
          <w:lang w:eastAsia="he-IL"/>
        </w:rPr>
        <w:t xml:space="preserve"> שיופץ בהמשך ע"י מנהל המודל. שמירה, הדפסת תכניות וקבצים (</w:t>
      </w:r>
      <w:r w:rsidR="003A3658" w:rsidRPr="003A3658">
        <w:rPr>
          <w:rFonts w:ascii="Times New Roman" w:eastAsia="Times New Roman" w:hAnsi="Times New Roman" w:cs="David"/>
          <w:sz w:val="24"/>
          <w:szCs w:val="24"/>
          <w:lang w:eastAsia="he-IL"/>
        </w:rPr>
        <w:t>PLT/PDF/DWG</w:t>
      </w:r>
      <w:r w:rsidR="003A3658" w:rsidRPr="003A365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3A3658" w:rsidRPr="003A3658">
        <w:rPr>
          <w:rFonts w:ascii="Times New Roman" w:eastAsia="Times New Roman" w:hAnsi="Times New Roman" w:cs="David"/>
          <w:sz w:val="24"/>
          <w:szCs w:val="24"/>
          <w:lang w:eastAsia="he-IL"/>
        </w:rPr>
        <w:t>view</w:t>
      </w:r>
      <w:r w:rsidR="003A3658" w:rsidRPr="003A365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65586AC" w14:textId="6E09BC33"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A1C5D9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FFD72" w14:textId="2BFCC3CD"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C095397FA23430AABFC438DDB034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AEAB4BC" w14:textId="5E7C94AB" w:rsidR="007932CF" w:rsidRPr="00B27B4C" w:rsidRDefault="007932CF" w:rsidP="007932CF">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01A1A25E0E349E29972E92A3A89B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9248496"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F44BD" w14:textId="2A494745"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105434470D47471FA30E17E6F19D78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3FCBCC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E23DD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F6C0387"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02D62" w14:textId="6BE197CF"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669CC30"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3CB2122"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2C2EB11"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AC0E395"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4E7C75D" w14:textId="77777777" w:rsidR="007932CF" w:rsidRPr="00B27B4C" w:rsidRDefault="007932CF" w:rsidP="007932CF">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D7F468" w14:textId="77777777" w:rsidR="007932CF" w:rsidRDefault="007932CF" w:rsidP="007932CF">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932CF" w14:paraId="5F882B5C" w14:textId="77777777" w:rsidTr="007932CF">
        <w:trPr>
          <w:trHeight w:val="80"/>
        </w:trPr>
        <w:tc>
          <w:tcPr>
            <w:tcW w:w="3366" w:type="dxa"/>
          </w:tcPr>
          <w:p w14:paraId="59C80768" w14:textId="08DC505A" w:rsidR="007932CF" w:rsidRDefault="00F20F19"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B5469449CD94269B19048B6A8D764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932CF" w:rsidRPr="00E95AE9">
                  <w:rPr>
                    <w:rStyle w:val="PlaceholderText"/>
                    <w:color w:val="00B0F0"/>
                    <w:rtl/>
                  </w:rPr>
                  <w:t>[אחוז השתתפות צד א]</w:t>
                </w:r>
              </w:sdtContent>
            </w:sdt>
          </w:p>
          <w:p w14:paraId="69D10183"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233EB8A" w14:textId="77777777" w:rsidR="007932CF" w:rsidRDefault="007932CF" w:rsidP="007932CF">
            <w:pPr>
              <w:widowControl w:val="0"/>
              <w:spacing w:before="0" w:beforeAutospacing="0" w:after="0" w:afterAutospacing="0" w:line="240" w:lineRule="auto"/>
              <w:ind w:left="720"/>
              <w:outlineLvl w:val="2"/>
            </w:pPr>
          </w:p>
          <w:p w14:paraId="6CDFC4A7"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1C24B7B" w14:textId="77777777" w:rsidR="007932CF" w:rsidRDefault="007932CF"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81B4703" w14:textId="0BB59FDB" w:rsidR="001B46E1" w:rsidRPr="001B46E1" w:rsidRDefault="001B46E1"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"ב"</w:t>
      </w:r>
    </w:p>
    <w:p w14:paraId="098007AC" w14:textId="797D2DDB" w:rsidR="001B46E1" w:rsidRPr="001B46E1" w:rsidRDefault="001B46E1" w:rsidP="003A3658">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hint="cs"/>
          <w:b/>
          <w:bCs/>
          <w:sz w:val="24"/>
          <w:szCs w:val="24"/>
          <w:u w:val="single"/>
          <w:rtl/>
        </w:rPr>
        <w:t xml:space="preserve">פירוט </w:t>
      </w:r>
      <w:r w:rsidRPr="001B46E1">
        <w:rPr>
          <w:rFonts w:ascii="Times New Roman" w:eastAsia="Times New Roman" w:hAnsi="Times New Roman" w:cs="David"/>
          <w:b/>
          <w:bCs/>
          <w:sz w:val="24"/>
          <w:szCs w:val="24"/>
          <w:u w:val="single"/>
          <w:rtl/>
        </w:rPr>
        <w:t xml:space="preserve">שירותי </w:t>
      </w:r>
    </w:p>
    <w:p w14:paraId="0FB31333" w14:textId="77777777" w:rsidR="001B46E1" w:rsidRPr="001B46E1" w:rsidRDefault="001B46E1" w:rsidP="001B46E1">
      <w:pPr>
        <w:spacing w:before="0" w:beforeAutospacing="0" w:after="0" w:afterAutospacing="0" w:line="240" w:lineRule="auto"/>
        <w:rPr>
          <w:rFonts w:ascii="Times New Roman" w:eastAsia="Times New Roman" w:hAnsi="Times New Roman" w:cs="David"/>
          <w:sz w:val="24"/>
          <w:szCs w:val="24"/>
          <w:rtl/>
        </w:rPr>
      </w:pPr>
    </w:p>
    <w:p w14:paraId="63F44A7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rtl/>
        </w:rPr>
      </w:pPr>
      <w:r w:rsidRPr="001B46E1">
        <w:rPr>
          <w:rFonts w:ascii="Times New Roman" w:eastAsia="Times New Roman" w:hAnsi="Times New Roman" w:cs="David" w:hint="cs"/>
          <w:b/>
          <w:bCs/>
          <w:sz w:val="24"/>
          <w:szCs w:val="24"/>
          <w:rtl/>
        </w:rPr>
        <w:t>1</w:t>
      </w:r>
      <w:r w:rsidRPr="001B46E1">
        <w:rPr>
          <w:rFonts w:ascii="Times New Roman" w:eastAsia="Times New Roman" w:hAnsi="Times New Roman" w:cs="David"/>
          <w:b/>
          <w:bCs/>
          <w:sz w:val="24"/>
          <w:szCs w:val="24"/>
          <w:rtl/>
        </w:rPr>
        <w:t>.</w:t>
      </w:r>
      <w:r w:rsidRPr="001B46E1">
        <w:rPr>
          <w:rFonts w:ascii="Times New Roman" w:eastAsia="Times New Roman" w:hAnsi="Times New Roman" w:cs="David"/>
          <w:b/>
          <w:bCs/>
          <w:sz w:val="24"/>
          <w:szCs w:val="24"/>
          <w:rtl/>
        </w:rPr>
        <w:tab/>
      </w:r>
      <w:r w:rsidRPr="001B46E1">
        <w:rPr>
          <w:rFonts w:ascii="Times New Roman" w:eastAsia="Times New Roman" w:hAnsi="Times New Roman" w:cs="David"/>
          <w:b/>
          <w:bCs/>
          <w:sz w:val="24"/>
          <w:szCs w:val="24"/>
          <w:u w:val="single"/>
          <w:rtl/>
        </w:rPr>
        <w:t>כללי</w:t>
      </w:r>
      <w:r w:rsidRPr="001B46E1">
        <w:rPr>
          <w:rFonts w:ascii="Times New Roman" w:eastAsia="Times New Roman" w:hAnsi="Times New Roman" w:cs="David"/>
          <w:b/>
          <w:bCs/>
          <w:sz w:val="24"/>
          <w:szCs w:val="24"/>
          <w:rtl/>
        </w:rPr>
        <w:t>:</w:t>
      </w:r>
    </w:p>
    <w:p w14:paraId="2DD9A74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11F20AEF" w14:textId="77777777" w:rsidR="001B46E1" w:rsidRPr="001B46E1" w:rsidRDefault="001B46E1" w:rsidP="001B46E1">
      <w:pPr>
        <w:numPr>
          <w:ilvl w:val="1"/>
          <w:numId w:val="12"/>
        </w:numPr>
        <w:spacing w:before="0" w:beforeAutospacing="0" w:after="0" w:afterAutospacing="0" w:line="360" w:lineRule="auto"/>
        <w:ind w:left="1409" w:hanging="70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תשתיות תת-קרקעיות מתכתיות ואל-מתכתיות, ללא הרס, על ידי ציוד אלקטרומגנטי, כולל הוצאת האישורים הנדרשים מבעלי התשתיות, לרבות ומבלי לגרוע מכלליות האמור:</w:t>
      </w:r>
    </w:p>
    <w:p w14:paraId="0D9A2DA5" w14:textId="56415F09"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איסוף נתוני תשתיות מבעלי המ</w:t>
      </w:r>
      <w:r w:rsidR="00004D83" w:rsidRPr="00004D83">
        <w:rPr>
          <w:rFonts w:hint="cs"/>
          <w:sz w:val="24"/>
          <w:szCs w:val="24"/>
          <w:rtl/>
          <w:lang w:eastAsia="he-IL"/>
        </w:rPr>
        <w:t xml:space="preserve">ידע ובעלי התשתיות (מחלקות ברשות </w:t>
      </w:r>
      <w:r w:rsidRPr="00004D83">
        <w:rPr>
          <w:rFonts w:hint="cs"/>
          <w:sz w:val="24"/>
          <w:szCs w:val="24"/>
          <w:rtl/>
          <w:lang w:eastAsia="he-IL"/>
        </w:rPr>
        <w:t>המקומית, תאגידי מים וביוב, חברות תקשורת וכן הלאה).</w:t>
      </w:r>
    </w:p>
    <w:p w14:paraId="6ED5DCF8" w14:textId="0A17E9B4"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 xml:space="preserve">איתור ומיפוי קווי המים והביוב כולל מיקום תאי ביוב, </w:t>
      </w:r>
      <w:r w:rsidRPr="00004D83">
        <w:rPr>
          <w:sz w:val="24"/>
          <w:szCs w:val="24"/>
          <w:lang w:eastAsia="he-IL"/>
        </w:rPr>
        <w:t>IL</w:t>
      </w:r>
      <w:r w:rsidRPr="00004D83">
        <w:rPr>
          <w:rFonts w:hint="cs"/>
          <w:sz w:val="24"/>
          <w:szCs w:val="24"/>
          <w:rtl/>
          <w:lang w:eastAsia="he-IL"/>
        </w:rPr>
        <w:t xml:space="preserve">, </w:t>
      </w:r>
      <w:r w:rsidRPr="00004D83">
        <w:rPr>
          <w:sz w:val="24"/>
          <w:szCs w:val="24"/>
          <w:lang w:eastAsia="he-IL"/>
        </w:rPr>
        <w:t>TL</w:t>
      </w:r>
      <w:r w:rsidRPr="00004D83">
        <w:rPr>
          <w:rFonts w:hint="cs"/>
          <w:sz w:val="24"/>
          <w:szCs w:val="24"/>
          <w:rtl/>
          <w:lang w:eastAsia="he-IL"/>
        </w:rPr>
        <w:t>, קטרים, שוחות, כניסות ויציאות וכן הלאה.</w:t>
      </w:r>
    </w:p>
    <w:p w14:paraId="1D8B019E"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קווי ניקוז וביוב עירוניים תת-קרקעי, כולל עומק הטמנה.</w:t>
      </w:r>
    </w:p>
    <w:p w14:paraId="78C9D70C"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כל התשתיות התת-קרקעיות, באם קיימות, מתכתיות ואל-מתכתיות, כולל כבילת חשמל, מנ"מ, תקשורת וכן הלאה.</w:t>
      </w:r>
    </w:p>
    <w:p w14:paraId="724BE097"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קווי מתח גבוה וקווי טלפון, לרבות אישור תשתיות התקשורת.</w:t>
      </w:r>
    </w:p>
    <w:p w14:paraId="63F3FD29"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תיאום עם משטרת ישראל על פי צורך, רישוי תיאום ואבטחה עם מחלקת התנועה העירונית ומשטרת ישראל.</w:t>
      </w:r>
    </w:p>
    <w:p w14:paraId="2243F4EC" w14:textId="7D4FE0AE"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שרטוט והפקת תכניות עדות צבעוניות, מדידה על רקע מצב קיים, תוך סימון ברור של כל אחת מן המערכות, כולל ציון מיקומה ועומק הטמנתה.</w:t>
      </w:r>
    </w:p>
    <w:p w14:paraId="2417D236"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הגשת מפת תיאום מערכות ותשתיות לתיאום הנדסי בפורמט כנדרש על ידי הרשויות.</w:t>
      </w:r>
    </w:p>
    <w:p w14:paraId="6042B3B5" w14:textId="3429F054" w:rsidR="003A3658" w:rsidRPr="00831588" w:rsidRDefault="003A3658" w:rsidP="003A3658">
      <w:pPr>
        <w:widowControl w:val="0"/>
        <w:spacing w:after="0" w:line="240" w:lineRule="auto"/>
        <w:ind w:left="651" w:firstLine="142"/>
        <w:jc w:val="both"/>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rPr>
        <w:t>1.2</w:t>
      </w:r>
      <w:r w:rsidRPr="00831588">
        <w:rPr>
          <w:rFonts w:ascii="Times New Roman" w:eastAsia="Times New Roman" w:hAnsi="Times New Roman" w:cs="David" w:hint="cs"/>
          <w:sz w:val="24"/>
          <w:szCs w:val="24"/>
          <w:rtl/>
        </w:rPr>
        <w:tab/>
      </w:r>
      <w:r w:rsidRPr="00831588">
        <w:rPr>
          <w:rFonts w:ascii="Times New Roman" w:eastAsia="Times New Roman" w:hAnsi="Times New Roman" w:cs="David"/>
          <w:sz w:val="24"/>
          <w:szCs w:val="24"/>
          <w:u w:val="single"/>
          <w:rtl/>
        </w:rPr>
        <w:t>המ</w:t>
      </w:r>
      <w:r w:rsidRPr="00831588">
        <w:rPr>
          <w:rFonts w:ascii="Times New Roman" w:eastAsia="Times New Roman" w:hAnsi="Times New Roman" w:cs="David" w:hint="cs"/>
          <w:sz w:val="24"/>
          <w:szCs w:val="24"/>
          <w:u w:val="single"/>
          <w:rtl/>
        </w:rPr>
        <w:t>תכנן</w:t>
      </w:r>
      <w:r w:rsidRPr="00831588">
        <w:rPr>
          <w:rFonts w:ascii="Times New Roman" w:eastAsia="Times New Roman" w:hAnsi="Times New Roman" w:cs="David"/>
          <w:sz w:val="24"/>
          <w:szCs w:val="24"/>
          <w:u w:val="single"/>
          <w:rtl/>
        </w:rPr>
        <w:t>, צוות עובדים ואמצעים</w:t>
      </w:r>
      <w:r w:rsidRPr="00831588">
        <w:rPr>
          <w:rFonts w:ascii="Times New Roman" w:eastAsia="Times New Roman" w:hAnsi="Times New Roman" w:cs="David" w:hint="cs"/>
          <w:sz w:val="24"/>
          <w:szCs w:val="24"/>
          <w:rtl/>
          <w:lang w:eastAsia="he-IL"/>
        </w:rPr>
        <w:t>:</w:t>
      </w:r>
    </w:p>
    <w:p w14:paraId="79F51F2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א</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831588">
        <w:rPr>
          <w:rFonts w:ascii="Times New Roman" w:eastAsia="Times New Roman" w:hAnsi="Times New Roman" w:cs="David" w:hint="cs"/>
          <w:sz w:val="24"/>
          <w:szCs w:val="24"/>
          <w:lang w:eastAsia="he-IL"/>
        </w:rPr>
        <w:t>BIM</w:t>
      </w:r>
      <w:r w:rsidRPr="00831588">
        <w:rPr>
          <w:rFonts w:ascii="Times New Roman" w:eastAsia="Times New Roman" w:hAnsi="Times New Roman" w:cs="David" w:hint="cs"/>
          <w:sz w:val="24"/>
          <w:szCs w:val="24"/>
          <w:rtl/>
          <w:lang w:eastAsia="he-IL"/>
        </w:rPr>
        <w:t xml:space="preserve"> על המודל.</w:t>
      </w:r>
    </w:p>
    <w:p w14:paraId="4BB96420"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ב</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 xml:space="preserve">ראש הצוות ישתתף בכל ישיבות התכנון שיזומן אליהן </w:t>
      </w:r>
      <w:r w:rsidRPr="00831588">
        <w:rPr>
          <w:rFonts w:ascii="Times New Roman" w:eastAsia="Times New Roman" w:hAnsi="Times New Roman" w:cs="David" w:hint="cs"/>
          <w:sz w:val="24"/>
          <w:szCs w:val="24"/>
          <w:rtl/>
          <w:lang w:eastAsia="he-IL"/>
        </w:rPr>
        <w:t>.</w:t>
      </w:r>
      <w:r w:rsidRPr="00831588">
        <w:rPr>
          <w:rFonts w:ascii="Times New Roman" w:eastAsia="Times New Roman" w:hAnsi="Times New Roman" w:cs="David"/>
          <w:sz w:val="24"/>
          <w:szCs w:val="24"/>
          <w:rtl/>
          <w:lang w:eastAsia="he-IL"/>
        </w:rPr>
        <w:t xml:space="preserve"> </w:t>
      </w:r>
    </w:p>
    <w:p w14:paraId="2242FFC3"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ג</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r>
      <w:r w:rsidRPr="00831588">
        <w:rPr>
          <w:rFonts w:ascii="Times New Roman" w:eastAsia="Times New Roman" w:hAnsi="Times New Roman" w:cs="David" w:hint="cs"/>
          <w:sz w:val="24"/>
          <w:szCs w:val="24"/>
          <w:rtl/>
          <w:lang w:eastAsia="he-IL"/>
        </w:rPr>
        <w:t>ר</w:t>
      </w:r>
      <w:r w:rsidRPr="0083158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831588">
        <w:rPr>
          <w:rFonts w:ascii="Times New Roman" w:eastAsia="Times New Roman" w:hAnsi="Times New Roman" w:cs="David" w:hint="cs"/>
          <w:sz w:val="24"/>
          <w:szCs w:val="24"/>
          <w:rtl/>
          <w:lang w:eastAsia="he-IL"/>
        </w:rPr>
        <w:t>. ככל ויתבקש ,אי השתתפות תאושר קודם לכן אצל מנהל הפרויקט.</w:t>
      </w:r>
    </w:p>
    <w:p w14:paraId="507B051F" w14:textId="52E5CAA6"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ד</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sz w:val="24"/>
          <w:szCs w:val="24"/>
          <w:rtl/>
          <w:lang w:eastAsia="he-IL"/>
        </w:rPr>
        <w:t>צוות השרטטים של 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A80640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1.3</w:t>
      </w:r>
      <w:r w:rsidRPr="00831588">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2F6C5F6" w14:textId="3E8919D3" w:rsidR="001B46E1" w:rsidRPr="001B46E1" w:rsidRDefault="001B46E1" w:rsidP="003A3658">
      <w:pPr>
        <w:spacing w:before="0" w:beforeAutospacing="0" w:after="0" w:afterAutospacing="0" w:line="240" w:lineRule="auto"/>
        <w:jc w:val="both"/>
        <w:rPr>
          <w:rFonts w:ascii="Times New Roman" w:eastAsia="Times New Roman" w:hAnsi="Times New Roman" w:cs="David"/>
          <w:sz w:val="24"/>
          <w:szCs w:val="24"/>
          <w:rtl/>
        </w:rPr>
      </w:pPr>
    </w:p>
    <w:p w14:paraId="787D8D95" w14:textId="5362778D"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3AD84F1" w14:textId="0DD26979"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2D1D61C" w14:textId="13601236"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w:t>
      </w:r>
      <w:r w:rsidRPr="001B46E1">
        <w:rPr>
          <w:rFonts w:ascii="Times New Roman" w:eastAsia="Times New Roman" w:hAnsi="Times New Roman" w:cs="David"/>
          <w:sz w:val="24"/>
          <w:szCs w:val="24"/>
          <w:rtl/>
        </w:rPr>
        <w:t>.</w:t>
      </w:r>
      <w:r w:rsidRPr="001B46E1">
        <w:rPr>
          <w:rFonts w:ascii="Times New Roman" w:eastAsia="Times New Roman" w:hAnsi="Times New Roman" w:cs="David"/>
          <w:sz w:val="24"/>
          <w:szCs w:val="24"/>
          <w:rtl/>
        </w:rPr>
        <w:tab/>
        <w:t xml:space="preserve">נציג המזמין רשאי להזמין </w:t>
      </w:r>
      <w:r w:rsidRPr="001B46E1">
        <w:rPr>
          <w:rFonts w:ascii="Times New Roman" w:eastAsia="Times New Roman" w:hAnsi="Times New Roman" w:cs="David" w:hint="cs"/>
          <w:sz w:val="24"/>
          <w:szCs w:val="24"/>
          <w:rtl/>
        </w:rPr>
        <w:t>מ</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370FD1BB" w14:textId="77777777"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color w:val="000000"/>
          <w:sz w:val="24"/>
          <w:szCs w:val="24"/>
          <w:rtl/>
        </w:rPr>
      </w:pPr>
      <w:r w:rsidRPr="001B46E1">
        <w:rPr>
          <w:rFonts w:ascii="Times New Roman" w:eastAsia="Times New Roman" w:hAnsi="Times New Roman" w:cs="David" w:hint="cs"/>
          <w:sz w:val="24"/>
          <w:szCs w:val="24"/>
          <w:rtl/>
        </w:rPr>
        <w:t>4.</w:t>
      </w:r>
      <w:r w:rsidRPr="001B46E1">
        <w:rPr>
          <w:rFonts w:ascii="Times New Roman" w:eastAsia="Times New Roman" w:hAnsi="Times New Roman" w:cs="David" w:hint="cs"/>
          <w:sz w:val="24"/>
          <w:szCs w:val="24"/>
          <w:rtl/>
        </w:rPr>
        <w:tab/>
      </w:r>
      <w:r w:rsidRPr="001B46E1">
        <w:rPr>
          <w:rFonts w:ascii="Times New Roman" w:eastAsia="Times New Roman" w:hAnsi="Times New Roman" w:cs="David" w:hint="cs"/>
          <w:color w:val="000000"/>
          <w:sz w:val="24"/>
          <w:szCs w:val="24"/>
          <w:rtl/>
        </w:rPr>
        <w:t>יובהר כדלקמן:</w:t>
      </w:r>
    </w:p>
    <w:p w14:paraId="74EDB970" w14:textId="77777777"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tl/>
        </w:rPr>
      </w:pPr>
      <w:r w:rsidRPr="001B46E1">
        <w:rPr>
          <w:rFonts w:ascii="Times New Roman" w:eastAsia="Times New Roman" w:hAnsi="Times New Roman" w:cs="David"/>
          <w:color w:val="000000"/>
          <w:sz w:val="24"/>
          <w:szCs w:val="24"/>
          <w:rtl/>
        </w:rPr>
        <w:t>כל קבצי התכנון והמסמכים השונים יוטענו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תעבורת המידע היחידה הקבילה בפרויקט. </w:t>
      </w:r>
    </w:p>
    <w:p w14:paraId="5EEFFAF7" w14:textId="1CA5C6CB"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Pr>
      </w:pPr>
      <w:r w:rsidRPr="001B46E1">
        <w:rPr>
          <w:rFonts w:ascii="Times New Roman" w:eastAsia="Times New Roman" w:hAnsi="Times New Roman" w:cs="David"/>
          <w:color w:val="000000"/>
          <w:sz w:val="24"/>
          <w:szCs w:val="24"/>
          <w:rtl/>
        </w:rPr>
        <w:t xml:space="preserve">חשבונות </w:t>
      </w:r>
      <w:r w:rsidR="00004D83">
        <w:rPr>
          <w:rFonts w:ascii="Times New Roman" w:eastAsia="Times New Roman" w:hAnsi="Times New Roman" w:cs="David"/>
          <w:color w:val="000000"/>
          <w:sz w:val="24"/>
          <w:szCs w:val="24"/>
          <w:rtl/>
        </w:rPr>
        <w:t>היועץ</w:t>
      </w:r>
      <w:r w:rsidRPr="001B46E1">
        <w:rPr>
          <w:rFonts w:ascii="Times New Roman" w:eastAsia="Times New Roman" w:hAnsi="Times New Roman" w:cs="David"/>
          <w:color w:val="000000"/>
          <w:sz w:val="24"/>
          <w:szCs w:val="24"/>
          <w:rtl/>
        </w:rPr>
        <w:t xml:space="preserve"> יוטענו ע"י </w:t>
      </w:r>
      <w:r w:rsidRPr="001B46E1">
        <w:rPr>
          <w:rFonts w:ascii="Times New Roman" w:eastAsia="Times New Roman" w:hAnsi="Times New Roman" w:cs="David" w:hint="cs"/>
          <w:color w:val="000000"/>
          <w:sz w:val="24"/>
          <w:szCs w:val="24"/>
          <w:rtl/>
        </w:rPr>
        <w:t>המפקח</w:t>
      </w:r>
      <w:r w:rsidRPr="001B46E1">
        <w:rPr>
          <w:rFonts w:ascii="Times New Roman" w:eastAsia="Times New Roman" w:hAnsi="Times New Roman" w:cs="David"/>
          <w:color w:val="000000"/>
          <w:sz w:val="24"/>
          <w:szCs w:val="24"/>
          <w:rtl/>
        </w:rPr>
        <w:t xml:space="preserve">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לתיקיית "חשבונות מוגשים", כתנאי לטיפול בהם.</w:t>
      </w:r>
    </w:p>
    <w:p w14:paraId="377BCA8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4"/>
          <w:szCs w:val="24"/>
          <w:rtl/>
        </w:rPr>
        <w:br w:type="page"/>
      </w:r>
      <w:r w:rsidRPr="001B46E1">
        <w:rPr>
          <w:rFonts w:ascii="Times New Roman" w:eastAsia="Times New Roman" w:hAnsi="Times New Roman" w:cs="David"/>
          <w:b/>
          <w:bCs/>
          <w:sz w:val="24"/>
          <w:szCs w:val="24"/>
          <w:u w:val="single"/>
          <w:rtl/>
        </w:rPr>
        <w:t>נספח "ג"</w:t>
      </w:r>
    </w:p>
    <w:p w14:paraId="2316172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18319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לוח זמנים ושלבי ביצוע</w:t>
      </w:r>
    </w:p>
    <w:p w14:paraId="3D688273"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D613FBB"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46D6CD7D"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לוח הזמנים לי</w:t>
      </w:r>
      <w:r w:rsidRPr="001B46E1">
        <w:rPr>
          <w:rFonts w:ascii="Times New Roman" w:eastAsia="Times New Roman" w:hAnsi="Times New Roman" w:cs="David" w:hint="cs"/>
          <w:sz w:val="24"/>
          <w:szCs w:val="24"/>
          <w:rtl/>
        </w:rPr>
        <w:t>י</w:t>
      </w:r>
      <w:r w:rsidRPr="001B46E1">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39960542"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B548E71"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המהנדס וצוותו יעסקו בפרויקט לפי הצורך וללא הגבלת זמן.</w:t>
      </w:r>
    </w:p>
    <w:p w14:paraId="05E95A40"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437EA84" w14:textId="7F114E73" w:rsidR="001B46E1" w:rsidRPr="001B46E1" w:rsidRDefault="00004D83"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502CBCAB"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F4EC97B" w14:textId="38CD8D65"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העביר המזמין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 או הנחיות נוספות לגבי התכניות ו/או המסמכים, יעדכן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הערותיו ו/או הנחיותיו לגבי תכניות ו/או מסמכים שהוגשו לו על ידי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בתוך 30 יום ממועד הגשתן למזמין.</w:t>
      </w:r>
    </w:p>
    <w:p w14:paraId="6C9459F5"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4C09E3" w14:textId="289DDAAD"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אם לא יקבע לוח זמנים במעמד חתימת החוזה יעביר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לוח זמנים ראשוני לאישור המנהל תוך 7 ימים ממועד החתימה.</w:t>
      </w:r>
    </w:p>
    <w:p w14:paraId="0A2402F0"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229170E1"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sz w:val="25"/>
          <w:szCs w:val="24"/>
          <w:rtl/>
        </w:rPr>
        <w:t xml:space="preserve">התקדמות </w:t>
      </w:r>
      <w:r w:rsidRPr="001B46E1">
        <w:rPr>
          <w:rFonts w:ascii="Times New Roman" w:eastAsia="Times New Roman" w:hAnsi="Times New Roman" w:cs="David" w:hint="cs"/>
          <w:sz w:val="25"/>
          <w:szCs w:val="24"/>
          <w:rtl/>
        </w:rPr>
        <w:t xml:space="preserve">ביצוע סקר התשתיות </w:t>
      </w:r>
      <w:r w:rsidRPr="001B46E1">
        <w:rPr>
          <w:rFonts w:ascii="Times New Roman" w:eastAsia="Times New Roman" w:hAnsi="Times New Roman" w:cs="David"/>
          <w:sz w:val="25"/>
          <w:szCs w:val="24"/>
          <w:rtl/>
        </w:rPr>
        <w:t>תעשה לפי שלבי הפרויקט ועל פי שינויי תכנון של האדריכל והיועצים, ללא זכות לתוספות שכר.</w:t>
      </w:r>
    </w:p>
    <w:p w14:paraId="40A42A5A"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5"/>
          <w:szCs w:val="24"/>
          <w:rtl/>
        </w:rPr>
      </w:pPr>
    </w:p>
    <w:p w14:paraId="74F98487"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u w:val="single"/>
          <w:rtl/>
        </w:rPr>
        <w:t>לו"ז עקרוני</w:t>
      </w:r>
      <w:r w:rsidRPr="001B46E1">
        <w:rPr>
          <w:rFonts w:ascii="Times New Roman" w:eastAsia="Times New Roman" w:hAnsi="Times New Roman" w:cs="David" w:hint="cs"/>
          <w:sz w:val="25"/>
          <w:szCs w:val="24"/>
          <w:rtl/>
        </w:rPr>
        <w:t>:</w:t>
      </w:r>
    </w:p>
    <w:p w14:paraId="235E13F9" w14:textId="77777777" w:rsidR="001B46E1" w:rsidRPr="001B46E1" w:rsidRDefault="001B46E1" w:rsidP="001B46E1">
      <w:pPr>
        <w:spacing w:before="0" w:beforeAutospacing="0" w:after="0" w:afterAutospacing="0" w:line="240" w:lineRule="auto"/>
        <w:ind w:left="720"/>
        <w:jc w:val="both"/>
        <w:rPr>
          <w:rFonts w:ascii="Times New Roman" w:eastAsia="Times New Roman" w:hAnsi="Times New Roman" w:cs="David"/>
          <w:sz w:val="25"/>
          <w:szCs w:val="24"/>
          <w:rtl/>
        </w:rPr>
      </w:pPr>
    </w:p>
    <w:p w14:paraId="6B3104B5" w14:textId="77777777" w:rsidR="001B46E1" w:rsidRPr="001B46E1" w:rsidRDefault="001B46E1"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rtl/>
        </w:rPr>
        <w:t xml:space="preserve">השלמת מיפוי וסקר התשתיות </w:t>
      </w:r>
      <w:r w:rsidRPr="001B46E1">
        <w:rPr>
          <w:rFonts w:ascii="Times New Roman" w:eastAsia="Times New Roman" w:hAnsi="Times New Roman" w:cs="David"/>
          <w:sz w:val="25"/>
          <w:szCs w:val="24"/>
          <w:rtl/>
        </w:rPr>
        <w:t>–</w:t>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7932CF">
        <w:rPr>
          <w:rFonts w:ascii="Times New Roman" w:eastAsia="Times New Roman" w:hAnsi="Times New Roman" w:cs="David" w:hint="cs"/>
          <w:sz w:val="25"/>
          <w:szCs w:val="24"/>
          <w:rtl/>
        </w:rPr>
        <w:t>00/00/0000</w:t>
      </w:r>
    </w:p>
    <w:p w14:paraId="528E7802" w14:textId="56A71F8C" w:rsidR="001B46E1" w:rsidRPr="001B46E1" w:rsidRDefault="007932CF"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Pr>
          <w:rFonts w:ascii="Times New Roman" w:eastAsia="Times New Roman" w:hAnsi="Times New Roman" w:cs="David" w:hint="cs"/>
          <w:sz w:val="25"/>
          <w:szCs w:val="24"/>
          <w:rtl/>
        </w:rPr>
        <w:t>השלמת הכנת ת</w:t>
      </w:r>
      <w:r w:rsidR="001B46E1" w:rsidRPr="001B46E1">
        <w:rPr>
          <w:rFonts w:ascii="Times New Roman" w:eastAsia="Times New Roman" w:hAnsi="Times New Roman" w:cs="David" w:hint="cs"/>
          <w:sz w:val="25"/>
          <w:szCs w:val="24"/>
          <w:rtl/>
        </w:rPr>
        <w:t xml:space="preserve">כניות מצב קיים של התשתיות </w:t>
      </w:r>
      <w:r w:rsidR="001B46E1" w:rsidRPr="001B46E1">
        <w:rPr>
          <w:rFonts w:ascii="Times New Roman" w:eastAsia="Times New Roman" w:hAnsi="Times New Roman" w:cs="David"/>
          <w:sz w:val="25"/>
          <w:szCs w:val="24"/>
          <w:rtl/>
        </w:rPr>
        <w:t>–</w:t>
      </w:r>
      <w:r w:rsidR="001B46E1" w:rsidRPr="001B46E1">
        <w:rPr>
          <w:rFonts w:ascii="Times New Roman" w:eastAsia="Times New Roman" w:hAnsi="Times New Roman" w:cs="David" w:hint="cs"/>
          <w:sz w:val="25"/>
          <w:szCs w:val="24"/>
          <w:rtl/>
        </w:rPr>
        <w:t xml:space="preserve"> </w:t>
      </w:r>
      <w:r w:rsidR="001B46E1" w:rsidRPr="001B46E1">
        <w:rPr>
          <w:rFonts w:ascii="Times New Roman" w:eastAsia="Times New Roman" w:hAnsi="Times New Roman" w:cs="David" w:hint="cs"/>
          <w:sz w:val="25"/>
          <w:szCs w:val="24"/>
          <w:rtl/>
        </w:rPr>
        <w:tab/>
      </w:r>
      <w:r w:rsidR="001B46E1" w:rsidRPr="001B46E1">
        <w:rPr>
          <w:rFonts w:ascii="Times New Roman" w:eastAsia="Times New Roman" w:hAnsi="Times New Roman" w:cs="David" w:hint="cs"/>
          <w:sz w:val="25"/>
          <w:szCs w:val="24"/>
          <w:rtl/>
        </w:rPr>
        <w:tab/>
      </w:r>
      <w:r w:rsidR="001B46E1" w:rsidRPr="007932CF">
        <w:rPr>
          <w:rFonts w:ascii="Times New Roman" w:eastAsia="Times New Roman" w:hAnsi="Times New Roman" w:cs="David" w:hint="cs"/>
          <w:sz w:val="25"/>
          <w:szCs w:val="24"/>
          <w:rtl/>
        </w:rPr>
        <w:t>00/00/0000</w:t>
      </w:r>
    </w:p>
    <w:p w14:paraId="3E9EC011"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B3B0FC2"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53D87F8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br w:type="page"/>
        <w:t>נספח "ד"</w:t>
      </w:r>
    </w:p>
    <w:p w14:paraId="33A1809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5CDED5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שכר היועץ</w:t>
      </w:r>
    </w:p>
    <w:p w14:paraId="58168143" w14:textId="77777777" w:rsidR="001B46E1" w:rsidRPr="001B46E1" w:rsidRDefault="001B46E1" w:rsidP="001B46E1">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DD83BCD" w14:textId="4A728CEA" w:rsidR="007932CF" w:rsidRDefault="001B46E1" w:rsidP="001B46E1">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1B46E1">
        <w:rPr>
          <w:rFonts w:ascii="Times New Roman" w:eastAsia="Times New Roman" w:hAnsi="Times New Roman" w:cs="David"/>
          <w:sz w:val="20"/>
          <w:szCs w:val="24"/>
          <w:rtl/>
          <w:lang w:eastAsia="he-IL"/>
        </w:rPr>
        <w:tab/>
        <w:t xml:space="preserve">תמורת בצוע מלוא שירותי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כמפורט בנספח ב' </w:t>
      </w:r>
      <w:r w:rsidRPr="001B46E1">
        <w:rPr>
          <w:rFonts w:ascii="Times New Roman" w:eastAsia="Times New Roman" w:hAnsi="Times New Roman" w:cs="David" w:hint="cs"/>
          <w:sz w:val="20"/>
          <w:szCs w:val="24"/>
          <w:rtl/>
          <w:lang w:eastAsia="he-IL"/>
        </w:rPr>
        <w:t xml:space="preserve">ובנספח ח' </w:t>
      </w:r>
      <w:r w:rsidRPr="001B46E1">
        <w:rPr>
          <w:rFonts w:ascii="Times New Roman" w:eastAsia="Times New Roman" w:hAnsi="Times New Roman" w:cs="David"/>
          <w:sz w:val="20"/>
          <w:szCs w:val="24"/>
          <w:rtl/>
          <w:lang w:eastAsia="he-IL"/>
        </w:rPr>
        <w:t>ישלם המזמין ל</w:t>
      </w:r>
      <w:r w:rsidRPr="001B46E1">
        <w:rPr>
          <w:rFonts w:ascii="Times New Roman" w:eastAsia="Times New Roman" w:hAnsi="Times New Roman" w:cs="David" w:hint="cs"/>
          <w:sz w:val="20"/>
          <w:szCs w:val="24"/>
          <w:rtl/>
          <w:lang w:eastAsia="he-IL"/>
        </w:rPr>
        <w:t>מתכנן</w:t>
      </w:r>
    </w:p>
    <w:p w14:paraId="7269C7B2" w14:textId="5C6F0375" w:rsidR="001B46E1" w:rsidRPr="001B46E1" w:rsidRDefault="007932CF" w:rsidP="007932CF">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1B46E1" w:rsidRPr="001B46E1">
        <w:rPr>
          <w:rFonts w:ascii="Times New Roman" w:eastAsia="Times New Roman" w:hAnsi="Times New Roman" w:cs="David"/>
          <w:sz w:val="20"/>
          <w:szCs w:val="24"/>
          <w:rtl/>
          <w:lang w:eastAsia="he-IL"/>
        </w:rPr>
        <w:t>כדלקמן:</w:t>
      </w:r>
    </w:p>
    <w:p w14:paraId="5F1EE821" w14:textId="77777777" w:rsidR="001B46E1" w:rsidRPr="007932CF"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FBC2C8E" w14:textId="2D5F8CFF" w:rsidR="001B46E1" w:rsidRPr="007932CF" w:rsidRDefault="001B46E1" w:rsidP="007932CF">
      <w:pPr>
        <w:spacing w:before="0" w:beforeAutospacing="0" w:after="0" w:afterAutospacing="0" w:line="360" w:lineRule="auto"/>
        <w:ind w:left="714" w:firstLine="6"/>
        <w:rPr>
          <w:rFonts w:ascii="Times New Roman" w:eastAsia="Times New Roman" w:hAnsi="Times New Roman" w:cs="David"/>
          <w:sz w:val="24"/>
          <w:szCs w:val="24"/>
          <w:rtl/>
        </w:rPr>
      </w:pPr>
      <w:r w:rsidRPr="007932CF">
        <w:rPr>
          <w:rFonts w:ascii="Times New Roman" w:eastAsia="Times New Roman" w:hAnsi="Times New Roman" w:cs="David"/>
          <w:sz w:val="24"/>
          <w:szCs w:val="24"/>
          <w:rtl/>
        </w:rPr>
        <w:t xml:space="preserve">סכום קבוע ומוחלט של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 xml:space="preserve"> (במילים: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w:t>
      </w:r>
    </w:p>
    <w:p w14:paraId="31061303"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r>
    </w:p>
    <w:p w14:paraId="5114223F" w14:textId="051E8B1F" w:rsidR="001B46E1" w:rsidRPr="001B46E1" w:rsidRDefault="001B46E1" w:rsidP="001B46E1">
      <w:pPr>
        <w:spacing w:before="120" w:beforeAutospacing="0" w:after="60" w:afterAutospacing="0" w:line="360" w:lineRule="auto"/>
        <w:ind w:left="720" w:hanging="72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5"/>
          <w:szCs w:val="25"/>
          <w:rtl/>
        </w:rPr>
        <w:t>2.</w:t>
      </w:r>
      <w:r w:rsidRPr="001B46E1">
        <w:rPr>
          <w:rFonts w:ascii="Times New Roman" w:eastAsia="Times New Roman" w:hAnsi="Times New Roman" w:cs="David"/>
          <w:sz w:val="25"/>
          <w:szCs w:val="25"/>
          <w:rtl/>
        </w:rPr>
        <w:tab/>
      </w:r>
      <w:r w:rsidRPr="001B46E1">
        <w:rPr>
          <w:rFonts w:ascii="Times New Roman" w:eastAsia="Times New Roman" w:hAnsi="Times New Roman" w:cs="David"/>
          <w:sz w:val="24"/>
          <w:szCs w:val="24"/>
          <w:rtl/>
          <w:lang w:eastAsia="he-IL"/>
        </w:rPr>
        <w:t xml:space="preserve">הסכום המפורט בסעיף 1.1 לעיל יהיה צמוד ל- </w:t>
      </w:r>
      <w:sdt>
        <w:sdtPr>
          <w:rPr>
            <w:rFonts w:ascii="Times New Roman" w:eastAsia="Times New Roman" w:hAnsi="Times New Roman" w:cs="David"/>
            <w:color w:val="333399"/>
            <w:sz w:val="24"/>
            <w:szCs w:val="24"/>
            <w:rtl/>
            <w:lang w:eastAsia="he-IL"/>
          </w:rPr>
          <w:alias w:val="סוג מדד כותרת"/>
          <w:tag w:val="cntMadadTypeTitle"/>
          <w:id w:val="-444932378"/>
          <w:placeholder>
            <w:docPart w:val="6A0302940FBC4493ADE57F8BE1BC57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4433E" w:rsidRPr="007932CF">
            <w:rPr>
              <w:rStyle w:val="PlaceholderText"/>
              <w:rFonts w:hint="cs"/>
              <w:color w:val="00B0F0"/>
              <w:rtl/>
            </w:rPr>
            <w:t>[סוג</w:t>
          </w:r>
          <w:r w:rsidR="00B4433E" w:rsidRPr="007932CF">
            <w:rPr>
              <w:rStyle w:val="PlaceholderText"/>
              <w:color w:val="00B0F0"/>
              <w:rtl/>
            </w:rPr>
            <w:t xml:space="preserve"> </w:t>
          </w:r>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גין/ידוע - כותרת"/>
          <w:tag w:val="cntIsKnownTitle"/>
          <w:id w:val="-156226517"/>
          <w:placeholder>
            <w:docPart w:val="AF6A11061F8E427896CA7C1AA85D8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בגין</w:t>
          </w:r>
          <w:r w:rsidR="00B4433E" w:rsidRPr="007932CF">
            <w:rPr>
              <w:rStyle w:val="PlaceholderText"/>
              <w:color w:val="00B0F0"/>
              <w:rtl/>
            </w:rPr>
            <w:t>/</w:t>
          </w:r>
          <w:r w:rsidR="00B4433E" w:rsidRPr="007932CF">
            <w:rPr>
              <w:rStyle w:val="PlaceholderText"/>
              <w:rFonts w:hint="cs"/>
              <w:color w:val="00B0F0"/>
              <w:rtl/>
            </w:rPr>
            <w:t>ידוע</w:t>
          </w:r>
          <w:r w:rsidR="00B4433E" w:rsidRPr="007932CF">
            <w:rPr>
              <w:rStyle w:val="PlaceholderText"/>
              <w:color w:val="00B0F0"/>
              <w:rtl/>
            </w:rPr>
            <w:t xml:space="preserve"> -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סיס"/>
          <w:tag w:val="cntMadadBase"/>
          <w:id w:val="558366355"/>
          <w:placeholder>
            <w:docPart w:val="F3BB59F11BB441069391A82E1274BB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בסיס]</w:t>
          </w:r>
        </w:sdtContent>
      </w:sdt>
      <w:r w:rsidRPr="001B46E1">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333399"/>
            <w:sz w:val="24"/>
            <w:szCs w:val="24"/>
            <w:rtl/>
            <w:lang w:eastAsia="he-IL"/>
          </w:rPr>
          <w:alias w:val="נקודות מדד"/>
          <w:tag w:val="cntMadadPoints"/>
          <w:id w:val="849305473"/>
          <w:placeholder>
            <w:docPart w:val="F977D371D00B441C8F1A88971CF6F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4433E" w:rsidRPr="007932CF">
            <w:rPr>
              <w:rStyle w:val="PlaceholderText"/>
              <w:rFonts w:hint="cs"/>
              <w:color w:val="00B0F0"/>
              <w:rtl/>
            </w:rPr>
            <w:t>[נקודות</w:t>
          </w:r>
          <w:r w:rsidR="00B4433E" w:rsidRPr="007932CF">
            <w:rPr>
              <w:rStyle w:val="PlaceholderText"/>
              <w:color w:val="00B0F0"/>
              <w:rtl/>
            </w:rPr>
            <w:t xml:space="preserve"> </w:t>
          </w:r>
          <w:r w:rsidR="00B4433E" w:rsidRPr="007932CF">
            <w:rPr>
              <w:rStyle w:val="PlaceholderText"/>
              <w:rFonts w:hint="cs"/>
              <w:color w:val="00B0F0"/>
              <w:rtl/>
            </w:rPr>
            <w:t>מדד]</w:t>
          </w:r>
        </w:sdtContent>
      </w:sdt>
      <w:r w:rsidRPr="001B46E1">
        <w:rPr>
          <w:rFonts w:ascii="Times New Roman" w:eastAsia="Times New Roman" w:hAnsi="Times New Roman" w:cs="David"/>
          <w:sz w:val="24"/>
          <w:szCs w:val="24"/>
          <w:rtl/>
          <w:lang w:eastAsia="he-IL"/>
        </w:rPr>
        <w:t xml:space="preserve"> נקודות עד למדד הידוע ביום הגשת כל חשבון.</w:t>
      </w:r>
    </w:p>
    <w:p w14:paraId="0C72A1A8" w14:textId="77777777" w:rsidR="001B46E1" w:rsidRPr="001B46E1" w:rsidRDefault="001B46E1" w:rsidP="001B46E1">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p>
    <w:p w14:paraId="24B06A8C" w14:textId="77777777" w:rsidR="001B46E1" w:rsidRPr="001B46E1" w:rsidRDefault="001B46E1" w:rsidP="001B46E1">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t>3.</w:t>
      </w:r>
      <w:r w:rsidRPr="001B46E1">
        <w:rPr>
          <w:rFonts w:ascii="Times New Roman" w:eastAsia="Times New Roman" w:hAnsi="Times New Roman" w:cs="David"/>
          <w:sz w:val="20"/>
          <w:szCs w:val="24"/>
          <w:rtl/>
          <w:lang w:eastAsia="he-IL"/>
        </w:rPr>
        <w:tab/>
        <w:t>למען הסר ספק:</w:t>
      </w:r>
    </w:p>
    <w:p w14:paraId="1EF43F66"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30EAEC" w14:textId="6422DD2C"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3.1</w:t>
      </w:r>
      <w:r w:rsidRPr="001B46E1">
        <w:rPr>
          <w:rFonts w:ascii="Times New Roman" w:eastAsia="Times New Roman" w:hAnsi="Times New Roman" w:cs="David"/>
          <w:sz w:val="24"/>
          <w:szCs w:val="24"/>
          <w:rtl/>
        </w:rPr>
        <w:tab/>
        <w:t xml:space="preserve">מובהר כי 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ומועדי התשלום הינם סופיים ומוחלטים, והם לא ישתנו מכל גורם שהו</w:t>
      </w:r>
      <w:r w:rsidRPr="001B46E1">
        <w:rPr>
          <w:rFonts w:ascii="Times New Roman" w:eastAsia="Times New Roman" w:hAnsi="Times New Roman" w:cs="David" w:hint="cs"/>
          <w:sz w:val="24"/>
          <w:szCs w:val="24"/>
          <w:rtl/>
        </w:rPr>
        <w:t xml:space="preserve">א כמפורט בסעיף 7 לחוזה. </w:t>
      </w:r>
    </w:p>
    <w:p w14:paraId="3EB1226C" w14:textId="77777777" w:rsidR="001B46E1" w:rsidRPr="001B46E1" w:rsidRDefault="001B46E1" w:rsidP="001B46E1">
      <w:pPr>
        <w:spacing w:before="0" w:beforeAutospacing="0" w:after="0" w:afterAutospacing="0" w:line="360" w:lineRule="auto"/>
        <w:jc w:val="both"/>
        <w:rPr>
          <w:rFonts w:ascii="Times New Roman" w:eastAsia="Times New Roman" w:hAnsi="Times New Roman" w:cs="David"/>
          <w:sz w:val="24"/>
          <w:szCs w:val="24"/>
        </w:rPr>
      </w:pPr>
    </w:p>
    <w:p w14:paraId="2C82560A" w14:textId="168A7FCC"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w:t>
      </w: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t xml:space="preserve">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כולל את כל המפורט בחוזה על כל נספחיו, לרבות נספח ב'</w:t>
      </w:r>
      <w:r w:rsidRPr="001B46E1">
        <w:rPr>
          <w:rFonts w:ascii="Times New Roman" w:eastAsia="Times New Roman" w:hAnsi="Times New Roman" w:cs="David" w:hint="cs"/>
          <w:sz w:val="24"/>
          <w:szCs w:val="24"/>
          <w:rtl/>
        </w:rPr>
        <w:t xml:space="preserve"> ונספח ח'</w:t>
      </w:r>
      <w:r w:rsidRPr="001B46E1">
        <w:rPr>
          <w:rFonts w:ascii="Times New Roman" w:eastAsia="Times New Roman" w:hAnsi="Times New Roman" w:cs="David"/>
          <w:sz w:val="24"/>
          <w:szCs w:val="24"/>
          <w:rtl/>
        </w:rPr>
        <w:t>.</w:t>
      </w:r>
    </w:p>
    <w:p w14:paraId="1F2B7814"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61AA64D1" w14:textId="77777777"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3.3</w:t>
      </w:r>
      <w:r w:rsidRPr="001B46E1">
        <w:rPr>
          <w:rFonts w:ascii="Times New Roman" w:eastAsia="Times New Roman" w:hAnsi="Times New Roman" w:cs="David" w:hint="cs"/>
          <w:sz w:val="24"/>
          <w:szCs w:val="24"/>
          <w:rtl/>
        </w:rPr>
        <w:tab/>
      </w:r>
      <w:r w:rsidRPr="001B46E1">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1B46E1">
        <w:rPr>
          <w:rFonts w:ascii="Times New Roman" w:eastAsia="Times New Roman" w:hAnsi="Times New Roman" w:cs="David" w:hint="cs"/>
          <w:sz w:val="24"/>
          <w:szCs w:val="24"/>
          <w:rtl/>
        </w:rPr>
        <w:t>.</w:t>
      </w:r>
    </w:p>
    <w:p w14:paraId="60EA7FB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317402" w14:textId="1B5D5FDD"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4.</w:t>
      </w:r>
      <w:r w:rsidRPr="001B46E1">
        <w:rPr>
          <w:rFonts w:ascii="Times New Roman" w:eastAsia="Times New Roman" w:hAnsi="Times New Roman" w:cs="David"/>
          <w:sz w:val="20"/>
          <w:szCs w:val="24"/>
          <w:rtl/>
          <w:lang w:eastAsia="he-IL"/>
        </w:rPr>
        <w:tab/>
        <w:t>בנוסף לכל תשלום ישולם ל</w:t>
      </w:r>
      <w:r w:rsidRPr="001B46E1">
        <w:rPr>
          <w:rFonts w:ascii="Times New Roman" w:eastAsia="Times New Roman" w:hAnsi="Times New Roman" w:cs="David" w:hint="cs"/>
          <w:sz w:val="20"/>
          <w:szCs w:val="24"/>
          <w:rtl/>
          <w:lang w:eastAsia="he-IL"/>
        </w:rPr>
        <w:t>מתכנן</w:t>
      </w:r>
      <w:r w:rsidRPr="001B46E1">
        <w:rPr>
          <w:rFonts w:ascii="Times New Roman" w:eastAsia="Times New Roman" w:hAnsi="Times New Roman" w:cs="David"/>
          <w:sz w:val="20"/>
          <w:szCs w:val="24"/>
          <w:rtl/>
          <w:lang w:eastAsia="he-IL"/>
        </w:rPr>
        <w:t xml:space="preserve"> מע"מ כשיעורו בחוק וזאת כנגד המצאת חשבונית מס כדין, למועד תשלום המע"מ ע"י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והמצאת כל אשור נוסף ע"פ</w:t>
      </w:r>
      <w:r w:rsidRPr="001B46E1">
        <w:rPr>
          <w:rFonts w:ascii="Times New Roman" w:eastAsia="Times New Roman" w:hAnsi="Times New Roman" w:cs="David" w:hint="cs"/>
          <w:sz w:val="20"/>
          <w:szCs w:val="24"/>
          <w:rtl/>
          <w:lang w:eastAsia="he-IL"/>
        </w:rPr>
        <w:t xml:space="preserve"> כל</w:t>
      </w:r>
      <w:r w:rsidRPr="001B46E1">
        <w:rPr>
          <w:rFonts w:ascii="Times New Roman" w:eastAsia="Times New Roman" w:hAnsi="Times New Roman" w:cs="David"/>
          <w:sz w:val="20"/>
          <w:szCs w:val="24"/>
          <w:rtl/>
          <w:lang w:eastAsia="he-IL"/>
        </w:rPr>
        <w:t xml:space="preserve"> דין</w:t>
      </w:r>
      <w:r w:rsidRPr="001B46E1">
        <w:rPr>
          <w:rFonts w:ascii="Times New Roman" w:eastAsia="Times New Roman" w:hAnsi="Times New Roman" w:cs="David"/>
          <w:sz w:val="24"/>
          <w:szCs w:val="24"/>
          <w:rtl/>
          <w:lang w:eastAsia="he-IL"/>
        </w:rPr>
        <w:t>, לרבות אשור על 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הול ספרים ואשור על ניכוי מס במקור</w:t>
      </w:r>
      <w:r w:rsidRPr="001B46E1">
        <w:rPr>
          <w:rFonts w:ascii="Times New Roman" w:eastAsia="Times New Roman" w:hAnsi="Times New Roman" w:cs="David" w:hint="cs"/>
          <w:sz w:val="24"/>
          <w:szCs w:val="24"/>
          <w:rtl/>
          <w:lang w:eastAsia="he-IL"/>
        </w:rPr>
        <w:t>.</w:t>
      </w:r>
    </w:p>
    <w:p w14:paraId="473C27E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28A39" w14:textId="49E6F82F"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5.</w:t>
      </w:r>
      <w:r w:rsidRPr="001B46E1">
        <w:rPr>
          <w:rFonts w:ascii="Times New Roman" w:eastAsia="Times New Roman" w:hAnsi="Times New Roman" w:cs="David"/>
          <w:sz w:val="20"/>
          <w:szCs w:val="24"/>
          <w:rtl/>
          <w:lang w:eastAsia="he-IL"/>
        </w:rPr>
        <w:tab/>
      </w:r>
      <w:r w:rsidRPr="001B46E1">
        <w:rPr>
          <w:rFonts w:ascii="Times New Roman" w:eastAsia="Times New Roman" w:hAnsi="Times New Roman" w:cs="David"/>
          <w:sz w:val="24"/>
          <w:szCs w:val="24"/>
          <w:rtl/>
          <w:lang w:eastAsia="he-IL"/>
        </w:rPr>
        <w:t xml:space="preserve">תנאי מוקדם לביצוע התשלומים לפי נספח זה הוא קיום כל התחייבויות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xml:space="preserve"> על פי חוזה זה, השלמת כל עבודות התכנון הכלולות בשכר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כמפורט בנספח ב', ומסירת כל המסמכים והתכניות למזמין</w:t>
      </w:r>
      <w:r w:rsidRPr="001B46E1">
        <w:rPr>
          <w:rFonts w:ascii="Times New Roman" w:eastAsia="Times New Roman" w:hAnsi="Times New Roman" w:cs="David"/>
          <w:sz w:val="20"/>
          <w:szCs w:val="24"/>
          <w:rtl/>
          <w:lang w:eastAsia="he-IL"/>
        </w:rPr>
        <w:t>.</w:t>
      </w:r>
    </w:p>
    <w:p w14:paraId="4D0DA25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5"/>
          <w:szCs w:val="25"/>
          <w:rtl/>
        </w:rPr>
        <w:br w:type="page"/>
      </w:r>
      <w:r w:rsidRPr="001B46E1">
        <w:rPr>
          <w:rFonts w:ascii="Times New Roman" w:eastAsia="Times New Roman" w:hAnsi="Times New Roman" w:cs="David"/>
          <w:b/>
          <w:bCs/>
          <w:sz w:val="24"/>
          <w:szCs w:val="24"/>
          <w:u w:val="single"/>
          <w:rtl/>
        </w:rPr>
        <w:t>נספח "ה"</w:t>
      </w:r>
    </w:p>
    <w:p w14:paraId="1F19EA8E"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048023B" w14:textId="77D518A2"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תשלומי שכר </w:t>
      </w:r>
      <w:r w:rsidR="00004D83">
        <w:rPr>
          <w:rFonts w:ascii="Times New Roman" w:eastAsia="Times New Roman" w:hAnsi="Times New Roman" w:cs="David" w:hint="cs"/>
          <w:b/>
          <w:bCs/>
          <w:sz w:val="24"/>
          <w:szCs w:val="24"/>
          <w:u w:val="single"/>
          <w:rtl/>
        </w:rPr>
        <w:t>היועץ</w:t>
      </w:r>
    </w:p>
    <w:p w14:paraId="258A7790"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2D556E" w14:textId="52A9DC8E" w:rsidR="007932CF" w:rsidRDefault="001B46E1" w:rsidP="009B3D89">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ישולם לשיעורין כנגד גמר כל שלב ושלב של שרותי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כמוגדר בחוזה לרבות בנספחים ב' ו- ח' כדלקמן:</w:t>
      </w:r>
    </w:p>
    <w:p w14:paraId="4C1998E4" w14:textId="71330126" w:rsidR="001B46E1" w:rsidRPr="001B46E1" w:rsidRDefault="001B46E1" w:rsidP="007932CF">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br/>
      </w:r>
    </w:p>
    <w:p w14:paraId="0D0B4AE8"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1.1</w:t>
      </w:r>
      <w:r w:rsidRPr="001B46E1">
        <w:rPr>
          <w:rFonts w:ascii="Times New Roman" w:eastAsia="Times New Roman" w:hAnsi="Times New Roman" w:cs="David"/>
          <w:sz w:val="24"/>
          <w:szCs w:val="24"/>
          <w:rtl/>
        </w:rPr>
        <w:tab/>
        <w:t xml:space="preserve">לאחר גמר </w:t>
      </w:r>
      <w:r w:rsidRPr="001B46E1">
        <w:rPr>
          <w:rFonts w:ascii="Times New Roman" w:eastAsia="Times New Roman" w:hAnsi="Times New Roman" w:cs="David" w:hint="cs"/>
          <w:sz w:val="24"/>
          <w:szCs w:val="24"/>
          <w:rtl/>
        </w:rPr>
        <w:t>מיפוי ואיתור התשתיות הקיימות</w:t>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0545653A" w14:textId="7102FECA"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1.2</w:t>
      </w:r>
      <w:r w:rsidRPr="001B46E1">
        <w:rPr>
          <w:rFonts w:ascii="Times New Roman" w:eastAsia="Times New Roman" w:hAnsi="Times New Roman" w:cs="David"/>
          <w:sz w:val="24"/>
          <w:szCs w:val="24"/>
          <w:rtl/>
        </w:rPr>
        <w:tab/>
        <w:t xml:space="preserve">לאחר גמר </w:t>
      </w:r>
      <w:r w:rsidR="007932CF">
        <w:rPr>
          <w:rFonts w:ascii="Times New Roman" w:eastAsia="Times New Roman" w:hAnsi="Times New Roman" w:cs="David" w:hint="cs"/>
          <w:sz w:val="24"/>
          <w:szCs w:val="24"/>
          <w:rtl/>
        </w:rPr>
        <w:t>הכנת ת</w:t>
      </w:r>
      <w:r w:rsidRPr="001B46E1">
        <w:rPr>
          <w:rFonts w:ascii="Times New Roman" w:eastAsia="Times New Roman" w:hAnsi="Times New Roman" w:cs="David" w:hint="cs"/>
          <w:sz w:val="24"/>
          <w:szCs w:val="24"/>
          <w:rtl/>
        </w:rPr>
        <w:t>כניות סקר התשתיות</w:t>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5249055C"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Pr>
      </w:pPr>
    </w:p>
    <w:p w14:paraId="565F8977" w14:textId="77777777" w:rsidR="001B46E1" w:rsidRPr="001B46E1" w:rsidRDefault="001B46E1"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למרות האמור בסעיף 1 לעיל רשאי המזמין לשלם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מקדמות בגין קידום התכנון אשר יקוזזו משלבי התשלום עפ"י קביעתו.</w:t>
      </w:r>
    </w:p>
    <w:p w14:paraId="2A297B6A" w14:textId="77777777" w:rsidR="001B46E1" w:rsidRPr="001B46E1" w:rsidRDefault="001B46E1" w:rsidP="001B46E1">
      <w:pPr>
        <w:spacing w:before="0" w:beforeAutospacing="0" w:after="0" w:afterAutospacing="0" w:line="360" w:lineRule="auto"/>
        <w:rPr>
          <w:rFonts w:ascii="Times New Roman" w:eastAsia="Times New Roman" w:hAnsi="Times New Roman" w:cs="David"/>
          <w:sz w:val="24"/>
          <w:szCs w:val="24"/>
          <w:rtl/>
        </w:rPr>
      </w:pPr>
    </w:p>
    <w:p w14:paraId="14705B8A" w14:textId="7E3AD1D7" w:rsidR="001B46E1" w:rsidRPr="001B46E1" w:rsidRDefault="00004D83"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יגיש חשבון לא יותר מאשר פעם בחודש.</w:t>
      </w:r>
    </w:p>
    <w:p w14:paraId="3574824B"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p>
    <w:p w14:paraId="51B743D2" w14:textId="3ACDBFA0" w:rsidR="001B46E1" w:rsidRPr="001B46E1" w:rsidRDefault="001B46E1" w:rsidP="009B3D89">
      <w:pPr>
        <w:numPr>
          <w:ilvl w:val="0"/>
          <w:numId w:val="10"/>
        </w:numPr>
        <w:spacing w:before="0" w:beforeAutospacing="0" w:after="0" w:afterAutospacing="0" w:line="36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המזמין ישלם את 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בטווח של  60 יום מתאריך אישור החשבון ע"י המנהל.</w:t>
      </w:r>
    </w:p>
    <w:p w14:paraId="7EB1C18D" w14:textId="716007D4" w:rsidR="001B46E1" w:rsidRPr="001B46E1" w:rsidRDefault="001B46E1" w:rsidP="00004D83">
      <w:pPr>
        <w:spacing w:before="0" w:beforeAutospacing="0" w:after="0" w:afterAutospacing="0" w:line="360" w:lineRule="auto"/>
        <w:jc w:val="both"/>
        <w:rPr>
          <w:rFonts w:ascii="Times New Roman" w:eastAsia="Times New Roman" w:hAnsi="Times New Roman" w:cs="David"/>
          <w:sz w:val="24"/>
          <w:szCs w:val="24"/>
          <w:rtl/>
        </w:rPr>
      </w:pPr>
    </w:p>
    <w:p w14:paraId="045B3E81" w14:textId="77777777" w:rsidR="001B46E1" w:rsidRPr="001B46E1" w:rsidRDefault="001B46E1" w:rsidP="001B46E1">
      <w:pPr>
        <w:numPr>
          <w:ilvl w:val="0"/>
          <w:numId w:val="10"/>
        </w:numPr>
        <w:spacing w:before="0" w:beforeAutospacing="0" w:after="0" w:afterAutospacing="0" w:line="36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הגשת החשבונות תתבצע תוך הטענתם לתיקיית "חשבונות מוגשים" במערכת ה-</w:t>
      </w:r>
      <w:r w:rsidRPr="001B46E1">
        <w:rPr>
          <w:rFonts w:ascii="Times New Roman" w:eastAsia="Times New Roman" w:hAnsi="Times New Roman" w:cs="David"/>
          <w:sz w:val="24"/>
          <w:szCs w:val="24"/>
        </w:rPr>
        <w:t>@view</w:t>
      </w:r>
      <w:r w:rsidRPr="001B46E1">
        <w:rPr>
          <w:rFonts w:ascii="Times New Roman" w:eastAsia="Times New Roman" w:hAnsi="Times New Roman" w:cs="David"/>
          <w:sz w:val="24"/>
          <w:szCs w:val="24"/>
          <w:rtl/>
        </w:rPr>
        <w:t xml:space="preserve"> ויידוע המנהל בהתאם. מובהר כי הטענת החשבון למערכת מהווה תנאי לטיפול בו.</w:t>
      </w:r>
    </w:p>
    <w:p w14:paraId="3B798D24" w14:textId="77777777" w:rsidR="001B46E1" w:rsidRPr="001B46E1" w:rsidRDefault="001B46E1" w:rsidP="001B46E1">
      <w:pPr>
        <w:spacing w:before="0" w:beforeAutospacing="0" w:after="0" w:afterAutospacing="0" w:line="360" w:lineRule="auto"/>
        <w:jc w:val="center"/>
        <w:rPr>
          <w:rFonts w:ascii="Times New Roman" w:eastAsia="Times New Roman" w:hAnsi="Times New Roman" w:cs="David"/>
          <w:sz w:val="25"/>
          <w:szCs w:val="24"/>
          <w:rtl/>
        </w:rPr>
      </w:pPr>
      <w:r w:rsidRPr="001B46E1">
        <w:rPr>
          <w:rFonts w:ascii="Times New Roman" w:eastAsia="Times New Roman" w:hAnsi="Times New Roman" w:cs="David"/>
          <w:sz w:val="24"/>
          <w:szCs w:val="24"/>
          <w:rtl/>
        </w:rPr>
        <w:br w:type="page"/>
      </w:r>
    </w:p>
    <w:p w14:paraId="079B6937" w14:textId="77777777" w:rsidR="007932CF" w:rsidRPr="00672C76" w:rsidRDefault="007932CF" w:rsidP="007932C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020248A" w14:textId="19A6E80C" w:rsidR="007932CF" w:rsidRPr="00B27B4C" w:rsidRDefault="007932CF" w:rsidP="007932CF">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DC596D207BE94A2591A1B540CCBBD7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C26BFDD"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E810A1D87A694CD9B56D6DAD532DB6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59B5356" w14:textId="7D3967D4"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2D8B9C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F5AB45F"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5C66E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87C2C74"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EC21BA9"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BDABE" w14:textId="5DA10654"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F63643A27BC8490FB2C697F55A9CD8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35DE917763844146AA5B4EE226DCF87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3F03593320724C7B95AF0C0466DAC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F3754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6FEDC" w14:textId="634D79C5" w:rsidR="007932CF" w:rsidRPr="00B27B4C" w:rsidRDefault="007932CF" w:rsidP="00004D83">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33C9BF62F6E4C98B9F48EB0EBECE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BEDE61D15864F86A5CADA14C43A13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סקר תשתיות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6602A99D4DE463D8536A1311828F4B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1CCBFE23"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E151BD" w14:textId="75744AF9"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C59252865D340D0A2928211D50C4C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709B55F"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7FE510" w14:textId="0D53A154" w:rsidR="007932CF" w:rsidRPr="00B27B4C" w:rsidRDefault="007932CF" w:rsidP="007932CF">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B9B82F504B7403EA962BB0DD5CE5E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78371B4"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ADC687"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6157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9249B4"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2223F35"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DF8C4D"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9163AB8"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D76908"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6E5169F" w14:textId="77777777" w:rsidR="007932CF" w:rsidRPr="00435A20" w:rsidRDefault="007932CF" w:rsidP="007932CF">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DA1ACDF"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71E26C" w14:textId="77FD330A" w:rsidR="007932CF" w:rsidRPr="000525E5"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98CBEFADCFA4751B6C4087C7BFC9A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120802EF" w14:textId="77777777" w:rsidR="007932CF"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865390E"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E4AAAB3"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1835BFC"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76CACE9" w14:textId="77777777" w:rsidR="007932CF" w:rsidRPr="00B27B4C" w:rsidRDefault="007932CF" w:rsidP="007932CF">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F3242BB" w14:textId="77777777" w:rsidR="007932CF" w:rsidRPr="00776496" w:rsidRDefault="007932CF" w:rsidP="007932CF">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636E2D7"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1125A"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F9FDE8"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08E86BF"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D42294"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2F0328" w14:textId="77777777" w:rsidR="00F20F19" w:rsidRPr="0009511C" w:rsidRDefault="00F20F19" w:rsidP="00F20F19">
      <w:pPr>
        <w:widowControl w:val="0"/>
        <w:spacing w:before="0" w:beforeAutospacing="0" w:after="0" w:afterAutospacing="0" w:line="240" w:lineRule="auto"/>
        <w:jc w:val="center"/>
        <w:rPr>
          <w:rFonts w:ascii="David" w:eastAsia="Times New Roman" w:hAnsi="David" w:cs="David"/>
          <w:sz w:val="24"/>
          <w:szCs w:val="24"/>
          <w:lang w:eastAsia="he-IL"/>
        </w:rPr>
      </w:pPr>
    </w:p>
    <w:p w14:paraId="6B98C868" w14:textId="77777777" w:rsidR="00F20F19" w:rsidRPr="00FA17C3" w:rsidRDefault="00F20F19" w:rsidP="00F20F19">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F4D3B6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w:t>
      </w:r>
      <w:bookmarkStart w:id="1" w:name="_GoBack"/>
      <w:bookmarkEnd w:id="1"/>
      <w:r w:rsidRPr="00FA17C3">
        <w:rPr>
          <w:rFonts w:ascii="Courier New" w:eastAsia="Times New Roman" w:hAnsi="Courier New" w:cs="David"/>
          <w:color w:val="000000"/>
          <w:sz w:val="24"/>
          <w:szCs w:val="24"/>
          <w:rtl/>
          <w:lang w:val="he-IL" w:eastAsia="he-IL"/>
        </w:rPr>
        <w:t xml:space="preserve"> </w:t>
      </w:r>
    </w:p>
    <w:p w14:paraId="30EDA6AE"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8203223"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63022C8"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FB34A18" w14:textId="77777777" w:rsidR="00F20F19" w:rsidRPr="00FA17C3" w:rsidRDefault="00F20F19" w:rsidP="00F20F19">
      <w:pPr>
        <w:widowControl w:val="0"/>
        <w:numPr>
          <w:ilvl w:val="0"/>
          <w:numId w:val="1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C2E42E1"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5C86224"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369E5F4"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20A7AA8B"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B46555C"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445937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C3755C2"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1E1D44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F99C21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78B7064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079A93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765C81F5"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55F286F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42FBDF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6979495"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02BE88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84590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359825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BEB3BF8" w14:textId="77777777" w:rsidR="00F20F19" w:rsidRPr="004A6AA4" w:rsidRDefault="00F20F19" w:rsidP="00F20F1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A68818B"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63E9347"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20F19" w:rsidRPr="00FA17C3" w14:paraId="4FBC59C6" w14:textId="77777777" w:rsidTr="00835354">
        <w:trPr>
          <w:trHeight w:val="463"/>
          <w:tblHeader/>
        </w:trPr>
        <w:tc>
          <w:tcPr>
            <w:tcW w:w="8659" w:type="dxa"/>
            <w:gridSpan w:val="4"/>
            <w:shd w:val="clear" w:color="auto" w:fill="F2F2F2" w:themeFill="background1" w:themeFillShade="F2"/>
          </w:tcPr>
          <w:p w14:paraId="69A4E634" w14:textId="77777777" w:rsidR="00F20F19" w:rsidRPr="002A3FB5" w:rsidRDefault="00F20F1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62049C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20F19" w:rsidRPr="00FA17C3" w14:paraId="17F6E7CD" w14:textId="77777777" w:rsidTr="00835354">
        <w:trPr>
          <w:trHeight w:val="315"/>
        </w:trPr>
        <w:tc>
          <w:tcPr>
            <w:tcW w:w="11482" w:type="dxa"/>
            <w:gridSpan w:val="5"/>
          </w:tcPr>
          <w:p w14:paraId="07CCD72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678F7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20F19" w:rsidRPr="00FA17C3" w14:paraId="09D4CC4E" w14:textId="77777777" w:rsidTr="00835354">
        <w:trPr>
          <w:trHeight w:val="278"/>
        </w:trPr>
        <w:tc>
          <w:tcPr>
            <w:tcW w:w="2244" w:type="dxa"/>
            <w:shd w:val="clear" w:color="auto" w:fill="F2F2F2" w:themeFill="background1" w:themeFillShade="F2"/>
          </w:tcPr>
          <w:p w14:paraId="76275FB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F8FCAD1" w14:textId="77777777" w:rsidR="00F20F19" w:rsidRPr="00FA17C3" w:rsidDel="009955DA"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649DF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10C4DF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016E82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20F19" w:rsidRPr="00FA17C3" w14:paraId="1B7C2B4F" w14:textId="77777777" w:rsidTr="00835354">
        <w:trPr>
          <w:trHeight w:val="551"/>
        </w:trPr>
        <w:tc>
          <w:tcPr>
            <w:tcW w:w="2244" w:type="dxa"/>
          </w:tcPr>
          <w:p w14:paraId="43AE7F4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8560EC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82725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F6A33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853F26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87733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25D0E3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6F6C45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D6590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1232AB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D2A133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22FAD9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A239C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32A484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823A9E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B39E2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6A5DDD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43BFF9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CC9C53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A0662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5CA20E83" w14:textId="77777777" w:rsidTr="00835354">
        <w:trPr>
          <w:trHeight w:val="571"/>
        </w:trPr>
        <w:tc>
          <w:tcPr>
            <w:tcW w:w="2244" w:type="dxa"/>
          </w:tcPr>
          <w:p w14:paraId="0596253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C1E1BD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A202E0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F9196B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F5070E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C074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E06D57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737A42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2AA11FDF" w14:textId="77777777" w:rsidTr="00835354">
        <w:trPr>
          <w:trHeight w:val="513"/>
        </w:trPr>
        <w:tc>
          <w:tcPr>
            <w:tcW w:w="2244" w:type="dxa"/>
            <w:vMerge w:val="restart"/>
          </w:tcPr>
          <w:p w14:paraId="5013B25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EACE1D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961883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DB48BC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2629E7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671BC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40046EE0" w14:textId="77777777" w:rsidTr="00835354">
        <w:trPr>
          <w:trHeight w:val="512"/>
        </w:trPr>
        <w:tc>
          <w:tcPr>
            <w:tcW w:w="2244" w:type="dxa"/>
            <w:vMerge/>
          </w:tcPr>
          <w:p w14:paraId="0250768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3E085B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7779C4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2B3EB0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B4C0FB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051E4E1C" w14:textId="77777777" w:rsidR="00F20F19" w:rsidRPr="00FA17C3" w:rsidRDefault="00F20F19" w:rsidP="00F20F1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6A74DA1" w14:textId="77777777" w:rsidR="00F20F19" w:rsidRPr="00FA17C3" w:rsidRDefault="00F20F19" w:rsidP="00F20F1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20F19" w:rsidRPr="00FA17C3" w14:paraId="1709361F" w14:textId="77777777" w:rsidTr="00835354">
        <w:trPr>
          <w:trHeight w:val="268"/>
          <w:tblHeader/>
        </w:trPr>
        <w:tc>
          <w:tcPr>
            <w:tcW w:w="11482" w:type="dxa"/>
            <w:gridSpan w:val="11"/>
          </w:tcPr>
          <w:p w14:paraId="0B5A01F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20F19" w:rsidRPr="00FA17C3" w14:paraId="466DB3B2" w14:textId="77777777" w:rsidTr="00835354">
        <w:trPr>
          <w:gridBefore w:val="1"/>
          <w:wBefore w:w="7" w:type="dxa"/>
          <w:trHeight w:val="431"/>
        </w:trPr>
        <w:tc>
          <w:tcPr>
            <w:tcW w:w="1277" w:type="dxa"/>
            <w:vMerge w:val="restart"/>
            <w:shd w:val="clear" w:color="auto" w:fill="F2F2F2" w:themeFill="background1" w:themeFillShade="F2"/>
          </w:tcPr>
          <w:p w14:paraId="576E063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2F2879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D476FA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8928F4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98EEF6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B82479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00210A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A4690F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035397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4E95D5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67AFDD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0D6345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4A2D90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20F19" w:rsidRPr="00FA17C3" w14:paraId="568E64A5" w14:textId="77777777" w:rsidTr="00835354">
        <w:trPr>
          <w:gridBefore w:val="1"/>
          <w:wBefore w:w="7" w:type="dxa"/>
          <w:trHeight w:val="367"/>
        </w:trPr>
        <w:tc>
          <w:tcPr>
            <w:tcW w:w="1277" w:type="dxa"/>
            <w:vMerge/>
            <w:shd w:val="clear" w:color="auto" w:fill="F2F2F2" w:themeFill="background1" w:themeFillShade="F2"/>
          </w:tcPr>
          <w:p w14:paraId="799383A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2FD07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45DB48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9E49C6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251F09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C86C4F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93F0CD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2DCC7D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AEC136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DB0E6A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20F19" w:rsidRPr="00FA17C3" w14:paraId="19585B58" w14:textId="77777777" w:rsidTr="00835354">
        <w:trPr>
          <w:gridBefore w:val="1"/>
          <w:wBefore w:w="7" w:type="dxa"/>
          <w:trHeight w:val="624"/>
        </w:trPr>
        <w:tc>
          <w:tcPr>
            <w:tcW w:w="1277" w:type="dxa"/>
            <w:shd w:val="clear" w:color="auto" w:fill="F2F2F2" w:themeFill="background1" w:themeFillShade="F2"/>
          </w:tcPr>
          <w:p w14:paraId="2FB7FA1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400115C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4AD1E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06D73F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207470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C3C2E5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BCA5BF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D36DF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1EC5B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09474F8"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A58265C"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2C47036"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511AAD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31D3270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C8C671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15AF43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20F19" w:rsidRPr="00FA17C3" w14:paraId="54C0DA93" w14:textId="77777777" w:rsidTr="00835354">
        <w:trPr>
          <w:gridBefore w:val="1"/>
          <w:wBefore w:w="7" w:type="dxa"/>
          <w:trHeight w:val="624"/>
        </w:trPr>
        <w:tc>
          <w:tcPr>
            <w:tcW w:w="1277" w:type="dxa"/>
            <w:shd w:val="clear" w:color="auto" w:fill="FFFFFF" w:themeFill="background1"/>
          </w:tcPr>
          <w:p w14:paraId="6DB50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4A5BB7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516329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F9F29E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816C64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CC253E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619E69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AB0EE2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0AC1A58"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57B57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57E5C3F2"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49B09E3" w14:textId="77777777" w:rsidR="00F20F19" w:rsidRPr="00FA17C3" w:rsidRDefault="00F20F1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AD6FD50"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20F19" w:rsidRPr="00FA17C3" w14:paraId="0421E53A" w14:textId="77777777" w:rsidTr="00835354">
        <w:trPr>
          <w:gridBefore w:val="1"/>
          <w:wBefore w:w="7" w:type="dxa"/>
          <w:trHeight w:val="624"/>
        </w:trPr>
        <w:tc>
          <w:tcPr>
            <w:tcW w:w="1277" w:type="dxa"/>
            <w:shd w:val="clear" w:color="auto" w:fill="FFFFFF" w:themeFill="background1"/>
          </w:tcPr>
          <w:p w14:paraId="058E24A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91FE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7A86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23EBAD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B9323E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6D5EFB2" w14:textId="77777777" w:rsidR="00F20F19" w:rsidRPr="00FA17C3" w:rsidRDefault="00F20F1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8596D2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9BC99A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35F6F84"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F45D83E"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585B2B1"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52506E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8873E4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76E4D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DAD159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3638B5C"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CE5FF1F" w14:textId="77777777" w:rsidR="00F20F19" w:rsidRPr="00FA17C3" w:rsidRDefault="00F20F19" w:rsidP="00F20F1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20F19" w:rsidRPr="00FA17C3" w14:paraId="65CDEBC2" w14:textId="77777777" w:rsidTr="00835354">
        <w:trPr>
          <w:trHeight w:val="57"/>
          <w:tblHeader/>
        </w:trPr>
        <w:tc>
          <w:tcPr>
            <w:tcW w:w="11530" w:type="dxa"/>
            <w:shd w:val="clear" w:color="auto" w:fill="F2F2F2" w:themeFill="background1" w:themeFillShade="F2"/>
          </w:tcPr>
          <w:p w14:paraId="5E7912AA"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20F19" w:rsidRPr="00FA17C3" w14:paraId="362EBCD7" w14:textId="77777777" w:rsidTr="00835354">
        <w:trPr>
          <w:trHeight w:val="798"/>
        </w:trPr>
        <w:tc>
          <w:tcPr>
            <w:tcW w:w="11530" w:type="dxa"/>
          </w:tcPr>
          <w:p w14:paraId="27DA4FD0"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D34AC56"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8C44DE9"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DEDC86C"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A0F4345"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6948C9F"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BE3B8CE"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12"/>
        <w:bidiVisual/>
        <w:tblW w:w="11530" w:type="dxa"/>
        <w:tblLayout w:type="fixed"/>
        <w:tblLook w:val="04A0" w:firstRow="1" w:lastRow="0" w:firstColumn="1" w:lastColumn="0" w:noHBand="0" w:noVBand="1"/>
      </w:tblPr>
      <w:tblGrid>
        <w:gridCol w:w="11530"/>
      </w:tblGrid>
      <w:tr w:rsidR="00F20F19" w:rsidRPr="00FA17C3" w14:paraId="6543BFC6" w14:textId="77777777" w:rsidTr="00F20F19">
        <w:trPr>
          <w:trHeight w:val="227"/>
          <w:tblHeader/>
        </w:trPr>
        <w:tc>
          <w:tcPr>
            <w:tcW w:w="11530" w:type="dxa"/>
            <w:shd w:val="clear" w:color="auto" w:fill="F2F2F2" w:themeFill="background1" w:themeFillShade="F2"/>
          </w:tcPr>
          <w:p w14:paraId="2A359938"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20F19" w:rsidRPr="00FA17C3" w14:paraId="54D2EE18" w14:textId="77777777" w:rsidTr="00F20F19">
        <w:trPr>
          <w:trHeight w:val="334"/>
        </w:trPr>
        <w:tc>
          <w:tcPr>
            <w:tcW w:w="11530" w:type="dxa"/>
            <w:vAlign w:val="center"/>
          </w:tcPr>
          <w:p w14:paraId="7321053D" w14:textId="77777777" w:rsidR="00F20F19" w:rsidRPr="00FA17C3" w:rsidRDefault="00F20F19" w:rsidP="00F20F1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B04EF27" w14:textId="77777777" w:rsidR="00F20F19" w:rsidRPr="00835354"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69"/>
        <w:bidiVisual/>
        <w:tblW w:w="11530" w:type="dxa"/>
        <w:tblLayout w:type="fixed"/>
        <w:tblLook w:val="04A0" w:firstRow="1" w:lastRow="0" w:firstColumn="1" w:lastColumn="0" w:noHBand="0" w:noVBand="1"/>
      </w:tblPr>
      <w:tblGrid>
        <w:gridCol w:w="11530"/>
      </w:tblGrid>
      <w:tr w:rsidR="00F20F19" w:rsidRPr="00FA17C3" w14:paraId="02461E89" w14:textId="77777777" w:rsidTr="00F20F19">
        <w:trPr>
          <w:trHeight w:val="227"/>
          <w:tblHeader/>
        </w:trPr>
        <w:tc>
          <w:tcPr>
            <w:tcW w:w="11530" w:type="dxa"/>
            <w:shd w:val="clear" w:color="auto" w:fill="F2F2F2" w:themeFill="background1" w:themeFillShade="F2"/>
          </w:tcPr>
          <w:p w14:paraId="47577C3E"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20F19" w:rsidRPr="00FA17C3" w14:paraId="5191BCEB" w14:textId="77777777" w:rsidTr="00F20F19">
        <w:trPr>
          <w:trHeight w:val="598"/>
        </w:trPr>
        <w:tc>
          <w:tcPr>
            <w:tcW w:w="11530" w:type="dxa"/>
          </w:tcPr>
          <w:p w14:paraId="570E103C"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F095C29"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521741A" w14:textId="77777777" w:rsidR="00F20F19" w:rsidRPr="00FA17C3" w:rsidRDefault="00F20F19" w:rsidP="00F20F1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F6FCFCD" w14:textId="77777777" w:rsidR="00F20F19"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F83DAD1"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06E5AC4"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49CFF0C"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5F1544A"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63B680F" w14:textId="77777777" w:rsidR="00F20F19" w:rsidRPr="00FA17C3" w:rsidRDefault="00F20F19" w:rsidP="00F20F19">
      <w:pPr>
        <w:widowControl w:val="0"/>
        <w:bidi w:val="0"/>
        <w:spacing w:before="0" w:beforeAutospacing="0" w:after="0" w:afterAutospacing="0" w:line="240" w:lineRule="auto"/>
        <w:rPr>
          <w:rFonts w:ascii="David" w:eastAsia="Times New Roman" w:hAnsi="David" w:cs="David"/>
          <w:b/>
          <w:bCs/>
          <w:sz w:val="24"/>
          <w:szCs w:val="24"/>
          <w:u w:val="single"/>
        </w:rPr>
      </w:pPr>
    </w:p>
    <w:p w14:paraId="2013E4BD" w14:textId="77777777" w:rsidR="00F20F19" w:rsidRPr="00435A20" w:rsidRDefault="00F20F19" w:rsidP="00F20F1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5A4910E" w14:textId="77777777" w:rsidR="00872B58" w:rsidRDefault="00872B58" w:rsidP="001B46E1">
      <w:pPr>
        <w:spacing w:before="0" w:beforeAutospacing="0" w:after="0" w:afterAutospacing="0" w:line="240" w:lineRule="auto"/>
        <w:jc w:val="center"/>
        <w:rPr>
          <w:ins w:id="4" w:author="רינת הראל" w:date="2020-05-19T15:33:00Z"/>
          <w:rFonts w:ascii="Times New Roman" w:eastAsia="Times New Roman" w:hAnsi="Times New Roman" w:cs="David"/>
          <w:b/>
          <w:bCs/>
          <w:sz w:val="24"/>
          <w:szCs w:val="24"/>
          <w:u w:val="single"/>
          <w:rtl/>
        </w:rPr>
      </w:pPr>
      <w:ins w:id="5" w:author="רינת הראל" w:date="2020-05-19T15:33:00Z">
        <w:r>
          <w:rPr>
            <w:rFonts w:ascii="Times New Roman" w:eastAsia="Times New Roman" w:hAnsi="Times New Roman" w:cs="David"/>
            <w:b/>
            <w:bCs/>
            <w:sz w:val="24"/>
            <w:szCs w:val="24"/>
            <w:u w:val="single"/>
            <w:rtl/>
          </w:rPr>
          <w:br w:type="page"/>
        </w:r>
      </w:ins>
    </w:p>
    <w:p w14:paraId="72A75874" w14:textId="462C1EC0"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"ח"</w:t>
      </w:r>
    </w:p>
    <w:p w14:paraId="18F95A58"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p>
    <w:p w14:paraId="310BB3B7" w14:textId="5C90B9DD"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רשימת התכניות והמסמכים שעל </w:t>
      </w:r>
      <w:r w:rsidR="00004D83">
        <w:rPr>
          <w:rFonts w:ascii="Times New Roman" w:eastAsia="Times New Roman" w:hAnsi="Times New Roman" w:cs="David" w:hint="cs"/>
          <w:b/>
          <w:bCs/>
          <w:sz w:val="24"/>
          <w:szCs w:val="24"/>
          <w:u w:val="single"/>
          <w:rtl/>
        </w:rPr>
        <w:t>היועץ</w:t>
      </w:r>
      <w:r w:rsidRPr="001B46E1">
        <w:rPr>
          <w:rFonts w:ascii="Times New Roman" w:eastAsia="Times New Roman" w:hAnsi="Times New Roman" w:cs="David"/>
          <w:b/>
          <w:bCs/>
          <w:sz w:val="24"/>
          <w:szCs w:val="24"/>
          <w:u w:val="single"/>
          <w:rtl/>
        </w:rPr>
        <w:t xml:space="preserve"> להנפיק</w:t>
      </w:r>
    </w:p>
    <w:p w14:paraId="28FA53D7"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6F2936"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sz w:val="24"/>
          <w:szCs w:val="24"/>
        </w:rPr>
      </w:pPr>
      <w:r w:rsidRPr="001B46E1">
        <w:rPr>
          <w:rFonts w:ascii="Times New Roman" w:eastAsia="Times New Roman" w:hAnsi="Times New Roman" w:cs="David"/>
          <w:sz w:val="24"/>
          <w:szCs w:val="24"/>
          <w:rtl/>
        </w:rPr>
        <w:t>מסמך זה מהווה השלמה לנספח ב' ואינו גורע ממנו</w:t>
      </w:r>
    </w:p>
    <w:p w14:paraId="118CC8BF"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60FE0FD7"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0DB29DC0" w14:textId="26FECDD4" w:rsidR="001B46E1" w:rsidRPr="001B46E1" w:rsidRDefault="007932CF" w:rsidP="001B46E1">
      <w:pPr>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1B46E1" w:rsidRPr="001B46E1">
        <w:rPr>
          <w:rFonts w:ascii="Times New Roman" w:eastAsia="Times New Roman" w:hAnsi="Times New Roman" w:cs="David" w:hint="cs"/>
          <w:sz w:val="24"/>
          <w:szCs w:val="24"/>
          <w:rtl/>
          <w:lang w:eastAsia="he-IL"/>
        </w:rPr>
        <w:t>כנית מיפוי ואיתור תשתיות תת קרקעיות, מתכתיות ואל-מתכתיות.</w:t>
      </w:r>
    </w:p>
    <w:p w14:paraId="185A7EC8"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62BE82B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41A89771"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7BC6AD6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FF74314" w14:textId="6FF88455" w:rsidR="001B46E1" w:rsidRPr="001B46E1" w:rsidRDefault="007932CF"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1B46E1" w:rsidRPr="001B46E1">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BD51715"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u w:val="single"/>
          <w:rtl/>
        </w:rPr>
      </w:pPr>
    </w:p>
    <w:p w14:paraId="58E338AD" w14:textId="77777777" w:rsidR="001B46E1" w:rsidRPr="001B46E1" w:rsidRDefault="001B46E1" w:rsidP="007932CF">
      <w:pPr>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כל המסמכים והתכניות יערכו בשפה העברית.</w:t>
      </w:r>
    </w:p>
    <w:p w14:paraId="20021998" w14:textId="77777777" w:rsidR="001B46E1" w:rsidRPr="001B46E1" w:rsidRDefault="001B46E1" w:rsidP="001B46E1">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1B46E1">
        <w:rPr>
          <w:rFonts w:ascii="Times New Roman" w:eastAsia="Times New Roman" w:hAnsi="Times New Roman" w:cs="David"/>
          <w:sz w:val="20"/>
          <w:szCs w:val="24"/>
          <w:rtl/>
        </w:rPr>
        <w:br w:type="page"/>
      </w:r>
    </w:p>
    <w:p w14:paraId="3B28BA17" w14:textId="77777777" w:rsidR="007932CF" w:rsidRPr="00B27B4C" w:rsidRDefault="007932CF" w:rsidP="007932CF">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477D787"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942159"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1D01BD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C9C08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BF3AD"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F01E9F"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DD38D62" w14:textId="446B5966" w:rsidR="007932CF" w:rsidRPr="00B27B4C" w:rsidRDefault="00F20F19" w:rsidP="007932CF">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CB5134DB2BE4FCD9EBE71494A7A19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932CF" w:rsidRPr="00255ACD">
            <w:rPr>
              <w:rStyle w:val="PlaceholderText"/>
              <w:color w:val="00B0F0"/>
              <w:rtl/>
            </w:rPr>
            <w:t>[צד א בחוזה]</w:t>
          </w:r>
        </w:sdtContent>
      </w:sdt>
      <w:r w:rsidR="007932CF" w:rsidRPr="00B27B4C">
        <w:rPr>
          <w:rFonts w:ascii="Times New Roman" w:eastAsia="Times New Roman" w:hAnsi="Times New Roman" w:cs="David" w:hint="cs"/>
          <w:color w:val="008000"/>
          <w:sz w:val="24"/>
          <w:szCs w:val="24"/>
          <w:rtl/>
          <w:lang w:eastAsia="he-IL"/>
        </w:rPr>
        <w:br/>
      </w:r>
      <w:r w:rsidR="007932CF" w:rsidRPr="00B27B4C">
        <w:rPr>
          <w:rFonts w:ascii="Times New Roman" w:eastAsia="Times New Roman" w:hAnsi="Times New Roman" w:cs="David" w:hint="cs"/>
          <w:sz w:val="24"/>
          <w:szCs w:val="24"/>
          <w:rtl/>
          <w:lang w:eastAsia="he-IL"/>
        </w:rPr>
        <w:t>(</w:t>
      </w:r>
      <w:r w:rsidR="007932CF" w:rsidRPr="009E0EE6">
        <w:rPr>
          <w:rFonts w:ascii="Times New Roman" w:eastAsia="Times New Roman" w:hAnsi="Times New Roman" w:cs="David" w:hint="cs"/>
          <w:sz w:val="24"/>
          <w:szCs w:val="24"/>
          <w:rtl/>
          <w:lang w:eastAsia="he-IL"/>
        </w:rPr>
        <w:t>המזמין)</w:t>
      </w:r>
    </w:p>
    <w:p w14:paraId="57E3B75A"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FDCDD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CF6CC8"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8CF1C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250157" w14:textId="26A84D0C" w:rsidR="007932CF" w:rsidRPr="00B27B4C" w:rsidRDefault="007932CF" w:rsidP="007932CF">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1733CC58A763479B9DAE7737EB79DD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AD3AAC21FFD4B3EB93FB995049405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8DC6C8DD9594DD0903FD4CCCD8D4B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CB14576"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C2BE6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100722"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EE6B4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969161"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4297B"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C81518"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DE2983"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B60BA"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AAD1D" w14:textId="77777777" w:rsidR="007932CF" w:rsidRPr="00B27B4C"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E0020F4" w14:textId="11CCA77D" w:rsidR="007932CF" w:rsidRPr="00B27B4C" w:rsidRDefault="00F20F19" w:rsidP="007932CF">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C59A9598E9B24014A75A4EDEEEE9D2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932CF" w:rsidRPr="000525E5">
            <w:rPr>
              <w:rStyle w:val="PlaceholderText"/>
              <w:color w:val="00B0F0"/>
              <w:u w:val="single"/>
              <w:rtl/>
            </w:rPr>
            <w:t>[שם ספק]</w:t>
          </w:r>
        </w:sdtContent>
      </w:sdt>
    </w:p>
    <w:p w14:paraId="45FD0E60"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81D5BA2"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5118C3"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72FD28B"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0AD194F" w14:textId="5D2C5AE1"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004D83">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B09417" w14:textId="77777777" w:rsidR="007932CF" w:rsidRPr="00B27B4C" w:rsidRDefault="007932CF" w:rsidP="007932CF">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02DE62A" w14:textId="3750B46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FC87E9B1DCC42D78495D0972DA8C1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BE393E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AD5D9D"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9ED5901"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7C56B3" w14:textId="458C17D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67155BBC60A4124B4F0127960368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F9B3284805A4EE1B32D7D2F8CA88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A16FAF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EA71C8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FDC9B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2317D66"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FA4AA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20ED9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948908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DC70FE"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E788BC"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753A35"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47000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DD83733"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CA7DA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542B573" w14:textId="77777777" w:rsidR="007932CF" w:rsidRPr="00B27B4C" w:rsidRDefault="007932CF" w:rsidP="007932CF">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B37D186" w14:textId="72148835"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76DC5DE"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94C945C"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9E48EE6"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4AE29A"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EE9CB1872A5941ADA0D485451552E6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23E3E7A4" w14:textId="77777777" w:rsidR="007932CF"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3A53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959B98"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7F038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6B79F7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D6EA760" w14:textId="77777777" w:rsidR="007932CF" w:rsidRPr="00B27B4C" w:rsidRDefault="007932CF" w:rsidP="007932CF">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917D85A" w14:textId="77777777" w:rsidR="007932CF" w:rsidRPr="00B27B4C" w:rsidRDefault="007932CF" w:rsidP="007932CF">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2D3E3AA" w14:textId="77777777" w:rsidR="007932CF" w:rsidRPr="00B27B4C" w:rsidRDefault="007932CF" w:rsidP="007932CF">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D1CAF9" w14:textId="77777777" w:rsidR="007932CF" w:rsidRPr="00B27B4C" w:rsidRDefault="007932CF" w:rsidP="007932C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C64809B"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6A6A575"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322649C1"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01E83933" w14:textId="77777777" w:rsidR="007932CF" w:rsidRPr="00B27B4C" w:rsidRDefault="007932CF" w:rsidP="007932CF">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4E702F6" w14:textId="77777777" w:rsidR="007932CF" w:rsidRPr="0047052D" w:rsidRDefault="007932CF" w:rsidP="007932CF">
      <w:pPr>
        <w:widowControl w:val="0"/>
        <w:spacing w:before="0" w:beforeAutospacing="0" w:after="0" w:afterAutospacing="0" w:line="240" w:lineRule="auto"/>
        <w:jc w:val="both"/>
      </w:pPr>
    </w:p>
    <w:p w14:paraId="369C978B" w14:textId="77777777" w:rsidR="001A69D5" w:rsidRPr="007932CF" w:rsidRDefault="001A69D5" w:rsidP="007932CF">
      <w:pPr>
        <w:widowControl w:val="0"/>
        <w:spacing w:before="0" w:beforeAutospacing="0" w:after="0" w:afterAutospacing="0" w:line="240" w:lineRule="auto"/>
        <w:jc w:val="center"/>
        <w:outlineLvl w:val="7"/>
        <w:rPr>
          <w:rtl/>
        </w:rPr>
      </w:pPr>
    </w:p>
    <w:sectPr w:rsidR="001A69D5" w:rsidRPr="007932C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7932CF" w:rsidRDefault="007932CF" w:rsidP="00AF234B">
      <w:pPr>
        <w:spacing w:before="0" w:after="0" w:line="240" w:lineRule="auto"/>
      </w:pPr>
      <w:r>
        <w:separator/>
      </w:r>
    </w:p>
  </w:endnote>
  <w:endnote w:type="continuationSeparator" w:id="0">
    <w:p w14:paraId="04D8FD46" w14:textId="77777777" w:rsidR="007932CF" w:rsidRDefault="007932CF" w:rsidP="00AF234B">
      <w:pPr>
        <w:spacing w:before="0" w:after="0" w:line="240" w:lineRule="auto"/>
      </w:pPr>
      <w:r>
        <w:continuationSeparator/>
      </w:r>
    </w:p>
  </w:endnote>
  <w:endnote w:type="continuationNotice" w:id="1">
    <w:p w14:paraId="15B5D78A" w14:textId="77777777" w:rsidR="007932CF" w:rsidRDefault="007932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932CF" w:rsidRPr="00227E5A" w14:paraId="4382AC0A" w14:textId="77777777" w:rsidTr="00227E5A">
      <w:tc>
        <w:tcPr>
          <w:tcW w:w="753" w:type="dxa"/>
          <w:hideMark/>
        </w:tcPr>
        <w:p w14:paraId="44B81D24" w14:textId="77777777" w:rsidR="007932CF" w:rsidRPr="00227E5A" w:rsidRDefault="007932CF" w:rsidP="00227E5A">
          <w:pPr>
            <w:spacing w:line="240" w:lineRule="auto"/>
            <w:rPr>
              <w:rFonts w:ascii="David" w:hAnsi="David"/>
              <w:sz w:val="20"/>
              <w:szCs w:val="20"/>
            </w:rPr>
          </w:pPr>
          <w:r w:rsidRPr="00227E5A">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6642C9F0" w14:textId="77777777"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הפרויקט]</w:t>
              </w:r>
            </w:p>
          </w:tc>
        </w:sdtContent>
      </w:sdt>
      <w:tc>
        <w:tcPr>
          <w:tcW w:w="2232" w:type="dxa"/>
          <w:hideMark/>
        </w:tcPr>
        <w:p w14:paraId="2B49F08D" w14:textId="2BB5B458" w:rsidR="007932CF" w:rsidRPr="00227E5A" w:rsidRDefault="007932CF" w:rsidP="00227E5A">
          <w:pPr>
            <w:spacing w:line="240" w:lineRule="auto"/>
            <w:rPr>
              <w:rFonts w:ascii="David" w:hAnsi="David"/>
              <w:sz w:val="20"/>
              <w:szCs w:val="20"/>
              <w:rtl/>
            </w:rPr>
          </w:pPr>
          <w:r w:rsidRPr="00227E5A">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סקר תשתיות</w:t>
              </w:r>
            </w:sdtContent>
          </w:sdt>
        </w:p>
      </w:tc>
      <w:tc>
        <w:tcPr>
          <w:tcW w:w="236" w:type="dxa"/>
        </w:tcPr>
        <w:p w14:paraId="4E9E2E6F" w14:textId="77777777" w:rsidR="007932CF" w:rsidRPr="00227E5A" w:rsidRDefault="007932CF" w:rsidP="00227E5A">
          <w:pPr>
            <w:spacing w:line="240" w:lineRule="auto"/>
            <w:rPr>
              <w:rFonts w:ascii="David" w:hAnsi="David"/>
              <w:sz w:val="16"/>
              <w:szCs w:val="16"/>
              <w:rtl/>
            </w:rPr>
          </w:pPr>
        </w:p>
      </w:tc>
      <w:tc>
        <w:tcPr>
          <w:tcW w:w="1129" w:type="dxa"/>
          <w:hideMark/>
        </w:tcPr>
        <w:p w14:paraId="256830AB"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91FC985" w14:textId="5E524A4D" w:rsidR="007932CF" w:rsidRPr="00227E5A" w:rsidRDefault="007932CF" w:rsidP="00227E5A">
              <w:pPr>
                <w:spacing w:line="240" w:lineRule="auto"/>
                <w:rPr>
                  <w:rFonts w:ascii="David" w:hAnsi="David"/>
                  <w:sz w:val="20"/>
                  <w:szCs w:val="20"/>
                  <w:rtl/>
                </w:rPr>
              </w:pPr>
              <w:r>
                <w:rPr>
                  <w:rFonts w:ascii="David" w:hAnsi="David" w:hint="cs"/>
                  <w:sz w:val="20"/>
                  <w:szCs w:val="20"/>
                </w:rPr>
                <w:t>CONT-5-673</w:t>
              </w:r>
            </w:p>
          </w:tc>
        </w:sdtContent>
      </w:sdt>
    </w:tr>
    <w:tr w:rsidR="007932CF" w:rsidRPr="00227E5A" w14:paraId="4BAB8F4F" w14:textId="77777777" w:rsidTr="00227E5A">
      <w:tc>
        <w:tcPr>
          <w:tcW w:w="753" w:type="dxa"/>
          <w:hideMark/>
        </w:tcPr>
        <w:p w14:paraId="070EC25E"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5C43559B" w14:textId="2406ADC1"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ספק]</w:t>
              </w:r>
            </w:p>
          </w:tc>
        </w:sdtContent>
      </w:sdt>
      <w:tc>
        <w:tcPr>
          <w:tcW w:w="2232" w:type="dxa"/>
          <w:hideMark/>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32CF" w:rsidRPr="00227E5A" w14:paraId="04BDBE65" w14:textId="77777777">
            <w:trPr>
              <w:trHeight w:val="201"/>
            </w:trPr>
            <w:tc>
              <w:tcPr>
                <w:tcW w:w="926" w:type="dxa"/>
                <w:hideMark/>
              </w:tcPr>
              <w:p w14:paraId="1E3803C3"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65F50B42" w14:textId="4A4C578C" w:rsidR="007932CF" w:rsidRPr="00227E5A" w:rsidRDefault="007932CF" w:rsidP="00227E5A">
                    <w:pPr>
                      <w:spacing w:line="240" w:lineRule="auto"/>
                      <w:ind w:left="1" w:hanging="1"/>
                      <w:rPr>
                        <w:rFonts w:ascii="David" w:hAnsi="David"/>
                        <w:color w:val="00B0F0"/>
                        <w:sz w:val="20"/>
                        <w:szCs w:val="20"/>
                        <w:rtl/>
                      </w:rPr>
                    </w:pPr>
                    <w:r w:rsidRPr="00227E5A">
                      <w:rPr>
                        <w:rFonts w:ascii="David" w:hAnsi="David"/>
                        <w:color w:val="00B0F0"/>
                        <w:sz w:val="20"/>
                        <w:szCs w:val="20"/>
                        <w:rtl/>
                      </w:rPr>
                      <w:t>[גרסת חוזה]</w:t>
                    </w:r>
                  </w:p>
                </w:tc>
              </w:sdtContent>
            </w:sdt>
          </w:tr>
        </w:tbl>
        <w:p w14:paraId="7E3DCCE1" w14:textId="77777777" w:rsidR="007932CF" w:rsidRPr="00227E5A" w:rsidRDefault="007932CF" w:rsidP="00227E5A">
          <w:pPr>
            <w:spacing w:line="240" w:lineRule="auto"/>
            <w:rPr>
              <w:rFonts w:ascii="David" w:hAnsi="David"/>
              <w:sz w:val="20"/>
              <w:szCs w:val="20"/>
              <w:rtl/>
            </w:rPr>
          </w:pPr>
        </w:p>
      </w:tc>
      <w:tc>
        <w:tcPr>
          <w:tcW w:w="236" w:type="dxa"/>
        </w:tcPr>
        <w:p w14:paraId="23E9C9AD" w14:textId="77777777" w:rsidR="007932CF" w:rsidRPr="00227E5A" w:rsidRDefault="007932CF" w:rsidP="00227E5A">
          <w:pPr>
            <w:spacing w:line="240" w:lineRule="auto"/>
            <w:rPr>
              <w:rFonts w:ascii="David" w:hAnsi="David"/>
              <w:sz w:val="20"/>
              <w:szCs w:val="20"/>
              <w:rtl/>
            </w:rPr>
          </w:pPr>
        </w:p>
      </w:tc>
      <w:tc>
        <w:tcPr>
          <w:tcW w:w="1129" w:type="dxa"/>
          <w:hideMark/>
        </w:tcPr>
        <w:p w14:paraId="5AEAC817"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סטטוס:</w:t>
          </w:r>
        </w:p>
      </w:tc>
      <w:tc>
        <w:tcPr>
          <w:tcW w:w="2073" w:type="dxa"/>
          <w:hideMark/>
        </w:tcPr>
        <w:p w14:paraId="7C0AF6D0" w14:textId="77777777" w:rsidR="007932CF" w:rsidRPr="00227E5A" w:rsidRDefault="00F20F19" w:rsidP="00227E5A">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32CF" w:rsidRPr="00227E5A">
                <w:rPr>
                  <w:rFonts w:ascii="David" w:hAnsi="David"/>
                  <w:color w:val="00B0F0"/>
                  <w:sz w:val="20"/>
                  <w:szCs w:val="20"/>
                  <w:rtl/>
                </w:rPr>
                <w:t>[סטטוס חוזה]</w:t>
              </w:r>
            </w:sdtContent>
          </w:sdt>
        </w:p>
      </w:tc>
    </w:tr>
    <w:tr w:rsidR="007932CF" w:rsidRPr="00227E5A" w14:paraId="4EAF86BB" w14:textId="77777777" w:rsidTr="00227E5A">
      <w:trPr>
        <w:trHeight w:val="80"/>
      </w:trPr>
      <w:tc>
        <w:tcPr>
          <w:tcW w:w="753" w:type="dxa"/>
        </w:tcPr>
        <w:p w14:paraId="0FA5AC62" w14:textId="77777777" w:rsidR="007932CF" w:rsidRPr="00227E5A" w:rsidRDefault="007932CF" w:rsidP="00227E5A">
          <w:pPr>
            <w:spacing w:line="240" w:lineRule="auto"/>
            <w:rPr>
              <w:rFonts w:ascii="David" w:hAnsi="David"/>
              <w:sz w:val="20"/>
              <w:szCs w:val="20"/>
            </w:rPr>
          </w:pPr>
        </w:p>
      </w:tc>
      <w:tc>
        <w:tcPr>
          <w:tcW w:w="1883" w:type="dxa"/>
        </w:tcPr>
        <w:p w14:paraId="61D2E78B" w14:textId="77777777" w:rsidR="007932CF" w:rsidRPr="00227E5A" w:rsidRDefault="007932CF" w:rsidP="00227E5A">
          <w:pPr>
            <w:spacing w:line="240" w:lineRule="auto"/>
            <w:rPr>
              <w:rFonts w:ascii="David" w:hAnsi="David"/>
              <w:color w:val="00B0F0"/>
              <w:sz w:val="20"/>
              <w:szCs w:val="20"/>
              <w:rtl/>
            </w:rPr>
          </w:pPr>
        </w:p>
      </w:tc>
      <w:tc>
        <w:tcPr>
          <w:tcW w:w="2232" w:type="dxa"/>
        </w:tcPr>
        <w:p w14:paraId="7309A552" w14:textId="77777777" w:rsidR="007932CF" w:rsidRPr="00227E5A" w:rsidRDefault="007932CF" w:rsidP="00227E5A">
          <w:pPr>
            <w:spacing w:line="240" w:lineRule="auto"/>
            <w:rPr>
              <w:rFonts w:ascii="David" w:hAnsi="David"/>
              <w:sz w:val="20"/>
              <w:szCs w:val="20"/>
              <w:rtl/>
            </w:rPr>
          </w:pPr>
        </w:p>
      </w:tc>
      <w:tc>
        <w:tcPr>
          <w:tcW w:w="236" w:type="dxa"/>
        </w:tcPr>
        <w:p w14:paraId="54183539" w14:textId="77777777" w:rsidR="007932CF" w:rsidRPr="00227E5A" w:rsidRDefault="007932CF" w:rsidP="00227E5A">
          <w:pPr>
            <w:spacing w:line="240" w:lineRule="auto"/>
            <w:rPr>
              <w:rFonts w:ascii="David" w:hAnsi="David"/>
              <w:sz w:val="20"/>
              <w:szCs w:val="20"/>
              <w:rtl/>
            </w:rPr>
          </w:pPr>
        </w:p>
      </w:tc>
      <w:tc>
        <w:tcPr>
          <w:tcW w:w="1129" w:type="dxa"/>
        </w:tcPr>
        <w:p w14:paraId="3FBE9E0E" w14:textId="77777777" w:rsidR="007932CF" w:rsidRPr="00227E5A" w:rsidRDefault="007932CF" w:rsidP="00227E5A">
          <w:pPr>
            <w:spacing w:line="240" w:lineRule="auto"/>
            <w:rPr>
              <w:rFonts w:ascii="David" w:hAnsi="David"/>
              <w:sz w:val="20"/>
              <w:szCs w:val="20"/>
              <w:rtl/>
            </w:rPr>
          </w:pPr>
        </w:p>
      </w:tc>
      <w:tc>
        <w:tcPr>
          <w:tcW w:w="2073" w:type="dxa"/>
        </w:tcPr>
        <w:p w14:paraId="0EC24A78" w14:textId="77777777" w:rsidR="007932CF" w:rsidRPr="00227E5A" w:rsidRDefault="007932CF" w:rsidP="00227E5A">
          <w:pPr>
            <w:spacing w:line="240" w:lineRule="auto"/>
            <w:rPr>
              <w:rFonts w:ascii="David" w:hAnsi="David"/>
              <w:sz w:val="20"/>
              <w:szCs w:val="20"/>
              <w:rtl/>
            </w:rPr>
          </w:pPr>
        </w:p>
      </w:tc>
    </w:tr>
  </w:tbl>
  <w:p w14:paraId="38EF21BD" w14:textId="20E7253B" w:rsidR="007932CF" w:rsidRPr="00227E5A" w:rsidRDefault="007932CF" w:rsidP="00227E5A">
    <w:pPr>
      <w:spacing w:before="0" w:beforeAutospacing="0" w:after="0" w:afterAutospacing="0" w:line="240" w:lineRule="auto"/>
      <w:rPr>
        <w:rFonts w:ascii="Arial" w:eastAsia="Calibri" w:hAnsi="Arial" w:cs="Arial"/>
        <w:sz w:val="16"/>
        <w:szCs w:val="16"/>
      </w:rPr>
    </w:pPr>
    <w:r w:rsidRPr="00227E5A">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7932CF" w:rsidRDefault="007932CF" w:rsidP="00AF234B">
      <w:pPr>
        <w:spacing w:before="0" w:after="0" w:line="240" w:lineRule="auto"/>
      </w:pPr>
      <w:r>
        <w:separator/>
      </w:r>
    </w:p>
  </w:footnote>
  <w:footnote w:type="continuationSeparator" w:id="0">
    <w:p w14:paraId="30C24261" w14:textId="77777777" w:rsidR="007932CF" w:rsidRDefault="007932CF" w:rsidP="00AF234B">
      <w:pPr>
        <w:spacing w:before="0" w:after="0" w:line="240" w:lineRule="auto"/>
      </w:pPr>
      <w:r>
        <w:continuationSeparator/>
      </w:r>
    </w:p>
  </w:footnote>
  <w:footnote w:type="continuationNotice" w:id="1">
    <w:p w14:paraId="733299D5" w14:textId="77777777" w:rsidR="007932CF" w:rsidRDefault="007932C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7932CF" w:rsidRDefault="007932CF" w:rsidP="00CF334C">
        <w:pPr>
          <w:pStyle w:val="Header"/>
          <w:jc w:val="center"/>
        </w:pPr>
        <w:r>
          <w:fldChar w:fldCharType="begin"/>
        </w:r>
        <w:r>
          <w:instrText xml:space="preserve"> PAGE   \* MERGEFORMAT </w:instrText>
        </w:r>
        <w:r>
          <w:fldChar w:fldCharType="separate"/>
        </w:r>
        <w:r w:rsidR="00F20F19">
          <w:rPr>
            <w:noProof/>
            <w:rtl/>
          </w:rPr>
          <w:t>23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2"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4" w15:restartNumberingAfterBreak="0">
    <w:nsid w:val="60B417DB"/>
    <w:multiLevelType w:val="hybridMultilevel"/>
    <w:tmpl w:val="49CECE48"/>
    <w:lvl w:ilvl="0" w:tplc="4DBA6F14">
      <w:start w:val="1"/>
      <w:numFmt w:val="hebrew1"/>
      <w:lvlText w:val="%1."/>
      <w:lvlJc w:val="left"/>
      <w:pPr>
        <w:tabs>
          <w:tab w:val="num" w:pos="1800"/>
        </w:tabs>
        <w:ind w:left="1800" w:hanging="360"/>
      </w:pPr>
      <w:rPr>
        <w:rFonts w:ascii="Times New Roman" w:eastAsia="Times New Roman" w:hAnsi="Times New Roman" w:cs="David"/>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F6CA39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9"/>
  </w:num>
  <w:num w:numId="3">
    <w:abstractNumId w:val="5"/>
  </w:num>
  <w:num w:numId="4">
    <w:abstractNumId w:val="4"/>
  </w:num>
  <w:num w:numId="5">
    <w:abstractNumId w:val="16"/>
  </w:num>
  <w:num w:numId="6">
    <w:abstractNumId w:val="15"/>
  </w:num>
  <w:num w:numId="7">
    <w:abstractNumId w:val="0"/>
  </w:num>
  <w:num w:numId="8">
    <w:abstractNumId w:val="12"/>
  </w:num>
  <w:num w:numId="9">
    <w:abstractNumId w:val="13"/>
  </w:num>
  <w:num w:numId="10">
    <w:abstractNumId w:val="2"/>
  </w:num>
  <w:num w:numId="11">
    <w:abstractNumId w:val="11"/>
  </w:num>
  <w:num w:numId="12">
    <w:abstractNumId w:val="1"/>
  </w:num>
  <w:num w:numId="13">
    <w:abstractNumId w:val="7"/>
  </w:num>
  <w:num w:numId="14">
    <w:abstractNumId w:val="14"/>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3"/>
  </w:num>
  <w:num w:numId="19">
    <w:abstractNumId w:val="10"/>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4D83"/>
    <w:rsid w:val="000A39FE"/>
    <w:rsid w:val="00134C85"/>
    <w:rsid w:val="001971B9"/>
    <w:rsid w:val="001974CD"/>
    <w:rsid w:val="001A0C3C"/>
    <w:rsid w:val="001A69D5"/>
    <w:rsid w:val="001B46E1"/>
    <w:rsid w:val="001D4EC2"/>
    <w:rsid w:val="00214ACF"/>
    <w:rsid w:val="00227E5A"/>
    <w:rsid w:val="002436F3"/>
    <w:rsid w:val="00264D14"/>
    <w:rsid w:val="002715A1"/>
    <w:rsid w:val="00272745"/>
    <w:rsid w:val="002B2234"/>
    <w:rsid w:val="00385D8C"/>
    <w:rsid w:val="00386590"/>
    <w:rsid w:val="003A3658"/>
    <w:rsid w:val="00552E11"/>
    <w:rsid w:val="005B6AFF"/>
    <w:rsid w:val="005C3395"/>
    <w:rsid w:val="005D6E29"/>
    <w:rsid w:val="00650D2D"/>
    <w:rsid w:val="00666119"/>
    <w:rsid w:val="00687725"/>
    <w:rsid w:val="006C2EDC"/>
    <w:rsid w:val="0072103C"/>
    <w:rsid w:val="007932CF"/>
    <w:rsid w:val="007E4F34"/>
    <w:rsid w:val="0085474F"/>
    <w:rsid w:val="00872B58"/>
    <w:rsid w:val="008C64C6"/>
    <w:rsid w:val="00942177"/>
    <w:rsid w:val="009473DE"/>
    <w:rsid w:val="009525F6"/>
    <w:rsid w:val="009B3D89"/>
    <w:rsid w:val="00A42271"/>
    <w:rsid w:val="00AF234B"/>
    <w:rsid w:val="00B17D10"/>
    <w:rsid w:val="00B404AC"/>
    <w:rsid w:val="00B42D7F"/>
    <w:rsid w:val="00B4433E"/>
    <w:rsid w:val="00BD72C4"/>
    <w:rsid w:val="00BE17B4"/>
    <w:rsid w:val="00BF0AA7"/>
    <w:rsid w:val="00C81171"/>
    <w:rsid w:val="00C903A8"/>
    <w:rsid w:val="00CD4C16"/>
    <w:rsid w:val="00CF334C"/>
    <w:rsid w:val="00DD686D"/>
    <w:rsid w:val="00DF689E"/>
    <w:rsid w:val="00E679C7"/>
    <w:rsid w:val="00E870A8"/>
    <w:rsid w:val="00EC37B6"/>
    <w:rsid w:val="00F20F19"/>
    <w:rsid w:val="00F67C5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1B46E1"/>
  </w:style>
  <w:style w:type="numbering" w:customStyle="1" w:styleId="NoList11">
    <w:name w:val="No List11"/>
    <w:next w:val="NoList"/>
    <w:semiHidden/>
    <w:rsid w:val="001B46E1"/>
  </w:style>
  <w:style w:type="table" w:customStyle="1" w:styleId="11">
    <w:name w:val="רשת טבלה1"/>
    <w:basedOn w:val="TableNormal"/>
    <w:rsid w:val="0022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rsid w:val="00227E5A"/>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877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5C3395"/>
    <w:pPr>
      <w:spacing w:after="0" w:line="240" w:lineRule="auto"/>
    </w:pPr>
  </w:style>
  <w:style w:type="table" w:customStyle="1" w:styleId="2">
    <w:name w:val="רשת טבלה2"/>
    <w:basedOn w:val="TableNormal"/>
    <w:next w:val="TableGrid"/>
    <w:uiPriority w:val="59"/>
    <w:rsid w:val="005C33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00621">
      <w:bodyDiv w:val="1"/>
      <w:marLeft w:val="0"/>
      <w:marRight w:val="0"/>
      <w:marTop w:val="0"/>
      <w:marBottom w:val="0"/>
      <w:divBdr>
        <w:top w:val="none" w:sz="0" w:space="0" w:color="auto"/>
        <w:left w:val="none" w:sz="0" w:space="0" w:color="auto"/>
        <w:bottom w:val="none" w:sz="0" w:space="0" w:color="auto"/>
        <w:right w:val="none" w:sz="0" w:space="0" w:color="auto"/>
      </w:divBdr>
    </w:div>
    <w:div w:id="6331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9DDBC8B50C4D1EADBF772E3608BCF9"/>
        <w:category>
          <w:name w:val="כללי"/>
          <w:gallery w:val="placeholder"/>
        </w:category>
        <w:types>
          <w:type w:val="bbPlcHdr"/>
        </w:types>
        <w:behaviors>
          <w:behavior w:val="content"/>
        </w:behaviors>
        <w:guid w:val="{80474858-004B-4252-819C-084FDD744D88}"/>
      </w:docPartPr>
      <w:docPartBody>
        <w:p w:rsidR="00B677AC" w:rsidRDefault="00B677AC">
          <w:r w:rsidRPr="00E22289">
            <w:rPr>
              <w:rStyle w:val="PlaceholderText"/>
              <w:rFonts w:hint="cs"/>
              <w:rtl/>
            </w:rPr>
            <w:t>[תאריך</w:t>
          </w:r>
          <w:r w:rsidRPr="00E22289">
            <w:rPr>
              <w:rStyle w:val="PlaceholderText"/>
              <w:rtl/>
            </w:rPr>
            <w:t xml:space="preserve"> </w:t>
          </w:r>
          <w:r w:rsidRPr="00E22289">
            <w:rPr>
              <w:rStyle w:val="PlaceholderText"/>
              <w:rFonts w:hint="cs"/>
              <w:rtl/>
            </w:rPr>
            <w:t>חתימת</w:t>
          </w:r>
          <w:r w:rsidRPr="00E22289">
            <w:rPr>
              <w:rStyle w:val="PlaceholderText"/>
              <w:rtl/>
            </w:rPr>
            <w:t xml:space="preserve"> </w:t>
          </w:r>
          <w:r w:rsidRPr="00E22289">
            <w:rPr>
              <w:rStyle w:val="PlaceholderText"/>
              <w:rFonts w:hint="cs"/>
              <w:rtl/>
            </w:rPr>
            <w:t>חוזה]</w:t>
          </w:r>
        </w:p>
      </w:docPartBody>
    </w:docPart>
    <w:docPart>
      <w:docPartPr>
        <w:name w:val="33695EB2FD394301B2E267ABE6DDD465"/>
        <w:category>
          <w:name w:val="כללי"/>
          <w:gallery w:val="placeholder"/>
        </w:category>
        <w:types>
          <w:type w:val="bbPlcHdr"/>
        </w:types>
        <w:behaviors>
          <w:behavior w:val="content"/>
        </w:behaviors>
        <w:guid w:val="{B6EB980E-8D86-4718-990E-804BD10A13B2}"/>
      </w:docPartPr>
      <w:docPartBody>
        <w:p w:rsidR="00B677AC" w:rsidRDefault="00B677AC">
          <w:r w:rsidRPr="00E22289">
            <w:rPr>
              <w:rStyle w:val="PlaceholderText"/>
              <w:rFonts w:hint="cs"/>
              <w:rtl/>
            </w:rPr>
            <w:t>[צד</w:t>
          </w:r>
          <w:r w:rsidRPr="00E22289">
            <w:rPr>
              <w:rStyle w:val="PlaceholderText"/>
              <w:rtl/>
            </w:rPr>
            <w:t xml:space="preserve"> </w:t>
          </w:r>
          <w:r w:rsidRPr="00E22289">
            <w:rPr>
              <w:rStyle w:val="PlaceholderText"/>
              <w:rFonts w:hint="cs"/>
              <w:rtl/>
            </w:rPr>
            <w:t>א</w:t>
          </w:r>
          <w:r w:rsidRPr="00E22289">
            <w:rPr>
              <w:rStyle w:val="PlaceholderText"/>
              <w:rtl/>
            </w:rPr>
            <w:t xml:space="preserve"> </w:t>
          </w:r>
          <w:r w:rsidRPr="00E22289">
            <w:rPr>
              <w:rStyle w:val="PlaceholderText"/>
              <w:rFonts w:hint="cs"/>
              <w:rtl/>
            </w:rPr>
            <w:t>בחוזה]</w:t>
          </w:r>
        </w:p>
      </w:docPartBody>
    </w:docPart>
    <w:docPart>
      <w:docPartPr>
        <w:name w:val="0D16E13AFA3643B89642527C98BB987E"/>
        <w:category>
          <w:name w:val="כללי"/>
          <w:gallery w:val="placeholder"/>
        </w:category>
        <w:types>
          <w:type w:val="bbPlcHdr"/>
        </w:types>
        <w:behaviors>
          <w:behavior w:val="content"/>
        </w:behaviors>
        <w:guid w:val="{61141D6C-F74A-4CCF-9D7F-B2891995035D}"/>
      </w:docPartPr>
      <w:docPartBody>
        <w:p w:rsidR="00B677AC" w:rsidRDefault="00B677AC">
          <w:r w:rsidRPr="00E22289">
            <w:rPr>
              <w:rStyle w:val="PlaceholderText"/>
              <w:rFonts w:hint="cs"/>
              <w:rtl/>
            </w:rPr>
            <w:t>[צדדים</w:t>
          </w:r>
          <w:r w:rsidRPr="00E22289">
            <w:rPr>
              <w:rStyle w:val="PlaceholderText"/>
              <w:rtl/>
            </w:rPr>
            <w:t xml:space="preserve"> </w:t>
          </w:r>
          <w:r w:rsidRPr="00E22289">
            <w:rPr>
              <w:rStyle w:val="PlaceholderText"/>
              <w:rFonts w:hint="cs"/>
              <w:rtl/>
            </w:rPr>
            <w:t>נוספים]</w:t>
          </w:r>
        </w:p>
      </w:docPartBody>
    </w:docPart>
    <w:docPart>
      <w:docPartPr>
        <w:name w:val="6A0302940FBC4493ADE57F8BE1BC57B8"/>
        <w:category>
          <w:name w:val="כללי"/>
          <w:gallery w:val="placeholder"/>
        </w:category>
        <w:types>
          <w:type w:val="bbPlcHdr"/>
        </w:types>
        <w:behaviors>
          <w:behavior w:val="content"/>
        </w:behaviors>
        <w:guid w:val="{89820877-C217-4C01-A489-0515C9B4991C}"/>
      </w:docPartPr>
      <w:docPartBody>
        <w:p w:rsidR="006C4A30" w:rsidRDefault="00B677AC">
          <w:r w:rsidRPr="00E22289">
            <w:rPr>
              <w:rStyle w:val="PlaceholderText"/>
              <w:rFonts w:hint="cs"/>
              <w:rtl/>
            </w:rPr>
            <w:t>[סוג</w:t>
          </w:r>
          <w:r w:rsidRPr="00E22289">
            <w:rPr>
              <w:rStyle w:val="PlaceholderText"/>
              <w:rtl/>
            </w:rPr>
            <w:t xml:space="preserve"> </w:t>
          </w:r>
          <w:r w:rsidRPr="00E22289">
            <w:rPr>
              <w:rStyle w:val="PlaceholderText"/>
              <w:rFonts w:hint="cs"/>
              <w:rtl/>
            </w:rPr>
            <w:t>מדד</w:t>
          </w:r>
          <w:r w:rsidRPr="00E22289">
            <w:rPr>
              <w:rStyle w:val="PlaceholderText"/>
              <w:rtl/>
            </w:rPr>
            <w:t xml:space="preserve"> </w:t>
          </w:r>
          <w:r w:rsidRPr="00E22289">
            <w:rPr>
              <w:rStyle w:val="PlaceholderText"/>
              <w:rFonts w:hint="cs"/>
              <w:rtl/>
            </w:rPr>
            <w:t>כותרת]</w:t>
          </w:r>
        </w:p>
      </w:docPartBody>
    </w:docPart>
    <w:docPart>
      <w:docPartPr>
        <w:name w:val="AF6A11061F8E427896CA7C1AA85D8DC1"/>
        <w:category>
          <w:name w:val="כללי"/>
          <w:gallery w:val="placeholder"/>
        </w:category>
        <w:types>
          <w:type w:val="bbPlcHdr"/>
        </w:types>
        <w:behaviors>
          <w:behavior w:val="content"/>
        </w:behaviors>
        <w:guid w:val="{F5C99FB3-7FEE-4E7C-B4B4-2C8B328B088B}"/>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בגין</w:t>
          </w:r>
          <w:r w:rsidRPr="00E22289">
            <w:rPr>
              <w:rStyle w:val="PlaceholderText"/>
              <w:rtl/>
            </w:rPr>
            <w:t>/</w:t>
          </w:r>
          <w:r w:rsidRPr="00E22289">
            <w:rPr>
              <w:rStyle w:val="PlaceholderText"/>
              <w:rFonts w:hint="cs"/>
              <w:rtl/>
            </w:rPr>
            <w:t>ידוע</w:t>
          </w:r>
          <w:r w:rsidRPr="00E22289">
            <w:rPr>
              <w:rStyle w:val="PlaceholderText"/>
              <w:rtl/>
            </w:rPr>
            <w:t xml:space="preserve"> - </w:t>
          </w:r>
          <w:r w:rsidRPr="00E22289">
            <w:rPr>
              <w:rStyle w:val="PlaceholderText"/>
              <w:rFonts w:hint="cs"/>
              <w:rtl/>
            </w:rPr>
            <w:t>כותרת]</w:t>
          </w:r>
        </w:p>
      </w:docPartBody>
    </w:docPart>
    <w:docPart>
      <w:docPartPr>
        <w:name w:val="F3BB59F11BB441069391A82E1274BB94"/>
        <w:category>
          <w:name w:val="כללי"/>
          <w:gallery w:val="placeholder"/>
        </w:category>
        <w:types>
          <w:type w:val="bbPlcHdr"/>
        </w:types>
        <w:behaviors>
          <w:behavior w:val="content"/>
        </w:behaviors>
        <w:guid w:val="{363ACCB0-B65C-48BF-8359-041BA23356A5}"/>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בסיס]</w:t>
          </w:r>
        </w:p>
      </w:docPartBody>
    </w:docPart>
    <w:docPart>
      <w:docPartPr>
        <w:name w:val="F977D371D00B441C8F1A88971CF6FF86"/>
        <w:category>
          <w:name w:val="כללי"/>
          <w:gallery w:val="placeholder"/>
        </w:category>
        <w:types>
          <w:type w:val="bbPlcHdr"/>
        </w:types>
        <w:behaviors>
          <w:behavior w:val="content"/>
        </w:behaviors>
        <w:guid w:val="{52B38178-BBF4-4CF5-81EA-8930F8A39608}"/>
      </w:docPartPr>
      <w:docPartBody>
        <w:p w:rsidR="006C4A30" w:rsidRDefault="00B677AC">
          <w:r w:rsidRPr="00E22289">
            <w:rPr>
              <w:rStyle w:val="PlaceholderText"/>
              <w:rFonts w:hint="cs"/>
              <w:rtl/>
            </w:rPr>
            <w:t>[נקודות</w:t>
          </w:r>
          <w:r w:rsidRPr="00E22289">
            <w:rPr>
              <w:rStyle w:val="PlaceholderText"/>
              <w:rtl/>
            </w:rPr>
            <w:t xml:space="preserve"> </w:t>
          </w:r>
          <w:r w:rsidRPr="00E22289">
            <w:rPr>
              <w:rStyle w:val="PlaceholderText"/>
              <w:rFonts w:hint="cs"/>
              <w:rtl/>
            </w:rPr>
            <w:t>מדד]</w:t>
          </w:r>
        </w:p>
      </w:docPartBody>
    </w:docPart>
    <w:docPart>
      <w:docPartPr>
        <w:name w:val="7E89D3B39C824290A25514225A1C1301"/>
        <w:category>
          <w:name w:val="כללי"/>
          <w:gallery w:val="placeholder"/>
        </w:category>
        <w:types>
          <w:type w:val="bbPlcHdr"/>
        </w:types>
        <w:behaviors>
          <w:behavior w:val="content"/>
        </w:behaviors>
        <w:guid w:val="{1BA4D97C-4FE4-4907-8E56-1117C851D83F}"/>
      </w:docPartPr>
      <w:docPartBody>
        <w:p w:rsidR="00100212" w:rsidRDefault="00100212" w:rsidP="00100212">
          <w:pPr>
            <w:pStyle w:val="7E89D3B39C824290A25514225A1C1301"/>
          </w:pPr>
          <w:r w:rsidRPr="00F11BAF">
            <w:rPr>
              <w:rStyle w:val="PlaceholderText"/>
              <w:rtl/>
            </w:rPr>
            <w:t>[שם הפרויקט]</w:t>
          </w:r>
        </w:p>
      </w:docPartBody>
    </w:docPart>
    <w:docPart>
      <w:docPartPr>
        <w:name w:val="F045C6C3E1D94F4D88BCFD0A31FAC677"/>
        <w:category>
          <w:name w:val="כללי"/>
          <w:gallery w:val="placeholder"/>
        </w:category>
        <w:types>
          <w:type w:val="bbPlcHdr"/>
        </w:types>
        <w:behaviors>
          <w:behavior w:val="content"/>
        </w:behaviors>
        <w:guid w:val="{89C52561-D144-4F08-AB58-EEDD441560C8}"/>
      </w:docPartPr>
      <w:docPartBody>
        <w:p w:rsidR="00100212" w:rsidRDefault="00100212" w:rsidP="00100212">
          <w:pPr>
            <w:pStyle w:val="F045C6C3E1D94F4D88BCFD0A31FAC677"/>
          </w:pPr>
          <w:r w:rsidRPr="00F11BAF">
            <w:rPr>
              <w:rStyle w:val="PlaceholderText"/>
              <w:rtl/>
            </w:rPr>
            <w:t>[שם אתר]</w:t>
          </w:r>
        </w:p>
      </w:docPartBody>
    </w:docPart>
    <w:docPart>
      <w:docPartPr>
        <w:name w:val="1FF76DE787584EAFBB306F461F022AEC"/>
        <w:category>
          <w:name w:val="כללי"/>
          <w:gallery w:val="placeholder"/>
        </w:category>
        <w:types>
          <w:type w:val="bbPlcHdr"/>
        </w:types>
        <w:behaviors>
          <w:behavior w:val="content"/>
        </w:behaviors>
        <w:guid w:val="{2F4BF877-8D37-4F8F-AA31-0AB905E06428}"/>
      </w:docPartPr>
      <w:docPartBody>
        <w:p w:rsidR="00100212" w:rsidRDefault="00100212" w:rsidP="00100212">
          <w:pPr>
            <w:pStyle w:val="1FF76DE787584EAFBB306F461F022AEC"/>
          </w:pPr>
          <w:r w:rsidRPr="000E16FF">
            <w:rPr>
              <w:rStyle w:val="PlaceholderText"/>
              <w:rtl/>
            </w:rPr>
            <w:t>[שם ספק]</w:t>
          </w:r>
        </w:p>
      </w:docPartBody>
    </w:docPart>
    <w:docPart>
      <w:docPartPr>
        <w:name w:val="71E63C8135C14C1DB3BA9BE93E92E0AA"/>
        <w:category>
          <w:name w:val="כללי"/>
          <w:gallery w:val="placeholder"/>
        </w:category>
        <w:types>
          <w:type w:val="bbPlcHdr"/>
        </w:types>
        <w:behaviors>
          <w:behavior w:val="content"/>
        </w:behaviors>
        <w:guid w:val="{938A0850-AC09-4660-AB3C-A52892FD093D}"/>
      </w:docPartPr>
      <w:docPartBody>
        <w:p w:rsidR="00100212" w:rsidRDefault="00100212" w:rsidP="00100212">
          <w:pPr>
            <w:pStyle w:val="71E63C8135C14C1DB3BA9BE93E92E0AA"/>
          </w:pPr>
          <w:r w:rsidRPr="000E16FF">
            <w:rPr>
              <w:rStyle w:val="PlaceholderText"/>
              <w:rtl/>
            </w:rPr>
            <w:t>[שם צד א]</w:t>
          </w:r>
        </w:p>
      </w:docPartBody>
    </w:docPart>
    <w:docPart>
      <w:docPartPr>
        <w:name w:val="224C050D23384A8FB0742BD5DF3140CA"/>
        <w:category>
          <w:name w:val="כללי"/>
          <w:gallery w:val="placeholder"/>
        </w:category>
        <w:types>
          <w:type w:val="bbPlcHdr"/>
        </w:types>
        <w:behaviors>
          <w:behavior w:val="content"/>
        </w:behaviors>
        <w:guid w:val="{83E05A1D-81F9-49FB-A491-39AE37E6D12D}"/>
      </w:docPartPr>
      <w:docPartBody>
        <w:p w:rsidR="00100212" w:rsidRDefault="00100212" w:rsidP="00100212">
          <w:pPr>
            <w:pStyle w:val="224C050D23384A8FB0742BD5DF3140CA"/>
          </w:pPr>
          <w:r w:rsidRPr="003059F5">
            <w:rPr>
              <w:rStyle w:val="PlaceholderText"/>
              <w:rtl/>
            </w:rPr>
            <w:t>[רשות מקומית]</w:t>
          </w:r>
        </w:p>
      </w:docPartBody>
    </w:docPart>
    <w:docPart>
      <w:docPartPr>
        <w:name w:val="1D1A9DA4596E4425BEB266A359505625"/>
        <w:category>
          <w:name w:val="כללי"/>
          <w:gallery w:val="placeholder"/>
        </w:category>
        <w:types>
          <w:type w:val="bbPlcHdr"/>
        </w:types>
        <w:behaviors>
          <w:behavior w:val="content"/>
        </w:behaviors>
        <w:guid w:val="{22A97197-BD92-43CA-AF4E-BE5C4FAF12CD}"/>
      </w:docPartPr>
      <w:docPartBody>
        <w:p w:rsidR="00100212" w:rsidRDefault="00100212" w:rsidP="00100212">
          <w:pPr>
            <w:pStyle w:val="1D1A9DA4596E4425BEB266A359505625"/>
          </w:pPr>
          <w:r w:rsidRPr="003059F5">
            <w:rPr>
              <w:rStyle w:val="PlaceholderText"/>
              <w:rtl/>
            </w:rPr>
            <w:t>[שם אתר]</w:t>
          </w:r>
        </w:p>
      </w:docPartBody>
    </w:docPart>
    <w:docPart>
      <w:docPartPr>
        <w:name w:val="BCC3E74CB99644398EE0C2457E4A5026"/>
        <w:category>
          <w:name w:val="כללי"/>
          <w:gallery w:val="placeholder"/>
        </w:category>
        <w:types>
          <w:type w:val="bbPlcHdr"/>
        </w:types>
        <w:behaviors>
          <w:behavior w:val="content"/>
        </w:behaviors>
        <w:guid w:val="{A7B60DE6-E98A-4F8E-A731-0184AC024964}"/>
      </w:docPartPr>
      <w:docPartBody>
        <w:p w:rsidR="00100212" w:rsidRDefault="00100212" w:rsidP="00100212">
          <w:pPr>
            <w:pStyle w:val="BCC3E74CB99644398EE0C2457E4A5026"/>
          </w:pPr>
          <w:r w:rsidRPr="003059F5">
            <w:rPr>
              <w:rStyle w:val="PlaceholderText"/>
              <w:rtl/>
            </w:rPr>
            <w:t>[שם הפרויקט]</w:t>
          </w:r>
        </w:p>
      </w:docPartBody>
    </w:docPart>
    <w:docPart>
      <w:docPartPr>
        <w:name w:val="6BD5DF52C4D64F0EA88B1B4E41C413A2"/>
        <w:category>
          <w:name w:val="כללי"/>
          <w:gallery w:val="placeholder"/>
        </w:category>
        <w:types>
          <w:type w:val="bbPlcHdr"/>
        </w:types>
        <w:behaviors>
          <w:behavior w:val="content"/>
        </w:behaviors>
        <w:guid w:val="{61B7F752-E37C-4829-8EB9-D8862F4DA6B5}"/>
      </w:docPartPr>
      <w:docPartBody>
        <w:p w:rsidR="00100212" w:rsidRDefault="00100212" w:rsidP="00100212">
          <w:pPr>
            <w:pStyle w:val="6BD5DF52C4D64F0EA88B1B4E41C413A2"/>
          </w:pPr>
          <w:r w:rsidRPr="003059F5">
            <w:rPr>
              <w:rStyle w:val="PlaceholderText"/>
              <w:rtl/>
            </w:rPr>
            <w:t>[שדה נוסף 2]</w:t>
          </w:r>
        </w:p>
      </w:docPartBody>
    </w:docPart>
    <w:docPart>
      <w:docPartPr>
        <w:name w:val="DB51BCE5564C4D129332571E8A1930CE"/>
        <w:category>
          <w:name w:val="כללי"/>
          <w:gallery w:val="placeholder"/>
        </w:category>
        <w:types>
          <w:type w:val="bbPlcHdr"/>
        </w:types>
        <w:behaviors>
          <w:behavior w:val="content"/>
        </w:behaviors>
        <w:guid w:val="{65268ACD-2EA1-4351-8012-967AA63C0383}"/>
      </w:docPartPr>
      <w:docPartBody>
        <w:p w:rsidR="00100212" w:rsidRDefault="00100212" w:rsidP="00100212">
          <w:pPr>
            <w:pStyle w:val="DB51BCE5564C4D129332571E8A1930CE"/>
          </w:pPr>
          <w:r w:rsidRPr="003059F5">
            <w:rPr>
              <w:rStyle w:val="PlaceholderText"/>
              <w:rtl/>
            </w:rPr>
            <w:t>[שדה נוסף 1]</w:t>
          </w:r>
        </w:p>
      </w:docPartBody>
    </w:docPart>
    <w:docPart>
      <w:docPartPr>
        <w:name w:val="469E49554B5740BAAC45BEEE45F41131"/>
        <w:category>
          <w:name w:val="כללי"/>
          <w:gallery w:val="placeholder"/>
        </w:category>
        <w:types>
          <w:type w:val="bbPlcHdr"/>
        </w:types>
        <w:behaviors>
          <w:behavior w:val="content"/>
        </w:behaviors>
        <w:guid w:val="{7C12D2B9-8EF1-40EA-82A3-D667D6525F20}"/>
      </w:docPartPr>
      <w:docPartBody>
        <w:p w:rsidR="00100212" w:rsidRDefault="00100212" w:rsidP="00100212">
          <w:pPr>
            <w:pStyle w:val="469E49554B5740BAAC45BEEE45F41131"/>
          </w:pPr>
          <w:r w:rsidRPr="003059F5">
            <w:rPr>
              <w:rStyle w:val="PlaceholderText"/>
              <w:rtl/>
            </w:rPr>
            <w:t>[רשות מקומית]</w:t>
          </w:r>
        </w:p>
      </w:docPartBody>
    </w:docPart>
    <w:docPart>
      <w:docPartPr>
        <w:name w:val="975A7534CE874B46A3D78F561CA18208"/>
        <w:category>
          <w:name w:val="כללי"/>
          <w:gallery w:val="placeholder"/>
        </w:category>
        <w:types>
          <w:type w:val="bbPlcHdr"/>
        </w:types>
        <w:behaviors>
          <w:behavior w:val="content"/>
        </w:behaviors>
        <w:guid w:val="{B612070F-9CB6-4D58-B183-51A091D0AC2E}"/>
      </w:docPartPr>
      <w:docPartBody>
        <w:p w:rsidR="00100212" w:rsidRDefault="00100212" w:rsidP="00100212">
          <w:pPr>
            <w:pStyle w:val="975A7534CE874B46A3D78F561CA18208"/>
          </w:pPr>
          <w:r w:rsidRPr="003059F5">
            <w:rPr>
              <w:rStyle w:val="PlaceholderText"/>
              <w:rtl/>
            </w:rPr>
            <w:t>[שדה נוסף 3]</w:t>
          </w:r>
        </w:p>
      </w:docPartBody>
    </w:docPart>
    <w:docPart>
      <w:docPartPr>
        <w:name w:val="9C095397FA23430AABFC438DDB034B90"/>
        <w:category>
          <w:name w:val="כללי"/>
          <w:gallery w:val="placeholder"/>
        </w:category>
        <w:types>
          <w:type w:val="bbPlcHdr"/>
        </w:types>
        <w:behaviors>
          <w:behavior w:val="content"/>
        </w:behaviors>
        <w:guid w:val="{B5B85024-2825-4661-B685-DFD35588D560}"/>
      </w:docPartPr>
      <w:docPartBody>
        <w:p w:rsidR="00100212" w:rsidRDefault="00100212" w:rsidP="00100212">
          <w:pPr>
            <w:pStyle w:val="9C095397FA23430AABFC438DDB034B90"/>
          </w:pPr>
          <w:r w:rsidRPr="003059F5">
            <w:rPr>
              <w:rStyle w:val="PlaceholderText"/>
              <w:rtl/>
            </w:rPr>
            <w:t>[שדה נוסף 4]</w:t>
          </w:r>
        </w:p>
      </w:docPartBody>
    </w:docPart>
    <w:docPart>
      <w:docPartPr>
        <w:name w:val="D01A1A25E0E349E29972E92A3A89BB90"/>
        <w:category>
          <w:name w:val="כללי"/>
          <w:gallery w:val="placeholder"/>
        </w:category>
        <w:types>
          <w:type w:val="bbPlcHdr"/>
        </w:types>
        <w:behaviors>
          <w:behavior w:val="content"/>
        </w:behaviors>
        <w:guid w:val="{63B5FA9B-B7F3-4923-B69B-F7DBE7E31A66}"/>
      </w:docPartPr>
      <w:docPartBody>
        <w:p w:rsidR="00100212" w:rsidRDefault="00100212" w:rsidP="00100212">
          <w:pPr>
            <w:pStyle w:val="D01A1A25E0E349E29972E92A3A89BB90"/>
          </w:pPr>
          <w:r w:rsidRPr="003059F5">
            <w:rPr>
              <w:rStyle w:val="PlaceholderText"/>
              <w:rtl/>
            </w:rPr>
            <w:t>[שדה נוסף 5]</w:t>
          </w:r>
        </w:p>
      </w:docPartBody>
    </w:docPart>
    <w:docPart>
      <w:docPartPr>
        <w:name w:val="105434470D47471FA30E17E6F19D7841"/>
        <w:category>
          <w:name w:val="כללי"/>
          <w:gallery w:val="placeholder"/>
        </w:category>
        <w:types>
          <w:type w:val="bbPlcHdr"/>
        </w:types>
        <w:behaviors>
          <w:behavior w:val="content"/>
        </w:behaviors>
        <w:guid w:val="{63C3F77D-D244-42B0-8022-975A83D49518}"/>
      </w:docPartPr>
      <w:docPartBody>
        <w:p w:rsidR="00100212" w:rsidRDefault="00100212" w:rsidP="00100212">
          <w:pPr>
            <w:pStyle w:val="105434470D47471FA30E17E6F19D7841"/>
          </w:pPr>
          <w:r w:rsidRPr="003059F5">
            <w:rPr>
              <w:rStyle w:val="PlaceholderText"/>
              <w:rtl/>
            </w:rPr>
            <w:t>[שדה נוסף 6]</w:t>
          </w:r>
        </w:p>
      </w:docPartBody>
    </w:docPart>
    <w:docPart>
      <w:docPartPr>
        <w:name w:val="2B5469449CD94269B19048B6A8D7647F"/>
        <w:category>
          <w:name w:val="כללי"/>
          <w:gallery w:val="placeholder"/>
        </w:category>
        <w:types>
          <w:type w:val="bbPlcHdr"/>
        </w:types>
        <w:behaviors>
          <w:behavior w:val="content"/>
        </w:behaviors>
        <w:guid w:val="{7F53146C-98CD-4129-8B1B-ADCBCACF5CC6}"/>
      </w:docPartPr>
      <w:docPartBody>
        <w:p w:rsidR="00100212" w:rsidRDefault="00100212" w:rsidP="00100212">
          <w:pPr>
            <w:pStyle w:val="2B5469449CD94269B19048B6A8D7647F"/>
          </w:pPr>
          <w:r w:rsidRPr="003059F5">
            <w:rPr>
              <w:rStyle w:val="PlaceholderText"/>
              <w:rtl/>
            </w:rPr>
            <w:t>[אחוז השתתפות צד א]</w:t>
          </w:r>
        </w:p>
      </w:docPartBody>
    </w:docPart>
    <w:docPart>
      <w:docPartPr>
        <w:name w:val="DC596D207BE94A2591A1B540CCBBD733"/>
        <w:category>
          <w:name w:val="כללי"/>
          <w:gallery w:val="placeholder"/>
        </w:category>
        <w:types>
          <w:type w:val="bbPlcHdr"/>
        </w:types>
        <w:behaviors>
          <w:behavior w:val="content"/>
        </w:behaviors>
        <w:guid w:val="{83E575B9-8AE4-4CA4-99A1-61501E835EC4}"/>
      </w:docPartPr>
      <w:docPartBody>
        <w:p w:rsidR="00100212" w:rsidRDefault="00100212" w:rsidP="00100212">
          <w:pPr>
            <w:pStyle w:val="DC596D207BE94A2591A1B540CCBBD733"/>
          </w:pPr>
          <w:r w:rsidRPr="003059F5">
            <w:rPr>
              <w:rStyle w:val="PlaceholderText"/>
              <w:rtl/>
            </w:rPr>
            <w:t>[תאריך חתימת חוזה]</w:t>
          </w:r>
        </w:p>
      </w:docPartBody>
    </w:docPart>
    <w:docPart>
      <w:docPartPr>
        <w:name w:val="E810A1D87A694CD9B56D6DAD532DB69E"/>
        <w:category>
          <w:name w:val="כללי"/>
          <w:gallery w:val="placeholder"/>
        </w:category>
        <w:types>
          <w:type w:val="bbPlcHdr"/>
        </w:types>
        <w:behaviors>
          <w:behavior w:val="content"/>
        </w:behaviors>
        <w:guid w:val="{7170BAED-0E07-4D8D-8D0D-603B42385D88}"/>
      </w:docPartPr>
      <w:docPartBody>
        <w:p w:rsidR="00100212" w:rsidRDefault="00100212" w:rsidP="00100212">
          <w:pPr>
            <w:pStyle w:val="E810A1D87A694CD9B56D6DAD532DB69E"/>
          </w:pPr>
          <w:r w:rsidRPr="0027244C">
            <w:rPr>
              <w:rStyle w:val="PlaceholderText"/>
              <w:rtl/>
            </w:rPr>
            <w:t>[צד א בחוזה]</w:t>
          </w:r>
        </w:p>
      </w:docPartBody>
    </w:docPart>
    <w:docPart>
      <w:docPartPr>
        <w:name w:val="F63643A27BC8490FB2C697F55A9CD89C"/>
        <w:category>
          <w:name w:val="כללי"/>
          <w:gallery w:val="placeholder"/>
        </w:category>
        <w:types>
          <w:type w:val="bbPlcHdr"/>
        </w:types>
        <w:behaviors>
          <w:behavior w:val="content"/>
        </w:behaviors>
        <w:guid w:val="{DE6E90B8-7261-4646-B901-E4886549DE67}"/>
      </w:docPartPr>
      <w:docPartBody>
        <w:p w:rsidR="00100212" w:rsidRDefault="00100212" w:rsidP="00100212">
          <w:pPr>
            <w:pStyle w:val="F63643A27BC8490FB2C697F55A9CD89C"/>
          </w:pPr>
          <w:r w:rsidRPr="003059F5">
            <w:rPr>
              <w:rStyle w:val="PlaceholderText"/>
              <w:rtl/>
            </w:rPr>
            <w:t>[שם ספק]</w:t>
          </w:r>
        </w:p>
      </w:docPartBody>
    </w:docPart>
    <w:docPart>
      <w:docPartPr>
        <w:name w:val="35DE917763844146AA5B4EE226DCF875"/>
        <w:category>
          <w:name w:val="כללי"/>
          <w:gallery w:val="placeholder"/>
        </w:category>
        <w:types>
          <w:type w:val="bbPlcHdr"/>
        </w:types>
        <w:behaviors>
          <w:behavior w:val="content"/>
        </w:behaviors>
        <w:guid w:val="{7496890A-ECC2-4B29-B7FC-190B9C27A041}"/>
      </w:docPartPr>
      <w:docPartBody>
        <w:p w:rsidR="00100212" w:rsidRDefault="00100212" w:rsidP="00100212">
          <w:pPr>
            <w:pStyle w:val="35DE917763844146AA5B4EE226DCF875"/>
          </w:pPr>
          <w:r w:rsidRPr="003059F5">
            <w:rPr>
              <w:rStyle w:val="PlaceholderText"/>
              <w:rtl/>
            </w:rPr>
            <w:t>[שם ספק]</w:t>
          </w:r>
        </w:p>
      </w:docPartBody>
    </w:docPart>
    <w:docPart>
      <w:docPartPr>
        <w:name w:val="3F03593320724C7B95AF0C0466DAC9C8"/>
        <w:category>
          <w:name w:val="כללי"/>
          <w:gallery w:val="placeholder"/>
        </w:category>
        <w:types>
          <w:type w:val="bbPlcHdr"/>
        </w:types>
        <w:behaviors>
          <w:behavior w:val="content"/>
        </w:behaviors>
        <w:guid w:val="{FBCC85FE-3163-4D9C-8FE5-784135E6A12B}"/>
      </w:docPartPr>
      <w:docPartBody>
        <w:p w:rsidR="00100212" w:rsidRDefault="00100212" w:rsidP="00100212">
          <w:pPr>
            <w:pStyle w:val="3F03593320724C7B95AF0C0466DAC9C8"/>
          </w:pPr>
          <w:r w:rsidRPr="003059F5">
            <w:rPr>
              <w:rStyle w:val="PlaceholderText"/>
              <w:rtl/>
            </w:rPr>
            <w:t>[שם ספק]</w:t>
          </w:r>
        </w:p>
      </w:docPartBody>
    </w:docPart>
    <w:docPart>
      <w:docPartPr>
        <w:name w:val="733C9BF62F6E4C98B9F48EB0EBECEBC5"/>
        <w:category>
          <w:name w:val="כללי"/>
          <w:gallery w:val="placeholder"/>
        </w:category>
        <w:types>
          <w:type w:val="bbPlcHdr"/>
        </w:types>
        <w:behaviors>
          <w:behavior w:val="content"/>
        </w:behaviors>
        <w:guid w:val="{5A06D5BF-478A-4B58-8423-959811203858}"/>
      </w:docPartPr>
      <w:docPartBody>
        <w:p w:rsidR="00100212" w:rsidRDefault="00100212" w:rsidP="00100212">
          <w:pPr>
            <w:pStyle w:val="733C9BF62F6E4C98B9F48EB0EBECEBC5"/>
          </w:pPr>
          <w:r w:rsidRPr="003059F5">
            <w:rPr>
              <w:rStyle w:val="PlaceholderText"/>
              <w:rtl/>
            </w:rPr>
            <w:t>[שם ספק]</w:t>
          </w:r>
        </w:p>
      </w:docPartBody>
    </w:docPart>
    <w:docPart>
      <w:docPartPr>
        <w:name w:val="DBEDE61D15864F86A5CADA14C43A13E6"/>
        <w:category>
          <w:name w:val="כללי"/>
          <w:gallery w:val="placeholder"/>
        </w:category>
        <w:types>
          <w:type w:val="bbPlcHdr"/>
        </w:types>
        <w:behaviors>
          <w:behavior w:val="content"/>
        </w:behaviors>
        <w:guid w:val="{C1309767-7CE2-46DF-88DC-6A23F6EF31D6}"/>
      </w:docPartPr>
      <w:docPartBody>
        <w:p w:rsidR="00100212" w:rsidRDefault="00100212" w:rsidP="00100212">
          <w:pPr>
            <w:pStyle w:val="DBEDE61D15864F86A5CADA14C43A13E6"/>
          </w:pPr>
          <w:r w:rsidRPr="003059F5">
            <w:rPr>
              <w:rStyle w:val="PlaceholderText"/>
              <w:rtl/>
            </w:rPr>
            <w:t>[תבנית חוזה]</w:t>
          </w:r>
        </w:p>
      </w:docPartBody>
    </w:docPart>
    <w:docPart>
      <w:docPartPr>
        <w:name w:val="46602A99D4DE463D8536A1311828F4B3"/>
        <w:category>
          <w:name w:val="כללי"/>
          <w:gallery w:val="placeholder"/>
        </w:category>
        <w:types>
          <w:type w:val="bbPlcHdr"/>
        </w:types>
        <w:behaviors>
          <w:behavior w:val="content"/>
        </w:behaviors>
        <w:guid w:val="{E75D6CF3-51C2-4669-BD0B-B9613D47A2E8}"/>
      </w:docPartPr>
      <w:docPartBody>
        <w:p w:rsidR="00100212" w:rsidRDefault="00100212" w:rsidP="00100212">
          <w:pPr>
            <w:pStyle w:val="46602A99D4DE463D8536A1311828F4B3"/>
          </w:pPr>
          <w:r w:rsidRPr="009D00D7">
            <w:rPr>
              <w:rStyle w:val="PlaceholderText"/>
              <w:rtl/>
            </w:rPr>
            <w:t>[שם הפרויקט]</w:t>
          </w:r>
        </w:p>
      </w:docPartBody>
    </w:docPart>
    <w:docPart>
      <w:docPartPr>
        <w:name w:val="BC59252865D340D0A2928211D50C4CC5"/>
        <w:category>
          <w:name w:val="כללי"/>
          <w:gallery w:val="placeholder"/>
        </w:category>
        <w:types>
          <w:type w:val="bbPlcHdr"/>
        </w:types>
        <w:behaviors>
          <w:behavior w:val="content"/>
        </w:behaviors>
        <w:guid w:val="{6ED78A88-0105-44BA-840D-F94B6A9577B8}"/>
      </w:docPartPr>
      <w:docPartBody>
        <w:p w:rsidR="00100212" w:rsidRDefault="00100212" w:rsidP="00100212">
          <w:pPr>
            <w:pStyle w:val="BC59252865D340D0A2928211D50C4CC5"/>
          </w:pPr>
          <w:r w:rsidRPr="003059F5">
            <w:rPr>
              <w:rStyle w:val="PlaceholderText"/>
              <w:rtl/>
            </w:rPr>
            <w:t>[שם ספק]</w:t>
          </w:r>
        </w:p>
      </w:docPartBody>
    </w:docPart>
    <w:docPart>
      <w:docPartPr>
        <w:name w:val="9B9B82F504B7403EA962BB0DD5CE5EC6"/>
        <w:category>
          <w:name w:val="כללי"/>
          <w:gallery w:val="placeholder"/>
        </w:category>
        <w:types>
          <w:type w:val="bbPlcHdr"/>
        </w:types>
        <w:behaviors>
          <w:behavior w:val="content"/>
        </w:behaviors>
        <w:guid w:val="{2AE99D90-67FA-43D5-9C66-1E9556434270}"/>
      </w:docPartPr>
      <w:docPartBody>
        <w:p w:rsidR="00100212" w:rsidRDefault="00100212" w:rsidP="00100212">
          <w:pPr>
            <w:pStyle w:val="9B9B82F504B7403EA962BB0DD5CE5EC6"/>
          </w:pPr>
          <w:r w:rsidRPr="003059F5">
            <w:rPr>
              <w:rStyle w:val="PlaceholderText"/>
              <w:rtl/>
            </w:rPr>
            <w:t>[שם ספק]</w:t>
          </w:r>
        </w:p>
      </w:docPartBody>
    </w:docPart>
    <w:docPart>
      <w:docPartPr>
        <w:name w:val="098CBEFADCFA4751B6C4087C7BFC9A0A"/>
        <w:category>
          <w:name w:val="כללי"/>
          <w:gallery w:val="placeholder"/>
        </w:category>
        <w:types>
          <w:type w:val="bbPlcHdr"/>
        </w:types>
        <w:behaviors>
          <w:behavior w:val="content"/>
        </w:behaviors>
        <w:guid w:val="{AB83B9EE-0289-48B2-826E-B5544D4E7E45}"/>
      </w:docPartPr>
      <w:docPartBody>
        <w:p w:rsidR="00100212" w:rsidRDefault="00100212" w:rsidP="00100212">
          <w:pPr>
            <w:pStyle w:val="098CBEFADCFA4751B6C4087C7BFC9A0A"/>
          </w:pPr>
          <w:r w:rsidRPr="000E16FF">
            <w:rPr>
              <w:rStyle w:val="PlaceholderText"/>
              <w:rtl/>
            </w:rPr>
            <w:t>[שם ספק]</w:t>
          </w:r>
        </w:p>
      </w:docPartBody>
    </w:docPart>
    <w:docPart>
      <w:docPartPr>
        <w:name w:val="5CB5134DB2BE4FCD9EBE71494A7A1928"/>
        <w:category>
          <w:name w:val="כללי"/>
          <w:gallery w:val="placeholder"/>
        </w:category>
        <w:types>
          <w:type w:val="bbPlcHdr"/>
        </w:types>
        <w:behaviors>
          <w:behavior w:val="content"/>
        </w:behaviors>
        <w:guid w:val="{6F1C30C0-22F4-4915-9132-05E0B5A37A26}"/>
      </w:docPartPr>
      <w:docPartBody>
        <w:p w:rsidR="00100212" w:rsidRDefault="00100212" w:rsidP="00100212">
          <w:pPr>
            <w:pStyle w:val="5CB5134DB2BE4FCD9EBE71494A7A1928"/>
          </w:pPr>
          <w:r w:rsidRPr="00C5438E">
            <w:rPr>
              <w:rStyle w:val="PlaceholderText"/>
              <w:rtl/>
            </w:rPr>
            <w:t>[צד א בחוזה]</w:t>
          </w:r>
        </w:p>
      </w:docPartBody>
    </w:docPart>
    <w:docPart>
      <w:docPartPr>
        <w:name w:val="1733CC58A763479B9DAE7737EB79DD5C"/>
        <w:category>
          <w:name w:val="כללי"/>
          <w:gallery w:val="placeholder"/>
        </w:category>
        <w:types>
          <w:type w:val="bbPlcHdr"/>
        </w:types>
        <w:behaviors>
          <w:behavior w:val="content"/>
        </w:behaviors>
        <w:guid w:val="{90796898-0F4B-40DD-8EF7-EC9451662EBE}"/>
      </w:docPartPr>
      <w:docPartBody>
        <w:p w:rsidR="00100212" w:rsidRDefault="00100212" w:rsidP="00100212">
          <w:pPr>
            <w:pStyle w:val="1733CC58A763479B9DAE7737EB79DD5C"/>
          </w:pPr>
          <w:r w:rsidRPr="003059F5">
            <w:rPr>
              <w:rStyle w:val="PlaceholderText"/>
              <w:rtl/>
            </w:rPr>
            <w:t>[שם ספק]</w:t>
          </w:r>
        </w:p>
      </w:docPartBody>
    </w:docPart>
    <w:docPart>
      <w:docPartPr>
        <w:name w:val="CAD3AAC21FFD4B3EB93FB995049405F1"/>
        <w:category>
          <w:name w:val="כללי"/>
          <w:gallery w:val="placeholder"/>
        </w:category>
        <w:types>
          <w:type w:val="bbPlcHdr"/>
        </w:types>
        <w:behaviors>
          <w:behavior w:val="content"/>
        </w:behaviors>
        <w:guid w:val="{196DBF0E-7918-4DD9-919C-03D556947952}"/>
      </w:docPartPr>
      <w:docPartBody>
        <w:p w:rsidR="00100212" w:rsidRDefault="00100212" w:rsidP="00100212">
          <w:pPr>
            <w:pStyle w:val="CAD3AAC21FFD4B3EB93FB995049405F1"/>
          </w:pPr>
          <w:r w:rsidRPr="003059F5">
            <w:rPr>
              <w:rStyle w:val="PlaceholderText"/>
              <w:rtl/>
            </w:rPr>
            <w:t>[שם אתר]</w:t>
          </w:r>
        </w:p>
      </w:docPartBody>
    </w:docPart>
    <w:docPart>
      <w:docPartPr>
        <w:name w:val="F8DC6C8DD9594DD0903FD4CCCD8D4BD8"/>
        <w:category>
          <w:name w:val="כללי"/>
          <w:gallery w:val="placeholder"/>
        </w:category>
        <w:types>
          <w:type w:val="bbPlcHdr"/>
        </w:types>
        <w:behaviors>
          <w:behavior w:val="content"/>
        </w:behaviors>
        <w:guid w:val="{0CE2700D-D9EB-4410-84C2-7A8B9CBA355B}"/>
      </w:docPartPr>
      <w:docPartBody>
        <w:p w:rsidR="00100212" w:rsidRDefault="00100212" w:rsidP="00100212">
          <w:pPr>
            <w:pStyle w:val="F8DC6C8DD9594DD0903FD4CCCD8D4BD8"/>
          </w:pPr>
          <w:r w:rsidRPr="003059F5">
            <w:rPr>
              <w:rStyle w:val="PlaceholderText"/>
              <w:rtl/>
            </w:rPr>
            <w:t>[תיאור עבודה]</w:t>
          </w:r>
        </w:p>
      </w:docPartBody>
    </w:docPart>
    <w:docPart>
      <w:docPartPr>
        <w:name w:val="C59A9598E9B24014A75A4EDEEEE9D291"/>
        <w:category>
          <w:name w:val="כללי"/>
          <w:gallery w:val="placeholder"/>
        </w:category>
        <w:types>
          <w:type w:val="bbPlcHdr"/>
        </w:types>
        <w:behaviors>
          <w:behavior w:val="content"/>
        </w:behaviors>
        <w:guid w:val="{7418CE72-86BF-4E2A-A447-61781F3EB0B6}"/>
      </w:docPartPr>
      <w:docPartBody>
        <w:p w:rsidR="00100212" w:rsidRDefault="00100212" w:rsidP="00100212">
          <w:pPr>
            <w:pStyle w:val="C59A9598E9B24014A75A4EDEEEE9D291"/>
          </w:pPr>
          <w:r w:rsidRPr="000E16FF">
            <w:rPr>
              <w:rStyle w:val="PlaceholderText"/>
              <w:rtl/>
            </w:rPr>
            <w:t>[שם ספק]</w:t>
          </w:r>
        </w:p>
      </w:docPartBody>
    </w:docPart>
    <w:docPart>
      <w:docPartPr>
        <w:name w:val="2FC87E9B1DCC42D78495D0972DA8C1E4"/>
        <w:category>
          <w:name w:val="כללי"/>
          <w:gallery w:val="placeholder"/>
        </w:category>
        <w:types>
          <w:type w:val="bbPlcHdr"/>
        </w:types>
        <w:behaviors>
          <w:behavior w:val="content"/>
        </w:behaviors>
        <w:guid w:val="{27547034-6EC2-40CF-95F7-2D819BF49172}"/>
      </w:docPartPr>
      <w:docPartBody>
        <w:p w:rsidR="00100212" w:rsidRDefault="00100212" w:rsidP="00100212">
          <w:pPr>
            <w:pStyle w:val="2FC87E9B1DCC42D78495D0972DA8C1E4"/>
          </w:pPr>
          <w:r w:rsidRPr="00C5438E">
            <w:rPr>
              <w:rStyle w:val="PlaceholderText"/>
              <w:rtl/>
            </w:rPr>
            <w:t>[צד א בחוזה]</w:t>
          </w:r>
        </w:p>
      </w:docPartBody>
    </w:docPart>
    <w:docPart>
      <w:docPartPr>
        <w:name w:val="C67155BBC60A4124B4F01279603689C8"/>
        <w:category>
          <w:name w:val="כללי"/>
          <w:gallery w:val="placeholder"/>
        </w:category>
        <w:types>
          <w:type w:val="bbPlcHdr"/>
        </w:types>
        <w:behaviors>
          <w:behavior w:val="content"/>
        </w:behaviors>
        <w:guid w:val="{4F7A7F9C-C96D-49F6-9C67-F862378F9844}"/>
      </w:docPartPr>
      <w:docPartBody>
        <w:p w:rsidR="00100212" w:rsidRDefault="00100212" w:rsidP="00100212">
          <w:pPr>
            <w:pStyle w:val="C67155BBC60A4124B4F01279603689C8"/>
          </w:pPr>
          <w:r w:rsidRPr="003059F5">
            <w:rPr>
              <w:rStyle w:val="PlaceholderText"/>
              <w:rtl/>
            </w:rPr>
            <w:t>[שם אתר]</w:t>
          </w:r>
        </w:p>
      </w:docPartBody>
    </w:docPart>
    <w:docPart>
      <w:docPartPr>
        <w:name w:val="9F9B3284805A4EE1B32D7D2F8CA8833F"/>
        <w:category>
          <w:name w:val="כללי"/>
          <w:gallery w:val="placeholder"/>
        </w:category>
        <w:types>
          <w:type w:val="bbPlcHdr"/>
        </w:types>
        <w:behaviors>
          <w:behavior w:val="content"/>
        </w:behaviors>
        <w:guid w:val="{87A307CE-3A3C-4A92-83D7-9CD33472B7F3}"/>
      </w:docPartPr>
      <w:docPartBody>
        <w:p w:rsidR="00100212" w:rsidRDefault="00100212" w:rsidP="00100212">
          <w:pPr>
            <w:pStyle w:val="9F9B3284805A4EE1B32D7D2F8CA8833F"/>
          </w:pPr>
          <w:r w:rsidRPr="003059F5">
            <w:rPr>
              <w:rStyle w:val="PlaceholderText"/>
              <w:rtl/>
            </w:rPr>
            <w:t>[תאריך חתימת חוזה]</w:t>
          </w:r>
        </w:p>
      </w:docPartBody>
    </w:docPart>
    <w:docPart>
      <w:docPartPr>
        <w:name w:val="EE9CB1872A5941ADA0D485451552E620"/>
        <w:category>
          <w:name w:val="כללי"/>
          <w:gallery w:val="placeholder"/>
        </w:category>
        <w:types>
          <w:type w:val="bbPlcHdr"/>
        </w:types>
        <w:behaviors>
          <w:behavior w:val="content"/>
        </w:behaviors>
        <w:guid w:val="{4531D215-7AFD-405E-AC31-483F7AD62221}"/>
      </w:docPartPr>
      <w:docPartBody>
        <w:p w:rsidR="00100212" w:rsidRDefault="00100212" w:rsidP="00100212">
          <w:pPr>
            <w:pStyle w:val="EE9CB1872A5941ADA0D485451552E620"/>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00212"/>
    <w:rsid w:val="00172407"/>
    <w:rsid w:val="0032380B"/>
    <w:rsid w:val="003D3172"/>
    <w:rsid w:val="006865A5"/>
    <w:rsid w:val="006C4A30"/>
    <w:rsid w:val="00874A5F"/>
    <w:rsid w:val="00B677A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0212"/>
    <w:rPr>
      <w:color w:val="808080"/>
    </w:rPr>
  </w:style>
  <w:style w:type="paragraph" w:customStyle="1" w:styleId="7E89D3B39C824290A25514225A1C1301">
    <w:name w:val="7E89D3B39C824290A25514225A1C1301"/>
    <w:rsid w:val="00100212"/>
    <w:pPr>
      <w:bidi/>
    </w:pPr>
  </w:style>
  <w:style w:type="paragraph" w:customStyle="1" w:styleId="F045C6C3E1D94F4D88BCFD0A31FAC677">
    <w:name w:val="F045C6C3E1D94F4D88BCFD0A31FAC677"/>
    <w:rsid w:val="00100212"/>
    <w:pPr>
      <w:bidi/>
    </w:pPr>
  </w:style>
  <w:style w:type="paragraph" w:customStyle="1" w:styleId="1FF76DE787584EAFBB306F461F022AEC">
    <w:name w:val="1FF76DE787584EAFBB306F461F022AEC"/>
    <w:rsid w:val="00100212"/>
    <w:pPr>
      <w:bidi/>
    </w:pPr>
  </w:style>
  <w:style w:type="paragraph" w:customStyle="1" w:styleId="71E63C8135C14C1DB3BA9BE93E92E0AA">
    <w:name w:val="71E63C8135C14C1DB3BA9BE93E92E0AA"/>
    <w:rsid w:val="00100212"/>
    <w:pPr>
      <w:bidi/>
    </w:pPr>
  </w:style>
  <w:style w:type="paragraph" w:customStyle="1" w:styleId="224C050D23384A8FB0742BD5DF3140CA">
    <w:name w:val="224C050D23384A8FB0742BD5DF3140CA"/>
    <w:rsid w:val="00100212"/>
    <w:pPr>
      <w:bidi/>
    </w:pPr>
  </w:style>
  <w:style w:type="paragraph" w:customStyle="1" w:styleId="1D1A9DA4596E4425BEB266A359505625">
    <w:name w:val="1D1A9DA4596E4425BEB266A359505625"/>
    <w:rsid w:val="00100212"/>
    <w:pPr>
      <w:bidi/>
    </w:pPr>
  </w:style>
  <w:style w:type="paragraph" w:customStyle="1" w:styleId="BCC3E74CB99644398EE0C2457E4A5026">
    <w:name w:val="BCC3E74CB99644398EE0C2457E4A5026"/>
    <w:rsid w:val="00100212"/>
    <w:pPr>
      <w:bidi/>
    </w:pPr>
  </w:style>
  <w:style w:type="paragraph" w:customStyle="1" w:styleId="6BD5DF52C4D64F0EA88B1B4E41C413A2">
    <w:name w:val="6BD5DF52C4D64F0EA88B1B4E41C413A2"/>
    <w:rsid w:val="00100212"/>
    <w:pPr>
      <w:bidi/>
    </w:pPr>
  </w:style>
  <w:style w:type="paragraph" w:customStyle="1" w:styleId="DB51BCE5564C4D129332571E8A1930CE">
    <w:name w:val="DB51BCE5564C4D129332571E8A1930CE"/>
    <w:rsid w:val="00100212"/>
    <w:pPr>
      <w:bidi/>
    </w:pPr>
  </w:style>
  <w:style w:type="paragraph" w:customStyle="1" w:styleId="469E49554B5740BAAC45BEEE45F41131">
    <w:name w:val="469E49554B5740BAAC45BEEE45F41131"/>
    <w:rsid w:val="00100212"/>
    <w:pPr>
      <w:bidi/>
    </w:pPr>
  </w:style>
  <w:style w:type="paragraph" w:customStyle="1" w:styleId="975A7534CE874B46A3D78F561CA18208">
    <w:name w:val="975A7534CE874B46A3D78F561CA18208"/>
    <w:rsid w:val="00100212"/>
    <w:pPr>
      <w:bidi/>
    </w:pPr>
  </w:style>
  <w:style w:type="paragraph" w:customStyle="1" w:styleId="9C095397FA23430AABFC438DDB034B90">
    <w:name w:val="9C095397FA23430AABFC438DDB034B90"/>
    <w:rsid w:val="00100212"/>
    <w:pPr>
      <w:bidi/>
    </w:pPr>
  </w:style>
  <w:style w:type="paragraph" w:customStyle="1" w:styleId="D01A1A25E0E349E29972E92A3A89BB90">
    <w:name w:val="D01A1A25E0E349E29972E92A3A89BB90"/>
    <w:rsid w:val="00100212"/>
    <w:pPr>
      <w:bidi/>
    </w:pPr>
  </w:style>
  <w:style w:type="paragraph" w:customStyle="1" w:styleId="105434470D47471FA30E17E6F19D7841">
    <w:name w:val="105434470D47471FA30E17E6F19D7841"/>
    <w:rsid w:val="00100212"/>
    <w:pPr>
      <w:bidi/>
    </w:pPr>
  </w:style>
  <w:style w:type="paragraph" w:customStyle="1" w:styleId="2B5469449CD94269B19048B6A8D7647F">
    <w:name w:val="2B5469449CD94269B19048B6A8D7647F"/>
    <w:rsid w:val="00100212"/>
    <w:pPr>
      <w:bidi/>
    </w:pPr>
  </w:style>
  <w:style w:type="paragraph" w:customStyle="1" w:styleId="DC596D207BE94A2591A1B540CCBBD733">
    <w:name w:val="DC596D207BE94A2591A1B540CCBBD733"/>
    <w:rsid w:val="00100212"/>
    <w:pPr>
      <w:bidi/>
    </w:pPr>
  </w:style>
  <w:style w:type="paragraph" w:customStyle="1" w:styleId="E810A1D87A694CD9B56D6DAD532DB69E">
    <w:name w:val="E810A1D87A694CD9B56D6DAD532DB69E"/>
    <w:rsid w:val="00100212"/>
    <w:pPr>
      <w:bidi/>
    </w:pPr>
  </w:style>
  <w:style w:type="paragraph" w:customStyle="1" w:styleId="F63643A27BC8490FB2C697F55A9CD89C">
    <w:name w:val="F63643A27BC8490FB2C697F55A9CD89C"/>
    <w:rsid w:val="00100212"/>
    <w:pPr>
      <w:bidi/>
    </w:pPr>
  </w:style>
  <w:style w:type="paragraph" w:customStyle="1" w:styleId="35DE917763844146AA5B4EE226DCF875">
    <w:name w:val="35DE917763844146AA5B4EE226DCF875"/>
    <w:rsid w:val="00100212"/>
    <w:pPr>
      <w:bidi/>
    </w:pPr>
  </w:style>
  <w:style w:type="paragraph" w:customStyle="1" w:styleId="3F03593320724C7B95AF0C0466DAC9C8">
    <w:name w:val="3F03593320724C7B95AF0C0466DAC9C8"/>
    <w:rsid w:val="00100212"/>
    <w:pPr>
      <w:bidi/>
    </w:pPr>
  </w:style>
  <w:style w:type="paragraph" w:customStyle="1" w:styleId="733C9BF62F6E4C98B9F48EB0EBECEBC5">
    <w:name w:val="733C9BF62F6E4C98B9F48EB0EBECEBC5"/>
    <w:rsid w:val="00100212"/>
    <w:pPr>
      <w:bidi/>
    </w:pPr>
  </w:style>
  <w:style w:type="paragraph" w:customStyle="1" w:styleId="DBEDE61D15864F86A5CADA14C43A13E6">
    <w:name w:val="DBEDE61D15864F86A5CADA14C43A13E6"/>
    <w:rsid w:val="00100212"/>
    <w:pPr>
      <w:bidi/>
    </w:pPr>
  </w:style>
  <w:style w:type="paragraph" w:customStyle="1" w:styleId="46602A99D4DE463D8536A1311828F4B3">
    <w:name w:val="46602A99D4DE463D8536A1311828F4B3"/>
    <w:rsid w:val="00100212"/>
    <w:pPr>
      <w:bidi/>
    </w:pPr>
  </w:style>
  <w:style w:type="paragraph" w:customStyle="1" w:styleId="BC59252865D340D0A2928211D50C4CC5">
    <w:name w:val="BC59252865D340D0A2928211D50C4CC5"/>
    <w:rsid w:val="00100212"/>
    <w:pPr>
      <w:bidi/>
    </w:pPr>
  </w:style>
  <w:style w:type="paragraph" w:customStyle="1" w:styleId="9B9B82F504B7403EA962BB0DD5CE5EC6">
    <w:name w:val="9B9B82F504B7403EA962BB0DD5CE5EC6"/>
    <w:rsid w:val="00100212"/>
    <w:pPr>
      <w:bidi/>
    </w:pPr>
  </w:style>
  <w:style w:type="paragraph" w:customStyle="1" w:styleId="098CBEFADCFA4751B6C4087C7BFC9A0A">
    <w:name w:val="098CBEFADCFA4751B6C4087C7BFC9A0A"/>
    <w:rsid w:val="00100212"/>
    <w:pPr>
      <w:bidi/>
    </w:pPr>
  </w:style>
  <w:style w:type="paragraph" w:customStyle="1" w:styleId="5CB5134DB2BE4FCD9EBE71494A7A1928">
    <w:name w:val="5CB5134DB2BE4FCD9EBE71494A7A1928"/>
    <w:rsid w:val="00100212"/>
    <w:pPr>
      <w:bidi/>
    </w:pPr>
  </w:style>
  <w:style w:type="paragraph" w:customStyle="1" w:styleId="1733CC58A763479B9DAE7737EB79DD5C">
    <w:name w:val="1733CC58A763479B9DAE7737EB79DD5C"/>
    <w:rsid w:val="00100212"/>
    <w:pPr>
      <w:bidi/>
    </w:pPr>
  </w:style>
  <w:style w:type="paragraph" w:customStyle="1" w:styleId="CAD3AAC21FFD4B3EB93FB995049405F1">
    <w:name w:val="CAD3AAC21FFD4B3EB93FB995049405F1"/>
    <w:rsid w:val="00100212"/>
    <w:pPr>
      <w:bidi/>
    </w:pPr>
  </w:style>
  <w:style w:type="paragraph" w:customStyle="1" w:styleId="F8DC6C8DD9594DD0903FD4CCCD8D4BD8">
    <w:name w:val="F8DC6C8DD9594DD0903FD4CCCD8D4BD8"/>
    <w:rsid w:val="00100212"/>
    <w:pPr>
      <w:bidi/>
    </w:pPr>
  </w:style>
  <w:style w:type="paragraph" w:customStyle="1" w:styleId="C59A9598E9B24014A75A4EDEEEE9D291">
    <w:name w:val="C59A9598E9B24014A75A4EDEEEE9D291"/>
    <w:rsid w:val="00100212"/>
    <w:pPr>
      <w:bidi/>
    </w:pPr>
  </w:style>
  <w:style w:type="paragraph" w:customStyle="1" w:styleId="2FC87E9B1DCC42D78495D0972DA8C1E4">
    <w:name w:val="2FC87E9B1DCC42D78495D0972DA8C1E4"/>
    <w:rsid w:val="00100212"/>
    <w:pPr>
      <w:bidi/>
    </w:pPr>
  </w:style>
  <w:style w:type="paragraph" w:customStyle="1" w:styleId="C67155BBC60A4124B4F01279603689C8">
    <w:name w:val="C67155BBC60A4124B4F01279603689C8"/>
    <w:rsid w:val="00100212"/>
    <w:pPr>
      <w:bidi/>
    </w:pPr>
  </w:style>
  <w:style w:type="paragraph" w:customStyle="1" w:styleId="9F9B3284805A4EE1B32D7D2F8CA8833F">
    <w:name w:val="9F9B3284805A4EE1B32D7D2F8CA8833F"/>
    <w:rsid w:val="00100212"/>
    <w:pPr>
      <w:bidi/>
    </w:pPr>
  </w:style>
  <w:style w:type="paragraph" w:customStyle="1" w:styleId="EE9CB1872A5941ADA0D485451552E620">
    <w:name w:val="EE9CB1872A5941ADA0D485451552E620"/>
    <w:rsid w:val="0010021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DFFC8-5218-47A0-870C-A33692C117E7}"/>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453BC354-9448-44BF-A906-F8B25597DCA4}">
  <ds:schemaRefs>
    <ds:schemaRef ds:uri="http://schemas.microsoft.com/office/2006/metadata/customXsn"/>
  </ds:schemaRefs>
</ds:datastoreItem>
</file>

<file path=customXml/itemProps5.xml><?xml version="1.0" encoding="utf-8"?>
<ds:datastoreItem xmlns:ds="http://schemas.openxmlformats.org/officeDocument/2006/customXml" ds:itemID="{AA7136D9-CB29-4A3D-8440-C117C2BC4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30</Pages>
  <Words>8817</Words>
  <Characters>44085</Characters>
  <Application>Microsoft Office Word</Application>
  <DocSecurity>0</DocSecurity>
  <Lines>367</Lines>
  <Paragraphs>105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25</cp:revision>
  <dcterms:created xsi:type="dcterms:W3CDTF">2018-12-20T06:53:00Z</dcterms:created>
  <dcterms:modified xsi:type="dcterms:W3CDTF">2024-09-10T12:08:00Z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43a68950-181f-40ad-a2bb-d9a9c18280ed</vt:lpwstr>
  </property>
</Properties>
</file>