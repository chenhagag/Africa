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1C038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BF9CB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EB25E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1A664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D1F38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C785E21" w14:textId="77777777" w:rsidR="00B003AC" w:rsidRDefault="00B003AC" w:rsidP="00BC38F6">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70BFFAE4"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08F40B"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86FD2C"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AB5D2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27B4C">
        <w:rPr>
          <w:rFonts w:ascii="Times New Roman" w:eastAsia="Times New Roman" w:hAnsi="Times New Roman" w:cs="David" w:hint="cs"/>
          <w:bCs/>
          <w:sz w:val="32"/>
          <w:szCs w:val="32"/>
          <w:u w:val="single"/>
          <w:rtl/>
          <w:lang w:eastAsia="he-IL"/>
        </w:rPr>
        <w:t>חוזה אדריכל ראשי</w:t>
      </w:r>
    </w:p>
    <w:p w14:paraId="7C213E5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60762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A1900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1E6E6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4E69DE22633C49118C6503665113EF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087E1873" w14:textId="77777777" w:rsidR="00B27B4C" w:rsidRPr="00B27B4C" w:rsidRDefault="00883A18" w:rsidP="00F71CF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 טרם ניתן שם לפרויקט ) בעיר נש</w:t>
          </w:r>
          <w:r w:rsidR="00BC38F6">
            <w:rPr>
              <w:rFonts w:ascii="Times New Roman" w:eastAsia="Times New Roman" w:hAnsi="Times New Roman" w:cs="David" w:hint="cs"/>
              <w:bCs/>
              <w:sz w:val="32"/>
              <w:szCs w:val="32"/>
              <w:u w:val="single"/>
              <w:rtl/>
              <w:lang w:eastAsia="he-IL"/>
            </w:rPr>
            <w:t>ר</w:t>
          </w:r>
        </w:p>
      </w:sdtContent>
    </w:sdt>
    <w:p w14:paraId="687C9BB6" w14:textId="77777777" w:rsidR="00B27B4C" w:rsidRPr="00B27B4C" w:rsidRDefault="00B27B4C" w:rsidP="00D50E2D">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0F6E8E3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5228C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F208A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4272F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40489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2D95C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D8EE9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458F7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9C963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3B0C8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5D57E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01711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5B453C" w14:textId="77777777" w:rsidR="00F9528C" w:rsidRDefault="00F9528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597BE12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B27B4C">
        <w:rPr>
          <w:rFonts w:ascii="Times New Roman" w:eastAsia="Times New Roman" w:hAnsi="Times New Roman" w:cs="David" w:hint="cs"/>
          <w:bCs/>
          <w:sz w:val="32"/>
          <w:szCs w:val="32"/>
          <w:u w:val="single"/>
          <w:rtl/>
          <w:lang w:eastAsia="he-IL"/>
        </w:rPr>
        <w:lastRenderedPageBreak/>
        <w:t>חוזה</w:t>
      </w:r>
      <w:r w:rsidR="00F3375F">
        <w:rPr>
          <w:rFonts w:ascii="Times New Roman" w:eastAsia="Times New Roman" w:hAnsi="Times New Roman" w:cs="David" w:hint="cs"/>
          <w:bCs/>
          <w:sz w:val="32"/>
          <w:szCs w:val="32"/>
          <w:u w:val="single"/>
          <w:rtl/>
          <w:lang w:eastAsia="he-IL"/>
        </w:rPr>
        <w:t xml:space="preserve"> </w:t>
      </w:r>
      <w:r w:rsidR="00F3375F" w:rsidRPr="00B27B4C">
        <w:rPr>
          <w:rFonts w:ascii="Times New Roman" w:eastAsia="Times New Roman" w:hAnsi="Times New Roman" w:cs="David" w:hint="cs"/>
          <w:bCs/>
          <w:sz w:val="32"/>
          <w:szCs w:val="32"/>
          <w:u w:val="single"/>
          <w:rtl/>
          <w:lang w:eastAsia="he-IL"/>
        </w:rPr>
        <w:t>אדריכל ראשי</w:t>
      </w:r>
    </w:p>
    <w:p w14:paraId="007913D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FFA2ECA" w14:textId="77777777" w:rsidR="00B27B4C" w:rsidRPr="00B27B4C" w:rsidRDefault="00B27B4C" w:rsidP="00C508A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B27B4C">
        <w:rPr>
          <w:rFonts w:ascii="Times New Roman" w:eastAsia="Times New Roman" w:hAnsi="Times New Roman" w:cs="David" w:hint="cs"/>
          <w:sz w:val="20"/>
          <w:szCs w:val="24"/>
          <w:rtl/>
          <w:lang w:eastAsia="he-IL"/>
        </w:rPr>
        <w:t xml:space="preserve">שנערך ונחתם </w:t>
      </w:r>
      <w:r w:rsidR="0020570E">
        <w:rPr>
          <w:rFonts w:ascii="Times New Roman" w:eastAsia="Times New Roman" w:hAnsi="Times New Roman" w:cs="David" w:hint="cs"/>
          <w:sz w:val="20"/>
          <w:szCs w:val="24"/>
          <w:rtl/>
          <w:lang w:eastAsia="he-IL"/>
        </w:rPr>
        <w:t xml:space="preserve">בחיפה  בתאריך </w:t>
      </w:r>
      <w:bookmarkStart w:id="0" w:name="_GoBack"/>
      <w:bookmarkEnd w:id="0"/>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E8BEC85241D046D68AC5F22A80C30D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5T00:00:00Z">
            <w:dateFormat w:val="dd/MM/yyyy"/>
            <w:lid w:val="he-IL"/>
            <w:storeMappedDataAs w:val="dateTime"/>
            <w:calendar w:val="gregorian"/>
          </w:date>
        </w:sdtPr>
        <w:sdtEndPr/>
        <w:sdtContent>
          <w:r w:rsidR="00C508AC">
            <w:rPr>
              <w:rFonts w:ascii="Times New Roman" w:eastAsia="Times New Roman" w:hAnsi="Times New Roman" w:cs="David" w:hint="cs"/>
              <w:color w:val="800080"/>
              <w:sz w:val="24"/>
              <w:szCs w:val="24"/>
              <w:rtl/>
              <w:lang w:eastAsia="he-IL"/>
            </w:rPr>
            <w:t>‏05/01/2021</w:t>
          </w:r>
        </w:sdtContent>
      </w:sdt>
    </w:p>
    <w:p w14:paraId="7BE1CA81"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Times New Roman"/>
          <w:sz w:val="20"/>
          <w:szCs w:val="20"/>
          <w:rtl/>
        </w:rPr>
      </w:pPr>
    </w:p>
    <w:p w14:paraId="2022BB5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F79B179" w14:textId="77777777" w:rsidR="00B27B4C" w:rsidRPr="00BC38F6" w:rsidRDefault="00BC38F6" w:rsidP="00BC38F6">
      <w:pPr>
        <w:widowControl w:val="0"/>
        <w:spacing w:before="0" w:beforeAutospacing="0" w:after="0" w:afterAutospacing="0" w:line="240" w:lineRule="auto"/>
        <w:jc w:val="center"/>
        <w:rPr>
          <w:color w:val="008000"/>
        </w:rPr>
      </w:pPr>
      <w:r w:rsidRPr="00BC38F6">
        <w:rPr>
          <w:rFonts w:ascii="Times New Roman" w:eastAsia="Times New Roman" w:hAnsi="Times New Roman" w:cs="David" w:hint="cs"/>
          <w:b/>
          <w:bCs/>
          <w:sz w:val="20"/>
          <w:szCs w:val="24"/>
          <w:rtl/>
          <w:lang w:eastAsia="he-IL"/>
        </w:rPr>
        <w:t>בין</w:t>
      </w:r>
      <w:sdt>
        <w:sdtPr>
          <w:rPr>
            <w:b/>
            <w:bCs/>
            <w:color w:val="800080"/>
            <w:sz w:val="24"/>
            <w:szCs w:val="24"/>
            <w:rtl/>
          </w:rPr>
          <w:alias w:val="צד א בחוזה"/>
          <w:tag w:val="cntTzadA"/>
          <w:id w:val="77339812"/>
          <w:placeholder>
            <w:docPart w:val="109F14DBB3B44212801A6E51997517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Pr>
              <w:b/>
              <w:bCs/>
              <w:color w:val="800080"/>
              <w:sz w:val="24"/>
              <w:szCs w:val="24"/>
              <w:rtl/>
            </w:rPr>
            <w:br/>
          </w:r>
          <w:r w:rsidR="00883A18" w:rsidRPr="00BC38F6">
            <w:rPr>
              <w:b/>
              <w:bCs/>
              <w:color w:val="800080"/>
              <w:sz w:val="24"/>
              <w:szCs w:val="24"/>
              <w:rtl/>
            </w:rPr>
            <w:br/>
            <w:t>אפריקה ישראל מגורים בע"מ</w:t>
          </w:r>
          <w:r w:rsidR="00883A18" w:rsidRPr="00BC38F6">
            <w:rPr>
              <w:b/>
              <w:bCs/>
              <w:color w:val="800080"/>
              <w:sz w:val="24"/>
              <w:szCs w:val="24"/>
              <w:rtl/>
            </w:rPr>
            <w:br/>
            <w:t>יוני נתניהו 1 ג' אור יהודה</w:t>
          </w:r>
          <w:r w:rsidR="00883A18" w:rsidRPr="00BC38F6">
            <w:rPr>
              <w:b/>
              <w:bCs/>
              <w:color w:val="800080"/>
              <w:sz w:val="24"/>
              <w:szCs w:val="24"/>
              <w:rtl/>
            </w:rPr>
            <w:br/>
            <w:t>מ.ז 52-003476-0</w:t>
          </w:r>
          <w:r w:rsidR="00883A18" w:rsidRPr="00BC38F6">
            <w:rPr>
              <w:b/>
              <w:bCs/>
              <w:color w:val="800080"/>
              <w:sz w:val="24"/>
              <w:szCs w:val="24"/>
              <w:rtl/>
            </w:rPr>
            <w:br/>
          </w:r>
          <w:r w:rsidR="00883A18" w:rsidRPr="00BC38F6">
            <w:rPr>
              <w:b/>
              <w:bCs/>
              <w:color w:val="800080"/>
              <w:sz w:val="24"/>
              <w:szCs w:val="24"/>
              <w:rtl/>
            </w:rPr>
            <w:br/>
            <w:t>שיכון ובינוי נדל"ן בע"מ</w:t>
          </w:r>
          <w:r w:rsidR="00883A18" w:rsidRPr="00BC38F6">
            <w:rPr>
              <w:b/>
              <w:bCs/>
              <w:color w:val="800080"/>
              <w:sz w:val="24"/>
              <w:szCs w:val="24"/>
              <w:rtl/>
            </w:rPr>
            <w:br/>
            <w:t>שלם 3 רמת גן 52215</w:t>
          </w:r>
          <w:r w:rsidR="00883A18" w:rsidRPr="00BC38F6">
            <w:rPr>
              <w:b/>
              <w:bCs/>
              <w:color w:val="800080"/>
              <w:sz w:val="24"/>
              <w:szCs w:val="24"/>
              <w:rtl/>
            </w:rPr>
            <w:br/>
            <w:t>מ.ז 52-002117-1</w:t>
          </w:r>
          <w:r w:rsidR="00883A18" w:rsidRPr="00BC38F6">
            <w:rPr>
              <w:b/>
              <w:bCs/>
              <w:color w:val="800080"/>
              <w:sz w:val="24"/>
              <w:szCs w:val="24"/>
              <w:rtl/>
            </w:rPr>
            <w:br/>
          </w:r>
          <w:r w:rsidR="00883A18" w:rsidRPr="00BC38F6">
            <w:rPr>
              <w:b/>
              <w:bCs/>
              <w:color w:val="800080"/>
              <w:sz w:val="24"/>
              <w:szCs w:val="24"/>
              <w:rtl/>
            </w:rPr>
            <w:br/>
            <w:t>כלל נכסי נדלן נשר מרכז (נ.נ.נ.מ) שותפות מוגבלת</w:t>
          </w:r>
          <w:r w:rsidR="00883A18" w:rsidRPr="00BC38F6">
            <w:rPr>
              <w:b/>
              <w:bCs/>
              <w:color w:val="800080"/>
              <w:sz w:val="24"/>
              <w:szCs w:val="24"/>
              <w:rtl/>
            </w:rPr>
            <w:br/>
            <w:t>מרכז עזריאלי בניין משולש 3, תל אביב</w:t>
          </w:r>
          <w:r w:rsidR="00883A18" w:rsidRPr="00BC38F6">
            <w:rPr>
              <w:b/>
              <w:bCs/>
              <w:color w:val="800080"/>
              <w:sz w:val="24"/>
              <w:szCs w:val="24"/>
              <w:rtl/>
            </w:rPr>
            <w:br/>
            <w:t>540283033</w:t>
          </w:r>
          <w:r w:rsidR="00883A18" w:rsidRPr="00BC38F6">
            <w:rPr>
              <w:b/>
              <w:bCs/>
              <w:color w:val="800080"/>
              <w:sz w:val="24"/>
              <w:szCs w:val="24"/>
              <w:rtl/>
            </w:rPr>
            <w:br/>
          </w:r>
        </w:sdtContent>
      </w:sdt>
    </w:p>
    <w:p w14:paraId="2A9A69FE" w14:textId="77777777" w:rsidR="00BC38F6" w:rsidRDefault="00BC38F6" w:rsidP="00BC38F6">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0E0F2A5" w14:textId="77777777" w:rsidR="00B27B4C" w:rsidRPr="00B27B4C" w:rsidRDefault="00B27B4C" w:rsidP="00BC38F6">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p>
    <w:p w14:paraId="50C94E5A" w14:textId="77777777" w:rsidR="00B27B4C" w:rsidRDefault="00B27B4C" w:rsidP="00BC38F6">
      <w:pPr>
        <w:widowControl w:val="0"/>
        <w:spacing w:before="0" w:beforeAutospacing="0" w:after="0" w:afterAutospacing="0" w:line="240" w:lineRule="auto"/>
        <w:ind w:left="2880" w:firstLine="720"/>
        <w:rPr>
          <w:rFonts w:ascii="Times New Roman" w:eastAsia="Times New Roman" w:hAnsi="Times New Roman" w:cs="David"/>
          <w:b/>
          <w:bCs/>
          <w:sz w:val="20"/>
          <w:szCs w:val="24"/>
          <w:rtl/>
          <w:lang w:eastAsia="he-IL"/>
        </w:rPr>
      </w:pPr>
      <w:r w:rsidRPr="00B27B4C">
        <w:rPr>
          <w:rFonts w:ascii="Times New Roman" w:eastAsia="Times New Roman" w:hAnsi="Times New Roman" w:cs="David" w:hint="cs"/>
          <w:bCs/>
          <w:sz w:val="20"/>
          <w:szCs w:val="24"/>
          <w:rtl/>
          <w:lang w:eastAsia="he-IL"/>
        </w:rPr>
        <w:t>מצד אחד;</w:t>
      </w:r>
    </w:p>
    <w:p w14:paraId="55CFA531" w14:textId="77777777" w:rsidR="00816D8E" w:rsidRPr="00BC38F6" w:rsidRDefault="00816D8E" w:rsidP="00986355">
      <w:pPr>
        <w:widowControl w:val="0"/>
        <w:spacing w:before="0" w:beforeAutospacing="0" w:after="0" w:afterAutospacing="0" w:line="240" w:lineRule="auto"/>
        <w:ind w:left="2880" w:firstLine="720"/>
        <w:rPr>
          <w:rFonts w:ascii="Times New Roman" w:eastAsia="Times New Roman" w:hAnsi="Times New Roman" w:cs="David"/>
          <w:b/>
          <w:bCs/>
          <w:sz w:val="20"/>
          <w:szCs w:val="24"/>
          <w:rtl/>
          <w:lang w:eastAsia="he-IL"/>
        </w:rPr>
      </w:pPr>
    </w:p>
    <w:p w14:paraId="1A012D95" w14:textId="77777777" w:rsidR="00B27B4C" w:rsidRPr="00B27B4C" w:rsidRDefault="00B27B4C" w:rsidP="00B27B4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A3E6C5E" w14:textId="77777777" w:rsidR="00B27B4C" w:rsidRPr="00EE48BB" w:rsidRDefault="00B27B4C" w:rsidP="00BC38F6">
      <w:pPr>
        <w:widowControl w:val="0"/>
        <w:tabs>
          <w:tab w:val="left" w:pos="5187"/>
        </w:tabs>
        <w:spacing w:before="0" w:beforeAutospacing="0" w:after="0" w:afterAutospacing="0" w:line="276" w:lineRule="auto"/>
        <w:ind w:left="3600" w:right="2977" w:firstLine="737"/>
        <w:outlineLvl w:val="1"/>
        <w:rPr>
          <w:rStyle w:val="PlaceholderText"/>
          <w:rFonts w:ascii="Times New Roman" w:hAnsi="Times New Roman" w:cs="David"/>
          <w:color w:val="00B0F0"/>
          <w:sz w:val="24"/>
          <w:szCs w:val="24"/>
          <w:rtl/>
        </w:rPr>
      </w:pPr>
      <w:r w:rsidRPr="00B27B4C">
        <w:rPr>
          <w:rFonts w:ascii="Times New Roman" w:eastAsia="Times New Roman" w:hAnsi="Times New Roman" w:cs="David" w:hint="cs"/>
          <w:bCs/>
          <w:sz w:val="20"/>
          <w:szCs w:val="24"/>
          <w:rtl/>
          <w:lang w:eastAsia="he-IL"/>
        </w:rPr>
        <w:t>ל ב י ן</w:t>
      </w:r>
      <w:r w:rsidR="0059525F">
        <w:rPr>
          <w:rFonts w:ascii="Times New Roman" w:eastAsia="Times New Roman" w:hAnsi="Times New Roman" w:cs="David"/>
          <w:bCs/>
          <w:sz w:val="20"/>
          <w:szCs w:val="24"/>
          <w:rtl/>
          <w:lang w:eastAsia="he-IL"/>
        </w:rPr>
        <w:br/>
      </w:r>
      <w:sdt>
        <w:sdtPr>
          <w:rPr>
            <w:rStyle w:val="PlaceholderText"/>
            <w:b/>
            <w:bCs/>
            <w:color w:val="00B0F0"/>
            <w:sz w:val="24"/>
            <w:szCs w:val="24"/>
            <w:rtl/>
          </w:rPr>
          <w:alias w:val="צדדים נוספים"/>
          <w:tag w:val="cntTzadB_x002C__x0020_cntTzadC_x002C__x0020_cntTzadD"/>
          <w:id w:val="-363826986"/>
          <w:placeholder>
            <w:docPart w:val="5B75EA75CC0D41979BD0B3DA82FFA0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r w:rsidR="00883A18">
            <w:rPr>
              <w:rStyle w:val="PlaceholderText"/>
              <w:b/>
              <w:bCs/>
              <w:color w:val="00B0F0"/>
              <w:sz w:val="24"/>
              <w:szCs w:val="24"/>
              <w:rtl/>
            </w:rPr>
            <w:br/>
            <w:t>גיורא גור ושות' אדריכלים בע"מ</w:t>
          </w:r>
          <w:r w:rsidR="00883A18">
            <w:rPr>
              <w:rStyle w:val="PlaceholderText"/>
              <w:b/>
              <w:bCs/>
              <w:color w:val="00B0F0"/>
              <w:sz w:val="24"/>
              <w:szCs w:val="24"/>
              <w:rtl/>
            </w:rPr>
            <w:br/>
            <w:t>הגפן 1 ת.ד 9436 חיפה</w:t>
          </w:r>
          <w:r w:rsidR="00883A18">
            <w:rPr>
              <w:rStyle w:val="PlaceholderText"/>
              <w:b/>
              <w:bCs/>
              <w:color w:val="00B0F0"/>
              <w:sz w:val="24"/>
              <w:szCs w:val="24"/>
              <w:rtl/>
            </w:rPr>
            <w:br/>
          </w:r>
        </w:sdtContent>
      </w:sdt>
    </w:p>
    <w:p w14:paraId="07D037AE" w14:textId="77777777" w:rsidR="0059525F" w:rsidRDefault="0059525F" w:rsidP="0059525F">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59F4C668" w14:textId="77777777" w:rsidR="00B27B4C" w:rsidRPr="001632B2" w:rsidRDefault="00B27B4C" w:rsidP="0059525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1E6C6677" w14:textId="77777777" w:rsid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שני;</w:t>
      </w:r>
    </w:p>
    <w:p w14:paraId="3FA39F2C" w14:textId="77777777" w:rsidR="00816D8E" w:rsidRDefault="00816D8E"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br w:type="page"/>
      </w:r>
    </w:p>
    <w:p w14:paraId="031E40D1" w14:textId="77777777" w:rsidR="00816D8E" w:rsidRPr="00B27B4C" w:rsidRDefault="00816D8E"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3AA93FA2"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9FAFC0E" w14:textId="77777777" w:rsidR="00B27B4C" w:rsidRPr="00B27B4C" w:rsidRDefault="00B27B4C" w:rsidP="00B27B4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והואיל:</w:t>
      </w:r>
      <w:r w:rsidRPr="00B27B4C">
        <w:rPr>
          <w:rFonts w:ascii="Times New Roman" w:eastAsia="Times New Roman" w:hAnsi="Times New Roman" w:cs="David"/>
          <w:bCs/>
          <w:sz w:val="20"/>
          <w:szCs w:val="24"/>
          <w:rtl/>
          <w:lang w:eastAsia="he-IL"/>
        </w:rPr>
        <w:tab/>
      </w:r>
      <w:r w:rsidRPr="00B27B4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CA4532A" w14:textId="77777777" w:rsidR="00B27B4C" w:rsidRPr="00B27B4C" w:rsidRDefault="00B27B4C" w:rsidP="00B27B4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לפיכך הותנה והוסכם בין הצדדים כדלקמן:</w:t>
      </w:r>
    </w:p>
    <w:p w14:paraId="4717674C"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u w:val="single"/>
          <w:rtl/>
          <w:lang w:eastAsia="he-IL"/>
        </w:rPr>
        <w:t>מבוא</w:t>
      </w:r>
    </w:p>
    <w:p w14:paraId="67E29DF5" w14:textId="77777777" w:rsidR="00B27B4C" w:rsidRPr="00B27B4C" w:rsidRDefault="00B27B4C" w:rsidP="00B27B4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למונחים הבאים יהא הפרוש הנקוב בצידם דהיינו:</w:t>
      </w:r>
    </w:p>
    <w:p w14:paraId="7BD2A78D"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5B72CD7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"הפרויקט"</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5E41818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21331C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"התכנית" </w:t>
      </w:r>
      <w:r w:rsidRPr="00B27B4C">
        <w:rPr>
          <w:rFonts w:ascii="Times New Roman" w:eastAsia="Times New Roman" w:hAnsi="Times New Roman" w:cs="David"/>
          <w:sz w:val="20"/>
          <w:szCs w:val="24"/>
          <w:rtl/>
          <w:lang w:eastAsia="he-IL"/>
        </w:rPr>
        <w:t>/</w:t>
      </w:r>
    </w:p>
    <w:p w14:paraId="056A2E76"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"המקרקעין"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5585260E"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011C1F9"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"האתר"</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744B53F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8E0CA6E"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היועצים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32C28B2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C60D238"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התכניות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כל המסמכים שיערכו ע"י המתכנן כאמור יערכו בשפה העברית.</w:t>
      </w:r>
    </w:p>
    <w:p w14:paraId="596DAEF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FDF41D4"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שירותי</w:t>
      </w:r>
    </w:p>
    <w:p w14:paraId="12ED500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המתכנן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p>
    <w:p w14:paraId="35234F7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השירותים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השירותים כמוגדר וכמפורט בחוזה זה ובנספח </w:t>
      </w:r>
      <w:r w:rsidRPr="00B27B4C">
        <w:rPr>
          <w:rFonts w:ascii="Times New Roman" w:eastAsia="Times New Roman" w:hAnsi="Times New Roman" w:cs="David"/>
          <w:b/>
          <w:bCs/>
          <w:sz w:val="20"/>
          <w:szCs w:val="24"/>
          <w:rtl/>
          <w:lang w:eastAsia="he-IL"/>
        </w:rPr>
        <w:t>ב'</w:t>
      </w:r>
      <w:r w:rsidRPr="00B27B4C">
        <w:rPr>
          <w:rFonts w:ascii="Times New Roman" w:eastAsia="Times New Roman" w:hAnsi="Times New Roman" w:cs="David" w:hint="cs"/>
          <w:b/>
          <w:bCs/>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26AB7F6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C43C56D"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המנהל</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מנהל הפרויקט שיקבע ע"י המזמין וכן מי שנתמנה ע"י המזמין לשמש כמנהלו לצורך חוזה זה באופן כללי או למטרה מסוימת </w:t>
      </w:r>
      <w:r w:rsidRPr="00B27B4C">
        <w:rPr>
          <w:rFonts w:ascii="Times New Roman" w:eastAsia="Times New Roman" w:hAnsi="Times New Roman" w:cs="David"/>
          <w:sz w:val="20"/>
          <w:szCs w:val="24"/>
          <w:rtl/>
          <w:lang w:eastAsia="he-IL"/>
        </w:rPr>
        <w:lastRenderedPageBreak/>
        <w:t>וכן כל מי שיקבע ע"י המנהל לצרכים כאמור.</w:t>
      </w:r>
    </w:p>
    <w:p w14:paraId="6EF997C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3F809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מקום שמדובר בחוזה זה במזמין - גם המנהל במשמע.</w:t>
      </w:r>
    </w:p>
    <w:p w14:paraId="3734BA4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CDA3FA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החוזה</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hint="cs"/>
          <w:sz w:val="20"/>
          <w:szCs w:val="24"/>
          <w:rtl/>
          <w:lang w:eastAsia="he-IL"/>
        </w:rPr>
        <w:t>/</w:t>
      </w:r>
    </w:p>
    <w:p w14:paraId="5BC7F28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
          <w:bCs/>
          <w:sz w:val="20"/>
          <w:szCs w:val="24"/>
          <w:rtl/>
          <w:lang w:eastAsia="he-IL"/>
        </w:rPr>
        <w:t>ההסכם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חוזה זה על נספחיו.</w:t>
      </w:r>
    </w:p>
    <w:p w14:paraId="20B02CBE"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1B126A1"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הדין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כהגדרתו בחוק ה</w:t>
      </w:r>
      <w:r w:rsidRPr="00B27B4C">
        <w:rPr>
          <w:rFonts w:ascii="Times New Roman" w:eastAsia="Times New Roman" w:hAnsi="Times New Roman" w:cs="David" w:hint="cs"/>
          <w:sz w:val="20"/>
          <w:szCs w:val="24"/>
          <w:rtl/>
          <w:lang w:eastAsia="he-IL"/>
        </w:rPr>
        <w:t>פרשנות, התשמ"א-1981</w:t>
      </w:r>
      <w:r w:rsidRPr="00B27B4C">
        <w:rPr>
          <w:rFonts w:ascii="Times New Roman" w:eastAsia="Times New Roman" w:hAnsi="Times New Roman" w:cs="David"/>
          <w:sz w:val="20"/>
          <w:szCs w:val="24"/>
          <w:rtl/>
          <w:lang w:eastAsia="he-IL"/>
        </w:rPr>
        <w:t xml:space="preserve"> לרבות כל </w:t>
      </w:r>
      <w:r w:rsidRPr="00B27B4C">
        <w:rPr>
          <w:rFonts w:ascii="Times New Roman" w:eastAsia="Times New Roman" w:hAnsi="Times New Roman" w:cs="David" w:hint="cs"/>
          <w:sz w:val="20"/>
          <w:szCs w:val="24"/>
          <w:rtl/>
          <w:lang w:eastAsia="he-IL"/>
        </w:rPr>
        <w:t xml:space="preserve">תקנה ו/או </w:t>
      </w:r>
      <w:r w:rsidRPr="00B27B4C">
        <w:rPr>
          <w:rFonts w:ascii="Times New Roman" w:eastAsia="Times New Roman" w:hAnsi="Times New Roman" w:cs="David"/>
          <w:sz w:val="20"/>
          <w:szCs w:val="24"/>
          <w:rtl/>
          <w:lang w:eastAsia="he-IL"/>
        </w:rPr>
        <w:t>הוראה של רשות מוסמכת בתוקף סמכותה על פי הדין.</w:t>
      </w:r>
    </w:p>
    <w:p w14:paraId="2423AB6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773821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הרשות</w:t>
      </w:r>
    </w:p>
    <w:p w14:paraId="7553310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המקומית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138CD6F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D1FEAF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חוזה</w:t>
      </w:r>
    </w:p>
    <w:p w14:paraId="6C86F8A0" w14:textId="77777777" w:rsid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הפיתוח</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w:t>
      </w:r>
    </w:p>
    <w:p w14:paraId="10FCF09D" w14:textId="77777777" w:rsidR="00786BBF" w:rsidRDefault="00786BBF"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2A76C75" w14:textId="77777777" w:rsidR="00730ABA" w:rsidRPr="00B27B4C" w:rsidRDefault="00730ABA" w:rsidP="00730AB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w:t>
      </w:r>
      <w:r w:rsidRPr="00B736A5">
        <w:rPr>
          <w:rFonts w:ascii="Times New Roman" w:eastAsia="Times New Roman" w:hAnsi="Times New Roman" w:cs="David" w:hint="eastAsia"/>
          <w:b/>
          <w:bCs/>
          <w:sz w:val="20"/>
          <w:szCs w:val="24"/>
          <w:rtl/>
          <w:lang w:eastAsia="he-IL"/>
        </w:rPr>
        <w:t>הרשויות</w:t>
      </w:r>
      <w:r w:rsidRPr="00B736A5">
        <w:rPr>
          <w:rFonts w:ascii="Times New Roman" w:eastAsia="Times New Roman" w:hAnsi="Times New Roman" w:cs="David"/>
          <w:b/>
          <w:bCs/>
          <w:sz w:val="20"/>
          <w:szCs w:val="24"/>
          <w:rtl/>
          <w:lang w:eastAsia="he-IL"/>
        </w:rPr>
        <w:t xml:space="preserve"> </w:t>
      </w:r>
      <w:r w:rsidRPr="00B736A5">
        <w:rPr>
          <w:rFonts w:ascii="Times New Roman" w:eastAsia="Times New Roman" w:hAnsi="Times New Roman" w:cs="David" w:hint="eastAsia"/>
          <w:b/>
          <w:bCs/>
          <w:sz w:val="20"/>
          <w:szCs w:val="24"/>
          <w:rtl/>
          <w:lang w:eastAsia="he-IL"/>
        </w:rPr>
        <w:t>המוסמכות</w:t>
      </w:r>
      <w:r>
        <w:rPr>
          <w:rFonts w:ascii="Times New Roman" w:eastAsia="Times New Roman" w:hAnsi="Times New Roman" w:cs="David" w:hint="cs"/>
          <w:sz w:val="20"/>
          <w:szCs w:val="24"/>
          <w:rtl/>
          <w:lang w:eastAsia="he-IL"/>
        </w:rPr>
        <w:t>"-</w:t>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 xml:space="preserve"> </w:t>
      </w:r>
      <w:r w:rsidRPr="00801975">
        <w:rPr>
          <w:rFonts w:ascii="Times New Roman" w:eastAsia="Times New Roman" w:hAnsi="Times New Roman" w:cs="David"/>
          <w:sz w:val="20"/>
          <w:szCs w:val="24"/>
          <w:rtl/>
          <w:lang w:eastAsia="he-IL"/>
        </w:rPr>
        <w:t>כל רשות שלטונית או מעין-שלטונית, לרבות ועדות מקומיות</w:t>
      </w:r>
      <w:r w:rsidRPr="00801975">
        <w:rPr>
          <w:rFonts w:ascii="Times New Roman" w:eastAsia="Times New Roman" w:hAnsi="Times New Roman" w:cs="David" w:hint="cs"/>
          <w:sz w:val="20"/>
          <w:szCs w:val="24"/>
          <w:rtl/>
          <w:lang w:eastAsia="he-IL"/>
        </w:rPr>
        <w:t>,</w:t>
      </w:r>
      <w:r w:rsidRPr="00801975">
        <w:rPr>
          <w:rFonts w:ascii="Times New Roman" w:eastAsia="Times New Roman" w:hAnsi="Times New Roman" w:cs="David"/>
          <w:sz w:val="20"/>
          <w:szCs w:val="24"/>
          <w:rtl/>
          <w:lang w:eastAsia="he-IL"/>
        </w:rPr>
        <w:t xml:space="preserve"> וועדות מחוזיות לתכנון ובניה, הרשויות המקומיות והעירוניות, רשות הכבאות, </w:t>
      </w:r>
      <w:r w:rsidRPr="00801975">
        <w:rPr>
          <w:rFonts w:ascii="Times New Roman" w:eastAsia="Times New Roman" w:hAnsi="Times New Roman" w:cs="David" w:hint="cs"/>
          <w:sz w:val="20"/>
          <w:szCs w:val="24"/>
          <w:rtl/>
          <w:lang w:eastAsia="he-IL"/>
        </w:rPr>
        <w:t>פיקוד העורף</w:t>
      </w:r>
      <w:r w:rsidRPr="00801975">
        <w:rPr>
          <w:rFonts w:ascii="Times New Roman" w:eastAsia="Times New Roman" w:hAnsi="Times New Roman" w:cs="David"/>
          <w:sz w:val="20"/>
          <w:szCs w:val="24"/>
          <w:rtl/>
          <w:lang w:eastAsia="he-IL"/>
        </w:rPr>
        <w:t>, משטרה, חברת החשמל, בזק</w:t>
      </w:r>
      <w:r w:rsidRPr="00801975">
        <w:rPr>
          <w:rFonts w:ascii="Times New Roman" w:eastAsia="Times New Roman" w:hAnsi="Times New Roman" w:cs="David" w:hint="cs"/>
          <w:sz w:val="20"/>
          <w:szCs w:val="24"/>
          <w:rtl/>
          <w:lang w:eastAsia="he-IL"/>
        </w:rPr>
        <w:t xml:space="preserve">, חברות תקשורת וכבלים אחרות, עיריית נשר, רשויות מקומיות גובלות או סמוכות, תאגידי מים וביוב, מט"ש, המרכז למיפוי ישראל, המודד המחוזי, רשות מקרקעי ישראל, חברת נתיבי ישראל, רכבת ישראל, לשכת רישום המקרקעין, קק"ל, משרד החקלאות/פקיד היערות, רשות הטבע והגנים, רשות העתיקות, רשויות ניקוז אזוריות, חברת מקורות,  המטרונית, חברת יפה נוף </w:t>
      </w:r>
      <w:r w:rsidRPr="00801975">
        <w:rPr>
          <w:rFonts w:ascii="Times New Roman" w:eastAsia="Times New Roman" w:hAnsi="Times New Roman" w:cs="David"/>
          <w:sz w:val="20"/>
          <w:szCs w:val="24"/>
          <w:rtl/>
          <w:lang w:eastAsia="he-IL"/>
        </w:rPr>
        <w:t>וכד'.</w:t>
      </w:r>
    </w:p>
    <w:p w14:paraId="7BF8B1E5" w14:textId="77777777" w:rsidR="00730ABA" w:rsidRPr="00B27B4C" w:rsidRDefault="00730ABA"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ECDA5E4"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261CD82"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הכותרות בחוזה זה </w:t>
      </w:r>
      <w:r w:rsidRPr="00B27B4C">
        <w:rPr>
          <w:rFonts w:ascii="Times New Roman" w:eastAsia="Times New Roman" w:hAnsi="Times New Roman" w:cs="David" w:hint="cs"/>
          <w:sz w:val="20"/>
          <w:szCs w:val="24"/>
          <w:rtl/>
          <w:lang w:eastAsia="he-IL"/>
        </w:rPr>
        <w:t xml:space="preserve">הינן לנוחיות בלבד ובכל מקרה </w:t>
      </w:r>
      <w:r w:rsidRPr="00B27B4C">
        <w:rPr>
          <w:rFonts w:ascii="Times New Roman" w:eastAsia="Times New Roman" w:hAnsi="Times New Roman" w:cs="David"/>
          <w:sz w:val="20"/>
          <w:szCs w:val="24"/>
          <w:rtl/>
          <w:lang w:eastAsia="he-IL"/>
        </w:rPr>
        <w:t xml:space="preserve">לא ישמשו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פרש</w:t>
      </w:r>
      <w:r w:rsidRPr="00B27B4C">
        <w:rPr>
          <w:rFonts w:ascii="Times New Roman" w:eastAsia="Times New Roman" w:hAnsi="Times New Roman" w:cs="David" w:hint="cs"/>
          <w:sz w:val="20"/>
          <w:szCs w:val="24"/>
          <w:rtl/>
          <w:lang w:eastAsia="he-IL"/>
        </w:rPr>
        <w:t>נות</w:t>
      </w:r>
      <w:r w:rsidRPr="00B27B4C">
        <w:rPr>
          <w:rFonts w:ascii="Times New Roman" w:eastAsia="Times New Roman" w:hAnsi="Times New Roman" w:cs="David"/>
          <w:sz w:val="20"/>
          <w:szCs w:val="24"/>
          <w:rtl/>
          <w:lang w:eastAsia="he-IL"/>
        </w:rPr>
        <w:t>ו.</w:t>
      </w:r>
    </w:p>
    <w:p w14:paraId="7D15B81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הנספחים לחוזה זה מהווים חלק בלתי נפרד הימנו ואלה הם:</w:t>
      </w:r>
    </w:p>
    <w:p w14:paraId="4544F9BE"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22DCA44"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א'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כללי;</w:t>
      </w:r>
    </w:p>
    <w:p w14:paraId="31B536D2"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שירותי המתכנן;</w:t>
      </w:r>
    </w:p>
    <w:p w14:paraId="1004DEE6"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ג'</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rtl/>
          <w:lang w:eastAsia="he-IL"/>
        </w:rPr>
        <w:tab/>
        <w:t>לוח זמנים;</w:t>
      </w:r>
    </w:p>
    <w:p w14:paraId="25E7E869"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ד'</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שכר המתכנן;</w:t>
      </w:r>
    </w:p>
    <w:p w14:paraId="4CCBC93A"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ה'</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תשלומי שכר המתכנן;</w:t>
      </w:r>
    </w:p>
    <w:p w14:paraId="40F3A20B"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ו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הצהרה והתחייבות לשמירת סודיות;</w:t>
      </w:r>
    </w:p>
    <w:p w14:paraId="5D9C5005" w14:textId="77777777" w:rsidR="00B27B4C" w:rsidRDefault="00B27B4C"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00E034F9" w:rsidRPr="00E034F9">
        <w:rPr>
          <w:rFonts w:ascii="Times New Roman" w:eastAsia="Times New Roman" w:hAnsi="Times New Roman" w:cs="David" w:hint="cs"/>
          <w:sz w:val="20"/>
          <w:szCs w:val="24"/>
          <w:rtl/>
          <w:lang w:eastAsia="he-IL"/>
        </w:rPr>
        <w:t>מפרט</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ביטוחי</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50B6A95B" w14:textId="77777777" w:rsidR="00E034F9" w:rsidRDefault="00E034F9"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0A8BE439"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ח'</w:t>
      </w:r>
      <w:r w:rsidRPr="00B27B4C">
        <w:rPr>
          <w:rFonts w:ascii="Times New Roman" w:eastAsia="Times New Roman" w:hAnsi="Times New Roman" w:cs="David"/>
          <w:sz w:val="20"/>
          <w:szCs w:val="24"/>
          <w:rtl/>
          <w:lang w:eastAsia="he-IL"/>
        </w:rPr>
        <w:t xml:space="preserve"> - </w:t>
      </w:r>
      <w:r w:rsidRPr="00B27B4C">
        <w:rPr>
          <w:rFonts w:ascii="Times New Roman" w:eastAsia="Times New Roman" w:hAnsi="Times New Roman" w:cs="David"/>
          <w:sz w:val="20"/>
          <w:szCs w:val="24"/>
          <w:rtl/>
          <w:lang w:eastAsia="he-IL"/>
        </w:rPr>
        <w:tab/>
        <w:t>רשימת התכניות והמסמכים שעל המתכנן להנפיק.</w:t>
      </w:r>
    </w:p>
    <w:p w14:paraId="33BF223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ט'</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להשלמת הפרויקט/קטע מהפרויקט.</w:t>
      </w:r>
    </w:p>
    <w:p w14:paraId="46908B12" w14:textId="77777777" w:rsidR="00B27B4C" w:rsidRPr="00B27B4C" w:rsidRDefault="00B27B4C" w:rsidP="00B27B4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נספח י'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היעדר תביעות.</w:t>
      </w:r>
    </w:p>
    <w:p w14:paraId="32340B6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שירותי המתכנן</w:t>
      </w:r>
    </w:p>
    <w:p w14:paraId="11A559E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מוסר בזה למתכנן והמתכנן מקבל על עצמו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p>
    <w:p w14:paraId="0F77190A"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מצהיר ומאשר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הינו מכיר ויודע את כל הנדרש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וכי הינו מורשה על 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דין למתן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המתכנן, לרבות</w:t>
      </w:r>
      <w:r w:rsidRPr="00B27B4C">
        <w:rPr>
          <w:rFonts w:ascii="Times New Roman" w:eastAsia="Times New Roman" w:hAnsi="Times New Roman" w:cs="David" w:hint="cs"/>
          <w:sz w:val="20"/>
          <w:szCs w:val="24"/>
          <w:rtl/>
          <w:lang w:eastAsia="he-IL"/>
        </w:rPr>
        <w:t xml:space="preserve"> אך לא רק</w:t>
      </w:r>
      <w:r w:rsidRPr="00B27B4C">
        <w:rPr>
          <w:rFonts w:ascii="Times New Roman" w:eastAsia="Times New Roman" w:hAnsi="Times New Roman" w:cs="David"/>
          <w:sz w:val="20"/>
          <w:szCs w:val="24"/>
          <w:rtl/>
          <w:lang w:eastAsia="he-IL"/>
        </w:rPr>
        <w:t>,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חוק המהנדסים והאדריכלים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תשי"ח - 1958, כי יש בידו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שיון </w:t>
      </w:r>
      <w:r w:rsidRPr="00B27B4C">
        <w:rPr>
          <w:rFonts w:ascii="Times New Roman" w:eastAsia="Times New Roman" w:hAnsi="Times New Roman" w:cs="David" w:hint="cs"/>
          <w:sz w:val="20"/>
          <w:szCs w:val="24"/>
          <w:rtl/>
          <w:lang w:eastAsia="he-IL"/>
        </w:rPr>
        <w:t xml:space="preserve">בר </w:t>
      </w:r>
      <w:r w:rsidRPr="00B27B4C">
        <w:rPr>
          <w:rFonts w:ascii="Times New Roman" w:eastAsia="Times New Roman" w:hAnsi="Times New Roman" w:cs="David"/>
          <w:sz w:val="20"/>
          <w:szCs w:val="24"/>
          <w:rtl/>
          <w:lang w:eastAsia="he-IL"/>
        </w:rPr>
        <w:t>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קף לביצוע שירותי </w:t>
      </w:r>
      <w:r w:rsidRPr="00B27B4C">
        <w:rPr>
          <w:rFonts w:ascii="Times New Roman" w:eastAsia="Times New Roman" w:hAnsi="Times New Roman" w:cs="David" w:hint="cs"/>
          <w:sz w:val="20"/>
          <w:szCs w:val="24"/>
          <w:rtl/>
          <w:lang w:eastAsia="he-IL"/>
        </w:rPr>
        <w:t xml:space="preserve"> המתכנן על פי הדין</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כי הוא בעל הכישורים, הר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שיונות, הידע, הניסיון והאמצעים המאפשרים לו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ביצועם ברמה מקצועית גבוהה ובהתאם למותנה בחוזה.</w:t>
      </w:r>
    </w:p>
    <w:p w14:paraId="67083C7E" w14:textId="77777777" w:rsidR="0096575B" w:rsidRPr="00B27B4C" w:rsidRDefault="0096575B" w:rsidP="0096575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w:t>
      </w:r>
      <w:r>
        <w:rPr>
          <w:rFonts w:ascii="Times New Roman" w:eastAsia="Times New Roman" w:hAnsi="Times New Roman" w:cs="David" w:hint="cs"/>
          <w:sz w:val="20"/>
          <w:szCs w:val="24"/>
          <w:rtl/>
          <w:lang w:eastAsia="he-IL"/>
        </w:rPr>
        <w:t xml:space="preserve">מצהיר </w:t>
      </w:r>
      <w:r w:rsidRPr="00B736A5">
        <w:rPr>
          <w:rFonts w:ascii="Times New Roman" w:eastAsia="Times New Roman" w:hAnsi="Times New Roman" w:cs="David" w:hint="cs"/>
          <w:sz w:val="20"/>
          <w:szCs w:val="24"/>
          <w:rtl/>
          <w:lang w:eastAsia="he-IL"/>
        </w:rPr>
        <w:t>כי</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אין</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כל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מניעה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חוקית</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ו</w:t>
      </w:r>
      <w:r w:rsidRPr="00B736A5">
        <w:rPr>
          <w:rFonts w:ascii="Times New Roman" w:eastAsia="Times New Roman" w:hAnsi="Times New Roman" w:cs="David"/>
          <w:sz w:val="20"/>
          <w:szCs w:val="24"/>
          <w:rtl/>
          <w:lang w:eastAsia="he-IL"/>
        </w:rPr>
        <w:t>/</w:t>
      </w:r>
      <w:r w:rsidRPr="00B736A5">
        <w:rPr>
          <w:rFonts w:ascii="Times New Roman" w:eastAsia="Times New Roman" w:hAnsi="Times New Roman" w:cs="David" w:hint="cs"/>
          <w:sz w:val="20"/>
          <w:szCs w:val="24"/>
          <w:rtl/>
          <w:lang w:eastAsia="he-IL"/>
        </w:rPr>
        <w:t>או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חוזית</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להתקשרותו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בהסכם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זה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וחתימתו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על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הסכם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זה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וביצוע</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מלוא</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התחייבויותיו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על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פיו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ו</w:t>
      </w:r>
      <w:r w:rsidRPr="00B736A5">
        <w:rPr>
          <w:rFonts w:ascii="Times New Roman" w:eastAsia="Times New Roman" w:hAnsi="Times New Roman" w:cs="David"/>
          <w:sz w:val="20"/>
          <w:szCs w:val="24"/>
          <w:rtl/>
          <w:lang w:eastAsia="he-IL"/>
        </w:rPr>
        <w:t>/</w:t>
      </w:r>
      <w:r w:rsidRPr="00B736A5">
        <w:rPr>
          <w:rFonts w:ascii="Times New Roman" w:eastAsia="Times New Roman" w:hAnsi="Times New Roman" w:cs="David" w:hint="cs"/>
          <w:sz w:val="20"/>
          <w:szCs w:val="24"/>
          <w:rtl/>
          <w:lang w:eastAsia="he-IL"/>
        </w:rPr>
        <w:t>או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ביצוע</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שירותי</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הייעוץ</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לא</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יהוו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הפרה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הסכם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או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התחייבות</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שהמתכנן</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צד</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להם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או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שהוא</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כפוף</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להם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וכי</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המתכנן</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אינו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נזקק</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לצורך</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התקשרותו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בהסכם</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זה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או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ביצוע</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התחייבויותיו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על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פיו</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להסכמה</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כלשהי</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כל</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גוף</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שלישי</w:t>
      </w:r>
      <w:r w:rsidRPr="00B736A5">
        <w:rPr>
          <w:rFonts w:ascii="Times New Roman" w:eastAsia="Times New Roman" w:hAnsi="Times New Roman" w:cs="David"/>
          <w:sz w:val="20"/>
          <w:szCs w:val="24"/>
          <w:rtl/>
          <w:lang w:eastAsia="he-IL"/>
        </w:rPr>
        <w:t xml:space="preserve"> </w:t>
      </w:r>
      <w:r w:rsidRPr="00B736A5">
        <w:rPr>
          <w:rFonts w:ascii="Times New Roman" w:eastAsia="Times New Roman" w:hAnsi="Times New Roman" w:cs="David" w:hint="cs"/>
          <w:sz w:val="20"/>
          <w:szCs w:val="24"/>
          <w:rtl/>
          <w:lang w:eastAsia="he-IL"/>
        </w:rPr>
        <w:t>שהוא</w:t>
      </w:r>
      <w:r>
        <w:rPr>
          <w:rFonts w:ascii="Times New Roman" w:eastAsia="Times New Roman" w:hAnsi="Times New Roman" w:cs="David" w:hint="cs"/>
          <w:sz w:val="20"/>
          <w:szCs w:val="24"/>
          <w:rtl/>
          <w:lang w:eastAsia="he-IL"/>
        </w:rPr>
        <w:t>.</w:t>
      </w:r>
    </w:p>
    <w:p w14:paraId="42059FE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 לו שש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שיקול דעתו</w:t>
      </w:r>
      <w:r w:rsidRPr="00B27B4C">
        <w:rPr>
          <w:rFonts w:ascii="Times New Roman" w:eastAsia="Times New Roman" w:hAnsi="Times New Roman" w:cs="David" w:hint="cs"/>
          <w:sz w:val="20"/>
          <w:szCs w:val="24"/>
          <w:rtl/>
          <w:lang w:eastAsia="he-IL"/>
        </w:rPr>
        <w:t xml:space="preserve"> הבלעדי</w:t>
      </w:r>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 xml:space="preserve">כי </w:t>
      </w:r>
      <w:r w:rsidRPr="00B27B4C">
        <w:rPr>
          <w:rFonts w:ascii="Times New Roman" w:eastAsia="Times New Roman" w:hAnsi="Times New Roman" w:cs="David"/>
          <w:sz w:val="20"/>
          <w:szCs w:val="24"/>
          <w:rtl/>
          <w:lang w:eastAsia="he-IL"/>
        </w:rPr>
        <w:t xml:space="preserve">הם יינתנו על ידו בשלבי 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עוד</w:t>
      </w:r>
      <w:r w:rsidRPr="00B27B4C">
        <w:rPr>
          <w:rFonts w:ascii="Times New Roman" w:eastAsia="Times New Roman" w:hAnsi="Times New Roman" w:cs="David"/>
          <w:sz w:val="20"/>
          <w:szCs w:val="24"/>
          <w:rtl/>
          <w:lang w:eastAsia="he-IL"/>
        </w:rPr>
        <w:t xml:space="preserve"> מוסיף ומצהיר</w:t>
      </w:r>
      <w:r w:rsidRPr="00B27B4C">
        <w:rPr>
          <w:rFonts w:ascii="Times New Roman" w:eastAsia="Times New Roman" w:hAnsi="Times New Roman" w:cs="David" w:hint="cs"/>
          <w:sz w:val="20"/>
          <w:szCs w:val="24"/>
          <w:rtl/>
          <w:lang w:eastAsia="he-IL"/>
        </w:rPr>
        <w:t xml:space="preserve"> המתכנן,</w:t>
      </w:r>
      <w:r w:rsidRPr="00B27B4C">
        <w:rPr>
          <w:rFonts w:ascii="Times New Roman" w:eastAsia="Times New Roman" w:hAnsi="Times New Roman" w:cs="David"/>
          <w:sz w:val="20"/>
          <w:szCs w:val="24"/>
          <w:rtl/>
          <w:lang w:eastAsia="he-IL"/>
        </w:rPr>
        <w:t xml:space="preserve"> כי ידוע לו שהמזמין אינו מתחייב להזמין מ</w:t>
      </w:r>
      <w:r w:rsidRPr="00B27B4C">
        <w:rPr>
          <w:rFonts w:ascii="Times New Roman" w:eastAsia="Times New Roman" w:hAnsi="Times New Roman" w:cs="David" w:hint="cs"/>
          <w:sz w:val="20"/>
          <w:szCs w:val="24"/>
          <w:rtl/>
          <w:lang w:eastAsia="he-IL"/>
        </w:rPr>
        <w:t>מנו</w:t>
      </w:r>
      <w:r w:rsidRPr="00B27B4C">
        <w:rPr>
          <w:rFonts w:ascii="Times New Roman" w:eastAsia="Times New Roman" w:hAnsi="Times New Roman" w:cs="David"/>
          <w:sz w:val="20"/>
          <w:szCs w:val="24"/>
          <w:rtl/>
          <w:lang w:eastAsia="he-IL"/>
        </w:rPr>
        <w:t xml:space="preserve"> שירותים נוספים מעבר לנקוב בחוזה זה ו</w:t>
      </w:r>
      <w:r w:rsidRPr="00B27B4C">
        <w:rPr>
          <w:rFonts w:ascii="Times New Roman" w:eastAsia="Times New Roman" w:hAnsi="Times New Roman" w:cs="David" w:hint="cs"/>
          <w:sz w:val="20"/>
          <w:szCs w:val="24"/>
          <w:rtl/>
          <w:lang w:eastAsia="he-IL"/>
        </w:rPr>
        <w:t xml:space="preserve">כמפורט </w:t>
      </w:r>
      <w:r w:rsidRPr="00B27B4C">
        <w:rPr>
          <w:rFonts w:ascii="Times New Roman" w:eastAsia="Times New Roman" w:hAnsi="Times New Roman" w:cs="David"/>
          <w:sz w:val="20"/>
          <w:szCs w:val="24"/>
          <w:rtl/>
          <w:lang w:eastAsia="he-IL"/>
        </w:rPr>
        <w:t xml:space="preserve">בנספח </w:t>
      </w:r>
      <w:r w:rsidRPr="00B27B4C">
        <w:rPr>
          <w:rFonts w:ascii="Times New Roman" w:eastAsia="Times New Roman" w:hAnsi="Times New Roman" w:cs="David"/>
          <w:bCs/>
          <w:sz w:val="20"/>
          <w:szCs w:val="24"/>
          <w:rtl/>
          <w:lang w:eastAsia="he-IL"/>
        </w:rPr>
        <w:t xml:space="preserve">ב'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6CD3B9C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118BF4B9" w14:textId="77777777" w:rsidR="0096575B" w:rsidRPr="002E2C10" w:rsidRDefault="00B27B4C" w:rsidP="009657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שיקבעו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ע"י המזמין ויהיה חייב לנהוג לפיהם ולקיימם ללא סטייה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הוראה</w:t>
      </w:r>
      <w:r w:rsidRPr="00B27B4C">
        <w:rPr>
          <w:rFonts w:ascii="Times New Roman" w:eastAsia="Times New Roman" w:hAnsi="Times New Roman" w:cs="David" w:hint="cs"/>
          <w:sz w:val="20"/>
          <w:szCs w:val="24"/>
          <w:rtl/>
          <w:lang w:eastAsia="he-IL"/>
        </w:rPr>
        <w:t xml:space="preserve"> מפורשת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מהמזמין.</w:t>
      </w:r>
      <w:r w:rsidR="0096575B">
        <w:rPr>
          <w:rFonts w:ascii="Times New Roman" w:eastAsia="Times New Roman" w:hAnsi="Times New Roman" w:cs="David" w:hint="cs"/>
          <w:sz w:val="20"/>
          <w:szCs w:val="24"/>
          <w:rtl/>
          <w:lang w:eastAsia="he-IL"/>
        </w:rPr>
        <w:t xml:space="preserve"> </w:t>
      </w:r>
      <w:r w:rsidR="0096575B" w:rsidRPr="00B736A5">
        <w:rPr>
          <w:rFonts w:ascii="Times New Roman" w:eastAsia="Times New Roman" w:hAnsi="Times New Roman" w:cs="David" w:hint="cs"/>
          <w:sz w:val="20"/>
          <w:szCs w:val="24"/>
          <w:rtl/>
          <w:lang w:eastAsia="he-IL"/>
        </w:rPr>
        <w:t>למען</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הסר</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ספק</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מובהר</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בזה</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כי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אין</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בהעמדת</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נתונים</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ו</w:t>
      </w:r>
      <w:r w:rsidR="0096575B" w:rsidRPr="00B736A5">
        <w:rPr>
          <w:rFonts w:ascii="Times New Roman" w:eastAsia="Times New Roman" w:hAnsi="Times New Roman" w:cs="David"/>
          <w:sz w:val="20"/>
          <w:szCs w:val="24"/>
          <w:rtl/>
          <w:lang w:eastAsia="he-IL"/>
        </w:rPr>
        <w:t>/</w:t>
      </w:r>
      <w:r w:rsidR="0096575B" w:rsidRPr="00B736A5">
        <w:rPr>
          <w:rFonts w:ascii="Times New Roman" w:eastAsia="Times New Roman" w:hAnsi="Times New Roman" w:cs="David" w:hint="cs"/>
          <w:sz w:val="20"/>
          <w:szCs w:val="24"/>
          <w:rtl/>
          <w:lang w:eastAsia="he-IL"/>
        </w:rPr>
        <w:t>או</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מסמכים</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על</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ידי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המזמין</w:t>
      </w:r>
      <w:r w:rsidR="0096575B" w:rsidRPr="00B736A5">
        <w:rPr>
          <w:rFonts w:ascii="Times New Roman" w:eastAsia="Times New Roman" w:hAnsi="Times New Roman" w:cs="David"/>
          <w:sz w:val="20"/>
          <w:szCs w:val="24"/>
          <w:rtl/>
          <w:lang w:eastAsia="he-IL"/>
        </w:rPr>
        <w:t xml:space="preserve"> </w:t>
      </w:r>
      <w:r w:rsidR="0096575B">
        <w:rPr>
          <w:rFonts w:ascii="Times New Roman" w:eastAsia="Times New Roman" w:hAnsi="Times New Roman" w:cs="David" w:hint="cs"/>
          <w:sz w:val="20"/>
          <w:szCs w:val="24"/>
          <w:rtl/>
          <w:lang w:eastAsia="he-IL"/>
        </w:rPr>
        <w:t xml:space="preserve">ו/או המנהל ו/או מי מטעמם </w:t>
      </w:r>
      <w:r w:rsidR="0096575B" w:rsidRPr="00B736A5">
        <w:rPr>
          <w:rFonts w:ascii="Times New Roman" w:eastAsia="Times New Roman" w:hAnsi="Times New Roman" w:cs="David" w:hint="cs"/>
          <w:sz w:val="20"/>
          <w:szCs w:val="24"/>
          <w:rtl/>
          <w:lang w:eastAsia="he-IL"/>
        </w:rPr>
        <w:t>כדי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להטיל</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עלי</w:t>
      </w:r>
      <w:r w:rsidR="0096575B">
        <w:rPr>
          <w:rFonts w:ascii="Times New Roman" w:eastAsia="Times New Roman" w:hAnsi="Times New Roman" w:cs="David" w:hint="cs"/>
          <w:sz w:val="20"/>
          <w:szCs w:val="24"/>
          <w:rtl/>
          <w:lang w:eastAsia="he-IL"/>
        </w:rPr>
        <w:t>הם</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אחריות</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כלשהי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או</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כדי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לשחרר</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את</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המתכנן</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מאחריותו</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על</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פי</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הסכם</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זה</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או</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לגרוע</w:t>
      </w:r>
      <w:r w:rsidR="0096575B" w:rsidRPr="00B736A5">
        <w:rPr>
          <w:rFonts w:ascii="Times New Roman" w:eastAsia="Times New Roman" w:hAnsi="Times New Roman" w:cs="David"/>
          <w:sz w:val="20"/>
          <w:szCs w:val="24"/>
          <w:rtl/>
          <w:lang w:eastAsia="he-IL"/>
        </w:rPr>
        <w:t xml:space="preserve"> </w:t>
      </w:r>
      <w:r w:rsidR="0096575B" w:rsidRPr="00B736A5">
        <w:rPr>
          <w:rFonts w:ascii="Times New Roman" w:eastAsia="Times New Roman" w:hAnsi="Times New Roman" w:cs="David" w:hint="cs"/>
          <w:sz w:val="20"/>
          <w:szCs w:val="24"/>
          <w:rtl/>
          <w:lang w:eastAsia="he-IL"/>
        </w:rPr>
        <w:t>ממנה</w:t>
      </w:r>
      <w:r w:rsidR="0096575B" w:rsidRPr="00B736A5">
        <w:rPr>
          <w:rFonts w:ascii="Times New Roman" w:eastAsia="Times New Roman" w:hAnsi="Times New Roman" w:cs="David"/>
          <w:sz w:val="20"/>
          <w:szCs w:val="24"/>
          <w:rtl/>
          <w:lang w:eastAsia="he-IL"/>
        </w:rPr>
        <w:t>.</w:t>
      </w:r>
      <w:r w:rsidR="0096575B">
        <w:rPr>
          <w:rFonts w:ascii="Times New Roman" w:eastAsia="Times New Roman" w:hAnsi="Times New Roman" w:cs="David" w:hint="cs"/>
          <w:sz w:val="20"/>
          <w:szCs w:val="24"/>
          <w:rtl/>
          <w:lang w:eastAsia="he-IL"/>
        </w:rPr>
        <w:t xml:space="preserve"> </w:t>
      </w:r>
      <w:r w:rsidR="0096575B" w:rsidRPr="002E2C10">
        <w:rPr>
          <w:rFonts w:ascii="Times New Roman" w:eastAsia="Times New Roman" w:hAnsi="Times New Roman" w:cs="David"/>
          <w:sz w:val="20"/>
          <w:szCs w:val="24"/>
          <w:rtl/>
          <w:lang w:eastAsia="he-IL"/>
        </w:rPr>
        <w:t>המתכנן מתחייב לבדוק באופן פוזיטיבי את נכונותם ושלמותם של הנתונים והמסמכים אשר</w:t>
      </w:r>
      <w:r w:rsidR="0096575B" w:rsidRPr="002E2C10">
        <w:rPr>
          <w:rFonts w:ascii="Times New Roman" w:eastAsia="Times New Roman" w:hAnsi="Times New Roman" w:cs="David" w:hint="cs"/>
          <w:sz w:val="20"/>
          <w:szCs w:val="24"/>
          <w:rtl/>
          <w:lang w:eastAsia="he-IL"/>
        </w:rPr>
        <w:t xml:space="preserve"> </w:t>
      </w:r>
      <w:r w:rsidR="0096575B" w:rsidRPr="002E2C10">
        <w:rPr>
          <w:rFonts w:ascii="Times New Roman" w:eastAsia="Times New Roman" w:hAnsi="Times New Roman" w:cs="David"/>
          <w:sz w:val="20"/>
          <w:szCs w:val="24"/>
          <w:rtl/>
          <w:lang w:eastAsia="he-IL"/>
        </w:rPr>
        <w:t>יועברו לידיו על פי הסכם זה</w:t>
      </w:r>
      <w:r w:rsidR="0096575B" w:rsidRPr="002E2C10">
        <w:rPr>
          <w:rFonts w:ascii="Times New Roman" w:eastAsia="Times New Roman" w:hAnsi="Times New Roman" w:cs="David" w:hint="cs"/>
          <w:sz w:val="20"/>
          <w:szCs w:val="24"/>
          <w:rtl/>
          <w:lang w:eastAsia="he-IL"/>
        </w:rPr>
        <w:t xml:space="preserve"> וליידע את המזמין גבי כל טעות או חוסר בהם</w:t>
      </w:r>
      <w:r w:rsidR="0096575B">
        <w:rPr>
          <w:rFonts w:ascii="Times New Roman" w:eastAsia="Times New Roman" w:hAnsi="Times New Roman" w:cs="David" w:hint="cs"/>
          <w:sz w:val="20"/>
          <w:szCs w:val="24"/>
          <w:rtl/>
          <w:lang w:eastAsia="he-IL"/>
        </w:rPr>
        <w:t>.</w:t>
      </w:r>
    </w:p>
    <w:p w14:paraId="41380B70" w14:textId="77777777" w:rsidR="00B27B4C" w:rsidRPr="00B27B4C" w:rsidRDefault="00B27B4C" w:rsidP="007124B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p>
    <w:p w14:paraId="1E1BA44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הכל כפי שיקבע ע"י המנהל. כן מתחייב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להשתתף בת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מראש בכל ישיבות התיאום אליהן יוזמן.</w:t>
      </w:r>
    </w:p>
    <w:p w14:paraId="257AE4E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ישמור על נוהלי קשר, תיאום,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שום וצורת המסמכים לפי דרישת המנהל.</w:t>
      </w:r>
    </w:p>
    <w:p w14:paraId="76AD58D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עוד לא יקבע אחרת ע"י המזמין, יהיה המנהל כ</w:t>
      </w:r>
      <w:r w:rsidRPr="00B27B4C">
        <w:rPr>
          <w:rFonts w:ascii="Times New Roman" w:eastAsia="Times New Roman" w:hAnsi="Times New Roman" w:cs="David" w:hint="cs"/>
          <w:sz w:val="20"/>
          <w:szCs w:val="24"/>
          <w:rtl/>
          <w:lang w:eastAsia="he-IL"/>
        </w:rPr>
        <w:t>הגדרתו</w:t>
      </w:r>
      <w:r w:rsidRPr="00B27B4C">
        <w:rPr>
          <w:rFonts w:ascii="Times New Roman" w:eastAsia="Times New Roman" w:hAnsi="Times New Roman" w:cs="David"/>
          <w:sz w:val="20"/>
          <w:szCs w:val="24"/>
          <w:rtl/>
          <w:lang w:eastAsia="he-IL"/>
        </w:rPr>
        <w:t xml:space="preserve"> בנספח </w:t>
      </w:r>
      <w:r w:rsidRPr="00B27B4C">
        <w:rPr>
          <w:rFonts w:ascii="Times New Roman" w:eastAsia="Times New Roman" w:hAnsi="Times New Roman" w:cs="David"/>
          <w:bCs/>
          <w:sz w:val="20"/>
          <w:szCs w:val="24"/>
          <w:rtl/>
          <w:lang w:eastAsia="he-IL"/>
        </w:rPr>
        <w:t xml:space="preserve">א' </w:t>
      </w:r>
      <w:r w:rsidRPr="00B27B4C">
        <w:rPr>
          <w:rFonts w:ascii="Times New Roman" w:eastAsia="Times New Roman" w:hAnsi="Times New Roman" w:cs="David"/>
          <w:sz w:val="20"/>
          <w:szCs w:val="24"/>
          <w:rtl/>
          <w:lang w:eastAsia="he-IL"/>
        </w:rPr>
        <w:t>ועל המתכנן להיות</w:t>
      </w:r>
      <w:r w:rsidRPr="00B27B4C">
        <w:rPr>
          <w:rFonts w:ascii="Times New Roman" w:eastAsia="Times New Roman" w:hAnsi="Times New Roman" w:cs="David" w:hint="cs"/>
          <w:sz w:val="20"/>
          <w:szCs w:val="24"/>
          <w:rtl/>
          <w:lang w:eastAsia="he-IL"/>
        </w:rPr>
        <w:t xml:space="preserve"> עמו</w:t>
      </w:r>
      <w:r w:rsidRPr="00B27B4C">
        <w:rPr>
          <w:rFonts w:ascii="Times New Roman" w:eastAsia="Times New Roman" w:hAnsi="Times New Roman" w:cs="David"/>
          <w:sz w:val="20"/>
          <w:szCs w:val="24"/>
          <w:rtl/>
          <w:lang w:eastAsia="he-IL"/>
        </w:rPr>
        <w:t xml:space="preserve"> בקשר מתמי</w:t>
      </w: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sz w:val="20"/>
          <w:szCs w:val="24"/>
          <w:rtl/>
          <w:lang w:eastAsia="he-IL"/>
        </w:rPr>
        <w:t xml:space="preserve"> ולתאם עמו את כל פעולותיו, אלא אם נקבע </w:t>
      </w:r>
      <w:r w:rsidRPr="00B27B4C">
        <w:rPr>
          <w:rFonts w:ascii="Times New Roman" w:eastAsia="Times New Roman" w:hAnsi="Times New Roman" w:cs="David" w:hint="cs"/>
          <w:sz w:val="20"/>
          <w:szCs w:val="24"/>
          <w:rtl/>
          <w:lang w:eastAsia="he-IL"/>
        </w:rPr>
        <w:t xml:space="preserve">מפורשות </w:t>
      </w:r>
      <w:r w:rsidRPr="00B27B4C">
        <w:rPr>
          <w:rFonts w:ascii="Times New Roman" w:eastAsia="Times New Roman" w:hAnsi="Times New Roman" w:cs="David"/>
          <w:sz w:val="20"/>
          <w:szCs w:val="24"/>
          <w:rtl/>
          <w:lang w:eastAsia="he-IL"/>
        </w:rPr>
        <w:t>אחרת ע"י המזמין.</w:t>
      </w:r>
    </w:p>
    <w:p w14:paraId="733572BD" w14:textId="77777777" w:rsidR="0096575B" w:rsidRPr="00B27B4C" w:rsidRDefault="0096575B" w:rsidP="0096575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ידועות לו הוראות כל התכניות הקיימות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B27B4C">
        <w:rPr>
          <w:rFonts w:ascii="Times New Roman" w:eastAsia="Times New Roman" w:hAnsi="Times New Roman" w:cs="David" w:hint="cs"/>
          <w:sz w:val="20"/>
          <w:szCs w:val="24"/>
          <w:rtl/>
          <w:lang w:eastAsia="he-IL"/>
        </w:rPr>
        <w:t>יהם של</w:t>
      </w:r>
      <w:r w:rsidRPr="00B27B4C">
        <w:rPr>
          <w:rFonts w:ascii="Times New Roman" w:eastAsia="Times New Roman" w:hAnsi="Times New Roman" w:cs="David"/>
          <w:sz w:val="20"/>
          <w:szCs w:val="24"/>
          <w:rtl/>
          <w:lang w:eastAsia="he-IL"/>
        </w:rPr>
        <w:t xml:space="preserve"> הדין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הנהלים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התקנים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התקנות החלים בקשר עם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והוא מתחייב לפעול בהתאם לקבוע בהם.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מצהיר המתכנן כי </w:t>
      </w:r>
      <w:r w:rsidRPr="00B27B4C">
        <w:rPr>
          <w:rFonts w:ascii="Times New Roman" w:eastAsia="Times New Roman" w:hAnsi="Times New Roman" w:cs="David" w:hint="cs"/>
          <w:sz w:val="20"/>
          <w:szCs w:val="24"/>
          <w:rtl/>
          <w:lang w:eastAsia="he-IL"/>
        </w:rPr>
        <w:t xml:space="preserve">הוא </w:t>
      </w:r>
      <w:r w:rsidRPr="00B27B4C">
        <w:rPr>
          <w:rFonts w:ascii="Times New Roman" w:eastAsia="Times New Roman" w:hAnsi="Times New Roman" w:cs="David"/>
          <w:sz w:val="20"/>
          <w:szCs w:val="24"/>
          <w:rtl/>
          <w:lang w:eastAsia="he-IL"/>
        </w:rPr>
        <w:t xml:space="preserve">בדק בעצמו את כל הנושאים הרלוונטיים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w:t>
      </w:r>
      <w:r>
        <w:rPr>
          <w:rFonts w:ascii="Times New Roman" w:eastAsia="Times New Roman" w:hAnsi="Times New Roman" w:cs="David" w:hint="cs"/>
          <w:sz w:val="20"/>
          <w:szCs w:val="24"/>
          <w:rtl/>
          <w:lang w:eastAsia="he-IL"/>
        </w:rPr>
        <w:t xml:space="preserve">הוראות התוכנית, </w:t>
      </w:r>
      <w:r w:rsidRPr="00B27B4C">
        <w:rPr>
          <w:rFonts w:ascii="Times New Roman" w:eastAsia="Times New Roman" w:hAnsi="Times New Roman" w:cs="David"/>
          <w:sz w:val="20"/>
          <w:szCs w:val="24"/>
          <w:rtl/>
          <w:lang w:eastAsia="he-IL"/>
        </w:rPr>
        <w:t>התנאים הפיזיים באתר, את טיב הקרקע, את קיום קווי מים, חשמל, טלפון ואחרים, וכן את התנאים הטופוגרפיים, האקלימיים והאקולוגיים השוררים בו,</w:t>
      </w:r>
      <w:r>
        <w:rPr>
          <w:rFonts w:ascii="Times New Roman" w:eastAsia="Times New Roman" w:hAnsi="Times New Roman" w:cs="David" w:hint="cs"/>
          <w:sz w:val="20"/>
          <w:szCs w:val="24"/>
          <w:rtl/>
          <w:lang w:eastAsia="he-IL"/>
        </w:rPr>
        <w:t xml:space="preserve"> את הוראות הדין, התקנים והתקנות החלות בקשר עם שירותי התכנון</w:t>
      </w:r>
      <w:r w:rsidRPr="00B27B4C">
        <w:rPr>
          <w:rFonts w:ascii="Times New Roman" w:eastAsia="Times New Roman" w:hAnsi="Times New Roman" w:cs="David"/>
          <w:sz w:val="20"/>
          <w:szCs w:val="24"/>
          <w:rtl/>
          <w:lang w:eastAsia="he-IL"/>
        </w:rPr>
        <w:t xml:space="preserve"> ומצא הכל מתאים למטרותיו, ויש בידיו את כל הנתונים הנוגעים לאתר, כנדרש לשם ביצוע שירותי המתכנן.</w:t>
      </w:r>
    </w:p>
    <w:p w14:paraId="647F9FA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להפיק את כל התכניות </w:t>
      </w:r>
      <w:r w:rsidRPr="00B27B4C">
        <w:rPr>
          <w:rFonts w:ascii="Times New Roman" w:eastAsia="Times New Roman" w:hAnsi="Times New Roman" w:cs="David" w:hint="cs"/>
          <w:sz w:val="20"/>
          <w:szCs w:val="24"/>
          <w:rtl/>
          <w:lang w:eastAsia="he-IL"/>
        </w:rPr>
        <w:t>נשוא</w:t>
      </w:r>
      <w:r w:rsidRPr="00B27B4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וע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B27B4C">
        <w:rPr>
          <w:rFonts w:ascii="Times New Roman" w:eastAsia="Times New Roman" w:hAnsi="Times New Roman" w:cs="David" w:hint="cs"/>
          <w:sz w:val="20"/>
          <w:szCs w:val="24"/>
          <w:rtl/>
          <w:lang w:eastAsia="he-IL"/>
        </w:rPr>
        <w:t xml:space="preserve"> בנספח </w:t>
      </w:r>
      <w:r w:rsidRPr="00B27B4C">
        <w:rPr>
          <w:rFonts w:ascii="Times New Roman" w:eastAsia="Times New Roman" w:hAnsi="Times New Roman" w:cs="David" w:hint="cs"/>
          <w:b/>
          <w:bCs/>
          <w:sz w:val="20"/>
          <w:szCs w:val="24"/>
          <w:rtl/>
          <w:lang w:eastAsia="he-IL"/>
        </w:rPr>
        <w:t>א'</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w:t>
      </w:r>
    </w:p>
    <w:p w14:paraId="0F1C2E7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יגיש ליועצים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B27B4C">
        <w:rPr>
          <w:rFonts w:ascii="Times New Roman" w:eastAsia="Times New Roman" w:hAnsi="Times New Roman" w:cs="David" w:hint="cs"/>
          <w:sz w:val="20"/>
          <w:szCs w:val="24"/>
          <w:rtl/>
          <w:lang w:eastAsia="he-IL"/>
        </w:rPr>
        <w:t xml:space="preserve">מפורשות על פי </w:t>
      </w:r>
      <w:r w:rsidRPr="00B27B4C">
        <w:rPr>
          <w:rFonts w:ascii="Times New Roman" w:eastAsia="Times New Roman" w:hAnsi="Times New Roman" w:cs="David"/>
          <w:sz w:val="20"/>
          <w:szCs w:val="24"/>
          <w:rtl/>
          <w:lang w:eastAsia="he-IL"/>
        </w:rPr>
        <w:t>חוזה זה.</w:t>
      </w:r>
    </w:p>
    <w:p w14:paraId="472F8DE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אין לו ולא תהינה לו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תביעות ו/או טענות</w:t>
      </w:r>
      <w:r w:rsidRPr="00B27B4C">
        <w:rPr>
          <w:rFonts w:ascii="Times New Roman" w:eastAsia="Times New Roman" w:hAnsi="Times New Roman" w:cs="David" w:hint="cs"/>
          <w:sz w:val="20"/>
          <w:szCs w:val="24"/>
          <w:rtl/>
          <w:lang w:eastAsia="he-IL"/>
        </w:rPr>
        <w:t xml:space="preserve"> ו/או דרישות ו/או תלונות</w:t>
      </w:r>
      <w:r w:rsidRPr="00B27B4C">
        <w:rPr>
          <w:rFonts w:ascii="Times New Roman" w:eastAsia="Times New Roman" w:hAnsi="Times New Roman" w:cs="David"/>
          <w:sz w:val="20"/>
          <w:szCs w:val="24"/>
          <w:rtl/>
          <w:lang w:eastAsia="he-IL"/>
        </w:rPr>
        <w:t xml:space="preserve"> כלפי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כלפי המתכננים האחרים בגין מסירת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 משמסר המזמין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 xml:space="preserve">ביצוע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0663CEBB" w14:textId="77777777" w:rsid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B27B4C">
        <w:rPr>
          <w:rFonts w:ascii="Times New Roman" w:eastAsia="Times New Roman" w:hAnsi="Times New Roman" w:cs="David"/>
          <w:sz w:val="24"/>
          <w:szCs w:val="24"/>
          <w:lang w:eastAsia="he-IL"/>
        </w:rPr>
        <w:t>view</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0"/>
          <w:szCs w:val="24"/>
          <w:rtl/>
          <w:lang w:eastAsia="he-IL"/>
        </w:rPr>
        <w:t>", "רמדורנט"</w:t>
      </w:r>
      <w:r w:rsidRPr="00B27B4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B27B4C">
        <w:rPr>
          <w:rFonts w:ascii="Times New Roman" w:eastAsia="Times New Roman" w:hAnsi="Times New Roman" w:cs="David" w:hint="cs"/>
          <w:sz w:val="20"/>
          <w:szCs w:val="24"/>
          <w:rtl/>
          <w:lang w:eastAsia="he-IL"/>
        </w:rPr>
        <w:t>.</w:t>
      </w:r>
    </w:p>
    <w:p w14:paraId="3DFEA06B" w14:textId="77777777" w:rsidR="00913BB1" w:rsidRPr="00B27B4C" w:rsidRDefault="00913BB1" w:rsidP="00913BB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CC40AC">
        <w:rPr>
          <w:rFonts w:ascii="Arial" w:eastAsia="Times New Roman" w:hAnsi="Arial" w:cs="David"/>
          <w:sz w:val="24"/>
          <w:szCs w:val="24"/>
          <w:rtl/>
        </w:rPr>
        <w:t xml:space="preserve">המתכנן </w:t>
      </w:r>
      <w:r>
        <w:rPr>
          <w:rFonts w:ascii="Arial" w:eastAsia="Times New Roman" w:hAnsi="Arial" w:cs="David" w:hint="cs"/>
          <w:sz w:val="24"/>
          <w:szCs w:val="24"/>
          <w:rtl/>
        </w:rPr>
        <w:t xml:space="preserve">מתחייב </w:t>
      </w:r>
      <w:r w:rsidRPr="00CC40AC">
        <w:rPr>
          <w:rFonts w:ascii="Arial" w:eastAsia="Times New Roman" w:hAnsi="Arial" w:cs="David"/>
          <w:sz w:val="24"/>
          <w:szCs w:val="24"/>
          <w:rtl/>
        </w:rPr>
        <w:t>כי לא יקבל ולא תצמח לו ו/או למי מטעמו, במישרין או בעקיפין, כל טובת הנאה שהיא, בין בכסף ובין בשווה כסף, מביצוע שירותי ה</w:t>
      </w:r>
      <w:r>
        <w:rPr>
          <w:rFonts w:ascii="Arial" w:eastAsia="Times New Roman" w:hAnsi="Arial" w:cs="David" w:hint="cs"/>
          <w:sz w:val="24"/>
          <w:szCs w:val="24"/>
          <w:rtl/>
        </w:rPr>
        <w:t>תכנון</w:t>
      </w:r>
      <w:r w:rsidRPr="00CC40AC">
        <w:rPr>
          <w:rFonts w:ascii="Arial" w:eastAsia="Times New Roman" w:hAnsi="Arial" w:cs="David"/>
          <w:sz w:val="24"/>
          <w:szCs w:val="24"/>
          <w:rtl/>
        </w:rPr>
        <w:t>, מעבר לתמורה כפי שהיא באה לידי ביטוי בהסכם זה, וכי הוא לא יעמיד עצמו במצב בו יימצא או יהא עלול להימצא בניגוד עניינים עם המזמין</w:t>
      </w:r>
      <w:r>
        <w:rPr>
          <w:rFonts w:ascii="Arial" w:eastAsia="Times New Roman" w:hAnsi="Arial" w:cs="David" w:hint="cs"/>
          <w:sz w:val="24"/>
          <w:szCs w:val="24"/>
          <w:rtl/>
        </w:rPr>
        <w:t xml:space="preserve">. </w:t>
      </w:r>
    </w:p>
    <w:p w14:paraId="6C5D0375" w14:textId="77777777" w:rsidR="00913BB1" w:rsidRPr="00B27B4C" w:rsidRDefault="00913BB1" w:rsidP="00786BBF">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75A907F"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צוות עובדים ואמצעים</w:t>
      </w:r>
    </w:p>
    <w:p w14:paraId="78662EA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יקיים משרד מאויש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מאורגן ומצויד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באופן שיאפשר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בהתאם להוראות חוזה זה.</w:t>
      </w:r>
    </w:p>
    <w:p w14:paraId="03199B3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hint="cs"/>
          <w:b/>
          <w:sz w:val="20"/>
          <w:szCs w:val="24"/>
          <w:rtl/>
          <w:lang w:eastAsia="he-IL"/>
        </w:rPr>
        <w:t>המצ"ב,</w:t>
      </w:r>
      <w:r w:rsidRPr="00B27B4C">
        <w:rPr>
          <w:rFonts w:ascii="Times New Roman" w:eastAsia="Times New Roman" w:hAnsi="Times New Roman" w:cs="David"/>
          <w:sz w:val="20"/>
          <w:szCs w:val="24"/>
          <w:rtl/>
          <w:lang w:eastAsia="he-IL"/>
        </w:rPr>
        <w:t xml:space="preserve"> יתאים לביצוע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ברמה ובמועדים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863292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B27B4C">
        <w:rPr>
          <w:rFonts w:ascii="Times New Roman" w:eastAsia="Times New Roman" w:hAnsi="Times New Roman" w:cs="David" w:hint="cs"/>
          <w:sz w:val="20"/>
          <w:szCs w:val="24"/>
          <w:rtl/>
          <w:lang w:eastAsia="he-IL"/>
        </w:rPr>
        <w:t xml:space="preserve">המוחלט </w:t>
      </w:r>
      <w:r w:rsidRPr="00B27B4C">
        <w:rPr>
          <w:rFonts w:ascii="Times New Roman" w:eastAsia="Times New Roman" w:hAnsi="Times New Roman" w:cs="David"/>
          <w:sz w:val="20"/>
          <w:szCs w:val="24"/>
          <w:rtl/>
          <w:lang w:eastAsia="he-IL"/>
        </w:rPr>
        <w:t>- להורות למתכנן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5F2D7C4E" w14:textId="77777777" w:rsidR="00B27B4C" w:rsidRDefault="00B27B4C" w:rsidP="002D78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החוזה יהיה האדריכל ו/או המהנדס ו/או </w:t>
      </w:r>
      <w:r w:rsidR="002D7834">
        <w:rPr>
          <w:rFonts w:ascii="Times New Roman" w:eastAsia="Times New Roman" w:hAnsi="Times New Roman" w:cs="David"/>
          <w:sz w:val="20"/>
          <w:szCs w:val="24"/>
          <w:rtl/>
          <w:lang w:eastAsia="he-IL"/>
        </w:rPr>
        <w:t>המתכנן</w:t>
      </w:r>
      <w:r w:rsidRPr="00B27B4C">
        <w:rPr>
          <w:rFonts w:ascii="Times New Roman" w:eastAsia="Times New Roman" w:hAnsi="Times New Roman" w:cs="David"/>
          <w:sz w:val="20"/>
          <w:szCs w:val="24"/>
          <w:rtl/>
          <w:lang w:eastAsia="he-IL"/>
        </w:rPr>
        <w:t xml:space="preserve"> הנקוב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מנהלו הראשי של המתכנן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המנהל הראשי</w:t>
      </w:r>
      <w:r w:rsidRPr="00B27B4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6F069856" w14:textId="77777777" w:rsidR="00B27B4C" w:rsidRDefault="00B27B4C" w:rsidP="00B37B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p>
    <w:p w14:paraId="6B0F0E41" w14:textId="77777777" w:rsidR="00936CED" w:rsidRPr="00B27B4C" w:rsidRDefault="00936CED" w:rsidP="00936CE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w:t>
      </w:r>
      <w:r w:rsidRPr="00B27B4C">
        <w:rPr>
          <w:rFonts w:ascii="Times New Roman" w:eastAsia="Times New Roman" w:hAnsi="Times New Roman" w:cs="David" w:hint="cs"/>
          <w:sz w:val="20"/>
          <w:szCs w:val="24"/>
          <w:rtl/>
          <w:lang w:eastAsia="he-IL"/>
        </w:rPr>
        <w:t>צהיר, כי ידוע לו, ש</w:t>
      </w:r>
      <w:r w:rsidRPr="00B27B4C">
        <w:rPr>
          <w:rFonts w:ascii="Times New Roman" w:eastAsia="Times New Roman" w:hAnsi="Times New Roman" w:cs="David"/>
          <w:sz w:val="20"/>
          <w:szCs w:val="24"/>
          <w:rtl/>
          <w:lang w:eastAsia="he-IL"/>
        </w:rPr>
        <w:t>במשך כל 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קפ</w:t>
      </w:r>
      <w:r w:rsidRPr="00B27B4C">
        <w:rPr>
          <w:rFonts w:ascii="Times New Roman" w:eastAsia="Times New Roman" w:hAnsi="Times New Roman" w:cs="David" w:hint="cs"/>
          <w:sz w:val="20"/>
          <w:szCs w:val="24"/>
          <w:rtl/>
          <w:lang w:eastAsia="he-IL"/>
        </w:rPr>
        <w:t>ו של</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יעמוד המנהל הראשי בראשו, יהיה מעורב אישית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w:t>
      </w:r>
      <w:r>
        <w:rPr>
          <w:rFonts w:ascii="Times New Roman" w:eastAsia="Times New Roman" w:hAnsi="Times New Roman" w:cs="David" w:hint="cs"/>
          <w:sz w:val="20"/>
          <w:szCs w:val="24"/>
          <w:rtl/>
          <w:lang w:eastAsia="he-IL"/>
        </w:rPr>
        <w:t>שירותי התכנון</w:t>
      </w:r>
      <w:r w:rsidRPr="00B27B4C">
        <w:rPr>
          <w:rFonts w:ascii="Times New Roman" w:eastAsia="Times New Roman" w:hAnsi="Times New Roman" w:cs="David"/>
          <w:sz w:val="20"/>
          <w:szCs w:val="24"/>
          <w:rtl/>
          <w:lang w:eastAsia="he-IL"/>
        </w:rPr>
        <w:t>,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התכנון. מבלי לגרוע מהתחייבויות המתכנן כמתחייב מ</w:t>
      </w:r>
      <w:r w:rsidRPr="00B27B4C">
        <w:rPr>
          <w:rFonts w:ascii="Times New Roman" w:eastAsia="Times New Roman" w:hAnsi="Times New Roman" w:cs="David" w:hint="cs"/>
          <w:sz w:val="20"/>
          <w:szCs w:val="24"/>
          <w:rtl/>
          <w:lang w:eastAsia="he-IL"/>
        </w:rPr>
        <w:t>חוזה זה,</w:t>
      </w:r>
      <w:r w:rsidRPr="00B27B4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BA2CCEC" w14:textId="77777777" w:rsidR="00936CED" w:rsidRPr="00B27B4C" w:rsidRDefault="00936CED"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p>
    <w:p w14:paraId="6F9C5691"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5BB1FAE6"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המזמין רשאי </w:t>
      </w:r>
      <w:r w:rsidRPr="00B27B4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B27B4C">
        <w:rPr>
          <w:rFonts w:ascii="Times New Roman" w:eastAsia="Times New Roman" w:hAnsi="Times New Roman" w:cs="David" w:hint="cs"/>
          <w:sz w:val="20"/>
          <w:szCs w:val="24"/>
          <w:rtl/>
          <w:lang w:eastAsia="he-IL"/>
        </w:rPr>
        <w:t xml:space="preserve">אחר </w:t>
      </w:r>
      <w:r w:rsidRPr="00B27B4C">
        <w:rPr>
          <w:rFonts w:ascii="Times New Roman" w:eastAsia="Times New Roman" w:hAnsi="Times New Roman" w:cs="David"/>
          <w:sz w:val="20"/>
          <w:szCs w:val="24"/>
          <w:rtl/>
          <w:lang w:eastAsia="he-IL"/>
        </w:rPr>
        <w:t>דרישת המזמין לאלתר.</w:t>
      </w:r>
    </w:p>
    <w:p w14:paraId="55F33E11"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החלטות המזמין בדבר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ו/או החלפת עובד מעובדי המתכנן תינתנה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המוחלט</w:t>
      </w:r>
      <w:r w:rsidRPr="00B27B4C">
        <w:rPr>
          <w:rFonts w:ascii="Times New Roman" w:eastAsia="Times New Roman" w:hAnsi="Times New Roman" w:cs="David" w:hint="cs"/>
          <w:sz w:val="20"/>
          <w:szCs w:val="24"/>
          <w:rtl/>
          <w:lang w:eastAsia="he-IL"/>
        </w:rPr>
        <w:t xml:space="preserve"> של המזמין</w:t>
      </w:r>
      <w:r w:rsidRPr="00B27B4C">
        <w:rPr>
          <w:rFonts w:ascii="Times New Roman" w:eastAsia="Times New Roman" w:hAnsi="Times New Roman" w:cs="David"/>
          <w:sz w:val="20"/>
          <w:szCs w:val="24"/>
          <w:rtl/>
          <w:lang w:eastAsia="he-IL"/>
        </w:rPr>
        <w:t xml:space="preserve"> וללא צורך במתן נימוקים</w:t>
      </w:r>
      <w:r w:rsidRPr="00B27B4C">
        <w:rPr>
          <w:rFonts w:ascii="Times New Roman" w:eastAsia="Times New Roman" w:hAnsi="Times New Roman" w:cs="David" w:hint="cs"/>
          <w:sz w:val="20"/>
          <w:szCs w:val="24"/>
          <w:rtl/>
          <w:lang w:eastAsia="he-IL"/>
        </w:rPr>
        <w:t xml:space="preserve"> כאלה ואחרים</w:t>
      </w:r>
      <w:r w:rsidRPr="00B27B4C">
        <w:rPr>
          <w:rFonts w:ascii="Times New Roman" w:eastAsia="Times New Roman" w:hAnsi="Times New Roman" w:cs="David"/>
          <w:sz w:val="20"/>
          <w:szCs w:val="24"/>
          <w:rtl/>
          <w:lang w:eastAsia="he-IL"/>
        </w:rPr>
        <w:t>. אין בהחלטות אלה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לשחרר את המתכנן מאי</w:t>
      </w:r>
      <w:r w:rsidRPr="00B27B4C">
        <w:rPr>
          <w:rFonts w:ascii="Times New Roman" w:eastAsia="Times New Roman" w:hAnsi="Times New Roman" w:cs="David" w:hint="cs"/>
          <w:sz w:val="20"/>
          <w:szCs w:val="24"/>
          <w:rtl/>
          <w:lang w:eastAsia="he-IL"/>
        </w:rPr>
        <w:t>לו</w:t>
      </w:r>
      <w:r w:rsidRPr="00B27B4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B27B4C">
        <w:rPr>
          <w:rFonts w:ascii="Times New Roman" w:eastAsia="Times New Roman" w:hAnsi="Times New Roman" w:cs="David" w:hint="cs"/>
          <w:sz w:val="20"/>
          <w:szCs w:val="24"/>
          <w:rtl/>
          <w:lang w:eastAsia="he-IL"/>
        </w:rPr>
        <w:t xml:space="preserve"> ו/או חבות</w:t>
      </w:r>
      <w:r w:rsidRPr="00B27B4C">
        <w:rPr>
          <w:rFonts w:ascii="Times New Roman" w:eastAsia="Times New Roman" w:hAnsi="Times New Roman" w:cs="David"/>
          <w:sz w:val="20"/>
          <w:szCs w:val="24"/>
          <w:rtl/>
          <w:lang w:eastAsia="he-IL"/>
        </w:rPr>
        <w:t xml:space="preserve"> שהיא.</w:t>
      </w:r>
    </w:p>
    <w:p w14:paraId="6FA0FD52"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לצייד על חשבונו את צוות עובדיו בכל הציוד הדרוש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w:t>
      </w:r>
      <w:r w:rsidRPr="00B27B4C">
        <w:rPr>
          <w:rFonts w:ascii="Times New Roman" w:eastAsia="Times New Roman" w:hAnsi="Times New Roman" w:cs="David" w:hint="cs"/>
          <w:sz w:val="20"/>
          <w:szCs w:val="24"/>
          <w:rtl/>
          <w:lang w:eastAsia="he-IL"/>
        </w:rPr>
        <w:t>האחריות בגין אחזקת</w:t>
      </w:r>
      <w:r w:rsidRPr="00B27B4C">
        <w:rPr>
          <w:rFonts w:ascii="Times New Roman" w:eastAsia="Times New Roman" w:hAnsi="Times New Roman" w:cs="David"/>
          <w:sz w:val="20"/>
          <w:szCs w:val="24"/>
          <w:rtl/>
          <w:lang w:eastAsia="he-IL"/>
        </w:rPr>
        <w:t xml:space="preserve"> ושמיר</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ציוד</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תהיה בידי המתכנן ועל חשבונו, והמזמין לא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בכל אחריות </w:t>
      </w:r>
      <w:r w:rsidRPr="00B27B4C">
        <w:rPr>
          <w:rFonts w:ascii="Times New Roman" w:eastAsia="Times New Roman" w:hAnsi="Times New Roman" w:cs="David" w:hint="cs"/>
          <w:sz w:val="20"/>
          <w:szCs w:val="24"/>
          <w:rtl/>
          <w:lang w:eastAsia="he-IL"/>
        </w:rPr>
        <w:t xml:space="preserve">ו/או חבות </w:t>
      </w:r>
      <w:r w:rsidRPr="00B27B4C">
        <w:rPr>
          <w:rFonts w:ascii="Times New Roman" w:eastAsia="Times New Roman" w:hAnsi="Times New Roman" w:cs="David"/>
          <w:sz w:val="20"/>
          <w:szCs w:val="24"/>
          <w:rtl/>
          <w:lang w:eastAsia="he-IL"/>
        </w:rPr>
        <w:t>בגין א</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בדן </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או נזק</w:t>
      </w:r>
      <w:r w:rsidRPr="00B27B4C">
        <w:rPr>
          <w:rFonts w:ascii="Times New Roman" w:eastAsia="Times New Roman" w:hAnsi="Times New Roman" w:cs="David" w:hint="cs"/>
          <w:sz w:val="20"/>
          <w:szCs w:val="24"/>
          <w:rtl/>
          <w:lang w:eastAsia="he-IL"/>
        </w:rPr>
        <w:t xml:space="preserve"> ו/או קלקול</w:t>
      </w:r>
      <w:r w:rsidRPr="00B27B4C">
        <w:rPr>
          <w:rFonts w:ascii="Times New Roman" w:eastAsia="Times New Roman" w:hAnsi="Times New Roman" w:cs="David"/>
          <w:sz w:val="20"/>
          <w:szCs w:val="24"/>
          <w:rtl/>
          <w:lang w:eastAsia="he-IL"/>
        </w:rPr>
        <w:t xml:space="preserve"> כלשהו לציוד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לכל חלק ממנו מכל סיבה שהיא.</w:t>
      </w:r>
    </w:p>
    <w:p w14:paraId="0E23294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המתכנן</w:t>
      </w:r>
    </w:p>
    <w:p w14:paraId="75F25CD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במגעים עם רשויות 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עם הרשות המקומית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הנוגע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וכל הכרוך בכך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w:t>
      </w:r>
    </w:p>
    <w:p w14:paraId="6DE03663"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שהמתכנן לא יגיש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תיקונים לתכניות לא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הרשויות המוסמכות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אושרו קודם לכן</w:t>
      </w:r>
      <w:r w:rsidRPr="00B27B4C">
        <w:rPr>
          <w:rFonts w:ascii="Times New Roman" w:eastAsia="Times New Roman" w:hAnsi="Times New Roman" w:cs="David" w:hint="cs"/>
          <w:sz w:val="20"/>
          <w:szCs w:val="24"/>
          <w:rtl/>
          <w:lang w:eastAsia="he-IL"/>
        </w:rPr>
        <w:t>, מראש ובכתב,</w:t>
      </w:r>
      <w:r w:rsidRPr="00B27B4C">
        <w:rPr>
          <w:rFonts w:ascii="Times New Roman" w:eastAsia="Times New Roman" w:hAnsi="Times New Roman" w:cs="David"/>
          <w:sz w:val="20"/>
          <w:szCs w:val="24"/>
          <w:rtl/>
          <w:lang w:eastAsia="he-IL"/>
        </w:rPr>
        <w:t xml:space="preserve"> ע"י המזמין.</w:t>
      </w:r>
    </w:p>
    <w:p w14:paraId="4D935A17"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הכרוך בהתחייבות חוקית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כספית</w:t>
      </w:r>
      <w:r w:rsidRPr="00B27B4C">
        <w:rPr>
          <w:rFonts w:ascii="Times New Roman" w:eastAsia="Times New Roman" w:hAnsi="Times New Roman" w:cs="David" w:hint="cs"/>
          <w:sz w:val="20"/>
          <w:szCs w:val="24"/>
          <w:rtl/>
          <w:lang w:eastAsia="he-IL"/>
        </w:rPr>
        <w:t xml:space="preserve"> ו/או אחרת,</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28F41460"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זולת אם</w:t>
      </w:r>
      <w:r w:rsidRPr="00B27B4C">
        <w:rPr>
          <w:rFonts w:ascii="Times New Roman" w:eastAsia="Times New Roman" w:hAnsi="Times New Roman" w:cs="David"/>
          <w:sz w:val="20"/>
          <w:szCs w:val="24"/>
          <w:rtl/>
          <w:lang w:eastAsia="he-IL"/>
        </w:rPr>
        <w:t xml:space="preserve"> יוסמך לכך ע"י המזמין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יהיה המתכנן רשאי ליתן הוראות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הנחיות</w:t>
      </w:r>
      <w:r w:rsidRPr="00B27B4C">
        <w:rPr>
          <w:rFonts w:ascii="Times New Roman" w:eastAsia="Times New Roman" w:hAnsi="Times New Roman" w:cs="David" w:hint="cs"/>
          <w:sz w:val="20"/>
          <w:szCs w:val="24"/>
          <w:rtl/>
          <w:lang w:eastAsia="he-IL"/>
        </w:rPr>
        <w:t>, בין</w:t>
      </w:r>
      <w:r w:rsidRPr="00B27B4C">
        <w:rPr>
          <w:rFonts w:ascii="Times New Roman" w:eastAsia="Times New Roman" w:hAnsi="Times New Roman" w:cs="David"/>
          <w:sz w:val="20"/>
          <w:szCs w:val="24"/>
          <w:rtl/>
          <w:lang w:eastAsia="he-IL"/>
        </w:rPr>
        <w:t xml:space="preserve"> במישרין</w:t>
      </w:r>
      <w:r w:rsidRPr="00B27B4C">
        <w:rPr>
          <w:rFonts w:ascii="Times New Roman" w:eastAsia="Times New Roman" w:hAnsi="Times New Roman" w:cs="David" w:hint="cs"/>
          <w:sz w:val="20"/>
          <w:szCs w:val="24"/>
          <w:rtl/>
          <w:lang w:eastAsia="he-IL"/>
        </w:rPr>
        <w:t xml:space="preserve"> ובין בעקיפין,</w:t>
      </w:r>
      <w:r w:rsidRPr="00B27B4C">
        <w:rPr>
          <w:rFonts w:ascii="Times New Roman" w:eastAsia="Times New Roman" w:hAnsi="Times New Roman" w:cs="David"/>
          <w:sz w:val="20"/>
          <w:szCs w:val="24"/>
          <w:rtl/>
          <w:lang w:eastAsia="he-IL"/>
        </w:rPr>
        <w:t xml:space="preserve"> לקבלן הראשי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לקבלן העבודות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לנהל עמם מו"מ ביחס למחירים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דרכי ביצוע הכרוכים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 מחירים</w:t>
      </w:r>
      <w:r w:rsidRPr="00B27B4C">
        <w:rPr>
          <w:rFonts w:ascii="Times New Roman" w:eastAsia="Times New Roman" w:hAnsi="Times New Roman" w:cs="David" w:hint="cs"/>
          <w:sz w:val="20"/>
          <w:szCs w:val="24"/>
          <w:rtl/>
          <w:lang w:eastAsia="he-IL"/>
        </w:rPr>
        <w:t xml:space="preserve"> ו/או כמויות</w:t>
      </w:r>
      <w:r w:rsidRPr="00B27B4C">
        <w:rPr>
          <w:rFonts w:ascii="Times New Roman" w:eastAsia="Times New Roman" w:hAnsi="Times New Roman" w:cs="David"/>
          <w:sz w:val="20"/>
          <w:szCs w:val="24"/>
          <w:rtl/>
          <w:lang w:eastAsia="he-IL"/>
        </w:rPr>
        <w:t>, אלא באמצעות המזמין או המנהל.</w:t>
      </w:r>
    </w:p>
    <w:p w14:paraId="36BE6F8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המנהל</w:t>
      </w:r>
    </w:p>
    <w:p w14:paraId="42CA7BC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לבדוק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עת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את שרותי המתכנן כולם או </w:t>
      </w:r>
      <w:r w:rsidRPr="00B27B4C">
        <w:rPr>
          <w:rFonts w:ascii="Times New Roman" w:eastAsia="Times New Roman" w:hAnsi="Times New Roman" w:cs="David" w:hint="cs"/>
          <w:sz w:val="20"/>
          <w:szCs w:val="24"/>
          <w:rtl/>
          <w:lang w:eastAsia="he-IL"/>
        </w:rPr>
        <w:t>מקצתם</w:t>
      </w:r>
      <w:r w:rsidRPr="00B27B4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 כן רשאי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CFAFE9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
          <w:sz w:val="20"/>
          <w:szCs w:val="24"/>
          <w:rtl/>
          <w:lang w:eastAsia="he-IL"/>
        </w:rPr>
        <w:t xml:space="preserve"> המצ"ב</w:t>
      </w:r>
      <w:r w:rsidRPr="00B27B4C">
        <w:rPr>
          <w:rFonts w:ascii="Times New Roman" w:eastAsia="Times New Roman" w:hAnsi="Times New Roman" w:cs="David"/>
          <w:sz w:val="20"/>
          <w:szCs w:val="24"/>
          <w:rtl/>
          <w:lang w:eastAsia="he-IL"/>
        </w:rPr>
        <w:t>.</w:t>
      </w:r>
    </w:p>
    <w:p w14:paraId="7405F8B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לצורך הפעלת סמכויותיו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רשאי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מי מטעמו לבקר במשרד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בכל מקום אחר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B27B4C">
        <w:rPr>
          <w:rFonts w:ascii="Times New Roman" w:eastAsia="Times New Roman" w:hAnsi="Times New Roman" w:cs="David" w:hint="cs"/>
          <w:sz w:val="20"/>
          <w:szCs w:val="24"/>
          <w:rtl/>
          <w:lang w:eastAsia="he-IL"/>
        </w:rPr>
        <w:t>י המנהל 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w:t>
      </w:r>
    </w:p>
    <w:p w14:paraId="24245DA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בהפעלת סמכויות המנהל על 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לגרוע </w:t>
      </w:r>
      <w:r w:rsidRPr="00B27B4C">
        <w:rPr>
          <w:rFonts w:ascii="Times New Roman" w:eastAsia="Times New Roman" w:hAnsi="Times New Roman" w:cs="David" w:hint="cs"/>
          <w:sz w:val="20"/>
          <w:szCs w:val="24"/>
          <w:rtl/>
          <w:lang w:eastAsia="he-IL"/>
        </w:rPr>
        <w:t xml:space="preserve">ו/או לשחרר </w:t>
      </w:r>
      <w:r w:rsidRPr="00B27B4C">
        <w:rPr>
          <w:rFonts w:ascii="Times New Roman" w:eastAsia="Times New Roman" w:hAnsi="Times New Roman" w:cs="David"/>
          <w:sz w:val="20"/>
          <w:szCs w:val="24"/>
          <w:rtl/>
          <w:lang w:eastAsia="he-IL"/>
        </w:rPr>
        <w:t xml:space="preserve">מאחריות </w:t>
      </w:r>
      <w:r w:rsidRPr="00B27B4C">
        <w:rPr>
          <w:rFonts w:ascii="Times New Roman" w:eastAsia="Times New Roman" w:hAnsi="Times New Roman" w:cs="David" w:hint="cs"/>
          <w:sz w:val="20"/>
          <w:szCs w:val="24"/>
          <w:rtl/>
          <w:lang w:eastAsia="he-IL"/>
        </w:rPr>
        <w:t>המתכנן על פי חוזה זה ו/או על פי כל דין.</w:t>
      </w:r>
      <w:r w:rsidRPr="00B27B4C">
        <w:rPr>
          <w:rFonts w:ascii="Times New Roman" w:eastAsia="Times New Roman" w:hAnsi="Times New Roman" w:cs="David"/>
          <w:sz w:val="20"/>
          <w:szCs w:val="24"/>
          <w:rtl/>
          <w:lang w:eastAsia="he-IL"/>
        </w:rPr>
        <w:t xml:space="preserve"> בהקשר זה מובהר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22A88CC"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אישר המנהל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B27B4C">
        <w:rPr>
          <w:rFonts w:ascii="Times New Roman" w:eastAsia="Times New Roman" w:hAnsi="Times New Roman" w:cs="David" w:hint="cs"/>
          <w:sz w:val="20"/>
          <w:szCs w:val="24"/>
          <w:rtl/>
          <w:lang w:eastAsia="he-IL"/>
        </w:rPr>
        <w:t>חוזה</w:t>
      </w:r>
      <w:r w:rsidRPr="00B27B4C">
        <w:rPr>
          <w:rFonts w:ascii="Times New Roman" w:eastAsia="Times New Roman" w:hAnsi="Times New Roman" w:cs="David"/>
          <w:sz w:val="20"/>
          <w:szCs w:val="24"/>
          <w:rtl/>
          <w:lang w:eastAsia="he-IL"/>
        </w:rPr>
        <w:t xml:space="preserve"> זה, </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לשחרר את המתכנן מאחריותו המקצועית המלאה ו</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להטיל על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על המזמין אחריות כלשהי לטיב התכניות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המסמכים האמורים.</w:t>
      </w:r>
    </w:p>
    <w:p w14:paraId="54CEB082"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לוח זמנים ושלבי ב</w:t>
      </w:r>
      <w:r w:rsidRPr="00B27B4C">
        <w:rPr>
          <w:rFonts w:ascii="Times New Roman" w:eastAsia="Times New Roman" w:hAnsi="Times New Roman" w:cs="David" w:hint="cs"/>
          <w:bCs/>
          <w:sz w:val="20"/>
          <w:szCs w:val="24"/>
          <w:u w:val="single"/>
          <w:rtl/>
          <w:lang w:eastAsia="he-IL"/>
        </w:rPr>
        <w:t>י</w:t>
      </w:r>
      <w:r w:rsidRPr="00B27B4C">
        <w:rPr>
          <w:rFonts w:ascii="Times New Roman" w:eastAsia="Times New Roman" w:hAnsi="Times New Roman" w:cs="David"/>
          <w:bCs/>
          <w:sz w:val="20"/>
          <w:szCs w:val="24"/>
          <w:u w:val="single"/>
          <w:rtl/>
          <w:lang w:eastAsia="he-IL"/>
        </w:rPr>
        <w:t>צוע</w:t>
      </w:r>
    </w:p>
    <w:p w14:paraId="1856402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B27B4C">
        <w:rPr>
          <w:rFonts w:ascii="Times New Roman" w:eastAsia="Times New Roman" w:hAnsi="Times New Roman" w:cs="David"/>
          <w:b/>
          <w:bCs/>
          <w:sz w:val="20"/>
          <w:szCs w:val="24"/>
          <w:rtl/>
          <w:lang w:eastAsia="he-IL"/>
        </w:rPr>
        <w:t>ג'</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לוח הזמנים</w:t>
      </w:r>
      <w:r w:rsidRPr="00B27B4C">
        <w:rPr>
          <w:rFonts w:ascii="Times New Roman" w:eastAsia="Times New Roman" w:hAnsi="Times New Roman" w:cs="David"/>
          <w:sz w:val="20"/>
          <w:szCs w:val="24"/>
          <w:rtl/>
          <w:lang w:eastAsia="he-IL"/>
        </w:rPr>
        <w:t>"). כל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 הכלול בשרותי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לא נקבע לו מועד בלוח הזמנים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יבוצע על ידי המתכנן במועד שיהיה דרוש על מנת להבטיח</w:t>
      </w:r>
      <w:r w:rsidRPr="00B27B4C">
        <w:rPr>
          <w:rFonts w:ascii="Times New Roman" w:eastAsia="Times New Roman" w:hAnsi="Times New Roman" w:cs="David" w:hint="cs"/>
          <w:sz w:val="20"/>
          <w:szCs w:val="24"/>
          <w:rtl/>
          <w:lang w:eastAsia="he-IL"/>
        </w:rPr>
        <w:t xml:space="preserve"> את</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 xml:space="preserve">קבלנים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אחרים בהתאם ללוח הזמנים המוסכם 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מם.</w:t>
      </w:r>
    </w:p>
    <w:p w14:paraId="3FE6B76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יתחיל המתכנן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קטע מהפרויקט ו/או שלב משלבי העבודה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או </w:t>
      </w:r>
      <w:r w:rsidRPr="00B27B4C">
        <w:rPr>
          <w:rFonts w:ascii="Times New Roman" w:eastAsia="Times New Roman" w:hAnsi="Times New Roman" w:cs="David"/>
          <w:b/>
          <w:bCs/>
          <w:sz w:val="20"/>
          <w:szCs w:val="24"/>
          <w:rtl/>
          <w:lang w:eastAsia="he-IL"/>
        </w:rPr>
        <w:t xml:space="preserve">ג'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אלא אם כן הודיע למזמין תחילה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הגיע לדעתו מועד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זה וק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מהמזמין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לביצועו.</w:t>
      </w:r>
    </w:p>
    <w:p w14:paraId="1116077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יש לראות </w:t>
      </w: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15282F8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ידוע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התחייבויות היועצים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יתר הגורמים, מותנות בכך שיסופקו להם כל התכניות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ההנחיות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ההוראות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הפרטים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הביאורים שידרשו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מהקבלנים מלטעון לעיכוב מוצדק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1B50239"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 יוכר כמוצדק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אך ו</w:t>
      </w:r>
      <w:r w:rsidRPr="00B27B4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82321EB"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הוא נובע מכ</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ח עליון או גורם אחר (להלן יחדיו: "</w:t>
      </w:r>
      <w:r w:rsidRPr="00B27B4C">
        <w:rPr>
          <w:rFonts w:ascii="Times New Roman" w:eastAsia="Times New Roman" w:hAnsi="Times New Roman" w:cs="David"/>
          <w:b/>
          <w:bCs/>
          <w:sz w:val="20"/>
          <w:szCs w:val="24"/>
          <w:rtl/>
          <w:lang w:eastAsia="he-IL"/>
        </w:rPr>
        <w:t>אירוע דוחה</w:t>
      </w:r>
      <w:r w:rsidRPr="00B27B4C">
        <w:rPr>
          <w:rFonts w:ascii="Times New Roman" w:eastAsia="Times New Roman" w:hAnsi="Times New Roman" w:cs="David"/>
          <w:sz w:val="20"/>
          <w:szCs w:val="24"/>
          <w:rtl/>
          <w:lang w:eastAsia="he-IL"/>
        </w:rPr>
        <w:t>") שלדעת המנהל לא הייתה למתכנן שליטה עליו.</w:t>
      </w:r>
    </w:p>
    <w:p w14:paraId="56D90CB6"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FC981E0"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קיבל תכניות, הנחיות, הוראות, פרטים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0884D75" w14:textId="77777777" w:rsidR="00B27B4C" w:rsidRPr="00B27B4C" w:rsidRDefault="00B27B4C" w:rsidP="00B27B4C">
      <w:pPr>
        <w:widowControl w:val="0"/>
        <w:numPr>
          <w:ilvl w:val="2"/>
          <w:numId w:val="1"/>
        </w:numPr>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אישר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האירוע הדוחה אכן מצדיק 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השירות ואת משך הדחייה.</w:t>
      </w:r>
    </w:p>
    <w:p w14:paraId="18106E9A" w14:textId="77777777" w:rsidR="00B27B4C" w:rsidRPr="00B27B4C" w:rsidRDefault="00B27B4C" w:rsidP="00B27B4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w:t>
      </w:r>
      <w:r w:rsidRPr="00B27B4C">
        <w:rPr>
          <w:rFonts w:ascii="Times New Roman" w:eastAsia="Times New Roman" w:hAnsi="Times New Roman" w:cs="David" w:hint="cs"/>
          <w:sz w:val="20"/>
          <w:szCs w:val="24"/>
          <w:rtl/>
          <w:lang w:eastAsia="he-IL"/>
        </w:rPr>
        <w:t xml:space="preserve">כלליות </w:t>
      </w:r>
      <w:r w:rsidRPr="00B27B4C">
        <w:rPr>
          <w:rFonts w:ascii="Times New Roman" w:eastAsia="Times New Roman" w:hAnsi="Times New Roman" w:cs="David"/>
          <w:sz w:val="20"/>
          <w:szCs w:val="24"/>
          <w:rtl/>
          <w:lang w:eastAsia="he-IL"/>
        </w:rPr>
        <w:t>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חור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 תכנון ע"י אחרים לא יהווה עילה לעיכוב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שור המנהל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p>
    <w:p w14:paraId="496FCF6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להודיע למנהל מידית, על כל עיכוב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לפי הערכתו עלול לגרום לאיחור בקיום לוח הזמנים.</w:t>
      </w:r>
    </w:p>
    <w:p w14:paraId="61748AD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4F00486E"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לבקר במשרד המתכנן ולעיין בהתקדמות ובאופן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והמתכנן ימסור למנהל כל הסבר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פרט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דיווח</w:t>
      </w:r>
      <w:r w:rsidRPr="00B27B4C">
        <w:rPr>
          <w:rFonts w:ascii="Times New Roman" w:eastAsia="Times New Roman" w:hAnsi="Times New Roman" w:cs="David" w:hint="cs"/>
          <w:sz w:val="20"/>
          <w:szCs w:val="24"/>
          <w:rtl/>
          <w:lang w:eastAsia="he-IL"/>
        </w:rPr>
        <w:t>, מיד</w:t>
      </w:r>
      <w:r w:rsidRPr="00B27B4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B27B4C">
        <w:rPr>
          <w:rFonts w:ascii="Times New Roman" w:eastAsia="Times New Roman" w:hAnsi="Times New Roman" w:cs="David" w:hint="cs"/>
          <w:sz w:val="20"/>
          <w:szCs w:val="24"/>
          <w:rtl/>
          <w:lang w:eastAsia="he-IL"/>
        </w:rPr>
        <w:t xml:space="preserve"> זה ו/או לפי כל דין</w:t>
      </w:r>
      <w:r w:rsidRPr="00B27B4C">
        <w:rPr>
          <w:rFonts w:ascii="Times New Roman" w:eastAsia="Times New Roman" w:hAnsi="Times New Roman" w:cs="David"/>
          <w:sz w:val="20"/>
          <w:szCs w:val="24"/>
          <w:rtl/>
          <w:lang w:eastAsia="he-IL"/>
        </w:rPr>
        <w:t>.</w:t>
      </w:r>
    </w:p>
    <w:p w14:paraId="58E77F5F" w14:textId="77777777" w:rsidR="00B27B4C" w:rsidRPr="00B27B4C" w:rsidRDefault="00B27B4C" w:rsidP="00B27B4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40E506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שכר המתכנן</w:t>
      </w:r>
    </w:p>
    <w:p w14:paraId="74305B88"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תמורת שרותי המתכנן וכל יתר התחייבויותיו לפי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כמפורט בנספח </w:t>
      </w:r>
      <w:r w:rsidRPr="00B27B4C">
        <w:rPr>
          <w:rFonts w:ascii="Times New Roman" w:eastAsia="Times New Roman" w:hAnsi="Times New Roman" w:cs="David"/>
          <w:bCs/>
          <w:sz w:val="20"/>
          <w:szCs w:val="24"/>
          <w:rtl/>
          <w:lang w:eastAsia="he-IL"/>
        </w:rPr>
        <w:t xml:space="preserve">ד' </w:t>
      </w:r>
      <w:r w:rsidRPr="00B27B4C">
        <w:rPr>
          <w:rFonts w:ascii="Times New Roman" w:eastAsia="Times New Roman" w:hAnsi="Times New Roman" w:cs="David" w:hint="cs"/>
          <w:b/>
          <w:sz w:val="20"/>
          <w:szCs w:val="24"/>
          <w:rtl/>
          <w:lang w:eastAsia="he-IL"/>
        </w:rPr>
        <w:t xml:space="preserve">המצ"ב </w:t>
      </w:r>
      <w:r w:rsidRPr="00B27B4C">
        <w:rPr>
          <w:rFonts w:ascii="Times New Roman" w:eastAsia="Times New Roman" w:hAnsi="Times New Roman" w:cs="David"/>
          <w:sz w:val="20"/>
          <w:szCs w:val="24"/>
          <w:rtl/>
          <w:lang w:eastAsia="he-IL"/>
        </w:rPr>
        <w:t>(להלן: "</w:t>
      </w:r>
      <w:r w:rsidRPr="00B27B4C">
        <w:rPr>
          <w:rFonts w:ascii="Times New Roman" w:eastAsia="Times New Roman" w:hAnsi="Times New Roman" w:cs="David"/>
          <w:b/>
          <w:bCs/>
          <w:sz w:val="20"/>
          <w:szCs w:val="24"/>
          <w:rtl/>
          <w:lang w:eastAsia="he-IL"/>
        </w:rPr>
        <w:t>שכר המתכנן</w:t>
      </w:r>
      <w:r w:rsidRPr="00B27B4C">
        <w:rPr>
          <w:rFonts w:ascii="Times New Roman" w:eastAsia="Times New Roman" w:hAnsi="Times New Roman" w:cs="David"/>
          <w:sz w:val="20"/>
          <w:szCs w:val="24"/>
          <w:rtl/>
          <w:lang w:eastAsia="he-IL"/>
        </w:rPr>
        <w:t>").</w:t>
      </w:r>
    </w:p>
    <w:p w14:paraId="7E346CD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בהוצאות הממשיות בשרותי העזר המפורטים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שא המזמין:</w:t>
      </w:r>
    </w:p>
    <w:p w14:paraId="3C4128E3"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הדפסות בתוויין המיועדות להפצה לאחרים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החזר.</w:t>
      </w:r>
    </w:p>
    <w:p w14:paraId="2ACA54C6"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העתקות שנמסרו ע"י המתכנן למזמין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לרשויות המוסמכות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ליועצים, למעט העתקות וצילומים שיפיק המתכנן במשרדו.</w:t>
      </w:r>
    </w:p>
    <w:p w14:paraId="2F22EE45"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שכפול מסמכים.</w:t>
      </w:r>
    </w:p>
    <w:p w14:paraId="6A1BABB3"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296DBAD"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מדידות וצילומי אויר.</w:t>
      </w:r>
    </w:p>
    <w:p w14:paraId="30765A09" w14:textId="77777777" w:rsidR="00B27B4C" w:rsidRPr="00B27B4C" w:rsidRDefault="00B27B4C" w:rsidP="00B27B4C">
      <w:pPr>
        <w:widowControl w:val="0"/>
        <w:numPr>
          <w:ilvl w:val="2"/>
          <w:numId w:val="1"/>
        </w:numPr>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קידוחים ובדיקות קרקע.</w:t>
      </w:r>
    </w:p>
    <w:p w14:paraId="4768CB1C" w14:textId="77777777" w:rsidR="00B27B4C" w:rsidRPr="00B27B4C" w:rsidRDefault="00B27B4C" w:rsidP="00B27B4C">
      <w:pPr>
        <w:widowControl w:val="0"/>
        <w:numPr>
          <w:ilvl w:val="2"/>
          <w:numId w:val="1"/>
        </w:numPr>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שליחויות.</w:t>
      </w:r>
    </w:p>
    <w:p w14:paraId="1A44C1B9" w14:textId="77777777" w:rsidR="00B27B4C" w:rsidRPr="00B27B4C" w:rsidRDefault="00B27B4C" w:rsidP="00B37B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העזר המפורטים בסעיפים 7.2.1 עד 7.2.3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יוזמנו על ידי המתכנן באמצעות מערכת ניהול פרויקטים </w:t>
      </w:r>
      <w:r w:rsidRPr="00B27B4C">
        <w:rPr>
          <w:rFonts w:ascii="Times New Roman" w:eastAsia="Times New Roman" w:hAnsi="Times New Roman" w:cs="David"/>
          <w:sz w:val="20"/>
          <w:szCs w:val="24"/>
          <w:lang w:eastAsia="he-IL"/>
        </w:rPr>
        <w:t>VIEW</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 מערכת רמדורנט מודול ניהול מסמכים (</w:t>
      </w:r>
      <w:r w:rsidRPr="00B27B4C">
        <w:rPr>
          <w:rFonts w:ascii="Times New Roman" w:eastAsia="Times New Roman" w:hAnsi="Times New Roman" w:cs="David"/>
          <w:sz w:val="20"/>
          <w:szCs w:val="24"/>
          <w:lang w:eastAsia="he-IL"/>
        </w:rPr>
        <w:t>DM</w:t>
      </w:r>
      <w:r w:rsidRPr="00B27B4C">
        <w:rPr>
          <w:rFonts w:ascii="Times New Roman" w:eastAsia="Times New Roman" w:hAnsi="Times New Roman" w:cs="David"/>
          <w:sz w:val="20"/>
          <w:szCs w:val="24"/>
          <w:rtl/>
          <w:lang w:eastAsia="he-IL"/>
        </w:rPr>
        <w:t>) רק ממכונים המאושרים ע"י המזמין לבצע עבודות עבורו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הוצאות לפי סעיפים 7.2.4 עד </w:t>
      </w:r>
      <w:r w:rsidR="004B5A13">
        <w:rPr>
          <w:rFonts w:ascii="Times New Roman" w:eastAsia="Times New Roman" w:hAnsi="Times New Roman" w:cs="David" w:hint="cs"/>
          <w:sz w:val="20"/>
          <w:szCs w:val="24"/>
          <w:rtl/>
          <w:lang w:eastAsia="he-IL"/>
        </w:rPr>
        <w:t xml:space="preserve"> 7.2.6 </w:t>
      </w:r>
      <w:r w:rsidRPr="00B27B4C">
        <w:rPr>
          <w:rFonts w:ascii="Times New Roman" w:eastAsia="Times New Roman" w:hAnsi="Times New Roman" w:cs="David"/>
          <w:sz w:val="20"/>
          <w:szCs w:val="24"/>
          <w:rtl/>
          <w:lang w:eastAsia="he-IL"/>
        </w:rPr>
        <w:t>ועבור הדפסות והעתקות צבעוניות יוצאו רק אם אושרו תחילה בכתב, טרם הזמנתם ע"י המנהל.</w:t>
      </w:r>
    </w:p>
    <w:p w14:paraId="5AC893C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על חשבון שכר המתכנן ישולמו למתכנן תשלומי ביניים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עורים ובמועדים המפורטים בנספח</w:t>
      </w:r>
      <w:r w:rsidRPr="00B27B4C">
        <w:rPr>
          <w:rFonts w:ascii="Times New Roman" w:eastAsia="Times New Roman" w:hAnsi="Times New Roman" w:cs="David"/>
          <w:bCs/>
          <w:sz w:val="20"/>
          <w:szCs w:val="24"/>
          <w:rtl/>
          <w:lang w:eastAsia="he-IL"/>
        </w:rPr>
        <w:t xml:space="preserve"> ה'</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p>
    <w:p w14:paraId="5BDADEC9" w14:textId="77777777" w:rsid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תשלומי הביניים לפי פסקה זו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משלבי שירותי המתכנן ו/או טיב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76A1B183" w14:textId="77777777" w:rsidR="004875BF" w:rsidRPr="00B27B4C" w:rsidRDefault="004875BF"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השכר האמור בנספח </w:t>
      </w:r>
      <w:r w:rsidRPr="00B27B4C">
        <w:rPr>
          <w:rFonts w:ascii="Times New Roman" w:eastAsia="Times New Roman" w:hAnsi="Times New Roman" w:cs="David"/>
          <w:b/>
          <w:bCs/>
          <w:sz w:val="20"/>
          <w:szCs w:val="24"/>
          <w:rtl/>
          <w:lang w:eastAsia="he-IL"/>
        </w:rPr>
        <w:t xml:space="preserve">ד'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ה</w:t>
      </w:r>
      <w:r w:rsidRPr="00B27B4C">
        <w:rPr>
          <w:rFonts w:ascii="Times New Roman" w:eastAsia="Times New Roman" w:hAnsi="Times New Roman" w:cs="David" w:hint="cs"/>
          <w:sz w:val="20"/>
          <w:szCs w:val="24"/>
          <w:rtl/>
          <w:lang w:eastAsia="he-IL"/>
        </w:rPr>
        <w:t xml:space="preserve">ינו </w:t>
      </w:r>
      <w:r w:rsidRPr="00B27B4C">
        <w:rPr>
          <w:rFonts w:ascii="Times New Roman" w:eastAsia="Times New Roman" w:hAnsi="Times New Roman" w:cs="David"/>
          <w:sz w:val="20"/>
          <w:szCs w:val="24"/>
          <w:rtl/>
          <w:lang w:eastAsia="he-IL"/>
        </w:rPr>
        <w:t>סופי ומוחלט, והמתכנן לא יהיה זכאי לשום תוספת</w:t>
      </w:r>
      <w:r>
        <w:rPr>
          <w:rFonts w:ascii="Times New Roman" w:eastAsia="Times New Roman" w:hAnsi="Times New Roman" w:cs="David" w:hint="cs"/>
          <w:sz w:val="20"/>
          <w:szCs w:val="24"/>
          <w:rtl/>
          <w:lang w:eastAsia="he-IL"/>
        </w:rPr>
        <w:t>,</w:t>
      </w:r>
      <w:r w:rsidRPr="00B736A5">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הימשכות עבודות הפרויקט מעל למצופה, הקטנת היקף היחידות בפרויקט</w:t>
      </w:r>
      <w:r>
        <w:rPr>
          <w:rFonts w:ascii="Times New Roman" w:eastAsia="Times New Roman" w:hAnsi="Times New Roman" w:cs="David" w:hint="cs"/>
          <w:sz w:val="20"/>
          <w:szCs w:val="24"/>
          <w:rtl/>
          <w:lang w:eastAsia="he-IL"/>
        </w:rPr>
        <w:t xml:space="preserve"> ו/או היקף שירותי התכנון</w:t>
      </w:r>
      <w:r w:rsidRPr="00B27B4C">
        <w:rPr>
          <w:rFonts w:ascii="Times New Roman" w:eastAsia="Times New Roman" w:hAnsi="Times New Roman" w:cs="David"/>
          <w:sz w:val="20"/>
          <w:szCs w:val="24"/>
          <w:rtl/>
          <w:lang w:eastAsia="he-IL"/>
        </w:rPr>
        <w:t>, קצב הבניה, מידת השינויים שידרשו ע"י המזמין</w:t>
      </w:r>
      <w:r>
        <w:rPr>
          <w:rFonts w:ascii="Times New Roman" w:eastAsia="Times New Roman" w:hAnsi="Times New Roman" w:cs="David" w:hint="cs"/>
          <w:sz w:val="20"/>
          <w:szCs w:val="24"/>
          <w:rtl/>
          <w:lang w:eastAsia="he-IL"/>
        </w:rPr>
        <w:t xml:space="preserve"> עפ"י המצויין בסעיף שינויים מס' 8 . </w:t>
      </w:r>
      <w:r w:rsidRPr="00B27B4C">
        <w:rPr>
          <w:rFonts w:ascii="Times New Roman" w:eastAsia="Times New Roman" w:hAnsi="Times New Roman" w:cs="David"/>
          <w:sz w:val="20"/>
          <w:szCs w:val="24"/>
          <w:rtl/>
          <w:lang w:eastAsia="he-IL"/>
        </w:rPr>
        <w:t xml:space="preserve">, ו/או צורת ביצוע הבניה או מכל עילה אחרת איזו שהיא, אלא אם נאמר בחוזה </w:t>
      </w:r>
      <w:r w:rsidRPr="00B27B4C">
        <w:rPr>
          <w:rFonts w:ascii="Times New Roman" w:eastAsia="Times New Roman" w:hAnsi="Times New Roman" w:cs="David" w:hint="cs"/>
          <w:sz w:val="20"/>
          <w:szCs w:val="24"/>
          <w:rtl/>
          <w:lang w:eastAsia="he-IL"/>
        </w:rPr>
        <w:t xml:space="preserve">זה </w:t>
      </w:r>
      <w:r w:rsidRPr="00B27B4C">
        <w:rPr>
          <w:rFonts w:ascii="Times New Roman" w:eastAsia="Times New Roman" w:hAnsi="Times New Roman" w:cs="David"/>
          <w:sz w:val="20"/>
          <w:szCs w:val="24"/>
          <w:rtl/>
          <w:lang w:eastAsia="he-IL"/>
        </w:rPr>
        <w:t>במפורש אחרת. תנאי לתשלום שכר המתכנן במלואו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הינו המצאת הצהרה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B27B4C">
        <w:rPr>
          <w:rFonts w:ascii="Times New Roman" w:eastAsia="Times New Roman" w:hAnsi="Times New Roman" w:cs="David"/>
          <w:b/>
          <w:bCs/>
          <w:sz w:val="20"/>
          <w:szCs w:val="24"/>
          <w:rtl/>
          <w:lang w:eastAsia="he-IL"/>
        </w:rPr>
        <w:t>ט'</w:t>
      </w:r>
      <w:r w:rsidRPr="00B27B4C">
        <w:rPr>
          <w:rFonts w:ascii="Times New Roman" w:eastAsia="Times New Roman" w:hAnsi="Times New Roman" w:cs="David"/>
          <w:sz w:val="20"/>
          <w:szCs w:val="24"/>
          <w:rtl/>
          <w:lang w:eastAsia="he-IL"/>
        </w:rPr>
        <w:t xml:space="preserve"> לחוזה זה וכתב היעדר תביעות המצורף כנספח</w:t>
      </w:r>
      <w:r w:rsidRPr="00B27B4C">
        <w:rPr>
          <w:rFonts w:ascii="Times New Roman" w:eastAsia="Times New Roman" w:hAnsi="Times New Roman" w:cs="David"/>
          <w:b/>
          <w:bCs/>
          <w:sz w:val="20"/>
          <w:szCs w:val="24"/>
          <w:rtl/>
          <w:lang w:eastAsia="he-IL"/>
        </w:rPr>
        <w:t xml:space="preserve"> י'</w:t>
      </w:r>
      <w:r w:rsidRPr="00B27B4C">
        <w:rPr>
          <w:rFonts w:ascii="Times New Roman" w:eastAsia="Times New Roman" w:hAnsi="Times New Roman" w:cs="David"/>
          <w:sz w:val="20"/>
          <w:szCs w:val="24"/>
          <w:rtl/>
          <w:lang w:eastAsia="he-IL"/>
        </w:rPr>
        <w:t xml:space="preserve"> לחוזה זה למזמין, חתום ע"י המתכנן ומאומת כנדרש בו.</w:t>
      </w:r>
    </w:p>
    <w:p w14:paraId="3423EF6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מבלי לפגוע בכלליות האמור בסעיף </w:t>
      </w:r>
      <w:r w:rsidRPr="00B27B4C">
        <w:rPr>
          <w:rFonts w:ascii="Times New Roman" w:eastAsia="Times New Roman" w:hAnsi="Times New Roman" w:cs="David" w:hint="cs"/>
          <w:sz w:val="20"/>
          <w:szCs w:val="24"/>
          <w:rtl/>
          <w:lang w:eastAsia="he-IL"/>
        </w:rPr>
        <w:t>7 לעיל</w:t>
      </w:r>
      <w:r w:rsidRPr="00B27B4C">
        <w:rPr>
          <w:rFonts w:ascii="Times New Roman" w:eastAsia="Times New Roman" w:hAnsi="Times New Roman" w:cs="David"/>
          <w:sz w:val="20"/>
          <w:szCs w:val="24"/>
          <w:rtl/>
          <w:lang w:eastAsia="he-IL"/>
        </w:rPr>
        <w:t>, 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רכוש ה</w:t>
      </w:r>
      <w:r w:rsidRPr="00B27B4C">
        <w:rPr>
          <w:rFonts w:ascii="Times New Roman" w:eastAsia="Times New Roman" w:hAnsi="Times New Roman" w:cs="David" w:hint="cs"/>
          <w:sz w:val="20"/>
          <w:szCs w:val="24"/>
          <w:rtl/>
          <w:lang w:eastAsia="he-IL"/>
        </w:rPr>
        <w:t>מזמין</w:t>
      </w:r>
      <w:r w:rsidRPr="00B27B4C">
        <w:rPr>
          <w:rFonts w:ascii="Times New Roman" w:eastAsia="Times New Roman" w:hAnsi="Times New Roman" w:cs="David"/>
          <w:sz w:val="20"/>
          <w:szCs w:val="24"/>
          <w:rtl/>
          <w:lang w:eastAsia="he-IL"/>
        </w:rPr>
        <w:t>. מובהר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הפרת סעיף זה על ידי המתכנן תה</w:t>
      </w:r>
      <w:r w:rsidRPr="00B27B4C">
        <w:rPr>
          <w:rFonts w:ascii="Times New Roman" w:eastAsia="Times New Roman" w:hAnsi="Times New Roman" w:cs="David" w:hint="cs"/>
          <w:sz w:val="20"/>
          <w:szCs w:val="24"/>
          <w:rtl/>
          <w:lang w:eastAsia="he-IL"/>
        </w:rPr>
        <w:t>ווה</w:t>
      </w:r>
      <w:r w:rsidRPr="00B27B4C">
        <w:rPr>
          <w:rFonts w:ascii="Times New Roman" w:eastAsia="Times New Roman" w:hAnsi="Times New Roman" w:cs="David"/>
          <w:sz w:val="20"/>
          <w:szCs w:val="24"/>
          <w:rtl/>
          <w:lang w:eastAsia="he-IL"/>
        </w:rPr>
        <w:t xml:space="preserve"> הפרה יסודית של חוזה</w:t>
      </w:r>
      <w:r w:rsidRPr="00B27B4C">
        <w:rPr>
          <w:rFonts w:ascii="Times New Roman" w:eastAsia="Times New Roman" w:hAnsi="Times New Roman" w:cs="David" w:hint="cs"/>
          <w:sz w:val="20"/>
          <w:szCs w:val="24"/>
          <w:rtl/>
          <w:lang w:eastAsia="he-IL"/>
        </w:rPr>
        <w:t xml:space="preserve"> זה. </w:t>
      </w:r>
    </w:p>
    <w:p w14:paraId="61A3B275"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תנאים מקדמיים לביצוע תשלום כלשהו ע"ח שכר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הצגת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B27B4C">
        <w:rPr>
          <w:rFonts w:ascii="Times New Roman" w:eastAsia="Times New Roman" w:hAnsi="Times New Roman" w:cs="David" w:hint="cs"/>
          <w:sz w:val="20"/>
          <w:szCs w:val="24"/>
          <w:rtl/>
          <w:lang w:eastAsia="he-IL"/>
        </w:rPr>
        <w:t>עובר</w:t>
      </w:r>
      <w:r w:rsidRPr="00B27B4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6002184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שנויים בתכנון</w:t>
      </w:r>
    </w:p>
    <w:p w14:paraId="4B696914"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5F0FA96"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8D796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D7965">
        <w:rPr>
          <w:rFonts w:ascii="Times New Roman" w:eastAsia="Times New Roman" w:hAnsi="Times New Roman" w:cs="David" w:hint="cs"/>
          <w:sz w:val="20"/>
          <w:szCs w:val="24"/>
          <w:rtl/>
          <w:lang w:eastAsia="he-IL"/>
        </w:rPr>
        <w:t>ים</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bCs/>
          <w:sz w:val="20"/>
          <w:szCs w:val="24"/>
          <w:rtl/>
          <w:lang w:eastAsia="he-IL"/>
        </w:rPr>
        <w:t>ב' או ג'</w:t>
      </w:r>
      <w:r w:rsidRPr="008D7965">
        <w:rPr>
          <w:rFonts w:ascii="Times New Roman" w:eastAsia="Times New Roman" w:hAnsi="Times New Roman" w:cs="David" w:hint="cs"/>
          <w:b/>
          <w:sz w:val="20"/>
          <w:szCs w:val="24"/>
          <w:rtl/>
          <w:lang w:eastAsia="he-IL"/>
        </w:rPr>
        <w:t xml:space="preserve"> המצ"ב</w:t>
      </w:r>
      <w:r w:rsidRPr="008D7965">
        <w:rPr>
          <w:rFonts w:ascii="Times New Roman" w:eastAsia="Times New Roman" w:hAnsi="Times New Roman" w:cs="David"/>
          <w:sz w:val="20"/>
          <w:szCs w:val="24"/>
          <w:rtl/>
          <w:lang w:eastAsia="he-IL"/>
        </w:rPr>
        <w:t>, וב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רותי המתכנן</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אלמלא השנויים</w:t>
      </w:r>
      <w:r w:rsidRPr="008D7965">
        <w:rPr>
          <w:rFonts w:ascii="Times New Roman" w:eastAsia="Times New Roman" w:hAnsi="Times New Roman" w:cs="David" w:hint="cs"/>
          <w:sz w:val="20"/>
          <w:szCs w:val="24"/>
          <w:rtl/>
          <w:lang w:eastAsia="he-IL"/>
        </w:rPr>
        <w:t xml:space="preserve"> כאמור</w:t>
      </w:r>
      <w:r w:rsidRPr="008D7965">
        <w:rPr>
          <w:rFonts w:ascii="Times New Roman" w:eastAsia="Times New Roman" w:hAnsi="Times New Roman" w:cs="David"/>
          <w:sz w:val="20"/>
          <w:szCs w:val="24"/>
          <w:rtl/>
          <w:lang w:eastAsia="he-IL"/>
        </w:rPr>
        <w:t>, יהיה</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זכאי לפיצוי בעד העבודה הנוספת שב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עקב השנויים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כאמור</w:t>
      </w:r>
      <w:r w:rsidRPr="008D7965">
        <w:rPr>
          <w:rFonts w:ascii="Times New Roman" w:eastAsia="Times New Roman" w:hAnsi="Times New Roman" w:cs="David"/>
          <w:sz w:val="20"/>
          <w:szCs w:val="24"/>
          <w:rtl/>
          <w:lang w:eastAsia="he-IL"/>
        </w:rPr>
        <w:t>. הפיצוי ישולם בגין העבודה הנוספת שהמתכנן 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 xml:space="preserve"> המתכנן ושכר המתכנן. בכל מקרה</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ה</w:t>
      </w:r>
      <w:r w:rsidRPr="008D7965">
        <w:rPr>
          <w:rFonts w:ascii="Times New Roman" w:eastAsia="Times New Roman" w:hAnsi="Times New Roman" w:cs="David"/>
          <w:sz w:val="20"/>
          <w:szCs w:val="24"/>
          <w:rtl/>
          <w:lang w:eastAsia="he-IL"/>
        </w:rPr>
        <w:t>שנויים</w:t>
      </w:r>
      <w:r w:rsidRPr="008D7965">
        <w:rPr>
          <w:rFonts w:ascii="Times New Roman" w:eastAsia="Times New Roman" w:hAnsi="Times New Roman" w:cs="David" w:hint="cs"/>
          <w:sz w:val="20"/>
          <w:szCs w:val="24"/>
          <w:rtl/>
          <w:lang w:eastAsia="he-IL"/>
        </w:rPr>
        <w:t xml:space="preserve"> כאמור, לא יהוו</w:t>
      </w:r>
      <w:r w:rsidRPr="008D7965">
        <w:rPr>
          <w:rFonts w:ascii="Times New Roman" w:eastAsia="Times New Roman" w:hAnsi="Times New Roman" w:cs="David"/>
          <w:sz w:val="20"/>
          <w:szCs w:val="24"/>
          <w:rtl/>
          <w:lang w:eastAsia="he-IL"/>
        </w:rPr>
        <w:t xml:space="preserve"> עילה לש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נוי בלוח הזמנים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אלא בא</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 xml:space="preserve">שור המנהל </w:t>
      </w:r>
      <w:r w:rsidRPr="008D7965">
        <w:rPr>
          <w:rFonts w:ascii="Times New Roman" w:eastAsia="Times New Roman" w:hAnsi="Times New Roman" w:cs="David" w:hint="cs"/>
          <w:sz w:val="20"/>
          <w:szCs w:val="24"/>
          <w:rtl/>
          <w:lang w:eastAsia="he-IL"/>
        </w:rPr>
        <w:t>מראש ו</w:t>
      </w:r>
      <w:r w:rsidRPr="008D7965">
        <w:rPr>
          <w:rFonts w:ascii="Times New Roman" w:eastAsia="Times New Roman" w:hAnsi="Times New Roman" w:cs="David"/>
          <w:sz w:val="20"/>
          <w:szCs w:val="24"/>
          <w:rtl/>
          <w:lang w:eastAsia="he-IL"/>
        </w:rPr>
        <w:t>בכתב.</w:t>
      </w:r>
    </w:p>
    <w:p w14:paraId="28CA098F" w14:textId="77777777" w:rsidR="00D72B49" w:rsidRPr="008D7965" w:rsidRDefault="00D72B49"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המזמין יחליט לפי שיקול דעתו הבלעדי והמוחלט , האם היועץ זכאי לשכר טרחה נוסף בגין השינויים כאמור בסעיף זה , ומהו השכר הנוסף האמור .</w:t>
      </w:r>
    </w:p>
    <w:p w14:paraId="69DD8E3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על אף</w:t>
      </w:r>
      <w:r w:rsidRPr="00B27B4C">
        <w:rPr>
          <w:rFonts w:ascii="Times New Roman" w:eastAsia="Times New Roman" w:hAnsi="Times New Roman" w:cs="David"/>
          <w:sz w:val="20"/>
          <w:szCs w:val="24"/>
          <w:rtl/>
          <w:lang w:eastAsia="he-IL"/>
        </w:rPr>
        <w:t xml:space="preserve"> האמור בסעיף 8.2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יגיע למתכנן דבר בגין שינויים הנובעים מ:</w:t>
      </w:r>
    </w:p>
    <w:p w14:paraId="73A59098" w14:textId="77777777" w:rsidR="00B27B4C" w:rsidRPr="00B27B4C" w:rsidRDefault="00B27B4C" w:rsidP="00B37B6C">
      <w:pPr>
        <w:widowControl w:val="0"/>
        <w:numPr>
          <w:ilvl w:val="2"/>
          <w:numId w:val="1"/>
        </w:numPr>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טעות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קוי בתכנון ו/או באומדן של המתכנן .</w:t>
      </w:r>
    </w:p>
    <w:p w14:paraId="31A91566" w14:textId="77777777" w:rsidR="00B27B4C" w:rsidRPr="00B27B4C" w:rsidRDefault="00B27B4C" w:rsidP="00013687">
      <w:pPr>
        <w:widowControl w:val="0"/>
        <w:numPr>
          <w:ilvl w:val="2"/>
          <w:numId w:val="1"/>
        </w:numPr>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התכנון אינו התכנון היעיל ביותר</w:t>
      </w:r>
      <w:r w:rsidR="00EE7DCE">
        <w:rPr>
          <w:rFonts w:ascii="Times New Roman" w:eastAsia="Times New Roman" w:hAnsi="Times New Roman" w:cs="David" w:hint="cs"/>
          <w:sz w:val="20"/>
          <w:szCs w:val="24"/>
          <w:rtl/>
          <w:lang w:eastAsia="he-IL"/>
        </w:rPr>
        <w:t xml:space="preserve"> , ומלבד והתגלה אצל המזמין במועד סביר </w:t>
      </w:r>
      <w:r w:rsidR="00B37B6C">
        <w:rPr>
          <w:rFonts w:ascii="Times New Roman" w:eastAsia="Times New Roman" w:hAnsi="Times New Roman" w:cs="David" w:hint="cs"/>
          <w:sz w:val="20"/>
          <w:szCs w:val="24"/>
          <w:rtl/>
          <w:lang w:eastAsia="he-IL"/>
        </w:rPr>
        <w:t>באותו שלב עבודה .</w:t>
      </w:r>
      <w:r w:rsidR="00EE7DCE">
        <w:rPr>
          <w:rFonts w:ascii="Times New Roman" w:eastAsia="Times New Roman" w:hAnsi="Times New Roman" w:cs="David" w:hint="cs"/>
          <w:sz w:val="20"/>
          <w:szCs w:val="24"/>
          <w:rtl/>
          <w:lang w:eastAsia="he-IL"/>
        </w:rPr>
        <w:t>.</w:t>
      </w:r>
    </w:p>
    <w:p w14:paraId="3EA6BF66" w14:textId="77777777" w:rsidR="00B27B4C" w:rsidRPr="00B27B4C" w:rsidRDefault="00B27B4C" w:rsidP="00013687">
      <w:pPr>
        <w:widowControl w:val="0"/>
        <w:numPr>
          <w:ilvl w:val="2"/>
          <w:numId w:val="1"/>
        </w:numPr>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1E0981A0" w14:textId="77777777" w:rsidR="00B27B4C" w:rsidRDefault="00B27B4C" w:rsidP="00B37B6C">
      <w:pPr>
        <w:widowControl w:val="0"/>
        <w:numPr>
          <w:ilvl w:val="2"/>
          <w:numId w:val="1"/>
        </w:numPr>
        <w:spacing w:before="0" w:beforeAutospacing="0" w:after="0" w:afterAutospacing="0" w:line="240" w:lineRule="auto"/>
        <w:ind w:left="1508" w:hanging="425"/>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השינויים מתחייבים מדרישת רשויות מוסמכות</w:t>
      </w:r>
      <w:r w:rsidR="00EE7DCE">
        <w:rPr>
          <w:rFonts w:ascii="Times New Roman" w:eastAsia="Times New Roman" w:hAnsi="Times New Roman" w:cs="David" w:hint="cs"/>
          <w:sz w:val="20"/>
          <w:szCs w:val="24"/>
          <w:rtl/>
          <w:lang w:eastAsia="he-IL"/>
        </w:rPr>
        <w:t xml:space="preserve"> , זאת בתנאי </w:t>
      </w:r>
      <w:r w:rsidR="00115829">
        <w:rPr>
          <w:rFonts w:ascii="Times New Roman" w:eastAsia="Times New Roman" w:hAnsi="Times New Roman" w:cs="David" w:hint="cs"/>
          <w:sz w:val="20"/>
          <w:szCs w:val="24"/>
          <w:rtl/>
          <w:lang w:eastAsia="he-IL"/>
        </w:rPr>
        <w:t xml:space="preserve">שהשינוי שנדרש על ידי הרשויות המסוכמות התקבל </w:t>
      </w:r>
      <w:r w:rsidR="00EE7DCE">
        <w:rPr>
          <w:rFonts w:ascii="Times New Roman" w:eastAsia="Times New Roman" w:hAnsi="Times New Roman" w:cs="David" w:hint="cs"/>
          <w:sz w:val="20"/>
          <w:szCs w:val="24"/>
          <w:rtl/>
          <w:lang w:eastAsia="he-IL"/>
        </w:rPr>
        <w:t>עד לקבלת היתר</w:t>
      </w:r>
      <w:r w:rsidR="00115829">
        <w:rPr>
          <w:rFonts w:ascii="Times New Roman" w:eastAsia="Times New Roman" w:hAnsi="Times New Roman" w:cs="David" w:hint="cs"/>
          <w:sz w:val="20"/>
          <w:szCs w:val="24"/>
          <w:rtl/>
          <w:lang w:eastAsia="he-IL"/>
        </w:rPr>
        <w:t xml:space="preserve"> בניה</w:t>
      </w:r>
      <w:r w:rsidR="00EE7DCE">
        <w:rPr>
          <w:rFonts w:ascii="Times New Roman" w:eastAsia="Times New Roman" w:hAnsi="Times New Roman" w:cs="David" w:hint="cs"/>
          <w:sz w:val="20"/>
          <w:szCs w:val="24"/>
          <w:rtl/>
          <w:lang w:eastAsia="he-IL"/>
        </w:rPr>
        <w:t xml:space="preserve">. </w:t>
      </w:r>
    </w:p>
    <w:p w14:paraId="6DBE9B3B" w14:textId="77777777" w:rsidR="0096232C" w:rsidRDefault="0096232C" w:rsidP="006C74EA">
      <w:pPr>
        <w:widowControl w:val="0"/>
        <w:numPr>
          <w:ilvl w:val="2"/>
          <w:numId w:val="1"/>
        </w:numPr>
        <w:spacing w:before="0" w:beforeAutospacing="0" w:after="0" w:afterAutospacing="0" w:line="240" w:lineRule="auto"/>
        <w:ind w:left="1508" w:hanging="425"/>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אם היועץ לא יודיע למזמין מראש ובכתב, סמוך לאחר דרישת השינויים ע"י ה</w:t>
      </w:r>
      <w:r w:rsidR="00D72B49">
        <w:rPr>
          <w:rFonts w:ascii="Times New Roman" w:eastAsia="Times New Roman" w:hAnsi="Times New Roman" w:cs="David" w:hint="cs"/>
          <w:sz w:val="20"/>
          <w:szCs w:val="24"/>
          <w:rtl/>
          <w:lang w:eastAsia="he-IL"/>
        </w:rPr>
        <w:t>מנהל</w:t>
      </w:r>
      <w:r>
        <w:rPr>
          <w:rFonts w:ascii="Times New Roman" w:eastAsia="Times New Roman" w:hAnsi="Times New Roman" w:cs="David" w:hint="cs"/>
          <w:sz w:val="20"/>
          <w:szCs w:val="24"/>
          <w:rtl/>
          <w:lang w:eastAsia="he-IL"/>
        </w:rPr>
        <w:t xml:space="preserve">, כי </w:t>
      </w:r>
      <w:r w:rsidR="00256E9B">
        <w:rPr>
          <w:rFonts w:ascii="Times New Roman" w:eastAsia="Times New Roman" w:hAnsi="Times New Roman" w:cs="David" w:hint="cs"/>
          <w:sz w:val="20"/>
          <w:szCs w:val="24"/>
          <w:rtl/>
          <w:lang w:eastAsia="he-IL"/>
        </w:rPr>
        <w:t xml:space="preserve">עריכת </w:t>
      </w:r>
      <w:r>
        <w:rPr>
          <w:rFonts w:ascii="Times New Roman" w:eastAsia="Times New Roman" w:hAnsi="Times New Roman" w:cs="David" w:hint="cs"/>
          <w:sz w:val="20"/>
          <w:szCs w:val="24"/>
          <w:rtl/>
          <w:lang w:eastAsia="he-IL"/>
        </w:rPr>
        <w:t xml:space="preserve">השינויים כאמור יחייבו </w:t>
      </w:r>
      <w:r w:rsidR="00256E9B">
        <w:rPr>
          <w:rFonts w:ascii="Times New Roman" w:eastAsia="Times New Roman" w:hAnsi="Times New Roman" w:cs="David" w:hint="cs"/>
          <w:sz w:val="20"/>
          <w:szCs w:val="24"/>
          <w:rtl/>
          <w:lang w:eastAsia="he-IL"/>
        </w:rPr>
        <w:t xml:space="preserve"> את המזמין</w:t>
      </w:r>
      <w:r>
        <w:rPr>
          <w:rFonts w:ascii="Times New Roman" w:eastAsia="Times New Roman" w:hAnsi="Times New Roman" w:cs="David" w:hint="cs"/>
          <w:sz w:val="20"/>
          <w:szCs w:val="24"/>
          <w:rtl/>
          <w:lang w:eastAsia="he-IL"/>
        </w:rPr>
        <w:t xml:space="preserve"> </w:t>
      </w:r>
      <w:r w:rsidR="00256E9B">
        <w:rPr>
          <w:rFonts w:ascii="Times New Roman" w:eastAsia="Times New Roman" w:hAnsi="Times New Roman" w:cs="David" w:hint="cs"/>
          <w:sz w:val="20"/>
          <w:szCs w:val="24"/>
          <w:rtl/>
          <w:lang w:eastAsia="he-IL"/>
        </w:rPr>
        <w:t>ב</w:t>
      </w:r>
      <w:r>
        <w:rPr>
          <w:rFonts w:ascii="Times New Roman" w:eastAsia="Times New Roman" w:hAnsi="Times New Roman" w:cs="David" w:hint="cs"/>
          <w:sz w:val="20"/>
          <w:szCs w:val="24"/>
          <w:rtl/>
          <w:lang w:eastAsia="he-IL"/>
        </w:rPr>
        <w:t>תשלום נוסף כלשהו.</w:t>
      </w:r>
    </w:p>
    <w:p w14:paraId="44562AE8" w14:textId="77777777" w:rsidR="00D72B49" w:rsidRPr="002A55A1" w:rsidRDefault="00D72B49" w:rsidP="00256E9B">
      <w:pPr>
        <w:widowControl w:val="0"/>
        <w:numPr>
          <w:ilvl w:val="2"/>
          <w:numId w:val="1"/>
        </w:numPr>
        <w:spacing w:before="0" w:beforeAutospacing="0" w:after="0" w:afterAutospacing="0" w:line="240" w:lineRule="auto"/>
        <w:ind w:left="1508" w:hanging="425"/>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במקרה שלדעת המנהל השינויים שבוצעו ע"י היועץ לאחר הוצאת תכניות לבצוע הינם בגדר שינויים לא מהותיים אזי יראו שינויים אלו ככלולים בשכר טרחה </w:t>
      </w:r>
      <w:r w:rsidRPr="002A55A1">
        <w:rPr>
          <w:rFonts w:ascii="Times New Roman" w:eastAsia="Times New Roman" w:hAnsi="Times New Roman" w:cs="David" w:hint="cs"/>
          <w:sz w:val="20"/>
          <w:szCs w:val="24"/>
          <w:rtl/>
          <w:lang w:eastAsia="he-IL"/>
        </w:rPr>
        <w:t xml:space="preserve">הבסיסי של היועץ והוא לא יהיה זכאי לתוספת כספית כלשהי עבורם. </w:t>
      </w:r>
    </w:p>
    <w:p w14:paraId="38B8E584" w14:textId="77777777" w:rsidR="00D72B49" w:rsidRDefault="00D72B49" w:rsidP="007124BC">
      <w:pPr>
        <w:widowControl w:val="0"/>
        <w:spacing w:before="0" w:beforeAutospacing="0" w:after="0" w:afterAutospacing="0" w:line="240" w:lineRule="auto"/>
        <w:ind w:left="1083"/>
        <w:jc w:val="both"/>
        <w:rPr>
          <w:rFonts w:ascii="Times New Roman" w:eastAsia="Times New Roman" w:hAnsi="Times New Roman" w:cs="David"/>
          <w:sz w:val="20"/>
          <w:szCs w:val="24"/>
          <w:lang w:eastAsia="he-IL"/>
        </w:rPr>
      </w:pPr>
    </w:p>
    <w:p w14:paraId="2849CDA0" w14:textId="77777777" w:rsidR="00013687" w:rsidRPr="00B27B4C" w:rsidRDefault="00013687" w:rsidP="00013687">
      <w:pPr>
        <w:widowControl w:val="0"/>
        <w:tabs>
          <w:tab w:val="num" w:pos="1507"/>
        </w:tabs>
        <w:spacing w:before="0" w:beforeAutospacing="0" w:after="0" w:afterAutospacing="0" w:line="240" w:lineRule="auto"/>
        <w:ind w:left="1508"/>
        <w:jc w:val="both"/>
        <w:rPr>
          <w:rFonts w:ascii="Times New Roman" w:eastAsia="Times New Roman" w:hAnsi="Times New Roman" w:cs="David"/>
          <w:sz w:val="20"/>
          <w:szCs w:val="24"/>
          <w:rtl/>
          <w:lang w:eastAsia="he-IL"/>
        </w:rPr>
      </w:pPr>
    </w:p>
    <w:p w14:paraId="32623058" w14:textId="77777777" w:rsidR="00B27B4C" w:rsidRPr="00A5304F" w:rsidRDefault="00A5304F" w:rsidP="00A6434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A5304F">
        <w:rPr>
          <w:rFonts w:ascii="Times New Roman" w:eastAsia="Times New Roman" w:hAnsi="Times New Roman" w:cs="David" w:hint="eastAsia"/>
          <w:sz w:val="20"/>
          <w:szCs w:val="24"/>
          <w:rtl/>
          <w:lang w:eastAsia="he-IL"/>
        </w:rPr>
        <w:t>מבוטל</w:t>
      </w:r>
      <w:r w:rsidRPr="00A5304F">
        <w:rPr>
          <w:rFonts w:ascii="Times New Roman" w:eastAsia="Times New Roman" w:hAnsi="Times New Roman" w:cs="David"/>
          <w:sz w:val="20"/>
          <w:szCs w:val="24"/>
          <w:rtl/>
          <w:lang w:eastAsia="he-IL"/>
        </w:rPr>
        <w:t xml:space="preserve"> </w:t>
      </w:r>
    </w:p>
    <w:p w14:paraId="7BE562CD" w14:textId="77777777" w:rsidR="002419E5" w:rsidRDefault="002419E5"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2A0C5393" w14:textId="77777777" w:rsidR="00B27B4C" w:rsidRPr="007124BC" w:rsidRDefault="00B27B4C" w:rsidP="001F4C64">
      <w:pPr>
        <w:widowControl w:val="0"/>
        <w:numPr>
          <w:ilvl w:val="0"/>
          <w:numId w:val="1"/>
        </w:numPr>
        <w:tabs>
          <w:tab w:val="clear" w:pos="360"/>
          <w:tab w:val="num" w:pos="368"/>
        </w:tabs>
        <w:spacing w:before="0" w:beforeAutospacing="0" w:after="240" w:afterAutospacing="0" w:line="240" w:lineRule="auto"/>
        <w:ind w:left="363" w:hanging="421"/>
        <w:jc w:val="both"/>
        <w:rPr>
          <w:rFonts w:ascii="Times New Roman" w:eastAsia="Times New Roman" w:hAnsi="Times New Roman" w:cs="David"/>
          <w:sz w:val="20"/>
          <w:szCs w:val="24"/>
          <w:highlight w:val="yellow"/>
          <w:lang w:eastAsia="he-IL"/>
        </w:rPr>
      </w:pPr>
      <w:r w:rsidRPr="002A55A1">
        <w:rPr>
          <w:rFonts w:ascii="Times New Roman" w:eastAsia="Times New Roman" w:hAnsi="Times New Roman" w:cs="David"/>
          <w:bCs/>
          <w:sz w:val="20"/>
          <w:szCs w:val="24"/>
          <w:u w:val="single"/>
          <w:rtl/>
          <w:lang w:eastAsia="he-IL"/>
        </w:rPr>
        <w:t>אחריות</w:t>
      </w:r>
      <w:r w:rsidRPr="00B27B4C">
        <w:rPr>
          <w:rFonts w:ascii="Times New Roman" w:eastAsia="Times New Roman" w:hAnsi="Times New Roman" w:cs="David"/>
          <w:bCs/>
          <w:sz w:val="20"/>
          <w:szCs w:val="24"/>
          <w:u w:val="single"/>
          <w:rtl/>
          <w:lang w:eastAsia="he-IL"/>
        </w:rPr>
        <w:t xml:space="preserve"> וביטוח</w:t>
      </w:r>
      <w:r w:rsidR="005F6CAF">
        <w:rPr>
          <w:rFonts w:ascii="Times New Roman" w:eastAsia="Times New Roman" w:hAnsi="Times New Roman" w:cs="David" w:hint="cs"/>
          <w:sz w:val="20"/>
          <w:szCs w:val="24"/>
          <w:rtl/>
          <w:lang w:eastAsia="he-IL"/>
        </w:rPr>
        <w:t xml:space="preserve">  </w:t>
      </w:r>
    </w:p>
    <w:p w14:paraId="35EF070B" w14:textId="77777777" w:rsidR="00013687" w:rsidRPr="00013687" w:rsidRDefault="00013687" w:rsidP="0001368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DEE0644"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1F732D4E" w14:textId="77777777" w:rsidR="00013687" w:rsidRPr="00013687" w:rsidRDefault="00013687" w:rsidP="00013687">
      <w:pPr>
        <w:pStyle w:val="a3"/>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w:t>
      </w:r>
      <w:r w:rsidR="0078000F">
        <w:rPr>
          <w:rFonts w:eastAsia="Times New Roman" w:cs="David" w:hint="cs"/>
          <w:color w:val="auto"/>
          <w:szCs w:val="24"/>
          <w:rtl/>
        </w:rPr>
        <w:t xml:space="preserve">קבלת פסק דין שלא עוכב ביצועו </w:t>
      </w:r>
      <w:r w:rsidRPr="00013687">
        <w:rPr>
          <w:rFonts w:eastAsia="Times New Roman" w:cs="David" w:hint="cs"/>
          <w:color w:val="auto"/>
          <w:szCs w:val="24"/>
          <w:rtl/>
        </w:rPr>
        <w:t>. הסכומים הנ"ל ייחשבו חוב המגיע למזמין מאת המתכנן על פי הוראות חוזה זה, אשר המזמין רשאי לקזז בגינו סכומים ע"ח התמורה המגיעה למתכנן.</w:t>
      </w:r>
    </w:p>
    <w:p w14:paraId="209DD192"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17D8569" w14:textId="77777777" w:rsid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773EFE7" w14:textId="77777777" w:rsidR="00DE67FB" w:rsidRPr="00013687" w:rsidRDefault="00013687" w:rsidP="0045687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r w:rsidR="006D617C">
        <w:rPr>
          <w:rFonts w:ascii="Times New Roman" w:eastAsia="Times New Roman" w:hAnsi="Times New Roman" w:cs="David" w:hint="cs"/>
          <w:b/>
          <w:bCs/>
          <w:sz w:val="20"/>
          <w:szCs w:val="24"/>
          <w:u w:val="single"/>
          <w:rtl/>
          <w:lang w:eastAsia="he-IL"/>
        </w:rPr>
        <w:t xml:space="preserve">  - </w:t>
      </w:r>
    </w:p>
    <w:p w14:paraId="25C733D5"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מבלי לגרוע מאחריות המתכנן עפ"י חוזה זה ועפ"י דין, מתחייב המתכנן לערוך ולקיים על חשבונו, באמצעות חברת ביטוח מורשית כדין בישראל, את הביטוחים המפורטים בנספח ביטוח המתכנן המצורף לחוזה זה ומהווה חלק בלתי נפרד ממנו ומסומן "</w:t>
      </w:r>
      <w:r w:rsidRPr="007124BC">
        <w:rPr>
          <w:rFonts w:ascii="Times New Roman" w:eastAsia="Times New Roman" w:hAnsi="Times New Roman" w:cs="David"/>
          <w:b/>
          <w:bCs/>
          <w:sz w:val="20"/>
          <w:szCs w:val="24"/>
          <w:rtl/>
          <w:lang w:eastAsia="he-IL"/>
        </w:rPr>
        <w:t xml:space="preserve">נספח </w:t>
      </w:r>
      <w:r w:rsidR="00BD46D8" w:rsidRPr="007124BC">
        <w:rPr>
          <w:rFonts w:ascii="Times New Roman" w:eastAsia="Times New Roman" w:hAnsi="Times New Roman" w:cs="David" w:hint="eastAsia"/>
          <w:b/>
          <w:bCs/>
          <w:sz w:val="20"/>
          <w:szCs w:val="24"/>
          <w:rtl/>
          <w:lang w:eastAsia="he-IL"/>
        </w:rPr>
        <w:t>ז</w:t>
      </w:r>
      <w:r w:rsidRPr="007124BC">
        <w:rPr>
          <w:rFonts w:ascii="Times New Roman" w:eastAsia="Times New Roman" w:hAnsi="Times New Roman" w:cs="David"/>
          <w:b/>
          <w:bCs/>
          <w:sz w:val="20"/>
          <w:szCs w:val="24"/>
          <w:rtl/>
          <w:lang w:eastAsia="he-IL"/>
        </w:rPr>
        <w:t>'</w:t>
      </w:r>
      <w:r w:rsidRPr="00DE67FB">
        <w:rPr>
          <w:rFonts w:ascii="Times New Roman" w:eastAsia="Times New Roman" w:hAnsi="Times New Roman" w:cs="David"/>
          <w:sz w:val="20"/>
          <w:szCs w:val="24"/>
          <w:rtl/>
          <w:lang w:eastAsia="he-IL"/>
        </w:rPr>
        <w:t>" (להלן: "</w:t>
      </w:r>
      <w:r w:rsidRPr="007124BC">
        <w:rPr>
          <w:rFonts w:ascii="Times New Roman" w:eastAsia="Times New Roman" w:hAnsi="Times New Roman" w:cs="David"/>
          <w:b/>
          <w:bCs/>
          <w:sz w:val="20"/>
          <w:szCs w:val="24"/>
          <w:rtl/>
          <w:lang w:eastAsia="he-IL"/>
        </w:rPr>
        <w:t>נספח ביטוח המתכנן"</w:t>
      </w:r>
      <w:r w:rsidRPr="00DE67FB">
        <w:rPr>
          <w:rFonts w:ascii="Times New Roman" w:eastAsia="Times New Roman" w:hAnsi="Times New Roman" w:cs="David"/>
          <w:sz w:val="20"/>
          <w:szCs w:val="24"/>
          <w:rtl/>
          <w:lang w:eastAsia="he-IL"/>
        </w:rPr>
        <w:t xml:space="preserve">) על כל תנאיו, למשך כל תקופת שירותי המתכנן וכן מתחייב להמציא אישור קיום ביטוחים וזאת בהתאם למפורט בנספח </w:t>
      </w:r>
      <w:r w:rsidR="00BD46D8">
        <w:rPr>
          <w:rFonts w:ascii="Times New Roman" w:eastAsia="Times New Roman" w:hAnsi="Times New Roman" w:cs="David" w:hint="cs"/>
          <w:b/>
          <w:bCs/>
          <w:sz w:val="20"/>
          <w:szCs w:val="24"/>
          <w:rtl/>
          <w:lang w:eastAsia="he-IL"/>
        </w:rPr>
        <w:t>ז</w:t>
      </w:r>
      <w:r w:rsidRPr="007124BC">
        <w:rPr>
          <w:rFonts w:ascii="Times New Roman" w:eastAsia="Times New Roman" w:hAnsi="Times New Roman" w:cs="David"/>
          <w:b/>
          <w:bCs/>
          <w:sz w:val="20"/>
          <w:szCs w:val="24"/>
          <w:rtl/>
          <w:lang w:eastAsia="he-IL"/>
        </w:rPr>
        <w:t xml:space="preserve">'1 </w:t>
      </w:r>
      <w:r w:rsidRPr="00DE67FB">
        <w:rPr>
          <w:rFonts w:ascii="Times New Roman" w:eastAsia="Times New Roman" w:hAnsi="Times New Roman" w:cs="David"/>
          <w:sz w:val="20"/>
          <w:szCs w:val="24"/>
          <w:rtl/>
          <w:lang w:eastAsia="he-IL"/>
        </w:rPr>
        <w:t xml:space="preserve">המצורף להסכם והמהווה חלק בלתי נפרד ממנו (להלן: " </w:t>
      </w:r>
      <w:r w:rsidRPr="007124BC">
        <w:rPr>
          <w:rFonts w:ascii="Times New Roman" w:eastAsia="Times New Roman" w:hAnsi="Times New Roman" w:cs="David"/>
          <w:b/>
          <w:bCs/>
          <w:sz w:val="20"/>
          <w:szCs w:val="24"/>
          <w:rtl/>
          <w:lang w:eastAsia="he-IL"/>
        </w:rPr>
        <w:t>אישור קיום ביטוחים</w:t>
      </w:r>
      <w:r w:rsidRPr="00DE67FB">
        <w:rPr>
          <w:rFonts w:ascii="Times New Roman" w:eastAsia="Times New Roman" w:hAnsi="Times New Roman" w:cs="David"/>
          <w:sz w:val="20"/>
          <w:szCs w:val="24"/>
          <w:rtl/>
          <w:lang w:eastAsia="he-IL"/>
        </w:rPr>
        <w:t xml:space="preserve">"), אצל חברת ביטוח מורשית כדין בישראל ובעלת מוניטין. </w:t>
      </w:r>
    </w:p>
    <w:p w14:paraId="661C2DB8"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 xml:space="preserve">היה ולדעת המתכנן יש צורך בעריכת ביטוחים נוספים ו/או משלימים כלשהם לביטוחי המתכנן, מתחייב המתכנן לערוך ולקיים את הביטוח המשלים ו/או הביטוח הנוסף כאמור. </w:t>
      </w:r>
    </w:p>
    <w:p w14:paraId="6212E6A6"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ללא כל דרישה מצד המזמין, מתחייב המתכנן להמציא, במועד החתימה על הסכם זה או טרם תחילת מתן השירותים נשוא ההסכם (המוקדם מביניהם), את אישור קיום הביטוחים כשהוא חתום בידי מבטחו. בכל מקרה של אי התאמה בין האמור באישור קיום הביטוחים לבין האמור בחוזה זה, ולדרישת המזמין, מתחייב המתכנן לגרום לשינוי הביטוחים על מנת להתאימו להוראות חוזה זה וזאת מבלי לגרוע מהנחיות רשות שוק ההון, ביטוח וחיסכון. מוסכם בזה במפורש כי אין בהמצאת אישור קיום הביטוחים ו/או בבדיקתו ו/או באי בדיקתו כדי להוות אישור בדבר התאמתו לנדרש ו/או בכדי לגרוע מאחריות המתכנן על פי חוזה זה ו/או על פי דין ו/או בכדי להטיל אחריות כלשהי על המזמין ו/או הבאים מטעמו.</w:t>
      </w:r>
    </w:p>
    <w:p w14:paraId="0A276359"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בכל הנוגע לביטוח האחריות המקצועית בנוסח הקיים בסעיף ד' לנספח ביטוח המתכנן לו מתחייב המתכנן– מובהר כי ביטוח זה יוחזק בתוקף והמתכנן מתחייב להציג אישור קיום ביטוחים בגינו – במשך תקופת עבודתו בפרויקט  .</w:t>
      </w:r>
    </w:p>
    <w:p w14:paraId="241AF62C"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בכל פעם שמבטח המתכנן יודיע למזמין, כי מי מביטוחי המתכנן עומד להיות מבוטל או עומד לחול בו שינוי לרעה, כאמור בסיפא באישור קיום הביטוחים, מתחייב המתכנן לערוך את אותו הביטוח מחדש ולהמציא אישור קיום ביטוחים חדש, סמוך למועד הביטול או השינוי לרעה כאמור.</w:t>
      </w:r>
    </w:p>
    <w:p w14:paraId="3962A93C"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המתכנן מתחייב לקיים בדייקנות את כל דרישות פוליסות הביטוח, לשלם את דמי הביטוח במועדם ולעשות כל פעולה כדי לממש את פוליסות הביטוח בעת הצורך. המתכנן יישא בהשתתפויות העצמיות על פי הפוליסות שברשותו.</w:t>
      </w:r>
    </w:p>
    <w:p w14:paraId="190345EE"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המתכנן מתחייב לחזור ולהפקיד בידי המזמין את אישור קיום ביטוחים בגין עריכת ביטוחי המתכנן לתקופה נוספת מדי תקופת ביטוח לפני פקיעת ביטוחי המתכנן או איזה מהם, וזאת כל עוד מוטלת עליו חובה לערוך ביטוחים כאמור בסעיף ‏13 לעיל.</w:t>
      </w:r>
    </w:p>
    <w:p w14:paraId="2D9E7ADA"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למען הסר ספק, מובהר בזאת כי דרישות הביטוח, לרבות, גבולות האחריות המתחייבים מן האמור בנספח ביטוח המתכנן ו/או באישור קיום ביטוחים הינם בבחינת דרישה מזערית המוטלת על המתכנן. המתכנן מצהיר ומאשר כי הוא יהיה מנוע מלהעלות כל טענה ו/או דרישה כלפי המזמין ו/או מי מטעמו, בכל הקשור לדרישות הביטוח, לרבות, גבולות האחריות כאמור.</w:t>
      </w:r>
    </w:p>
    <w:p w14:paraId="33DBCA4C" w14:textId="77777777" w:rsidR="00DE67FB" w:rsidRP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rtl/>
          <w:lang w:eastAsia="he-IL"/>
        </w:rPr>
      </w:pPr>
      <w:r w:rsidRPr="00DE67FB">
        <w:rPr>
          <w:rFonts w:ascii="Times New Roman" w:eastAsia="Times New Roman" w:hAnsi="Times New Roman" w:cs="David"/>
          <w:sz w:val="20"/>
          <w:szCs w:val="24"/>
          <w:rtl/>
          <w:lang w:eastAsia="he-IL"/>
        </w:rPr>
        <w:t xml:space="preserve">מבלי לגרוע מכל הוראה מהוראות הסכם זה לעניין הסבת ההסכם, ובמקרה בו מתן השירותים על פי הסכם זה ייעשה על ידי קבלן משנה מטעם המתכנן, מתחייב המתכנן לדאוג כי בידי קבלן המשנה פוליסות ביטוח בהתאם לתנאים ולסכומים הנדרשים לעיל. </w:t>
      </w:r>
    </w:p>
    <w:p w14:paraId="11EC9BEE" w14:textId="77777777" w:rsidR="00DE67FB" w:rsidRDefault="00DE67FB" w:rsidP="00DE67FB">
      <w:pPr>
        <w:widowControl w:val="0"/>
        <w:numPr>
          <w:ilvl w:val="1"/>
          <w:numId w:val="1"/>
        </w:numPr>
        <w:spacing w:before="0" w:beforeAutospacing="0" w:after="200" w:afterAutospacing="0" w:line="240" w:lineRule="auto"/>
        <w:rPr>
          <w:rFonts w:ascii="Times New Roman" w:eastAsia="Times New Roman" w:hAnsi="Times New Roman" w:cs="David"/>
          <w:sz w:val="20"/>
          <w:szCs w:val="24"/>
          <w:lang w:eastAsia="he-IL"/>
        </w:rPr>
      </w:pPr>
      <w:r w:rsidRPr="00DE67FB">
        <w:rPr>
          <w:rFonts w:ascii="Times New Roman" w:eastAsia="Times New Roman" w:hAnsi="Times New Roman" w:cs="David"/>
          <w:sz w:val="20"/>
          <w:szCs w:val="24"/>
          <w:rtl/>
          <w:lang w:eastAsia="he-IL"/>
        </w:rPr>
        <w:t>סעיפים ‏</w:t>
      </w:r>
      <w:r w:rsidR="005367F1">
        <w:rPr>
          <w:rFonts w:ascii="Times New Roman" w:eastAsia="Times New Roman" w:hAnsi="Times New Roman" w:cs="David" w:hint="cs"/>
          <w:sz w:val="20"/>
          <w:szCs w:val="24"/>
          <w:rtl/>
          <w:lang w:eastAsia="he-IL"/>
        </w:rPr>
        <w:t xml:space="preserve">9.3-9.12 </w:t>
      </w:r>
      <w:r w:rsidRPr="00DE67FB">
        <w:rPr>
          <w:rFonts w:ascii="Times New Roman" w:eastAsia="Times New Roman" w:hAnsi="Times New Roman" w:cs="David"/>
          <w:sz w:val="20"/>
          <w:szCs w:val="24"/>
          <w:rtl/>
          <w:lang w:eastAsia="he-IL"/>
        </w:rPr>
        <w:t>לעיל הינם מעיקרי החוזה והפרתו ו/או הפרת תנאי מתנאיו ע"י המתכנן תהווה הפרה יסודית של הסכם זה.</w:t>
      </w:r>
    </w:p>
    <w:p w14:paraId="3D26B687" w14:textId="77777777" w:rsidR="00A84A86" w:rsidRDefault="00A84A86" w:rsidP="00A84A8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135344F" w14:textId="77777777" w:rsidR="00A84A86" w:rsidRPr="00DE67FB" w:rsidRDefault="00A84A86" w:rsidP="007124BC">
      <w:pPr>
        <w:widowControl w:val="0"/>
        <w:spacing w:before="0" w:beforeAutospacing="0" w:after="200" w:afterAutospacing="0" w:line="240" w:lineRule="auto"/>
        <w:ind w:left="792"/>
        <w:rPr>
          <w:rFonts w:ascii="Times New Roman" w:eastAsia="Times New Roman" w:hAnsi="Times New Roman" w:cs="David"/>
          <w:sz w:val="20"/>
          <w:szCs w:val="24"/>
          <w:rtl/>
          <w:lang w:eastAsia="he-IL"/>
        </w:rPr>
      </w:pPr>
    </w:p>
    <w:p w14:paraId="41247751" w14:textId="77777777" w:rsidR="00DE67FB" w:rsidRPr="00A42052" w:rsidRDefault="00DE67FB" w:rsidP="007124B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2F02363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אספקת תכניות</w:t>
      </w:r>
    </w:p>
    <w:p w14:paraId="02E7BDD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עת במהלך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וכן בתקופת הבדק של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xml:space="preserve"> לחוזה זה, ובמידה והדרישה מתייחסת לתכניות שאינ</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בידו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יערכ</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המתכנן בהקדם האפשרי וימסר</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למזמין.</w:t>
      </w:r>
    </w:p>
    <w:p w14:paraId="0F6BC338" w14:textId="77777777" w:rsidR="00B27B4C" w:rsidRPr="00B27B4C" w:rsidRDefault="00B27B4C" w:rsidP="00B37B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עם גמר שרותי </w:t>
      </w:r>
      <w:r w:rsidRPr="00B27B4C">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הסופי בשטח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sz w:val="20"/>
          <w:szCs w:val="24"/>
          <w:rtl/>
          <w:lang w:eastAsia="he-IL"/>
        </w:rPr>
        <w:t xml:space="preserve">, למעט שינויי דיירים, </w:t>
      </w:r>
      <w:r w:rsidRPr="00B27B4C">
        <w:rPr>
          <w:rFonts w:ascii="Times New Roman" w:eastAsia="Times New Roman" w:hAnsi="Times New Roman" w:cs="David" w:hint="cs"/>
          <w:sz w:val="20"/>
          <w:szCs w:val="24"/>
          <w:rtl/>
          <w:lang w:eastAsia="he-IL"/>
        </w:rPr>
        <w:t xml:space="preserve">וקבצים </w:t>
      </w:r>
      <w:r w:rsidRPr="00B27B4C">
        <w:rPr>
          <w:rFonts w:ascii="Times New Roman" w:eastAsia="Times New Roman" w:hAnsi="Times New Roman" w:cs="David"/>
          <w:sz w:val="20"/>
          <w:szCs w:val="24"/>
          <w:rtl/>
          <w:lang w:eastAsia="he-IL"/>
        </w:rPr>
        <w:t>המכילים את התכנון במדיה ממוחשבת</w:t>
      </w:r>
      <w:r w:rsidR="003176D0">
        <w:rPr>
          <w:rFonts w:ascii="Times New Roman" w:eastAsia="Times New Roman" w:hAnsi="Times New Roman" w:cs="David" w:hint="cs"/>
          <w:sz w:val="20"/>
          <w:szCs w:val="24"/>
          <w:rtl/>
          <w:lang w:eastAsia="he-IL"/>
        </w:rPr>
        <w:t xml:space="preserve">,  תכניות עדות </w:t>
      </w:r>
      <w:r w:rsidR="003176D0">
        <w:rPr>
          <w:rFonts w:ascii="Times New Roman" w:eastAsia="Times New Roman" w:hAnsi="Times New Roman" w:cs="David" w:hint="cs"/>
          <w:sz w:val="20"/>
          <w:szCs w:val="24"/>
          <w:lang w:eastAsia="he-IL"/>
        </w:rPr>
        <w:t xml:space="preserve">AS MADE </w:t>
      </w:r>
      <w:r w:rsidR="003176D0">
        <w:rPr>
          <w:rFonts w:ascii="Times New Roman" w:eastAsia="Times New Roman" w:hAnsi="Times New Roman" w:cs="David" w:hint="cs"/>
          <w:sz w:val="20"/>
          <w:szCs w:val="24"/>
          <w:rtl/>
          <w:lang w:eastAsia="he-IL"/>
        </w:rPr>
        <w:t xml:space="preserve"> </w:t>
      </w:r>
      <w:r w:rsidR="00256E9B">
        <w:rPr>
          <w:rFonts w:ascii="Times New Roman" w:eastAsia="Times New Roman" w:hAnsi="Times New Roman" w:cs="David" w:hint="cs"/>
          <w:sz w:val="20"/>
          <w:szCs w:val="24"/>
          <w:rtl/>
          <w:lang w:eastAsia="he-IL"/>
        </w:rPr>
        <w:t xml:space="preserve">תהא </w:t>
      </w:r>
      <w:r w:rsidR="003176D0">
        <w:rPr>
          <w:rFonts w:ascii="Times New Roman" w:eastAsia="Times New Roman" w:hAnsi="Times New Roman" w:cs="David" w:hint="cs"/>
          <w:sz w:val="20"/>
          <w:szCs w:val="24"/>
          <w:rtl/>
          <w:lang w:eastAsia="he-IL"/>
        </w:rPr>
        <w:t>באחריות הקבלן</w:t>
      </w:r>
      <w:r w:rsidR="00256E9B">
        <w:rPr>
          <w:rFonts w:ascii="Times New Roman" w:eastAsia="Times New Roman" w:hAnsi="Times New Roman" w:cs="David" w:hint="cs"/>
          <w:sz w:val="20"/>
          <w:szCs w:val="24"/>
          <w:rtl/>
          <w:lang w:eastAsia="he-IL"/>
        </w:rPr>
        <w:t xml:space="preserve"> מטעם המזמין</w:t>
      </w:r>
      <w:r w:rsidR="003176D0">
        <w:rPr>
          <w:rFonts w:ascii="Times New Roman" w:eastAsia="Times New Roman" w:hAnsi="Times New Roman" w:cs="David" w:hint="cs"/>
          <w:sz w:val="20"/>
          <w:szCs w:val="24"/>
          <w:rtl/>
          <w:lang w:eastAsia="he-IL"/>
        </w:rPr>
        <w:t>.</w:t>
      </w:r>
    </w:p>
    <w:p w14:paraId="342CFF7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B27B4C">
        <w:rPr>
          <w:rFonts w:ascii="Times New Roman" w:eastAsia="Times New Roman" w:hAnsi="Times New Roman" w:cs="David" w:hint="cs"/>
          <w:sz w:val="20"/>
          <w:szCs w:val="24"/>
          <w:rtl/>
          <w:lang w:eastAsia="he-IL"/>
        </w:rPr>
        <w:t>הקבצים</w:t>
      </w:r>
      <w:r w:rsidRPr="00B27B4C">
        <w:rPr>
          <w:rFonts w:ascii="Times New Roman" w:eastAsia="Times New Roman" w:hAnsi="Times New Roman" w:cs="David"/>
          <w:sz w:val="20"/>
          <w:szCs w:val="24"/>
          <w:rtl/>
          <w:lang w:eastAsia="he-IL"/>
        </w:rPr>
        <w:t xml:space="preserve"> כשה</w:t>
      </w:r>
      <w:r w:rsidRPr="00B27B4C">
        <w:rPr>
          <w:rFonts w:ascii="Times New Roman" w:eastAsia="Times New Roman" w:hAnsi="Times New Roman" w:cs="David" w:hint="cs"/>
          <w:sz w:val="20"/>
          <w:szCs w:val="24"/>
          <w:rtl/>
          <w:lang w:eastAsia="he-IL"/>
        </w:rPr>
        <w:t>ם</w:t>
      </w:r>
      <w:r w:rsidRPr="00B27B4C">
        <w:rPr>
          <w:rFonts w:ascii="Times New Roman" w:eastAsia="Times New Roman" w:hAnsi="Times New Roman" w:cs="David"/>
          <w:sz w:val="20"/>
          <w:szCs w:val="24"/>
          <w:rtl/>
          <w:lang w:eastAsia="he-IL"/>
        </w:rPr>
        <w:t xml:space="preserve"> מעודכנ</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3D50FA41"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669D65C7"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לא יהיה זכאי לכל תשלום נוסף בעד תכניות שימסור למזמין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סעיף 10 זה.</w:t>
      </w:r>
    </w:p>
    <w:p w14:paraId="3F567F26"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זכות הקניין בכל התכניות שייכת למזמין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 ששולם שכר המתכנן בהתאם להוראות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7458B84E"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מעמד המתכנן</w:t>
      </w:r>
    </w:p>
    <w:p w14:paraId="0AA390E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ומובהר על ידי הצדדים לחוזה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B27B4C">
        <w:rPr>
          <w:rFonts w:ascii="Times New Roman" w:eastAsia="Times New Roman" w:hAnsi="Times New Roman" w:cs="David" w:hint="cs"/>
          <w:sz w:val="20"/>
          <w:szCs w:val="24"/>
          <w:rtl/>
          <w:lang w:eastAsia="he-IL"/>
        </w:rPr>
        <w:t xml:space="preserve"> של המתכנן</w:t>
      </w:r>
      <w:r w:rsidRPr="00B27B4C">
        <w:rPr>
          <w:rFonts w:ascii="Times New Roman" w:eastAsia="Times New Roman" w:hAnsi="Times New Roman" w:cs="David"/>
          <w:sz w:val="20"/>
          <w:szCs w:val="24"/>
          <w:rtl/>
          <w:lang w:eastAsia="he-IL"/>
        </w:rPr>
        <w:t>.</w:t>
      </w:r>
    </w:p>
    <w:p w14:paraId="3FFBD96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אין ולא יהיו יחסי עובד-מעביד בין המזמין ובין </w:t>
      </w:r>
      <w:r w:rsidRPr="00B27B4C">
        <w:rPr>
          <w:rFonts w:ascii="Times New Roman" w:eastAsia="Times New Roman" w:hAnsi="Times New Roman" w:cs="David"/>
          <w:color w:val="000000"/>
          <w:sz w:val="24"/>
          <w:szCs w:val="24"/>
          <w:rtl/>
          <w:lang w:eastAsia="he-IL"/>
        </w:rPr>
        <w:t xml:space="preserve">המתכנן ו/או </w:t>
      </w:r>
      <w:r w:rsidRPr="00B27B4C">
        <w:rPr>
          <w:rFonts w:ascii="Times New Roman" w:eastAsia="Times New Roman" w:hAnsi="Times New Roman" w:cs="David" w:hint="cs"/>
          <w:color w:val="000000"/>
          <w:sz w:val="24"/>
          <w:szCs w:val="24"/>
          <w:rtl/>
          <w:lang w:eastAsia="he-IL"/>
        </w:rPr>
        <w:t>מי מטעמו ו</w:t>
      </w:r>
      <w:r w:rsidRPr="00B27B4C">
        <w:rPr>
          <w:rFonts w:ascii="Times New Roman" w:eastAsia="Times New Roman" w:hAnsi="Times New Roman" w:cs="David"/>
          <w:color w:val="000000"/>
          <w:sz w:val="24"/>
          <w:szCs w:val="24"/>
          <w:rtl/>
          <w:lang w:eastAsia="he-IL"/>
        </w:rPr>
        <w:t xml:space="preserve">בין המזמין לבין עובדי </w:t>
      </w:r>
      <w:r w:rsidRPr="00B27B4C">
        <w:rPr>
          <w:rFonts w:ascii="Times New Roman" w:eastAsia="Times New Roman" w:hAnsi="Times New Roman" w:cs="David" w:hint="cs"/>
          <w:color w:val="000000"/>
          <w:sz w:val="24"/>
          <w:szCs w:val="24"/>
          <w:rtl/>
          <w:lang w:eastAsia="he-IL"/>
        </w:rPr>
        <w:t xml:space="preserve"> המתכנן ו/או מי מטעמיהם</w:t>
      </w:r>
      <w:r w:rsidRPr="00B27B4C">
        <w:rPr>
          <w:rFonts w:ascii="Times New Roman" w:eastAsia="Times New Roman" w:hAnsi="Times New Roman" w:cs="David"/>
          <w:color w:val="000000"/>
          <w:sz w:val="24"/>
          <w:szCs w:val="24"/>
          <w:rtl/>
          <w:lang w:eastAsia="he-IL"/>
        </w:rPr>
        <w:t xml:space="preserve"> </w:t>
      </w:r>
      <w:r w:rsidRPr="00B27B4C">
        <w:rPr>
          <w:rFonts w:ascii="Times New Roman" w:eastAsia="Times New Roman" w:hAnsi="Times New Roman" w:cs="David"/>
          <w:sz w:val="20"/>
          <w:szCs w:val="24"/>
          <w:rtl/>
          <w:lang w:eastAsia="he-IL"/>
        </w:rPr>
        <w:t>ואין בהוראות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ליצור בין המתכנן ו/או מי מעובדיו</w:t>
      </w:r>
      <w:r w:rsidRPr="00B27B4C">
        <w:rPr>
          <w:rFonts w:ascii="Times New Roman" w:eastAsia="Times New Roman" w:hAnsi="Times New Roman" w:cs="David" w:hint="cs"/>
          <w:sz w:val="20"/>
          <w:szCs w:val="24"/>
          <w:rtl/>
          <w:lang w:eastAsia="he-IL"/>
        </w:rPr>
        <w:t xml:space="preserve"> ו/או מי מטעמו</w:t>
      </w:r>
      <w:r w:rsidRPr="00B27B4C">
        <w:rPr>
          <w:rFonts w:ascii="Times New Roman" w:eastAsia="Times New Roman" w:hAnsi="Times New Roman" w:cs="David"/>
          <w:sz w:val="20"/>
          <w:szCs w:val="24"/>
          <w:rtl/>
          <w:lang w:eastAsia="he-IL"/>
        </w:rPr>
        <w:t xml:space="preserve"> לבין המזמין ו/או המנהל ו/או מי מטעמו יחסי עובד מעביד</w:t>
      </w:r>
      <w:r w:rsidRPr="00B27B4C">
        <w:rPr>
          <w:rFonts w:ascii="Times New Roman" w:eastAsia="Times New Roman" w:hAnsi="Times New Roman" w:cs="David"/>
          <w:color w:val="000000"/>
          <w:sz w:val="24"/>
          <w:szCs w:val="24"/>
          <w:rtl/>
          <w:lang w:eastAsia="he-IL"/>
        </w:rPr>
        <w:t>, לכל ענין ודבר. 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מוסכם ומובהר בין הצדדים</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B27B4C">
        <w:rPr>
          <w:rFonts w:ascii="Times New Roman" w:eastAsia="Times New Roman" w:hAnsi="Times New Roman" w:cs="David" w:hint="cs"/>
          <w:color w:val="000000"/>
          <w:sz w:val="24"/>
          <w:szCs w:val="24"/>
          <w:rtl/>
          <w:lang w:eastAsia="he-IL"/>
        </w:rPr>
        <w:t>ל פ</w:t>
      </w:r>
      <w:r w:rsidRPr="00B27B4C">
        <w:rPr>
          <w:rFonts w:ascii="Times New Roman" w:eastAsia="Times New Roman" w:hAnsi="Times New Roman" w:cs="David"/>
          <w:color w:val="000000"/>
          <w:sz w:val="24"/>
          <w:szCs w:val="24"/>
          <w:rtl/>
          <w:lang w:eastAsia="he-IL"/>
        </w:rPr>
        <w:t>י הדין ו/או מכח צו הרחבה ו/או מכח הסכם כלשהו על עובד</w:t>
      </w:r>
      <w:r w:rsidRPr="00B27B4C">
        <w:rPr>
          <w:rFonts w:ascii="Times New Roman" w:eastAsia="Times New Roman" w:hAnsi="Times New Roman" w:cs="David" w:hint="cs"/>
          <w:sz w:val="20"/>
          <w:szCs w:val="24"/>
          <w:rtl/>
          <w:lang w:eastAsia="he-IL"/>
        </w:rPr>
        <w:t>.</w:t>
      </w:r>
    </w:p>
    <w:p w14:paraId="3BCFD6D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בזה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w:t>
      </w:r>
      <w:r w:rsidRPr="00B27B4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B27B4C">
        <w:rPr>
          <w:rFonts w:ascii="Times New Roman" w:eastAsia="Times New Roman" w:hAnsi="Times New Roman" w:cs="David"/>
          <w:color w:val="000000"/>
          <w:sz w:val="24"/>
          <w:szCs w:val="24"/>
          <w:rtl/>
          <w:lang w:eastAsia="he-IL"/>
        </w:rPr>
        <w:t xml:space="preserve"> מוותרים על כל טענות ו/או</w:t>
      </w:r>
      <w:r w:rsidRPr="00B27B4C">
        <w:rPr>
          <w:rFonts w:ascii="Times New Roman" w:eastAsia="Times New Roman" w:hAnsi="Times New Roman" w:cs="David" w:hint="cs"/>
          <w:color w:val="000000"/>
          <w:sz w:val="24"/>
          <w:szCs w:val="24"/>
          <w:rtl/>
          <w:lang w:eastAsia="he-IL"/>
        </w:rPr>
        <w:t xml:space="preserve"> דרישות ו/או תלונות ו/או</w:t>
      </w:r>
      <w:r w:rsidRPr="00B27B4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F7236E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ישא לבדו </w:t>
      </w:r>
      <w:r w:rsidRPr="00B27B4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B27B4C">
        <w:rPr>
          <w:rFonts w:ascii="Times New Roman" w:eastAsia="Times New Roman" w:hAnsi="Times New Roman" w:cs="David" w:hint="cs"/>
          <w:color w:val="000000"/>
          <w:sz w:val="24"/>
          <w:szCs w:val="24"/>
          <w:rtl/>
          <w:lang w:eastAsia="he-IL"/>
        </w:rPr>
        <w:t>ל פי</w:t>
      </w:r>
      <w:r w:rsidRPr="00B27B4C">
        <w:rPr>
          <w:rFonts w:ascii="Times New Roman" w:eastAsia="Times New Roman" w:hAnsi="Times New Roman" w:cs="David"/>
          <w:color w:val="000000"/>
          <w:sz w:val="24"/>
          <w:szCs w:val="24"/>
          <w:rtl/>
          <w:lang w:eastAsia="he-IL"/>
        </w:rPr>
        <w:t xml:space="preserve"> 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ובכלל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sz w:val="20"/>
          <w:szCs w:val="24"/>
          <w:rtl/>
          <w:lang w:eastAsia="he-IL"/>
        </w:rPr>
        <w:t xml:space="preserve"> תשלומי מס הכנסה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הלאומי שהוא חב בגין מתן שרותי המתכנן.</w:t>
      </w:r>
    </w:p>
    <w:p w14:paraId="4BB0D6E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לאומי, תשלומים לקרנות איגודים מקצוע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A30D1A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B27B4C">
        <w:rPr>
          <w:rFonts w:ascii="Times New Roman" w:eastAsia="Times New Roman" w:hAnsi="Times New Roman" w:cs="David"/>
          <w:color w:val="000000"/>
          <w:sz w:val="24"/>
          <w:szCs w:val="24"/>
          <w:rtl/>
          <w:lang w:eastAsia="he-IL"/>
        </w:rPr>
        <w:t>מבלי לגרוע מ</w:t>
      </w:r>
      <w:r w:rsidRPr="00B27B4C">
        <w:rPr>
          <w:rFonts w:ascii="Times New Roman" w:eastAsia="Times New Roman" w:hAnsi="Times New Roman" w:cs="David" w:hint="cs"/>
          <w:color w:val="000000"/>
          <w:sz w:val="24"/>
          <w:szCs w:val="24"/>
          <w:rtl/>
          <w:lang w:eastAsia="he-IL"/>
        </w:rPr>
        <w:t xml:space="preserve">כלליות </w:t>
      </w:r>
      <w:r w:rsidRPr="00B27B4C">
        <w:rPr>
          <w:rFonts w:ascii="Times New Roman" w:eastAsia="Times New Roman" w:hAnsi="Times New Roman" w:cs="David"/>
          <w:color w:val="000000"/>
          <w:sz w:val="24"/>
          <w:szCs w:val="24"/>
          <w:rtl/>
          <w:lang w:eastAsia="he-IL"/>
        </w:rPr>
        <w:t>האמור לעיל, המתכנן מצהיר ומתחייב</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אם י</w:t>
      </w:r>
      <w:r w:rsidRPr="00B27B4C">
        <w:rPr>
          <w:rFonts w:ascii="Times New Roman" w:eastAsia="Times New Roman" w:hAnsi="Times New Roman" w:cs="David" w:hint="cs"/>
          <w:color w:val="000000"/>
          <w:sz w:val="24"/>
          <w:szCs w:val="24"/>
          <w:rtl/>
          <w:lang w:eastAsia="he-IL"/>
        </w:rPr>
        <w:t>י</w:t>
      </w:r>
      <w:r w:rsidRPr="00B27B4C">
        <w:rPr>
          <w:rFonts w:ascii="Times New Roman" w:eastAsia="Times New Roman" w:hAnsi="Times New Roman" w:cs="David"/>
          <w:color w:val="000000"/>
          <w:sz w:val="24"/>
          <w:szCs w:val="24"/>
          <w:rtl/>
          <w:lang w:eastAsia="he-IL"/>
        </w:rPr>
        <w:t>דרש המזמין על ידי המתכנן ו/או על ידי מי מ</w:t>
      </w:r>
      <w:r w:rsidRPr="00B27B4C">
        <w:rPr>
          <w:rFonts w:ascii="Times New Roman" w:eastAsia="Times New Roman" w:hAnsi="Times New Roman" w:cs="David" w:hint="cs"/>
          <w:color w:val="000000"/>
          <w:sz w:val="24"/>
          <w:szCs w:val="24"/>
          <w:rtl/>
          <w:lang w:eastAsia="he-IL"/>
        </w:rPr>
        <w:t>שלוחיו ו/או עובדיו</w:t>
      </w:r>
      <w:r w:rsidRPr="00B27B4C">
        <w:rPr>
          <w:rFonts w:ascii="Times New Roman" w:eastAsia="Times New Roman" w:hAnsi="Times New Roman" w:cs="David"/>
          <w:color w:val="000000"/>
          <w:sz w:val="24"/>
          <w:szCs w:val="24"/>
          <w:rtl/>
          <w:lang w:eastAsia="he-IL"/>
        </w:rPr>
        <w:t xml:space="preserve"> ו/או</w:t>
      </w:r>
      <w:r w:rsidRPr="00B27B4C">
        <w:rPr>
          <w:rFonts w:ascii="Times New Roman" w:eastAsia="Times New Roman" w:hAnsi="Times New Roman" w:cs="David" w:hint="cs"/>
          <w:color w:val="000000"/>
          <w:sz w:val="24"/>
          <w:szCs w:val="24"/>
          <w:rtl/>
          <w:lang w:eastAsia="he-IL"/>
        </w:rPr>
        <w:t xml:space="preserve"> אחר מטעמו ו/או</w:t>
      </w:r>
      <w:r w:rsidRPr="00B27B4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ייחשב </w:t>
      </w:r>
      <w:r w:rsidRPr="00B27B4C">
        <w:rPr>
          <w:rFonts w:ascii="Times New Roman" w:eastAsia="Times New Roman" w:hAnsi="Times New Roman" w:cs="David" w:hint="cs"/>
          <w:color w:val="000000"/>
          <w:sz w:val="24"/>
          <w:szCs w:val="24"/>
          <w:rtl/>
          <w:lang w:eastAsia="he-IL"/>
        </w:rPr>
        <w:t>כ</w:t>
      </w:r>
      <w:r w:rsidRPr="00B27B4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1DE7D1EE" w14:textId="77777777" w:rsidR="008D7965"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בשים לב לאמור לעיל, אם יקבע פורום מוסמך כלשהו</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B27B4C">
        <w:rPr>
          <w:rFonts w:ascii="Times New Roman" w:eastAsia="Times New Roman" w:hAnsi="Times New Roman" w:cs="David" w:hint="cs"/>
          <w:color w:val="000000"/>
          <w:sz w:val="24"/>
          <w:szCs w:val="24"/>
          <w:rtl/>
          <w:lang w:eastAsia="he-IL"/>
        </w:rPr>
        <w:t xml:space="preserve"> ו/או מי משלוחיו ו/או אחר מטעמו</w:t>
      </w:r>
      <w:r w:rsidRPr="00B27B4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B27B4C">
        <w:rPr>
          <w:rFonts w:ascii="Times New Roman" w:eastAsia="Times New Roman" w:hAnsi="Times New Roman" w:cs="David" w:hint="cs"/>
          <w:color w:val="000000"/>
          <w:sz w:val="24"/>
          <w:szCs w:val="24"/>
          <w:rtl/>
          <w:lang w:eastAsia="he-IL"/>
        </w:rPr>
        <w:t>.</w:t>
      </w:r>
    </w:p>
    <w:p w14:paraId="616D5E44"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הבאת החוזה לגמר או ביטולו</w:t>
      </w:r>
    </w:p>
    <w:p w14:paraId="3BC6497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40FE4B1A" w14:textId="77777777" w:rsidR="0046360F" w:rsidRPr="00B27B4C" w:rsidRDefault="0046360F" w:rsidP="00B37B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על אף האמור בכל מקום אחר בחוזה </w:t>
      </w:r>
      <w:r w:rsidRPr="00B27B4C">
        <w:rPr>
          <w:rFonts w:ascii="Times New Roman" w:eastAsia="Times New Roman" w:hAnsi="Times New Roman" w:cs="David" w:hint="cs"/>
          <w:sz w:val="20"/>
          <w:szCs w:val="24"/>
          <w:rtl/>
          <w:lang w:eastAsia="he-IL"/>
        </w:rPr>
        <w:t xml:space="preserve">זה על נספחיו, </w:t>
      </w:r>
      <w:r w:rsidRPr="00B27B4C">
        <w:rPr>
          <w:rFonts w:ascii="Times New Roman" w:eastAsia="Times New Roman" w:hAnsi="Times New Roman" w:cs="David"/>
          <w:sz w:val="20"/>
          <w:szCs w:val="24"/>
          <w:rtl/>
          <w:lang w:eastAsia="he-IL"/>
        </w:rPr>
        <w:t>רשאי המזמין,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B27B4C">
        <w:rPr>
          <w:rFonts w:ascii="Times New Roman" w:eastAsia="Times New Roman" w:hAnsi="Times New Roman" w:cs="David" w:hint="cs"/>
          <w:sz w:val="20"/>
          <w:szCs w:val="24"/>
          <w:rtl/>
          <w:lang w:eastAsia="he-IL"/>
        </w:rPr>
        <w:t>-</w:t>
      </w:r>
      <w:r w:rsidR="003176D0">
        <w:rPr>
          <w:rFonts w:ascii="Times New Roman" w:eastAsia="Times New Roman" w:hAnsi="Times New Roman" w:cs="David" w:hint="cs"/>
          <w:sz w:val="20"/>
          <w:szCs w:val="24"/>
          <w:rtl/>
          <w:lang w:eastAsia="he-IL"/>
        </w:rPr>
        <w:t xml:space="preserve">14 </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מים</w:t>
      </w:r>
      <w:r w:rsidRPr="00B27B4C">
        <w:rPr>
          <w:rFonts w:ascii="Times New Roman" w:eastAsia="Times New Roman" w:hAnsi="Times New Roman" w:cs="David"/>
          <w:sz w:val="20"/>
          <w:szCs w:val="24"/>
          <w:rtl/>
          <w:lang w:eastAsia="he-IL"/>
        </w:rPr>
        <w:t xml:space="preserve"> </w:t>
      </w:r>
      <w:r w:rsidR="003176D0">
        <w:rPr>
          <w:rFonts w:ascii="Times New Roman" w:eastAsia="Times New Roman" w:hAnsi="Times New Roman" w:cs="David" w:hint="cs"/>
          <w:sz w:val="20"/>
          <w:szCs w:val="24"/>
          <w:rtl/>
          <w:lang w:eastAsia="he-IL"/>
        </w:rPr>
        <w:t xml:space="preserve">קלנדריים </w:t>
      </w:r>
      <w:r w:rsidRPr="00B27B4C">
        <w:rPr>
          <w:rFonts w:ascii="Times New Roman" w:eastAsia="Times New Roman" w:hAnsi="Times New Roman" w:cs="David"/>
          <w:sz w:val="20"/>
          <w:szCs w:val="24"/>
          <w:rtl/>
          <w:lang w:eastAsia="he-IL"/>
        </w:rPr>
        <w:t>מיום משלוחה (להלן: "</w:t>
      </w:r>
      <w:r w:rsidRPr="00B27B4C">
        <w:rPr>
          <w:rFonts w:ascii="Times New Roman" w:eastAsia="Times New Roman" w:hAnsi="Times New Roman" w:cs="David"/>
          <w:b/>
          <w:bCs/>
          <w:sz w:val="20"/>
          <w:szCs w:val="24"/>
          <w:rtl/>
          <w:lang w:eastAsia="he-IL"/>
        </w:rPr>
        <w:t>תאריך הפסקת השרות</w:t>
      </w:r>
      <w:r w:rsidRPr="00B27B4C">
        <w:rPr>
          <w:rFonts w:ascii="Times New Roman" w:eastAsia="Times New Roman" w:hAnsi="Times New Roman" w:cs="David"/>
          <w:sz w:val="20"/>
          <w:szCs w:val="24"/>
          <w:rtl/>
          <w:lang w:eastAsia="he-IL"/>
        </w:rPr>
        <w:t>")</w:t>
      </w:r>
      <w:r>
        <w:rPr>
          <w:rFonts w:ascii="Times New Roman" w:eastAsia="Times New Roman" w:hAnsi="Times New Roman" w:cs="David" w:hint="cs"/>
          <w:sz w:val="20"/>
          <w:szCs w:val="24"/>
          <w:rtl/>
          <w:lang w:eastAsia="he-IL"/>
        </w:rPr>
        <w:t xml:space="preserve"> </w:t>
      </w:r>
      <w:r w:rsidRPr="00CC40AC">
        <w:rPr>
          <w:rFonts w:ascii="Times New Roman" w:eastAsia="Times New Roman" w:hAnsi="Times New Roman" w:cs="David"/>
          <w:sz w:val="20"/>
          <w:szCs w:val="24"/>
          <w:rtl/>
          <w:lang w:eastAsia="he-IL"/>
        </w:rPr>
        <w:t xml:space="preserve">מבלי שהדבר ייחשב להפרת </w:t>
      </w:r>
      <w:r>
        <w:rPr>
          <w:rFonts w:ascii="Times New Roman" w:eastAsia="Times New Roman" w:hAnsi="Times New Roman" w:cs="David" w:hint="cs"/>
          <w:sz w:val="20"/>
          <w:szCs w:val="24"/>
          <w:rtl/>
          <w:lang w:eastAsia="he-IL"/>
        </w:rPr>
        <w:t>חוזה</w:t>
      </w:r>
      <w:r w:rsidRPr="00CC40AC">
        <w:rPr>
          <w:rFonts w:ascii="Times New Roman" w:eastAsia="Times New Roman" w:hAnsi="Times New Roman" w:cs="David"/>
          <w:sz w:val="20"/>
          <w:szCs w:val="24"/>
          <w:rtl/>
          <w:lang w:eastAsia="he-IL"/>
        </w:rPr>
        <w:t xml:space="preserve"> זה על יד</w:t>
      </w:r>
      <w:r>
        <w:rPr>
          <w:rFonts w:ascii="Times New Roman" w:eastAsia="Times New Roman" w:hAnsi="Times New Roman" w:cs="David" w:hint="cs"/>
          <w:sz w:val="20"/>
          <w:szCs w:val="24"/>
          <w:rtl/>
          <w:lang w:eastAsia="he-IL"/>
        </w:rPr>
        <w:t>י המזמין</w:t>
      </w:r>
      <w:r w:rsidRPr="00CC40AC">
        <w:rPr>
          <w:rFonts w:ascii="Times New Roman" w:eastAsia="Times New Roman" w:hAnsi="Times New Roman" w:cs="David"/>
          <w:sz w:val="20"/>
          <w:szCs w:val="24"/>
          <w:rtl/>
          <w:lang w:eastAsia="he-IL"/>
        </w:rPr>
        <w:t xml:space="preserve"> ומבלי ש</w:t>
      </w:r>
      <w:r>
        <w:rPr>
          <w:rFonts w:ascii="Times New Roman" w:eastAsia="Times New Roman" w:hAnsi="Times New Roman" w:cs="David" w:hint="cs"/>
          <w:sz w:val="20"/>
          <w:szCs w:val="24"/>
          <w:rtl/>
          <w:lang w:eastAsia="he-IL"/>
        </w:rPr>
        <w:t xml:space="preserve">המזמין </w:t>
      </w:r>
      <w:r w:rsidRPr="00CC40AC">
        <w:rPr>
          <w:rFonts w:ascii="Times New Roman" w:eastAsia="Times New Roman" w:hAnsi="Times New Roman" w:cs="David"/>
          <w:sz w:val="20"/>
          <w:szCs w:val="24"/>
          <w:rtl/>
          <w:lang w:eastAsia="he-IL"/>
        </w:rPr>
        <w:t>יח</w:t>
      </w:r>
      <w:r>
        <w:rPr>
          <w:rFonts w:ascii="Times New Roman" w:eastAsia="Times New Roman" w:hAnsi="Times New Roman" w:cs="David" w:hint="cs"/>
          <w:sz w:val="20"/>
          <w:szCs w:val="24"/>
          <w:rtl/>
          <w:lang w:eastAsia="he-IL"/>
        </w:rPr>
        <w:t>ו</w:t>
      </w:r>
      <w:r w:rsidRPr="00CC40AC">
        <w:rPr>
          <w:rFonts w:ascii="Times New Roman" w:eastAsia="Times New Roman" w:hAnsi="Times New Roman" w:cs="David"/>
          <w:sz w:val="20"/>
          <w:szCs w:val="24"/>
          <w:rtl/>
          <w:lang w:eastAsia="he-IL"/>
        </w:rPr>
        <w:t>יב בתשלום פיצוי כלשהו למתכנן</w:t>
      </w:r>
      <w:r w:rsidRPr="00B27B4C">
        <w:rPr>
          <w:rFonts w:ascii="Times New Roman" w:eastAsia="Times New Roman" w:hAnsi="Times New Roman" w:cs="David"/>
          <w:sz w:val="20"/>
          <w:szCs w:val="24"/>
          <w:rtl/>
          <w:lang w:eastAsia="he-IL"/>
        </w:rPr>
        <w:t>.</w:t>
      </w:r>
      <w:r w:rsidRPr="0046360F">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היועץ לא יהיה זכאי לפיצוי כלשהו בגין ההפסקה כאמור , למעט שכר טרחתו בעד חלק של עבודת התכנון אשר הוא ביצע עד להבאת ההסכם לידי הפסקה</w:t>
      </w:r>
      <w:r w:rsidR="00256E9B">
        <w:rPr>
          <w:rFonts w:ascii="Times New Roman" w:eastAsia="Times New Roman" w:hAnsi="Times New Roman" w:cs="David" w:hint="cs"/>
          <w:sz w:val="20"/>
          <w:szCs w:val="24"/>
          <w:rtl/>
          <w:lang w:eastAsia="he-IL"/>
        </w:rPr>
        <w:t>.</w:t>
      </w:r>
    </w:p>
    <w:p w14:paraId="76940699" w14:textId="77777777" w:rsidR="00B27B4C" w:rsidRPr="00B27B4C" w:rsidRDefault="00B27B4C" w:rsidP="007124BC">
      <w:pPr>
        <w:widowControl w:val="0"/>
        <w:spacing w:before="0" w:beforeAutospacing="0" w:after="200" w:afterAutospacing="0" w:line="240" w:lineRule="auto"/>
        <w:ind w:left="1507"/>
        <w:jc w:val="both"/>
        <w:rPr>
          <w:rFonts w:ascii="Times New Roman" w:eastAsia="Times New Roman" w:hAnsi="Times New Roman" w:cs="David"/>
          <w:sz w:val="20"/>
          <w:szCs w:val="24"/>
          <w:rtl/>
          <w:lang w:eastAsia="he-IL"/>
        </w:rPr>
      </w:pPr>
    </w:p>
    <w:p w14:paraId="27CE19D7"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קביעתו הבלעדית של המנהל</w:t>
      </w:r>
      <w:r w:rsidR="00C23457">
        <w:rPr>
          <w:rFonts w:ascii="Times New Roman" w:eastAsia="Times New Roman" w:hAnsi="Times New Roman" w:cs="David" w:hint="cs"/>
          <w:sz w:val="20"/>
          <w:szCs w:val="24"/>
          <w:rtl/>
          <w:lang w:eastAsia="he-IL"/>
        </w:rPr>
        <w:t xml:space="preserve"> אלא אם נקבע אחרת ע"י בית משפט מוסמך</w:t>
      </w:r>
      <w:r w:rsidRPr="00B27B4C">
        <w:rPr>
          <w:rFonts w:ascii="Times New Roman" w:eastAsia="Times New Roman" w:hAnsi="Times New Roman" w:cs="David"/>
          <w:sz w:val="20"/>
          <w:szCs w:val="24"/>
          <w:rtl/>
          <w:lang w:eastAsia="he-IL"/>
        </w:rPr>
        <w:t>, בעד אותו קטע מקטעי הפרויקט ו/או שלב משרותי המתכנן שב</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צע עד לתאריך הפסקת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 ו - ה'</w:t>
      </w:r>
      <w:r w:rsidRPr="00B27B4C">
        <w:rPr>
          <w:rFonts w:ascii="Times New Roman" w:eastAsia="Times New Roman" w:hAnsi="Times New Roman" w:cs="David"/>
          <w:sz w:val="20"/>
          <w:szCs w:val="24"/>
          <w:rtl/>
          <w:lang w:eastAsia="he-IL"/>
        </w:rPr>
        <w:t>. במקרה שבוצע חלק של קטע ו/או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ישולם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 המנהל.</w:t>
      </w:r>
    </w:p>
    <w:p w14:paraId="28C20321" w14:textId="77777777" w:rsidR="00B27B4C" w:rsidRPr="00A434F7" w:rsidRDefault="00B27B4C" w:rsidP="00A434F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highlight w:val="yellow"/>
          <w:rtl/>
          <w:lang w:eastAsia="he-IL"/>
        </w:rPr>
      </w:pPr>
      <w:r w:rsidRPr="00022C60">
        <w:rPr>
          <w:rFonts w:ascii="Times New Roman" w:eastAsia="Times New Roman" w:hAnsi="Times New Roman" w:cs="David"/>
          <w:sz w:val="20"/>
          <w:szCs w:val="24"/>
          <w:rtl/>
          <w:lang w:eastAsia="he-IL"/>
        </w:rPr>
        <w:t>הודעה בדבר הבאת החוזה לידי גמר כאמור בסעיף 12.1.1 לעיל לא תשמש עילה</w:t>
      </w:r>
      <w:r w:rsidRPr="00B27B4C">
        <w:rPr>
          <w:rFonts w:ascii="Times New Roman" w:eastAsia="Times New Roman" w:hAnsi="Times New Roman" w:cs="David"/>
          <w:sz w:val="20"/>
          <w:szCs w:val="24"/>
          <w:rtl/>
          <w:lang w:eastAsia="he-IL"/>
        </w:rPr>
        <w:t xml:space="preserve"> למתכנן לתביעת פיצויים כלשהם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לטענה </w:t>
      </w:r>
      <w:r w:rsidRPr="00B27B4C">
        <w:rPr>
          <w:rFonts w:ascii="Times New Roman" w:eastAsia="Times New Roman" w:hAnsi="Times New Roman" w:cs="David" w:hint="cs"/>
          <w:sz w:val="20"/>
          <w:szCs w:val="24"/>
          <w:rtl/>
          <w:lang w:eastAsia="he-IL"/>
        </w:rPr>
        <w:t>ו/או דרישה ו/או תלונה ו/</w:t>
      </w:r>
      <w:r w:rsidRPr="00B27B4C">
        <w:rPr>
          <w:rFonts w:ascii="Times New Roman" w:eastAsia="Times New Roman" w:hAnsi="Times New Roman" w:cs="David"/>
          <w:sz w:val="20"/>
          <w:szCs w:val="24"/>
          <w:rtl/>
          <w:lang w:eastAsia="he-IL"/>
        </w:rPr>
        <w:t>או תביעה כלשהי, פרט לאמור בסעיף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והשכר שישולם לפי 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ו/או עקב הבאתו לידי גמר</w:t>
      </w:r>
      <w:r w:rsidR="0019323D">
        <w:rPr>
          <w:rFonts w:ascii="Times New Roman" w:eastAsia="Times New Roman" w:hAnsi="Times New Roman" w:cs="David" w:hint="cs"/>
          <w:sz w:val="20"/>
          <w:szCs w:val="24"/>
          <w:rtl/>
          <w:lang w:eastAsia="he-IL"/>
        </w:rPr>
        <w:t xml:space="preserve"> </w:t>
      </w:r>
      <w:r w:rsidR="00256E9B">
        <w:rPr>
          <w:rFonts w:ascii="Times New Roman" w:eastAsia="Times New Roman" w:hAnsi="Times New Roman" w:cs="David" w:hint="cs"/>
          <w:sz w:val="20"/>
          <w:szCs w:val="24"/>
          <w:rtl/>
          <w:lang w:eastAsia="he-IL"/>
        </w:rPr>
        <w:t>כאמור, בין על פי חוזה זה ובין בכוח עילה כלשהי על פי הדין</w:t>
      </w:r>
      <w:r w:rsidR="0019323D">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w:t>
      </w:r>
      <w:r w:rsidR="0019323D">
        <w:rPr>
          <w:rFonts w:ascii="Times New Roman" w:eastAsia="Times New Roman" w:hAnsi="Times New Roman" w:cs="David" w:hint="cs"/>
          <w:sz w:val="20"/>
          <w:szCs w:val="24"/>
          <w:rtl/>
          <w:lang w:eastAsia="he-IL"/>
        </w:rPr>
        <w:t xml:space="preserve">  </w:t>
      </w:r>
      <w:r w:rsidR="0019323D">
        <w:rPr>
          <w:rFonts w:ascii="Times New Roman" w:eastAsia="Times New Roman" w:hAnsi="Times New Roman" w:cs="David"/>
          <w:sz w:val="20"/>
          <w:szCs w:val="24"/>
          <w:rtl/>
          <w:lang w:eastAsia="he-IL"/>
        </w:rPr>
        <w:t>–</w:t>
      </w:r>
      <w:r w:rsidR="0019323D">
        <w:rPr>
          <w:rFonts w:ascii="Times New Roman" w:eastAsia="Times New Roman" w:hAnsi="Times New Roman" w:cs="David" w:hint="cs"/>
          <w:sz w:val="20"/>
          <w:szCs w:val="24"/>
          <w:rtl/>
          <w:lang w:eastAsia="he-IL"/>
        </w:rPr>
        <w:t xml:space="preserve"> </w:t>
      </w:r>
    </w:p>
    <w:p w14:paraId="35FEE168"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תוך 12 חודש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מהבאת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כאמור</w:t>
      </w:r>
      <w:r w:rsidRPr="00B27B4C">
        <w:rPr>
          <w:rFonts w:ascii="Times New Roman" w:eastAsia="Times New Roman" w:hAnsi="Times New Roman" w:cs="David" w:hint="cs"/>
          <w:sz w:val="20"/>
          <w:szCs w:val="24"/>
          <w:rtl/>
          <w:lang w:eastAsia="he-IL"/>
        </w:rPr>
        <w:t>, רשאי המזמין</w:t>
      </w:r>
      <w:r w:rsidRPr="00B27B4C">
        <w:rPr>
          <w:rFonts w:ascii="Times New Roman" w:eastAsia="Times New Roman" w:hAnsi="Times New Roman" w:cs="David"/>
          <w:sz w:val="20"/>
          <w:szCs w:val="24"/>
          <w:rtl/>
          <w:lang w:eastAsia="he-IL"/>
        </w:rPr>
        <w:t xml:space="preserve"> לחדשו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במקרה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לחדש את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תנאי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0E1A1326"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במקרה שחוזה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מצוות הדין)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זכאי לתשלום כמוגדר בסעיף 12.3.2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ויחולו הסעיפים 12.1.3 ו- 12.1.4 לעיל.</w:t>
      </w:r>
    </w:p>
    <w:p w14:paraId="195D4D6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2B6F55E4" w14:textId="77777777" w:rsidR="00D94868" w:rsidRPr="00B27B4C" w:rsidRDefault="00D94868" w:rsidP="00D94868">
      <w:pPr>
        <w:widowControl w:val="0"/>
        <w:numPr>
          <w:ilvl w:val="2"/>
          <w:numId w:val="1"/>
        </w:numPr>
        <w:tabs>
          <w:tab w:val="clear" w:pos="1507"/>
          <w:tab w:val="num" w:pos="1224"/>
        </w:tabs>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מזכויות </w:t>
      </w:r>
      <w:r>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מזמין לפי סעיף 12.1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זכאי המזמין לבטל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בלא צורך בהודעה מוקדמת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CC40AC">
        <w:rPr>
          <w:rFonts w:ascii="Times New Roman" w:eastAsia="Times New Roman" w:hAnsi="Times New Roman" w:cs="David"/>
          <w:sz w:val="20"/>
          <w:szCs w:val="24"/>
          <w:rtl/>
          <w:lang w:eastAsia="he-IL"/>
        </w:rPr>
        <w:t>וזאת מבלי לגרוע מזכויותיו של המזמין על פי כל דין ו/או הסכם</w:t>
      </w:r>
      <w:r>
        <w:rPr>
          <w:rFonts w:ascii="Times New Roman" w:eastAsia="Times New Roman" w:hAnsi="Times New Roman" w:cs="David" w:hint="cs"/>
          <w:sz w:val="20"/>
          <w:szCs w:val="24"/>
          <w:rtl/>
          <w:lang w:eastAsia="he-IL"/>
        </w:rPr>
        <w:t>,</w:t>
      </w:r>
      <w:r w:rsidRPr="00CC40A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בכל אחד מהמקרים הבאים:</w:t>
      </w:r>
    </w:p>
    <w:p w14:paraId="693ECDC3" w14:textId="77777777" w:rsidR="00D94868" w:rsidRPr="00B27B4C" w:rsidRDefault="00D94868" w:rsidP="00D94868">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ו/או לא קיים איזה מהוראות החוזה ולא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קן </w:t>
      </w:r>
      <w:r w:rsidRPr="00B27B4C">
        <w:rPr>
          <w:rFonts w:ascii="Times New Roman" w:eastAsia="Times New Roman" w:hAnsi="Times New Roman" w:cs="David" w:hint="cs"/>
          <w:sz w:val="20"/>
          <w:szCs w:val="24"/>
          <w:rtl/>
          <w:lang w:eastAsia="he-IL"/>
        </w:rPr>
        <w:t>את ה</w:t>
      </w:r>
      <w:r w:rsidRPr="00B27B4C">
        <w:rPr>
          <w:rFonts w:ascii="Times New Roman" w:eastAsia="Times New Roman" w:hAnsi="Times New Roman" w:cs="David"/>
          <w:sz w:val="20"/>
          <w:szCs w:val="24"/>
          <w:rtl/>
          <w:lang w:eastAsia="he-IL"/>
        </w:rPr>
        <w:t>הפרה</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לאחר שק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התראה על כך מהמזמין בתוך הזמן הנקוב בהתראה.</w:t>
      </w:r>
    </w:p>
    <w:p w14:paraId="2968AC0D" w14:textId="77777777" w:rsidR="00D94868" w:rsidRPr="00B27B4C" w:rsidRDefault="00D94868" w:rsidP="00B37B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ה</w:t>
      </w:r>
      <w:r w:rsidR="003176D0">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תרה במתכנן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003176D0">
        <w:rPr>
          <w:rFonts w:ascii="Times New Roman" w:eastAsia="Times New Roman" w:hAnsi="Times New Roman" w:cs="David" w:hint="cs"/>
          <w:sz w:val="20"/>
          <w:szCs w:val="24"/>
          <w:rtl/>
          <w:lang w:eastAsia="he-IL"/>
        </w:rPr>
        <w:t>איפשר למתכנן פרק זמן של שבועיים</w:t>
      </w:r>
      <w:r w:rsidR="005F6CAF">
        <w:rPr>
          <w:rFonts w:ascii="Times New Roman" w:eastAsia="Times New Roman" w:hAnsi="Times New Roman" w:cs="David" w:hint="cs"/>
          <w:sz w:val="20"/>
          <w:szCs w:val="24"/>
          <w:rtl/>
          <w:lang w:eastAsia="he-IL"/>
        </w:rPr>
        <w:t xml:space="preserve"> </w:t>
      </w:r>
      <w:r w:rsidR="003176D0">
        <w:rPr>
          <w:rFonts w:ascii="Times New Roman" w:eastAsia="Times New Roman" w:hAnsi="Times New Roman" w:cs="David" w:hint="cs"/>
          <w:sz w:val="20"/>
          <w:szCs w:val="24"/>
          <w:rtl/>
          <w:lang w:eastAsia="he-IL"/>
        </w:rPr>
        <w:t xml:space="preserve">לתקן דרכיו, זאת לאחר שהתריע </w:t>
      </w:r>
      <w:r w:rsidRPr="00B27B4C">
        <w:rPr>
          <w:rFonts w:ascii="Times New Roman" w:eastAsia="Times New Roman" w:hAnsi="Times New Roman" w:cs="David"/>
          <w:sz w:val="20"/>
          <w:szCs w:val="24"/>
          <w:rtl/>
          <w:lang w:eastAsia="he-IL"/>
        </w:rPr>
        <w:t>שאין הוא מבצע את עבודתו בצורה המבטיחה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צועה </w:t>
      </w:r>
      <w:r w:rsidRPr="00CC40AC">
        <w:rPr>
          <w:rFonts w:ascii="Times New Roman" w:eastAsia="Times New Roman" w:hAnsi="Times New Roman" w:cs="David"/>
          <w:sz w:val="20"/>
          <w:szCs w:val="24"/>
          <w:rtl/>
          <w:lang w:eastAsia="he-IL"/>
        </w:rPr>
        <w:t xml:space="preserve">ברמה המקצועית </w:t>
      </w:r>
      <w:r>
        <w:rPr>
          <w:rFonts w:ascii="Times New Roman" w:eastAsia="Times New Roman" w:hAnsi="Times New Roman" w:cs="David" w:hint="cs"/>
          <w:sz w:val="20"/>
          <w:szCs w:val="24"/>
          <w:rtl/>
          <w:lang w:eastAsia="he-IL"/>
        </w:rPr>
        <w:t xml:space="preserve">הנדרשת </w:t>
      </w:r>
      <w:r w:rsidRPr="00B27B4C">
        <w:rPr>
          <w:rFonts w:ascii="Times New Roman" w:eastAsia="Times New Roman" w:hAnsi="Times New Roman" w:cs="David"/>
          <w:sz w:val="20"/>
          <w:szCs w:val="24"/>
          <w:rtl/>
          <w:lang w:eastAsia="he-IL"/>
        </w:rPr>
        <w:t>ו/או התקדמותה וסיומה לפי לוח הזמנים, והמתכנן לא נקט בצעדים המבטיחים לדעת המזמין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w:t>
      </w:r>
    </w:p>
    <w:p w14:paraId="2F9D2C04" w14:textId="77777777" w:rsidR="00D94868" w:rsidRPr="00B27B4C" w:rsidRDefault="00D94868" w:rsidP="00D94868">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את הוראת סעיף 7.5 לעיל.</w:t>
      </w:r>
    </w:p>
    <w:p w14:paraId="3BAE5F42" w14:textId="77777777" w:rsidR="00D94868" w:rsidRPr="00B27B4C" w:rsidRDefault="00D94868" w:rsidP="00D94868">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נבצר מהמתכנן או מהמנהל הראשי לקיים את ה</w:t>
      </w:r>
      <w:r w:rsidRPr="00B27B4C">
        <w:rPr>
          <w:rFonts w:ascii="Times New Roman" w:eastAsia="Times New Roman" w:hAnsi="Times New Roman" w:cs="David" w:hint="cs"/>
          <w:sz w:val="20"/>
          <w:szCs w:val="24"/>
          <w:rtl/>
          <w:lang w:eastAsia="he-IL"/>
        </w:rPr>
        <w:t xml:space="preserve">וראות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לפעולה משפטית או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שירותי המתכנן או אם ארע אירוע דומה.</w:t>
      </w:r>
    </w:p>
    <w:p w14:paraId="2B893D98" w14:textId="77777777" w:rsidR="003176D0" w:rsidRDefault="003176D0" w:rsidP="00B37B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3176D0">
        <w:rPr>
          <w:rFonts w:ascii="Times New Roman" w:eastAsia="Times New Roman" w:hAnsi="Times New Roman" w:cs="David" w:hint="eastAsia"/>
          <w:sz w:val="20"/>
          <w:szCs w:val="24"/>
          <w:rtl/>
          <w:lang w:eastAsia="he-IL"/>
        </w:rPr>
        <w:t>מבוטל</w:t>
      </w:r>
      <w:r w:rsidRPr="003176D0">
        <w:rPr>
          <w:rFonts w:ascii="Times New Roman" w:eastAsia="Times New Roman" w:hAnsi="Times New Roman" w:cs="David"/>
          <w:sz w:val="20"/>
          <w:szCs w:val="24"/>
          <w:rtl/>
          <w:lang w:eastAsia="he-IL"/>
        </w:rPr>
        <w:t xml:space="preserve"> </w:t>
      </w:r>
    </w:p>
    <w:p w14:paraId="4B0CC929" w14:textId="77777777" w:rsidR="00D94868" w:rsidRPr="003176D0" w:rsidRDefault="00D94868" w:rsidP="006C74EA">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3176D0">
        <w:rPr>
          <w:rFonts w:ascii="Times New Roman" w:eastAsia="Times New Roman" w:hAnsi="Times New Roman" w:cs="David"/>
          <w:sz w:val="20"/>
          <w:szCs w:val="24"/>
          <w:rtl/>
          <w:lang w:eastAsia="he-IL"/>
        </w:rPr>
        <w:t xml:space="preserve">הוצא נגד המתכנן צו פירוק </w:t>
      </w:r>
      <w:r w:rsidRPr="003176D0">
        <w:rPr>
          <w:rFonts w:ascii="Times New Roman" w:eastAsia="Times New Roman" w:hAnsi="Times New Roman" w:cs="David" w:hint="eastAsia"/>
          <w:sz w:val="20"/>
          <w:szCs w:val="24"/>
          <w:rtl/>
          <w:lang w:eastAsia="he-IL"/>
        </w:rPr>
        <w:t>או</w:t>
      </w:r>
      <w:r w:rsidRPr="003176D0">
        <w:rPr>
          <w:rFonts w:ascii="Times New Roman" w:eastAsia="Times New Roman" w:hAnsi="Times New Roman" w:cs="David"/>
          <w:sz w:val="20"/>
          <w:szCs w:val="24"/>
          <w:rtl/>
          <w:lang w:eastAsia="he-IL"/>
        </w:rPr>
        <w:t xml:space="preserve"> כינוס נכסים או שקיבל החלטה על פירוק מרצון או הוצא נגדו צו כינוס נכסים </w:t>
      </w:r>
      <w:r w:rsidRPr="003176D0">
        <w:rPr>
          <w:rFonts w:ascii="Times New Roman" w:eastAsia="Times New Roman" w:hAnsi="Times New Roman" w:cs="David" w:hint="eastAsia"/>
          <w:sz w:val="20"/>
          <w:szCs w:val="24"/>
          <w:rtl/>
          <w:lang w:eastAsia="he-IL"/>
        </w:rPr>
        <w:t>או</w:t>
      </w:r>
      <w:r w:rsidRPr="003176D0">
        <w:rPr>
          <w:rFonts w:ascii="Times New Roman" w:eastAsia="Times New Roman" w:hAnsi="Times New Roman" w:cs="David"/>
          <w:sz w:val="20"/>
          <w:szCs w:val="24"/>
          <w:rtl/>
          <w:lang w:eastAsia="he-IL"/>
        </w:rPr>
        <w:t xml:space="preserve"> הוכרז פושט רגל או שמונה לו כונס נכסים או מפרק או </w:t>
      </w:r>
      <w:r w:rsidRPr="003176D0">
        <w:rPr>
          <w:rFonts w:ascii="Times New Roman" w:eastAsia="Times New Roman" w:hAnsi="Times New Roman" w:cs="David" w:hint="eastAsia"/>
          <w:sz w:val="20"/>
          <w:szCs w:val="24"/>
          <w:rtl/>
          <w:lang w:eastAsia="he-IL"/>
        </w:rPr>
        <w:t>נאמן</w:t>
      </w:r>
      <w:r w:rsidRPr="003176D0">
        <w:rPr>
          <w:rFonts w:ascii="Times New Roman" w:eastAsia="Times New Roman" w:hAnsi="Times New Roman" w:cs="David"/>
          <w:sz w:val="20"/>
          <w:szCs w:val="24"/>
          <w:rtl/>
          <w:lang w:eastAsia="he-IL"/>
        </w:rPr>
        <w:t xml:space="preserve"> או שהגיע להסדר נושים עם נושיו או שהציע להם להגיע להסדר נושים או שניתן בעניינו צו הקפאת הליכים או ננקטו כנגדו הליכים אחרים כלשהם הנוגעים לחדלות פירעון, בין באופן זמני ובין באופן קבוע, ובלבד ש</w:t>
      </w:r>
      <w:r w:rsidRPr="003176D0">
        <w:rPr>
          <w:rFonts w:ascii="Times New Roman" w:eastAsia="Times New Roman" w:hAnsi="Times New Roman" w:cs="David" w:hint="eastAsia"/>
          <w:sz w:val="20"/>
          <w:szCs w:val="24"/>
          <w:rtl/>
          <w:lang w:eastAsia="he-IL"/>
        </w:rPr>
        <w:t>כל</w:t>
      </w:r>
      <w:r w:rsidRPr="003176D0">
        <w:rPr>
          <w:rFonts w:ascii="Times New Roman" w:eastAsia="Times New Roman" w:hAnsi="Times New Roman" w:cs="David"/>
          <w:sz w:val="20"/>
          <w:szCs w:val="24"/>
          <w:rtl/>
          <w:lang w:eastAsia="he-IL"/>
        </w:rPr>
        <w:t xml:space="preserve"> צו או החלטה </w:t>
      </w:r>
      <w:r w:rsidRPr="003176D0">
        <w:rPr>
          <w:rFonts w:ascii="Times New Roman" w:eastAsia="Times New Roman" w:hAnsi="Times New Roman" w:cs="David" w:hint="eastAsia"/>
          <w:sz w:val="20"/>
          <w:szCs w:val="24"/>
          <w:rtl/>
          <w:lang w:eastAsia="he-IL"/>
        </w:rPr>
        <w:t>או</w:t>
      </w:r>
      <w:r w:rsidRPr="003176D0">
        <w:rPr>
          <w:rFonts w:ascii="Times New Roman" w:eastAsia="Times New Roman" w:hAnsi="Times New Roman" w:cs="David"/>
          <w:sz w:val="20"/>
          <w:szCs w:val="24"/>
          <w:rtl/>
          <w:lang w:eastAsia="he-IL"/>
        </w:rPr>
        <w:t xml:space="preserve"> הצעה או מינוי </w:t>
      </w:r>
      <w:r w:rsidRPr="003176D0">
        <w:rPr>
          <w:rFonts w:ascii="Times New Roman" w:eastAsia="Times New Roman" w:hAnsi="Times New Roman" w:cs="David" w:hint="eastAsia"/>
          <w:sz w:val="20"/>
          <w:szCs w:val="24"/>
          <w:rtl/>
          <w:lang w:eastAsia="he-IL"/>
        </w:rPr>
        <w:t>הליך</w:t>
      </w:r>
      <w:r w:rsidRPr="003176D0">
        <w:rPr>
          <w:rFonts w:ascii="Times New Roman" w:eastAsia="Times New Roman" w:hAnsi="Times New Roman" w:cs="David"/>
          <w:sz w:val="20"/>
          <w:szCs w:val="24"/>
          <w:rtl/>
          <w:lang w:eastAsia="he-IL"/>
        </w:rPr>
        <w:t xml:space="preserve"> כאמור לא בוטל בתוך 21 ימים ממועד נתינתם.</w:t>
      </w:r>
    </w:p>
    <w:p w14:paraId="448DF4AC" w14:textId="77777777" w:rsidR="00D94868" w:rsidRDefault="00D94868" w:rsidP="00D94868">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CC40AC">
        <w:rPr>
          <w:rFonts w:ascii="Times New Roman" w:eastAsia="Times New Roman" w:hAnsi="Times New Roman" w:cs="David" w:hint="cs"/>
          <w:sz w:val="20"/>
          <w:szCs w:val="24"/>
          <w:rtl/>
          <w:lang w:eastAsia="he-IL"/>
        </w:rPr>
        <w:t>המתכנן ה</w:t>
      </w:r>
      <w:r w:rsidRPr="00CC40AC">
        <w:rPr>
          <w:rFonts w:ascii="Times New Roman" w:eastAsia="Times New Roman" w:hAnsi="Times New Roman" w:cs="David"/>
          <w:sz w:val="20"/>
          <w:szCs w:val="24"/>
          <w:rtl/>
          <w:lang w:eastAsia="he-IL"/>
        </w:rPr>
        <w:t xml:space="preserve">פסיק לקיים שגרת עבודה סדירה </w:t>
      </w:r>
      <w:r w:rsidRPr="00CC40AC">
        <w:rPr>
          <w:rFonts w:ascii="Times New Roman" w:eastAsia="Times New Roman" w:hAnsi="Times New Roman" w:cs="David" w:hint="cs"/>
          <w:sz w:val="20"/>
          <w:szCs w:val="24"/>
          <w:rtl/>
          <w:lang w:eastAsia="he-IL"/>
        </w:rPr>
        <w:t xml:space="preserve">ורצופה </w:t>
      </w:r>
      <w:r w:rsidRPr="00CC40AC">
        <w:rPr>
          <w:rFonts w:ascii="Times New Roman" w:eastAsia="Times New Roman" w:hAnsi="Times New Roman" w:cs="David"/>
          <w:sz w:val="20"/>
          <w:szCs w:val="24"/>
          <w:rtl/>
          <w:lang w:eastAsia="he-IL"/>
        </w:rPr>
        <w:t>וסגר את עסקיו לתקופה העולה על</w:t>
      </w:r>
      <w:r w:rsidRPr="00CC40AC">
        <w:rPr>
          <w:rFonts w:ascii="Times New Roman" w:eastAsia="Times New Roman" w:hAnsi="Times New Roman" w:cs="David"/>
          <w:sz w:val="20"/>
          <w:szCs w:val="24"/>
          <w:lang w:eastAsia="he-IL"/>
        </w:rPr>
        <w:t xml:space="preserve"> </w:t>
      </w:r>
      <w:r w:rsidRPr="00CC40AC">
        <w:rPr>
          <w:rFonts w:ascii="Times New Roman" w:eastAsia="Times New Roman" w:hAnsi="Times New Roman" w:cs="David" w:hint="cs"/>
          <w:sz w:val="20"/>
          <w:szCs w:val="24"/>
          <w:rtl/>
          <w:lang w:eastAsia="he-IL"/>
        </w:rPr>
        <w:t>10</w:t>
      </w:r>
      <w:r w:rsidRPr="00CC40AC">
        <w:rPr>
          <w:rFonts w:ascii="Times New Roman" w:eastAsia="Times New Roman" w:hAnsi="Times New Roman" w:cs="David"/>
          <w:sz w:val="20"/>
          <w:szCs w:val="24"/>
          <w:rtl/>
          <w:lang w:eastAsia="he-IL"/>
        </w:rPr>
        <w:t xml:space="preserve"> </w:t>
      </w:r>
      <w:r w:rsidRPr="00CC40AC">
        <w:rPr>
          <w:rFonts w:ascii="Times New Roman" w:eastAsia="Times New Roman" w:hAnsi="Times New Roman" w:cs="David" w:hint="cs"/>
          <w:sz w:val="20"/>
          <w:szCs w:val="24"/>
          <w:rtl/>
          <w:lang w:eastAsia="he-IL"/>
        </w:rPr>
        <w:t>ימים</w:t>
      </w:r>
      <w:r>
        <w:rPr>
          <w:rFonts w:ascii="Times New Roman" w:eastAsia="Times New Roman" w:hAnsi="Times New Roman" w:cs="David" w:hint="cs"/>
          <w:sz w:val="20"/>
          <w:szCs w:val="24"/>
          <w:rtl/>
          <w:lang w:eastAsia="he-IL"/>
        </w:rPr>
        <w:t>.</w:t>
      </w:r>
    </w:p>
    <w:p w14:paraId="14F04EF7" w14:textId="77777777" w:rsidR="00D94868" w:rsidRPr="00B27B4C" w:rsidRDefault="00D94868" w:rsidP="00D94868">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CC40AC">
        <w:rPr>
          <w:rFonts w:ascii="Times New Roman" w:eastAsia="Times New Roman" w:hAnsi="Times New Roman" w:cs="David"/>
          <w:sz w:val="20"/>
          <w:szCs w:val="24"/>
          <w:rtl/>
          <w:lang w:eastAsia="he-IL"/>
        </w:rPr>
        <w:t>פקע הב</w:t>
      </w:r>
      <w:r w:rsidRPr="00CC40AC">
        <w:rPr>
          <w:rFonts w:ascii="Times New Roman" w:eastAsia="Times New Roman" w:hAnsi="Times New Roman" w:cs="David" w:hint="cs"/>
          <w:sz w:val="20"/>
          <w:szCs w:val="24"/>
          <w:rtl/>
          <w:lang w:eastAsia="he-IL"/>
        </w:rPr>
        <w:t>י</w:t>
      </w:r>
      <w:r w:rsidRPr="00CC40AC">
        <w:rPr>
          <w:rFonts w:ascii="Times New Roman" w:eastAsia="Times New Roman" w:hAnsi="Times New Roman" w:cs="David"/>
          <w:sz w:val="20"/>
          <w:szCs w:val="24"/>
          <w:rtl/>
          <w:lang w:eastAsia="he-IL"/>
        </w:rPr>
        <w:t>טוח של המתכנן</w:t>
      </w:r>
      <w:r w:rsidRPr="00CC40AC">
        <w:rPr>
          <w:rFonts w:ascii="Times New Roman" w:eastAsia="Times New Roman" w:hAnsi="Times New Roman" w:cs="David" w:hint="cs"/>
          <w:sz w:val="20"/>
          <w:szCs w:val="24"/>
          <w:rtl/>
          <w:lang w:eastAsia="he-IL"/>
        </w:rPr>
        <w:t xml:space="preserve"> הנדרש על פי הוראות </w:t>
      </w:r>
      <w:r>
        <w:rPr>
          <w:rFonts w:ascii="Times New Roman" w:eastAsia="Times New Roman" w:hAnsi="Times New Roman" w:cs="David" w:hint="cs"/>
          <w:sz w:val="20"/>
          <w:szCs w:val="24"/>
          <w:rtl/>
          <w:lang w:eastAsia="he-IL"/>
        </w:rPr>
        <w:t>חוזה</w:t>
      </w:r>
      <w:r w:rsidRPr="00CC40AC">
        <w:rPr>
          <w:rFonts w:ascii="Times New Roman" w:eastAsia="Times New Roman" w:hAnsi="Times New Roman" w:cs="David" w:hint="cs"/>
          <w:sz w:val="20"/>
          <w:szCs w:val="24"/>
          <w:rtl/>
          <w:lang w:eastAsia="he-IL"/>
        </w:rPr>
        <w:t xml:space="preserve"> זה</w:t>
      </w:r>
      <w:r w:rsidRPr="00CC40AC">
        <w:rPr>
          <w:rFonts w:ascii="Times New Roman" w:eastAsia="Times New Roman" w:hAnsi="Times New Roman" w:cs="David"/>
          <w:sz w:val="20"/>
          <w:szCs w:val="24"/>
          <w:rtl/>
          <w:lang w:eastAsia="he-IL"/>
        </w:rPr>
        <w:t xml:space="preserve"> או שהב</w:t>
      </w:r>
      <w:r w:rsidRPr="00CC40AC">
        <w:rPr>
          <w:rFonts w:ascii="Times New Roman" w:eastAsia="Times New Roman" w:hAnsi="Times New Roman" w:cs="David" w:hint="cs"/>
          <w:sz w:val="20"/>
          <w:szCs w:val="24"/>
          <w:rtl/>
          <w:lang w:eastAsia="he-IL"/>
        </w:rPr>
        <w:t>י</w:t>
      </w:r>
      <w:r w:rsidRPr="00CC40AC">
        <w:rPr>
          <w:rFonts w:ascii="Times New Roman" w:eastAsia="Times New Roman" w:hAnsi="Times New Roman" w:cs="David"/>
          <w:sz w:val="20"/>
          <w:szCs w:val="24"/>
          <w:rtl/>
          <w:lang w:eastAsia="he-IL"/>
        </w:rPr>
        <w:t xml:space="preserve">טוח אינו עונה על דרישות הסכם זה ולא חודש בתוך </w:t>
      </w:r>
      <w:r w:rsidRPr="00CC40AC">
        <w:rPr>
          <w:rFonts w:ascii="Times New Roman" w:eastAsia="Times New Roman" w:hAnsi="Times New Roman" w:cs="David" w:hint="cs"/>
          <w:sz w:val="20"/>
          <w:szCs w:val="24"/>
          <w:rtl/>
          <w:lang w:eastAsia="he-IL"/>
        </w:rPr>
        <w:t>3</w:t>
      </w:r>
      <w:r w:rsidRPr="00CC40AC">
        <w:rPr>
          <w:rFonts w:ascii="Times New Roman" w:eastAsia="Times New Roman" w:hAnsi="Times New Roman" w:cs="David"/>
          <w:sz w:val="20"/>
          <w:szCs w:val="24"/>
          <w:rtl/>
          <w:lang w:eastAsia="he-IL"/>
        </w:rPr>
        <w:t xml:space="preserve"> ימי עסקים מדרישת ה</w:t>
      </w:r>
      <w:r>
        <w:rPr>
          <w:rFonts w:ascii="Times New Roman" w:eastAsia="Times New Roman" w:hAnsi="Times New Roman" w:cs="David" w:hint="cs"/>
          <w:sz w:val="20"/>
          <w:szCs w:val="24"/>
          <w:rtl/>
          <w:lang w:eastAsia="he-IL"/>
        </w:rPr>
        <w:t>מנהל</w:t>
      </w:r>
      <w:r w:rsidRPr="00CC40AC">
        <w:rPr>
          <w:rFonts w:ascii="Times New Roman" w:eastAsia="Times New Roman" w:hAnsi="Times New Roman" w:cs="David"/>
          <w:sz w:val="20"/>
          <w:szCs w:val="24"/>
          <w:rtl/>
          <w:lang w:eastAsia="he-IL"/>
        </w:rPr>
        <w:t xml:space="preserve"> ו/או המזמין</w:t>
      </w:r>
      <w:r>
        <w:rPr>
          <w:rFonts w:ascii="Times New Roman" w:eastAsia="Times New Roman" w:hAnsi="Times New Roman" w:cs="David" w:hint="cs"/>
          <w:sz w:val="20"/>
          <w:szCs w:val="24"/>
          <w:rtl/>
          <w:lang w:eastAsia="he-IL"/>
        </w:rPr>
        <w:t>.</w:t>
      </w:r>
    </w:p>
    <w:p w14:paraId="62122375" w14:textId="77777777" w:rsidR="00D94868" w:rsidRPr="00B27B4C" w:rsidRDefault="00D94868" w:rsidP="001A03DC">
      <w:pPr>
        <w:widowControl w:val="0"/>
        <w:numPr>
          <w:ilvl w:val="2"/>
          <w:numId w:val="1"/>
        </w:numPr>
        <w:tabs>
          <w:tab w:val="clear" w:pos="1507"/>
          <w:tab w:val="num" w:pos="1224"/>
        </w:tabs>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בוטל החוזה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צע עד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טול החוזה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bCs/>
          <w:sz w:val="20"/>
          <w:szCs w:val="24"/>
          <w:rtl/>
          <w:lang w:eastAsia="he-IL"/>
        </w:rPr>
        <w:t xml:space="preserve">ו -ה' </w:t>
      </w:r>
      <w:r w:rsidRPr="00B27B4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 כפי שיקבע המנהל, וזאת לסילוק כל המגיע למתכנן מהמזמין</w:t>
      </w:r>
      <w:r w:rsidR="001A03DC">
        <w:rPr>
          <w:rFonts w:ascii="Times New Roman" w:eastAsia="Times New Roman" w:hAnsi="Times New Roman" w:cs="David" w:hint="cs"/>
          <w:sz w:val="20"/>
          <w:szCs w:val="24"/>
          <w:rtl/>
          <w:lang w:eastAsia="he-IL"/>
        </w:rPr>
        <w:t xml:space="preserve"> </w:t>
      </w:r>
      <w:r w:rsidR="001A03DC" w:rsidRPr="001A03DC">
        <w:rPr>
          <w:rFonts w:ascii="Times New Roman" w:eastAsia="Times New Roman" w:hAnsi="Times New Roman" w:cs="David"/>
          <w:sz w:val="20"/>
          <w:szCs w:val="24"/>
          <w:rtl/>
          <w:lang w:eastAsia="he-IL"/>
        </w:rPr>
        <w:t>ו</w:t>
      </w:r>
      <w:r w:rsidR="001A03DC">
        <w:rPr>
          <w:rFonts w:ascii="Times New Roman" w:eastAsia="Times New Roman" w:hAnsi="Times New Roman" w:cs="David" w:hint="cs"/>
          <w:sz w:val="20"/>
          <w:szCs w:val="24"/>
          <w:rtl/>
          <w:lang w:eastAsia="he-IL"/>
        </w:rPr>
        <w:t xml:space="preserve">הכל </w:t>
      </w:r>
      <w:r w:rsidR="001A03DC" w:rsidRPr="001A03DC">
        <w:rPr>
          <w:rFonts w:ascii="Times New Roman" w:eastAsia="Times New Roman" w:hAnsi="Times New Roman" w:cs="David"/>
          <w:sz w:val="20"/>
          <w:szCs w:val="24"/>
          <w:rtl/>
          <w:lang w:eastAsia="he-IL"/>
        </w:rPr>
        <w:t>מבלי לגרוע מזכויותיו של המזמין על פי כל דין ו/או הסכם</w:t>
      </w:r>
      <w:r w:rsidRPr="00B27B4C">
        <w:rPr>
          <w:rFonts w:ascii="Times New Roman" w:eastAsia="Times New Roman" w:hAnsi="Times New Roman" w:cs="David"/>
          <w:sz w:val="20"/>
          <w:szCs w:val="24"/>
          <w:rtl/>
          <w:lang w:eastAsia="he-IL"/>
        </w:rPr>
        <w:t>.</w:t>
      </w:r>
    </w:p>
    <w:p w14:paraId="6CE73583" w14:textId="77777777" w:rsidR="00D94868" w:rsidRPr="007124BC" w:rsidRDefault="00D94868" w:rsidP="00341DD1">
      <w:pPr>
        <w:widowControl w:val="0"/>
        <w:numPr>
          <w:ilvl w:val="2"/>
          <w:numId w:val="1"/>
        </w:numPr>
        <w:tabs>
          <w:tab w:val="clear" w:pos="1507"/>
          <w:tab w:val="num" w:pos="1224"/>
        </w:tabs>
        <w:spacing w:before="0" w:beforeAutospacing="0" w:after="200" w:afterAutospacing="0" w:line="240" w:lineRule="auto"/>
        <w:ind w:left="1508" w:hanging="374"/>
        <w:jc w:val="both"/>
        <w:rPr>
          <w:rFonts w:ascii="Times New Roman" w:eastAsia="Times New Roman" w:hAnsi="Times New Roman" w:cs="David"/>
          <w:b/>
          <w:bCs/>
          <w:sz w:val="20"/>
          <w:szCs w:val="24"/>
          <w:u w:val="single"/>
          <w:rtl/>
          <w:lang w:eastAsia="he-IL"/>
        </w:rPr>
      </w:pPr>
      <w:r w:rsidRPr="00341DD1">
        <w:rPr>
          <w:rFonts w:ascii="Times New Roman" w:eastAsia="Times New Roman" w:hAnsi="Times New Roman" w:cs="David"/>
          <w:sz w:val="20"/>
          <w:szCs w:val="24"/>
          <w:rtl/>
          <w:lang w:eastAsia="he-IL"/>
        </w:rPr>
        <w:t>הודעה בדבר הבאת החוזה לידי גמר כאמור בסעיף 12.3.1 לעיל</w:t>
      </w:r>
      <w:r w:rsidRPr="00341DD1">
        <w:rPr>
          <w:rFonts w:ascii="Times New Roman" w:eastAsia="Times New Roman" w:hAnsi="Times New Roman" w:cs="David" w:hint="cs"/>
          <w:sz w:val="20"/>
          <w:szCs w:val="24"/>
          <w:rtl/>
          <w:lang w:eastAsia="he-IL"/>
        </w:rPr>
        <w:t>,</w:t>
      </w:r>
      <w:r w:rsidRPr="00341DD1">
        <w:rPr>
          <w:rFonts w:ascii="Times New Roman" w:eastAsia="Times New Roman" w:hAnsi="Times New Roman" w:cs="David"/>
          <w:sz w:val="20"/>
          <w:szCs w:val="24"/>
          <w:rtl/>
          <w:lang w:eastAsia="he-IL"/>
        </w:rPr>
        <w:t xml:space="preserve"> לא תשמש עילה למתכנן לתביעת פיצויים כלשהם </w:t>
      </w:r>
      <w:r w:rsidRPr="00341DD1">
        <w:rPr>
          <w:rFonts w:ascii="Times New Roman" w:eastAsia="Times New Roman" w:hAnsi="Times New Roman" w:cs="David" w:hint="cs"/>
          <w:sz w:val="20"/>
          <w:szCs w:val="24"/>
          <w:rtl/>
          <w:lang w:eastAsia="he-IL"/>
        </w:rPr>
        <w:t>ו/</w:t>
      </w:r>
      <w:r w:rsidRPr="00341DD1">
        <w:rPr>
          <w:rFonts w:ascii="Times New Roman" w:eastAsia="Times New Roman" w:hAnsi="Times New Roman" w:cs="David"/>
          <w:sz w:val="20"/>
          <w:szCs w:val="24"/>
          <w:rtl/>
          <w:lang w:eastAsia="he-IL"/>
        </w:rPr>
        <w:t>או לטענה</w:t>
      </w:r>
      <w:r w:rsidRPr="00341DD1">
        <w:rPr>
          <w:rFonts w:ascii="Times New Roman" w:eastAsia="Times New Roman" w:hAnsi="Times New Roman" w:cs="David" w:hint="cs"/>
          <w:sz w:val="20"/>
          <w:szCs w:val="24"/>
          <w:rtl/>
          <w:lang w:eastAsia="he-IL"/>
        </w:rPr>
        <w:t xml:space="preserve"> ו/או לדרישה ו/או לתלונה</w:t>
      </w:r>
      <w:r w:rsidRPr="00341DD1">
        <w:rPr>
          <w:rFonts w:ascii="Times New Roman" w:eastAsia="Times New Roman" w:hAnsi="Times New Roman" w:cs="David"/>
          <w:sz w:val="20"/>
          <w:szCs w:val="24"/>
          <w:rtl/>
          <w:lang w:eastAsia="he-IL"/>
        </w:rPr>
        <w:t xml:space="preserve"> </w:t>
      </w:r>
      <w:r w:rsidRPr="00341DD1">
        <w:rPr>
          <w:rFonts w:ascii="Times New Roman" w:eastAsia="Times New Roman" w:hAnsi="Times New Roman" w:cs="David" w:hint="cs"/>
          <w:sz w:val="20"/>
          <w:szCs w:val="24"/>
          <w:rtl/>
          <w:lang w:eastAsia="he-IL"/>
        </w:rPr>
        <w:t>ו/</w:t>
      </w:r>
      <w:r w:rsidRPr="00341DD1">
        <w:rPr>
          <w:rFonts w:ascii="Times New Roman" w:eastAsia="Times New Roman" w:hAnsi="Times New Roman" w:cs="David"/>
          <w:sz w:val="20"/>
          <w:szCs w:val="24"/>
          <w:rtl/>
          <w:lang w:eastAsia="he-IL"/>
        </w:rPr>
        <w:t xml:space="preserve">או </w:t>
      </w:r>
      <w:r w:rsidRPr="00341DD1">
        <w:rPr>
          <w:rFonts w:ascii="Times New Roman" w:eastAsia="Times New Roman" w:hAnsi="Times New Roman" w:cs="David" w:hint="cs"/>
          <w:sz w:val="20"/>
          <w:szCs w:val="24"/>
          <w:rtl/>
          <w:lang w:eastAsia="he-IL"/>
        </w:rPr>
        <w:t>ל</w:t>
      </w:r>
      <w:r w:rsidRPr="00341DD1">
        <w:rPr>
          <w:rFonts w:ascii="Times New Roman" w:eastAsia="Times New Roman" w:hAnsi="Times New Roman" w:cs="David"/>
          <w:sz w:val="20"/>
          <w:szCs w:val="24"/>
          <w:rtl/>
          <w:lang w:eastAsia="he-IL"/>
        </w:rPr>
        <w:t>תביעה כלשהי, פרט לאמור בסעיף 12.3.2 לעיל, והשכר שישולם לפי סעיף 12.3.2</w:t>
      </w:r>
      <w:r w:rsidRPr="00341DD1">
        <w:rPr>
          <w:rFonts w:ascii="Times New Roman" w:eastAsia="Times New Roman" w:hAnsi="Times New Roman" w:cs="David" w:hint="cs"/>
          <w:sz w:val="20"/>
          <w:szCs w:val="24"/>
          <w:rtl/>
          <w:lang w:eastAsia="he-IL"/>
        </w:rPr>
        <w:t>,</w:t>
      </w:r>
      <w:r w:rsidRPr="00341DD1">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104E1B">
        <w:rPr>
          <w:rFonts w:ascii="Times New Roman" w:eastAsia="Times New Roman" w:hAnsi="Times New Roman" w:cs="David" w:hint="eastAsia"/>
          <w:sz w:val="20"/>
          <w:szCs w:val="24"/>
          <w:rtl/>
          <w:lang w:eastAsia="he-IL"/>
        </w:rPr>
        <w:t>ל</w:t>
      </w:r>
      <w:r w:rsidRPr="00682FE3">
        <w:rPr>
          <w:rFonts w:ascii="Times New Roman" w:eastAsia="Times New Roman" w:hAnsi="Times New Roman" w:cs="David"/>
          <w:sz w:val="20"/>
          <w:szCs w:val="24"/>
          <w:rtl/>
          <w:lang w:eastAsia="he-IL"/>
        </w:rPr>
        <w:t xml:space="preserve"> </w:t>
      </w:r>
      <w:r w:rsidRPr="00341DD1">
        <w:rPr>
          <w:rFonts w:ascii="Times New Roman" w:eastAsia="Times New Roman" w:hAnsi="Times New Roman" w:cs="David" w:hint="eastAsia"/>
          <w:sz w:val="20"/>
          <w:szCs w:val="24"/>
          <w:rtl/>
          <w:lang w:eastAsia="he-IL"/>
        </w:rPr>
        <w:t>פי</w:t>
      </w:r>
      <w:r w:rsidRPr="00341DD1">
        <w:rPr>
          <w:rFonts w:ascii="Times New Roman" w:eastAsia="Times New Roman" w:hAnsi="Times New Roman" w:cs="David"/>
          <w:sz w:val="20"/>
          <w:szCs w:val="24"/>
          <w:rtl/>
          <w:lang w:eastAsia="he-IL"/>
        </w:rPr>
        <w:t xml:space="preserve"> חוזה זה ובין מכוח עילה כלשהי ע</w:t>
      </w:r>
      <w:r w:rsidRPr="00341DD1">
        <w:rPr>
          <w:rFonts w:ascii="Times New Roman" w:eastAsia="Times New Roman" w:hAnsi="Times New Roman" w:cs="David" w:hint="eastAsia"/>
          <w:sz w:val="20"/>
          <w:szCs w:val="24"/>
          <w:rtl/>
          <w:lang w:eastAsia="he-IL"/>
        </w:rPr>
        <w:t>ל</w:t>
      </w:r>
      <w:r w:rsidRPr="00341DD1">
        <w:rPr>
          <w:rFonts w:ascii="Times New Roman" w:eastAsia="Times New Roman" w:hAnsi="Times New Roman" w:cs="David"/>
          <w:sz w:val="20"/>
          <w:szCs w:val="24"/>
          <w:rtl/>
          <w:lang w:eastAsia="he-IL"/>
        </w:rPr>
        <w:t xml:space="preserve"> </w:t>
      </w:r>
      <w:r w:rsidRPr="00341DD1">
        <w:rPr>
          <w:rFonts w:ascii="Times New Roman" w:eastAsia="Times New Roman" w:hAnsi="Times New Roman" w:cs="David" w:hint="eastAsia"/>
          <w:sz w:val="20"/>
          <w:szCs w:val="24"/>
          <w:rtl/>
          <w:lang w:eastAsia="he-IL"/>
        </w:rPr>
        <w:t>פי</w:t>
      </w:r>
      <w:r w:rsidRPr="00341DD1">
        <w:rPr>
          <w:rFonts w:ascii="Times New Roman" w:eastAsia="Times New Roman" w:hAnsi="Times New Roman" w:cs="David"/>
          <w:sz w:val="20"/>
          <w:szCs w:val="24"/>
          <w:rtl/>
          <w:lang w:eastAsia="he-IL"/>
        </w:rPr>
        <w:t xml:space="preserve"> הדין.</w:t>
      </w:r>
      <w:r w:rsidR="0019323D" w:rsidRPr="00341DD1">
        <w:rPr>
          <w:rFonts w:ascii="Times New Roman" w:eastAsia="Times New Roman" w:hAnsi="Times New Roman" w:cs="David" w:hint="cs"/>
          <w:sz w:val="20"/>
          <w:szCs w:val="24"/>
          <w:rtl/>
          <w:lang w:eastAsia="he-IL"/>
        </w:rPr>
        <w:t xml:space="preserve"> </w:t>
      </w:r>
    </w:p>
    <w:p w14:paraId="7CFCE603" w14:textId="77777777" w:rsidR="00D94868" w:rsidRPr="00B27B4C" w:rsidRDefault="00D94868" w:rsidP="00D9486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השירותים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 זה או אם אירע אירוע דומה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סעיפים 12.3.2 ו - 12.3.3 לעיל.</w:t>
      </w:r>
    </w:p>
    <w:p w14:paraId="0D10F203" w14:textId="77777777" w:rsidR="00D94868" w:rsidRPr="00B27B4C" w:rsidRDefault="00D94868" w:rsidP="00D9486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סעיפים 12.1, 12.2 ו-12.3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הסעיפים הנ"ל.</w:t>
      </w:r>
    </w:p>
    <w:p w14:paraId="5E210660" w14:textId="77777777" w:rsidR="00D94868" w:rsidRPr="00B27B4C" w:rsidRDefault="00D94868" w:rsidP="00D9486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מקרה של 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או ביטולו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למסור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המשך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3FE6DF0" w14:textId="77777777" w:rsidR="00D94868" w:rsidRPr="00B27B4C" w:rsidRDefault="00D94868" w:rsidP="00D9486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אימת שהמתכנן לא יקיים איזו מהתחייבויותיו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2CC5A97" w14:textId="77777777" w:rsidR="00D94868" w:rsidRPr="007124BC" w:rsidRDefault="001A03DC" w:rsidP="00471B9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highlight w:val="yellow"/>
          <w:lang w:eastAsia="he-IL"/>
        </w:rPr>
      </w:pPr>
      <w:r w:rsidRPr="00022C60">
        <w:rPr>
          <w:rFonts w:ascii="Times New Roman" w:eastAsia="Times New Roman" w:hAnsi="Times New Roman" w:cs="David" w:hint="cs"/>
          <w:sz w:val="20"/>
          <w:szCs w:val="24"/>
          <w:rtl/>
          <w:lang w:eastAsia="he-IL"/>
        </w:rPr>
        <w:t xml:space="preserve">מבלי לגרוע מזכויות המזמין על פי הסכם זה ו/או הדין, </w:t>
      </w:r>
      <w:r w:rsidR="00D94868" w:rsidRPr="00022C60">
        <w:rPr>
          <w:rFonts w:ascii="Times New Roman" w:eastAsia="Times New Roman" w:hAnsi="Times New Roman" w:cs="David"/>
          <w:sz w:val="20"/>
          <w:szCs w:val="24"/>
          <w:rtl/>
          <w:lang w:eastAsia="he-IL"/>
        </w:rPr>
        <w:t>השתמש המזמין בזכותו על פי</w:t>
      </w:r>
      <w:r w:rsidR="00D94868" w:rsidRPr="00B27B4C">
        <w:rPr>
          <w:rFonts w:ascii="Times New Roman" w:eastAsia="Times New Roman" w:hAnsi="Times New Roman" w:cs="David"/>
          <w:sz w:val="20"/>
          <w:szCs w:val="24"/>
          <w:rtl/>
          <w:lang w:eastAsia="he-IL"/>
        </w:rPr>
        <w:t xml:space="preserve"> סעיף 12.7 לעיל, </w:t>
      </w:r>
      <w:r w:rsidR="00050BE4">
        <w:rPr>
          <w:rFonts w:ascii="Times New Roman" w:eastAsia="Times New Roman" w:hAnsi="Times New Roman" w:cs="David" w:hint="cs"/>
          <w:sz w:val="20"/>
          <w:szCs w:val="24"/>
          <w:rtl/>
          <w:lang w:eastAsia="he-IL"/>
        </w:rPr>
        <w:t xml:space="preserve">לאחר שקיבל מהמזמין התראה בכתב בגין כך , </w:t>
      </w:r>
      <w:r w:rsidR="00D94868" w:rsidRPr="00B27B4C">
        <w:rPr>
          <w:rFonts w:ascii="Times New Roman" w:eastAsia="Times New Roman" w:hAnsi="Times New Roman" w:cs="David"/>
          <w:sz w:val="20"/>
          <w:szCs w:val="24"/>
          <w:rtl/>
          <w:lang w:eastAsia="he-IL"/>
        </w:rPr>
        <w:t xml:space="preserve">יהיה הוא רשאי לגבות מאת המתכנן </w:t>
      </w:r>
      <w:r w:rsidR="00D94868" w:rsidRPr="00B27B4C">
        <w:rPr>
          <w:rFonts w:ascii="Times New Roman" w:eastAsia="Times New Roman" w:hAnsi="Times New Roman" w:cs="David" w:hint="cs"/>
          <w:sz w:val="20"/>
          <w:szCs w:val="24"/>
          <w:rtl/>
          <w:lang w:eastAsia="he-IL"/>
        </w:rPr>
        <w:t>ו/</w:t>
      </w:r>
      <w:r w:rsidR="00D94868" w:rsidRPr="00B27B4C">
        <w:rPr>
          <w:rFonts w:ascii="Times New Roman" w:eastAsia="Times New Roman" w:hAnsi="Times New Roman" w:cs="David"/>
          <w:sz w:val="20"/>
          <w:szCs w:val="24"/>
          <w:rtl/>
          <w:lang w:eastAsia="he-IL"/>
        </w:rPr>
        <w:t>או לנכות מכל סכום שיגיע לו את הסכומים שהמזמין נשא בהם בשל כך, לכ</w:t>
      </w:r>
      <w:r w:rsidR="00D94868" w:rsidRPr="00B27B4C">
        <w:rPr>
          <w:rFonts w:ascii="Times New Roman" w:eastAsia="Times New Roman" w:hAnsi="Times New Roman" w:cs="David" w:hint="cs"/>
          <w:sz w:val="20"/>
          <w:szCs w:val="24"/>
          <w:rtl/>
          <w:lang w:eastAsia="he-IL"/>
        </w:rPr>
        <w:t>י</w:t>
      </w:r>
      <w:r w:rsidR="00D94868" w:rsidRPr="00B27B4C">
        <w:rPr>
          <w:rFonts w:ascii="Times New Roman" w:eastAsia="Times New Roman" w:hAnsi="Times New Roman" w:cs="David"/>
          <w:sz w:val="20"/>
          <w:szCs w:val="24"/>
          <w:rtl/>
          <w:lang w:eastAsia="he-IL"/>
        </w:rPr>
        <w:t>סוי הוצאותיו הכלליות</w:t>
      </w:r>
      <w:r>
        <w:rPr>
          <w:rFonts w:ascii="Times New Roman" w:eastAsia="Times New Roman" w:hAnsi="Times New Roman" w:cs="David" w:hint="cs"/>
          <w:sz w:val="20"/>
          <w:szCs w:val="24"/>
          <w:rtl/>
          <w:lang w:eastAsia="he-IL"/>
        </w:rPr>
        <w:t>, בהתאם לסכום שאושר על ידי המנהל</w:t>
      </w:r>
      <w:r w:rsidR="00997035">
        <w:rPr>
          <w:rFonts w:ascii="Times New Roman" w:eastAsia="Times New Roman" w:hAnsi="Times New Roman" w:cs="David" w:hint="cs"/>
          <w:sz w:val="20"/>
          <w:szCs w:val="24"/>
          <w:rtl/>
          <w:lang w:eastAsia="he-IL"/>
        </w:rPr>
        <w:t xml:space="preserve">, אלא אם נקבע אחרת על ידי בית המשפט. </w:t>
      </w:r>
      <w:r w:rsidR="00D94868" w:rsidRPr="00B27B4C">
        <w:rPr>
          <w:rFonts w:ascii="Times New Roman" w:eastAsia="Times New Roman" w:hAnsi="Times New Roman" w:cs="David"/>
          <w:sz w:val="20"/>
          <w:szCs w:val="24"/>
          <w:rtl/>
          <w:lang w:eastAsia="he-IL"/>
        </w:rPr>
        <w:t>.</w:t>
      </w:r>
      <w:r w:rsidR="00BD4118">
        <w:rPr>
          <w:rFonts w:ascii="Times New Roman" w:eastAsia="Times New Roman" w:hAnsi="Times New Roman" w:cs="David" w:hint="cs"/>
          <w:sz w:val="20"/>
          <w:szCs w:val="24"/>
          <w:rtl/>
          <w:lang w:eastAsia="he-IL"/>
        </w:rPr>
        <w:t xml:space="preserve"> </w:t>
      </w:r>
    </w:p>
    <w:p w14:paraId="34BC3ADB" w14:textId="77777777" w:rsidR="00D94868" w:rsidRPr="00B27B4C" w:rsidRDefault="00D94868" w:rsidP="00D9486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CC40AC">
        <w:rPr>
          <w:rFonts w:ascii="Times New Roman" w:eastAsia="Times New Roman" w:hAnsi="Times New Roman" w:cs="David"/>
          <w:sz w:val="20"/>
          <w:szCs w:val="24"/>
          <w:rtl/>
          <w:lang w:eastAsia="he-IL"/>
        </w:rPr>
        <w:t>מבלי לגרוע מ</w:t>
      </w:r>
      <w:r>
        <w:rPr>
          <w:rFonts w:ascii="Times New Roman" w:eastAsia="Times New Roman" w:hAnsi="Times New Roman" w:cs="David" w:hint="cs"/>
          <w:sz w:val="20"/>
          <w:szCs w:val="24"/>
          <w:rtl/>
          <w:lang w:eastAsia="he-IL"/>
        </w:rPr>
        <w:t xml:space="preserve">זכויות המזמין על פי חוזה זה, </w:t>
      </w:r>
      <w:r w:rsidRPr="00CC40AC">
        <w:rPr>
          <w:rFonts w:ascii="Times New Roman" w:eastAsia="Times New Roman" w:hAnsi="Times New Roman" w:cs="David" w:hint="cs"/>
          <w:sz w:val="20"/>
          <w:szCs w:val="24"/>
          <w:rtl/>
          <w:lang w:eastAsia="he-IL"/>
        </w:rPr>
        <w:t xml:space="preserve">בכל מקרה </w:t>
      </w:r>
      <w:r w:rsidRPr="00CC40AC">
        <w:rPr>
          <w:rFonts w:ascii="Times New Roman" w:eastAsia="Times New Roman" w:hAnsi="Times New Roman" w:cs="David"/>
          <w:sz w:val="20"/>
          <w:szCs w:val="24"/>
          <w:rtl/>
          <w:lang w:eastAsia="he-IL"/>
        </w:rPr>
        <w:t xml:space="preserve">לא יהא המתכנן רשאי לעתור לקבלת צו מניעה אשר מטרתו או תוצאתו עיכוב </w:t>
      </w:r>
      <w:r w:rsidRPr="00CC40AC">
        <w:rPr>
          <w:rFonts w:ascii="Times New Roman" w:eastAsia="Times New Roman" w:hAnsi="Times New Roman" w:cs="David" w:hint="cs"/>
          <w:sz w:val="20"/>
          <w:szCs w:val="24"/>
          <w:rtl/>
          <w:lang w:eastAsia="he-IL"/>
        </w:rPr>
        <w:t>בינוי ה</w:t>
      </w:r>
      <w:r w:rsidRPr="00CC40AC">
        <w:rPr>
          <w:rFonts w:ascii="Times New Roman" w:eastAsia="Times New Roman" w:hAnsi="Times New Roman" w:cs="David"/>
          <w:sz w:val="20"/>
          <w:szCs w:val="24"/>
          <w:rtl/>
          <w:lang w:eastAsia="he-IL"/>
        </w:rPr>
        <w:t>פרויקט</w:t>
      </w:r>
      <w:r>
        <w:rPr>
          <w:rFonts w:ascii="Times New Roman" w:eastAsia="Times New Roman" w:hAnsi="Times New Roman" w:cs="David" w:hint="cs"/>
          <w:sz w:val="20"/>
          <w:szCs w:val="24"/>
          <w:rtl/>
          <w:lang w:eastAsia="he-IL"/>
        </w:rPr>
        <w:t xml:space="preserve"> ו/או עיכוב שירותי התכנון</w:t>
      </w:r>
      <w:r w:rsidRPr="00CC40AC">
        <w:rPr>
          <w:rFonts w:ascii="Times New Roman" w:eastAsia="Times New Roman" w:hAnsi="Times New Roman" w:cs="David"/>
          <w:sz w:val="20"/>
          <w:szCs w:val="24"/>
          <w:rtl/>
          <w:lang w:eastAsia="he-IL"/>
        </w:rPr>
        <w:t>, לרבות צו מניעה לשימוש במסמכים אשר הוכנו על ידו במסגרת הסכם זה</w:t>
      </w:r>
      <w:r>
        <w:rPr>
          <w:rFonts w:ascii="Times New Roman" w:eastAsia="Times New Roman" w:hAnsi="Times New Roman" w:cs="David" w:hint="cs"/>
          <w:sz w:val="20"/>
          <w:szCs w:val="24"/>
          <w:rtl/>
          <w:lang w:eastAsia="he-IL"/>
        </w:rPr>
        <w:t>.</w:t>
      </w:r>
    </w:p>
    <w:p w14:paraId="342AC1E5"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675D3BF7" w14:textId="77777777" w:rsidR="00B27B4C" w:rsidRPr="00B27B4C" w:rsidRDefault="00B27B4C" w:rsidP="00B27B4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ED26165"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העברת זכויות</w:t>
      </w:r>
    </w:p>
    <w:p w14:paraId="67EF6AC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אין המתכנן רשאי להסב לאחר את החוזה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כל חלק ממנו, וכן אין הוא רשאי להעביר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להסב לאחר כל זכות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חובה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אלא בהסכמת המזמין בכתב ומראש.</w:t>
      </w:r>
    </w:p>
    <w:p w14:paraId="66DF731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המתכנן רשאי למסור לאחר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כולם או מקצתם, אלא בהסכמת המזמין בכתב ומראש.</w:t>
      </w:r>
    </w:p>
    <w:p w14:paraId="254FE2D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ניתנה הסכמת המזמין לפי סעיפים 13.1 או 13.2 לעיל, הרי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אין בכך כדי לפטור את המתכנן מאחריותו והתחייבויותיו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 xml:space="preserve"> ומזכויות המזמין על פיו, והמתכנן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באחריות מלאה, כלפי המזמין וכלפי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 xml:space="preserve">צד שלישי שהוא, גם לכל מעשה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באי כחם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עובדיהם</w:t>
      </w:r>
      <w:r w:rsidRPr="00B27B4C">
        <w:rPr>
          <w:rFonts w:ascii="Times New Roman" w:eastAsia="Times New Roman" w:hAnsi="Times New Roman" w:cs="David" w:hint="cs"/>
          <w:sz w:val="20"/>
          <w:szCs w:val="24"/>
          <w:rtl/>
          <w:lang w:eastAsia="he-IL"/>
        </w:rPr>
        <w:t xml:space="preserve"> ו/או מי מטעמם</w:t>
      </w:r>
      <w:r w:rsidRPr="00B27B4C">
        <w:rPr>
          <w:rFonts w:ascii="Times New Roman" w:eastAsia="Times New Roman" w:hAnsi="Times New Roman" w:cs="David"/>
          <w:sz w:val="20"/>
          <w:szCs w:val="24"/>
          <w:rtl/>
          <w:lang w:eastAsia="he-IL"/>
        </w:rPr>
        <w:t>, ואילו למזמין ישמרו כל זכויותיו כלפי המתכנן.</w:t>
      </w:r>
    </w:p>
    <w:p w14:paraId="04BD707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המתכנן כמתחייב מהאמור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סעיף 12.3.2 ו-12.3.3 לעיל.</w:t>
      </w:r>
    </w:p>
    <w:p w14:paraId="7290B828" w14:textId="77777777" w:rsidR="00DE6183" w:rsidRPr="00B27B4C" w:rsidRDefault="00DE6183" w:rsidP="00DE618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w:t>
      </w:r>
      <w:r>
        <w:rPr>
          <w:rFonts w:ascii="Times New Roman" w:eastAsia="Times New Roman" w:hAnsi="Times New Roman" w:cs="David" w:hint="cs"/>
          <w:sz w:val="20"/>
          <w:szCs w:val="24"/>
          <w:rtl/>
          <w:lang w:eastAsia="he-IL"/>
        </w:rPr>
        <w:t xml:space="preserve"> ו/או במקרקעי הפרויקט</w:t>
      </w:r>
      <w:r w:rsidRPr="00B27B4C">
        <w:rPr>
          <w:rFonts w:ascii="Times New Roman" w:eastAsia="Times New Roman" w:hAnsi="Times New Roman" w:cs="David"/>
          <w:sz w:val="20"/>
          <w:szCs w:val="24"/>
          <w:rtl/>
          <w:lang w:eastAsia="he-IL"/>
        </w:rPr>
        <w:t>, כפי שיראה בעיניו, בלא צורך בהסכמה כלשהי מצד המתכנן</w:t>
      </w:r>
      <w:r w:rsidR="00BF6FF9">
        <w:rPr>
          <w:rFonts w:ascii="Times New Roman" w:eastAsia="Times New Roman" w:hAnsi="Times New Roman" w:cs="David" w:hint="cs"/>
          <w:sz w:val="20"/>
          <w:szCs w:val="24"/>
          <w:rtl/>
          <w:lang w:eastAsia="he-IL"/>
        </w:rPr>
        <w:t xml:space="preserve"> ובלבד שלא יגרעו זכויות המתכנן על פי הסכם זה</w:t>
      </w:r>
      <w:r w:rsidRPr="00B27B4C">
        <w:rPr>
          <w:rFonts w:ascii="Times New Roman" w:eastAsia="Times New Roman" w:hAnsi="Times New Roman" w:cs="David"/>
          <w:sz w:val="20"/>
          <w:szCs w:val="24"/>
          <w:rtl/>
          <w:lang w:eastAsia="he-IL"/>
        </w:rPr>
        <w:t>.</w:t>
      </w:r>
    </w:p>
    <w:p w14:paraId="34F5CD72" w14:textId="77777777" w:rsidR="00B27B4C" w:rsidRPr="00B27B4C" w:rsidRDefault="00B27B4C" w:rsidP="00B27B4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סיום שרותי המתכנן</w:t>
      </w:r>
    </w:p>
    <w:p w14:paraId="54D74C14"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יחושבו כבאים לסיום בכל אחד מהמקרים הבאים:</w:t>
      </w:r>
    </w:p>
    <w:p w14:paraId="628E87E9"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הובא לידי </w:t>
      </w:r>
      <w:r w:rsidRPr="00B27B4C">
        <w:rPr>
          <w:rFonts w:ascii="Times New Roman" w:eastAsia="Times New Roman" w:hAnsi="Times New Roman" w:cs="David" w:hint="cs"/>
          <w:sz w:val="20"/>
          <w:szCs w:val="24"/>
          <w:rtl/>
          <w:lang w:eastAsia="he-IL"/>
        </w:rPr>
        <w:t>גמר</w:t>
      </w:r>
      <w:r w:rsidRPr="00B27B4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100DE06"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עם מתן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ע"י המזמין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הושלם מתן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695240A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סודיות והמצאת מסמכים</w:t>
      </w:r>
    </w:p>
    <w:p w14:paraId="1386400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B27B4C">
        <w:rPr>
          <w:rFonts w:ascii="Times New Roman" w:eastAsia="Times New Roman" w:hAnsi="Times New Roman" w:cs="David" w:hint="cs"/>
          <w:sz w:val="20"/>
          <w:szCs w:val="24"/>
          <w:rtl/>
          <w:lang w:eastAsia="he-IL"/>
        </w:rPr>
        <w:t>ו/או על ידי</w:t>
      </w:r>
      <w:r w:rsidRPr="00B27B4C">
        <w:rPr>
          <w:rFonts w:ascii="Times New Roman" w:eastAsia="Times New Roman" w:hAnsi="Times New Roman" w:cs="David"/>
          <w:sz w:val="20"/>
          <w:szCs w:val="24"/>
          <w:rtl/>
          <w:lang w:eastAsia="he-IL"/>
        </w:rPr>
        <w:t xml:space="preserve"> מ</w:t>
      </w:r>
      <w:r w:rsidRPr="00B27B4C">
        <w:rPr>
          <w:rFonts w:ascii="Times New Roman" w:eastAsia="Times New Roman" w:hAnsi="Times New Roman" w:cs="David" w:hint="cs"/>
          <w:sz w:val="20"/>
          <w:szCs w:val="24"/>
          <w:rtl/>
          <w:lang w:eastAsia="he-IL"/>
        </w:rPr>
        <w:t>י מ</w:t>
      </w:r>
      <w:r w:rsidRPr="00B27B4C">
        <w:rPr>
          <w:rFonts w:ascii="Times New Roman" w:eastAsia="Times New Roman" w:hAnsi="Times New Roman" w:cs="David"/>
          <w:sz w:val="20"/>
          <w:szCs w:val="24"/>
          <w:rtl/>
          <w:lang w:eastAsia="he-IL"/>
        </w:rPr>
        <w:t xml:space="preserve">טעמו ובין שהוכנו על ידי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מי </w:t>
      </w:r>
      <w:r w:rsidRPr="00B27B4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052F05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מאחריותו </w:t>
      </w:r>
      <w:r w:rsidRPr="00B27B4C">
        <w:rPr>
          <w:rFonts w:ascii="Times New Roman" w:eastAsia="Times New Roman" w:hAnsi="Times New Roman" w:cs="David" w:hint="cs"/>
          <w:sz w:val="20"/>
          <w:szCs w:val="24"/>
          <w:rtl/>
          <w:lang w:eastAsia="he-IL"/>
        </w:rPr>
        <w:t xml:space="preserve">של המתכנן </w:t>
      </w:r>
      <w:r w:rsidRPr="00B27B4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יציית המתכנן לכל דרישה של המנהל בדבר נקיטת אמצעי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28DBCC8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יחתים את עובדיו</w:t>
      </w:r>
      <w:r w:rsidRPr="00B27B4C">
        <w:rPr>
          <w:rFonts w:ascii="Times New Roman" w:eastAsia="Times New Roman" w:hAnsi="Times New Roman" w:cs="David" w:hint="cs"/>
          <w:sz w:val="20"/>
          <w:szCs w:val="24"/>
          <w:rtl/>
          <w:lang w:eastAsia="he-IL"/>
        </w:rPr>
        <w:t xml:space="preserve"> ו/או שלוחיו ו/או אחר מטעמו</w:t>
      </w:r>
      <w:r w:rsidRPr="00B27B4C">
        <w:rPr>
          <w:rFonts w:ascii="Times New Roman" w:eastAsia="Times New Roman" w:hAnsi="Times New Roman" w:cs="David"/>
          <w:sz w:val="20"/>
          <w:szCs w:val="24"/>
          <w:rtl/>
          <w:lang w:eastAsia="he-IL"/>
        </w:rPr>
        <w:t xml:space="preserve"> בקשר עם ביצוע הסכם זה</w:t>
      </w:r>
      <w:r w:rsidRPr="00B27B4C">
        <w:rPr>
          <w:rFonts w:ascii="Times New Roman" w:eastAsia="Times New Roman" w:hAnsi="Times New Roman" w:cs="David" w:hint="cs"/>
          <w:sz w:val="20"/>
          <w:szCs w:val="24"/>
          <w:rtl/>
          <w:lang w:eastAsia="he-IL"/>
        </w:rPr>
        <w:t xml:space="preserve"> על נספחיו,</w:t>
      </w:r>
      <w:r w:rsidRPr="00B27B4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B27B4C">
        <w:rPr>
          <w:rFonts w:ascii="Times New Roman" w:eastAsia="Times New Roman" w:hAnsi="Times New Roman" w:cs="David"/>
          <w:bCs/>
          <w:sz w:val="20"/>
          <w:szCs w:val="24"/>
          <w:rtl/>
          <w:lang w:eastAsia="he-IL"/>
        </w:rPr>
        <w:t>ו'</w:t>
      </w:r>
      <w:r w:rsidRPr="00B27B4C">
        <w:rPr>
          <w:rFonts w:ascii="Times New Roman" w:eastAsia="Times New Roman" w:hAnsi="Times New Roman" w:cs="David"/>
          <w:sz w:val="20"/>
          <w:szCs w:val="24"/>
          <w:rtl/>
          <w:lang w:eastAsia="he-IL"/>
        </w:rPr>
        <w:t>,.</w:t>
      </w:r>
    </w:p>
    <w:p w14:paraId="1341CEA7"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לפי דרישת המזמין ועם סיום 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B27B4C">
        <w:rPr>
          <w:rFonts w:ascii="Times New Roman" w:eastAsia="Times New Roman" w:hAnsi="Times New Roman" w:cs="David" w:hint="cs"/>
          <w:sz w:val="20"/>
          <w:szCs w:val="24"/>
          <w:rtl/>
          <w:lang w:eastAsia="he-IL"/>
        </w:rPr>
        <w:t>.</w:t>
      </w:r>
    </w:p>
    <w:p w14:paraId="5EA1A95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ויתור על זכויות מצד המתכנן</w:t>
      </w:r>
    </w:p>
    <w:p w14:paraId="7AE981A8"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השתמש המזמין כדין בסמכות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B27B4C">
        <w:rPr>
          <w:rFonts w:ascii="Times New Roman" w:eastAsia="Times New Roman" w:hAnsi="Times New Roman" w:cs="David" w:hint="cs"/>
          <w:sz w:val="20"/>
          <w:szCs w:val="24"/>
          <w:rtl/>
          <w:lang w:eastAsia="he-IL"/>
        </w:rPr>
        <w:t>מתכנן כל טענה ו/או דרישה ו/או תלונה ו/או</w:t>
      </w:r>
      <w:r w:rsidRPr="00B27B4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w:t>
      </w:r>
      <w:r w:rsidRPr="00B27B4C">
        <w:rPr>
          <w:rFonts w:ascii="Times New Roman" w:eastAsia="Times New Roman" w:hAnsi="Times New Roman" w:cs="David" w:hint="cs"/>
          <w:sz w:val="20"/>
          <w:szCs w:val="24"/>
          <w:rtl/>
          <w:lang w:eastAsia="he-IL"/>
        </w:rPr>
        <w:t xml:space="preserve"> שיפוי ו/או</w:t>
      </w:r>
      <w:r w:rsidRPr="00B27B4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פגיעה במוניטין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הפסד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הפסד רווח העלולים להיגרם לו עקב הביטול</w:t>
      </w:r>
      <w:r w:rsidRPr="00B27B4C">
        <w:rPr>
          <w:rFonts w:ascii="Times New Roman" w:eastAsia="Times New Roman" w:hAnsi="Times New Roman" w:cs="David" w:hint="cs"/>
          <w:sz w:val="20"/>
          <w:szCs w:val="24"/>
          <w:rtl/>
          <w:lang w:eastAsia="he-IL"/>
        </w:rPr>
        <w:t xml:space="preserve"> או</w:t>
      </w:r>
      <w:r w:rsidRPr="00B27B4C">
        <w:rPr>
          <w:rFonts w:ascii="Times New Roman" w:eastAsia="Times New Roman" w:hAnsi="Times New Roman" w:cs="David"/>
          <w:sz w:val="20"/>
          <w:szCs w:val="24"/>
          <w:rtl/>
          <w:lang w:eastAsia="he-IL"/>
        </w:rPr>
        <w:t xml:space="preserve"> ההפסקה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מכל סיבה אחרת.</w:t>
      </w:r>
    </w:p>
    <w:p w14:paraId="6B20062F"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שביצע המתכנן על פי חוזה זה.</w:t>
      </w:r>
    </w:p>
    <w:p w14:paraId="469A3887"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המשך 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מסירתם לידי מתכנן אחר, והינו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25776BD6"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שונות</w:t>
      </w:r>
    </w:p>
    <w:p w14:paraId="7170AD9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הראשי במשרד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מתחייב לבצע את השירותים שעליו לבצע אישית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w:t>
      </w:r>
      <w:r w:rsidRPr="00B27B4C">
        <w:rPr>
          <w:rFonts w:ascii="Times New Roman" w:eastAsia="Times New Roman" w:hAnsi="Times New Roman" w:cs="David" w:hint="cs"/>
          <w:sz w:val="20"/>
          <w:szCs w:val="24"/>
          <w:rtl/>
          <w:lang w:eastAsia="he-IL"/>
        </w:rPr>
        <w:t xml:space="preserve"> זה והינו</w:t>
      </w:r>
      <w:r w:rsidRPr="00B27B4C">
        <w:rPr>
          <w:rFonts w:ascii="Times New Roman" w:eastAsia="Times New Roman" w:hAnsi="Times New Roman" w:cs="David"/>
          <w:sz w:val="20"/>
          <w:szCs w:val="24"/>
          <w:rtl/>
          <w:lang w:eastAsia="he-IL"/>
        </w:rPr>
        <w:t xml:space="preserve"> אחראי וערב כלפי המזמין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התחייבויות המתכנן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w:t>
      </w:r>
    </w:p>
    <w:p w14:paraId="0AC019D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צד אשר יפר או לא יקיים איזו מהתחייבויותיו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יהיה חייב לפצות את הצד המקיים על כל הנזקים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ההפסדים שיגרמו לו עקב </w:t>
      </w:r>
      <w:r w:rsidRPr="00997035">
        <w:rPr>
          <w:rFonts w:ascii="Times New Roman" w:eastAsia="Times New Roman" w:hAnsi="Times New Roman" w:cs="David"/>
          <w:sz w:val="20"/>
          <w:szCs w:val="24"/>
          <w:rtl/>
          <w:lang w:eastAsia="he-IL"/>
        </w:rPr>
        <w:t>כך</w:t>
      </w:r>
      <w:r w:rsidR="00997035" w:rsidRPr="00997035">
        <w:rPr>
          <w:rFonts w:ascii="Times New Roman" w:eastAsia="Times New Roman" w:hAnsi="Times New Roman" w:cs="David"/>
          <w:sz w:val="20"/>
          <w:szCs w:val="24"/>
          <w:rtl/>
          <w:lang w:eastAsia="he-IL"/>
        </w:rPr>
        <w:t xml:space="preserve">, </w:t>
      </w:r>
      <w:r w:rsidR="00997035" w:rsidRPr="007124BC">
        <w:rPr>
          <w:rFonts w:ascii="Times New Roman" w:eastAsia="Times New Roman" w:hAnsi="Times New Roman" w:cs="David" w:hint="eastAsia"/>
          <w:sz w:val="20"/>
          <w:szCs w:val="24"/>
          <w:rtl/>
          <w:lang w:eastAsia="he-IL"/>
        </w:rPr>
        <w:t>וזאת</w:t>
      </w:r>
      <w:r w:rsidR="00997035" w:rsidRPr="007124BC">
        <w:rPr>
          <w:rFonts w:ascii="Times New Roman" w:eastAsia="Times New Roman" w:hAnsi="Times New Roman" w:cs="David"/>
          <w:sz w:val="20"/>
          <w:szCs w:val="24"/>
          <w:rtl/>
          <w:lang w:eastAsia="he-IL"/>
        </w:rPr>
        <w:t xml:space="preserve"> </w:t>
      </w:r>
      <w:r w:rsidR="00997035" w:rsidRPr="007124BC">
        <w:rPr>
          <w:rFonts w:ascii="Times New Roman" w:eastAsia="Times New Roman" w:hAnsi="Times New Roman" w:cs="David" w:hint="eastAsia"/>
          <w:sz w:val="20"/>
          <w:szCs w:val="24"/>
          <w:rtl/>
          <w:lang w:eastAsia="he-IL"/>
        </w:rPr>
        <w:t>בהתאם</w:t>
      </w:r>
      <w:r w:rsidR="00997035" w:rsidRPr="007124BC">
        <w:rPr>
          <w:rFonts w:ascii="Times New Roman" w:eastAsia="Times New Roman" w:hAnsi="Times New Roman" w:cs="David"/>
          <w:sz w:val="20"/>
          <w:szCs w:val="24"/>
          <w:rtl/>
          <w:lang w:eastAsia="he-IL"/>
        </w:rPr>
        <w:t xml:space="preserve"> </w:t>
      </w:r>
      <w:r w:rsidR="00997035" w:rsidRPr="007124BC">
        <w:rPr>
          <w:rFonts w:ascii="Times New Roman" w:eastAsia="Times New Roman" w:hAnsi="Times New Roman" w:cs="David" w:hint="eastAsia"/>
          <w:sz w:val="20"/>
          <w:szCs w:val="24"/>
          <w:rtl/>
          <w:lang w:eastAsia="he-IL"/>
        </w:rPr>
        <w:t>לפסק</w:t>
      </w:r>
      <w:r w:rsidR="00997035" w:rsidRPr="007124BC">
        <w:rPr>
          <w:rFonts w:ascii="Times New Roman" w:eastAsia="Times New Roman" w:hAnsi="Times New Roman" w:cs="David"/>
          <w:sz w:val="20"/>
          <w:szCs w:val="24"/>
          <w:rtl/>
          <w:lang w:eastAsia="he-IL"/>
        </w:rPr>
        <w:t xml:space="preserve"> </w:t>
      </w:r>
      <w:r w:rsidR="00997035" w:rsidRPr="007124BC">
        <w:rPr>
          <w:rFonts w:ascii="Times New Roman" w:eastAsia="Times New Roman" w:hAnsi="Times New Roman" w:cs="David" w:hint="eastAsia"/>
          <w:sz w:val="20"/>
          <w:szCs w:val="24"/>
          <w:rtl/>
          <w:lang w:eastAsia="he-IL"/>
        </w:rPr>
        <w:t>דין</w:t>
      </w:r>
      <w:r w:rsidR="00997035" w:rsidRPr="007124BC">
        <w:rPr>
          <w:rFonts w:ascii="Times New Roman" w:eastAsia="Times New Roman" w:hAnsi="Times New Roman" w:cs="David"/>
          <w:sz w:val="20"/>
          <w:szCs w:val="24"/>
          <w:rtl/>
          <w:lang w:eastAsia="he-IL"/>
        </w:rPr>
        <w:t xml:space="preserve"> </w:t>
      </w:r>
      <w:r w:rsidR="00997035" w:rsidRPr="007124BC">
        <w:rPr>
          <w:rFonts w:ascii="Times New Roman" w:eastAsia="Times New Roman" w:hAnsi="Times New Roman" w:cs="David" w:hint="eastAsia"/>
          <w:sz w:val="20"/>
          <w:szCs w:val="24"/>
          <w:rtl/>
          <w:lang w:eastAsia="he-IL"/>
        </w:rPr>
        <w:t>שלא</w:t>
      </w:r>
      <w:r w:rsidR="00997035" w:rsidRPr="007124BC">
        <w:rPr>
          <w:rFonts w:ascii="Times New Roman" w:eastAsia="Times New Roman" w:hAnsi="Times New Roman" w:cs="David"/>
          <w:sz w:val="20"/>
          <w:szCs w:val="24"/>
          <w:rtl/>
          <w:lang w:eastAsia="he-IL"/>
        </w:rPr>
        <w:t xml:space="preserve"> </w:t>
      </w:r>
      <w:r w:rsidR="00997035" w:rsidRPr="007124BC">
        <w:rPr>
          <w:rFonts w:ascii="Times New Roman" w:eastAsia="Times New Roman" w:hAnsi="Times New Roman" w:cs="David" w:hint="eastAsia"/>
          <w:sz w:val="20"/>
          <w:szCs w:val="24"/>
          <w:rtl/>
          <w:lang w:eastAsia="he-IL"/>
        </w:rPr>
        <w:t>עוכב</w:t>
      </w:r>
      <w:r w:rsidR="00997035" w:rsidRPr="007124BC">
        <w:rPr>
          <w:rFonts w:ascii="Times New Roman" w:eastAsia="Times New Roman" w:hAnsi="Times New Roman" w:cs="David"/>
          <w:sz w:val="20"/>
          <w:szCs w:val="24"/>
          <w:rtl/>
          <w:lang w:eastAsia="he-IL"/>
        </w:rPr>
        <w:t xml:space="preserve"> </w:t>
      </w:r>
      <w:r w:rsidR="00997035" w:rsidRPr="007124BC">
        <w:rPr>
          <w:rFonts w:ascii="Times New Roman" w:eastAsia="Times New Roman" w:hAnsi="Times New Roman" w:cs="David" w:hint="eastAsia"/>
          <w:sz w:val="20"/>
          <w:szCs w:val="24"/>
          <w:rtl/>
          <w:lang w:eastAsia="he-IL"/>
        </w:rPr>
        <w:t>ביצועו</w:t>
      </w:r>
      <w:r w:rsidRPr="00997035">
        <w:rPr>
          <w:rFonts w:ascii="Times New Roman" w:eastAsia="Times New Roman" w:hAnsi="Times New Roman" w:cs="David"/>
          <w:sz w:val="20"/>
          <w:szCs w:val="24"/>
          <w:rtl/>
          <w:lang w:eastAsia="he-IL"/>
        </w:rPr>
        <w:t>, וזאת מבלי לגרוע מזכות הצד המקיים לכ</w:t>
      </w:r>
      <w:r w:rsidRPr="00B27B4C">
        <w:rPr>
          <w:rFonts w:ascii="Times New Roman" w:eastAsia="Times New Roman" w:hAnsi="Times New Roman" w:cs="David"/>
          <w:sz w:val="20"/>
          <w:szCs w:val="24"/>
          <w:rtl/>
          <w:lang w:eastAsia="he-IL"/>
        </w:rPr>
        <w:t>ל סעד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תרופה אחרים ו/או נוספים</w:t>
      </w:r>
      <w:r w:rsidR="00DF6012" w:rsidRPr="007124BC">
        <w:rPr>
          <w:rFonts w:ascii="Times New Roman" w:eastAsia="Times New Roman" w:hAnsi="Times New Roman" w:cs="David"/>
          <w:b/>
          <w:bCs/>
          <w:sz w:val="20"/>
          <w:szCs w:val="24"/>
          <w:rtl/>
          <w:lang w:eastAsia="he-IL"/>
        </w:rPr>
        <w:t>.</w:t>
      </w:r>
    </w:p>
    <w:p w14:paraId="06AC8941"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למניעת ספקות מוצהר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41A39EA"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B27B4C">
        <w:rPr>
          <w:rFonts w:ascii="Times New Roman" w:eastAsia="Times New Roman" w:hAnsi="Times New Roman" w:cs="David" w:hint="cs"/>
          <w:sz w:val="20"/>
          <w:szCs w:val="24"/>
          <w:rtl/>
          <w:lang w:eastAsia="he-IL"/>
        </w:rPr>
        <w:t>נבע</w:t>
      </w:r>
      <w:r w:rsidRPr="00B27B4C">
        <w:rPr>
          <w:rFonts w:ascii="Times New Roman" w:eastAsia="Times New Roman" w:hAnsi="Times New Roman" w:cs="David"/>
          <w:sz w:val="20"/>
          <w:szCs w:val="24"/>
          <w:rtl/>
          <w:lang w:eastAsia="he-IL"/>
        </w:rPr>
        <w:t xml:space="preserve"> מאי עמידתו בהתחייבויותיו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w:t>
      </w:r>
    </w:p>
    <w:p w14:paraId="1D2C7B6F" w14:textId="77777777" w:rsidR="00B27B4C" w:rsidRPr="00B27B4C" w:rsidRDefault="005F297E" w:rsidP="005F297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בוטל </w:t>
      </w:r>
    </w:p>
    <w:p w14:paraId="4E88185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כל </w:t>
      </w:r>
      <w:r w:rsidRPr="00B27B4C">
        <w:rPr>
          <w:rFonts w:ascii="Times New Roman" w:eastAsia="Times New Roman" w:hAnsi="Times New Roman" w:cs="David" w:hint="cs"/>
          <w:sz w:val="20"/>
          <w:szCs w:val="24"/>
          <w:rtl/>
          <w:lang w:eastAsia="he-IL"/>
        </w:rPr>
        <w:t>אחת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אחת מהתחייבויות המזמין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מותנה בכך שהמתכנן יקיים תחילה את 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עד לאותו מועד</w:t>
      </w:r>
      <w:r w:rsidR="00184F40">
        <w:rPr>
          <w:rFonts w:ascii="Times New Roman" w:eastAsia="Times New Roman" w:hAnsi="Times New Roman" w:cs="David" w:hint="cs"/>
          <w:sz w:val="20"/>
          <w:szCs w:val="24"/>
          <w:rtl/>
          <w:lang w:eastAsia="he-IL"/>
        </w:rPr>
        <w:t xml:space="preserve"> שנקבע </w:t>
      </w:r>
      <w:r w:rsidR="00746D8C">
        <w:rPr>
          <w:rFonts w:ascii="Times New Roman" w:eastAsia="Times New Roman" w:hAnsi="Times New Roman" w:cs="David" w:hint="cs"/>
          <w:sz w:val="20"/>
          <w:szCs w:val="24"/>
          <w:rtl/>
          <w:lang w:eastAsia="he-IL"/>
        </w:rPr>
        <w:t xml:space="preserve">לביצוע התחייבות המתכנן על פי חוזה זה </w:t>
      </w:r>
      <w:r w:rsidRPr="00B27B4C">
        <w:rPr>
          <w:rFonts w:ascii="Times New Roman" w:eastAsia="Times New Roman" w:hAnsi="Times New Roman" w:cs="David"/>
          <w:sz w:val="20"/>
          <w:szCs w:val="24"/>
          <w:rtl/>
          <w:lang w:eastAsia="he-IL"/>
        </w:rPr>
        <w:t xml:space="preserve">. המזמין זכאי, מבלי לפגוע </w:t>
      </w:r>
      <w:r w:rsidRPr="00B27B4C">
        <w:rPr>
          <w:rFonts w:ascii="Times New Roman" w:eastAsia="Times New Roman" w:hAnsi="Times New Roman" w:cs="David" w:hint="cs"/>
          <w:sz w:val="20"/>
          <w:szCs w:val="24"/>
          <w:rtl/>
          <w:lang w:eastAsia="he-IL"/>
        </w:rPr>
        <w:t>מכלליות ה</w:t>
      </w:r>
      <w:r w:rsidRPr="00B27B4C">
        <w:rPr>
          <w:rFonts w:ascii="Times New Roman" w:eastAsia="Times New Roman" w:hAnsi="Times New Roman" w:cs="David"/>
          <w:sz w:val="20"/>
          <w:szCs w:val="24"/>
          <w:rtl/>
          <w:lang w:eastAsia="he-IL"/>
        </w:rPr>
        <w:t>אמור בכל מקום אחר בחוזה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לעכב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561B3C6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שום התנהגות מצד</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של מי</w:t>
      </w:r>
      <w:r w:rsidRPr="00B27B4C">
        <w:rPr>
          <w:rFonts w:ascii="Times New Roman" w:eastAsia="Times New Roman" w:hAnsi="Times New Roman" w:cs="David"/>
          <w:sz w:val="20"/>
          <w:szCs w:val="24"/>
          <w:rtl/>
          <w:lang w:eastAsia="he-IL"/>
        </w:rPr>
        <w:t xml:space="preserve"> מהצדדים לא תחשב כויתור על איזה מזכויותיו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ו/או</w:t>
      </w:r>
      <w:r w:rsidRPr="00B27B4C">
        <w:rPr>
          <w:rFonts w:ascii="Times New Roman" w:eastAsia="Times New Roman" w:hAnsi="Times New Roman" w:cs="David"/>
          <w:sz w:val="20"/>
          <w:szCs w:val="24"/>
          <w:rtl/>
          <w:lang w:eastAsia="he-IL"/>
        </w:rPr>
        <w:t xml:space="preserve"> ע</w:t>
      </w:r>
      <w:r w:rsidRPr="00B27B4C">
        <w:rPr>
          <w:rFonts w:ascii="Times New Roman" w:eastAsia="Times New Roman" w:hAnsi="Times New Roman" w:cs="David" w:hint="cs"/>
          <w:sz w:val="20"/>
          <w:szCs w:val="24"/>
          <w:rtl/>
          <w:lang w:eastAsia="he-IL"/>
        </w:rPr>
        <w:t>ל פי כל</w:t>
      </w:r>
      <w:r w:rsidRPr="00B27B4C">
        <w:rPr>
          <w:rFonts w:ascii="Times New Roman" w:eastAsia="Times New Roman" w:hAnsi="Times New Roman" w:cs="David"/>
          <w:sz w:val="20"/>
          <w:szCs w:val="24"/>
          <w:rtl/>
          <w:lang w:eastAsia="he-IL"/>
        </w:rPr>
        <w:t xml:space="preserve"> דין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כויתור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כהסכמה מצדו לאיזה הפרה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אי קיום של תנאי מתנאי חוזה</w:t>
      </w:r>
      <w:r w:rsidRPr="00B27B4C">
        <w:rPr>
          <w:rFonts w:ascii="Times New Roman" w:eastAsia="Times New Roman" w:hAnsi="Times New Roman" w:cs="David" w:hint="cs"/>
          <w:sz w:val="20"/>
          <w:szCs w:val="24"/>
          <w:rtl/>
          <w:lang w:eastAsia="he-IL"/>
        </w:rPr>
        <w:t xml:space="preserve"> זה ו/</w:t>
      </w:r>
      <w:r w:rsidRPr="00B27B4C">
        <w:rPr>
          <w:rFonts w:ascii="Times New Roman" w:eastAsia="Times New Roman" w:hAnsi="Times New Roman" w:cs="David"/>
          <w:sz w:val="20"/>
          <w:szCs w:val="24"/>
          <w:rtl/>
          <w:lang w:eastAsia="he-IL"/>
        </w:rPr>
        <w:t xml:space="preserve"> או כנותנת דחייה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ארכה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כל פעולה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יש לעשותה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טול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תוספת של תנאי </w:t>
      </w:r>
      <w:r w:rsidRPr="00B27B4C">
        <w:rPr>
          <w:rFonts w:ascii="Times New Roman" w:eastAsia="Times New Roman" w:hAnsi="Times New Roman" w:cs="David" w:hint="cs"/>
          <w:sz w:val="20"/>
          <w:szCs w:val="24"/>
          <w:rtl/>
          <w:lang w:eastAsia="he-IL"/>
        </w:rPr>
        <w:t>כלשהו</w:t>
      </w:r>
      <w:r w:rsidRPr="00B27B4C">
        <w:rPr>
          <w:rFonts w:ascii="Times New Roman" w:eastAsia="Times New Roman" w:hAnsi="Times New Roman" w:cs="David"/>
          <w:sz w:val="20"/>
          <w:szCs w:val="24"/>
          <w:rtl/>
          <w:lang w:eastAsia="he-IL"/>
        </w:rPr>
        <w:t>, אלא אם נעשו במפורש ובכתב.</w:t>
      </w:r>
    </w:p>
    <w:p w14:paraId="6DE8A04B"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מכלליות האמור לעיל -</w:t>
      </w:r>
    </w:p>
    <w:p w14:paraId="105A4088"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716A4871"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תור כלשהו על זכויות וחובות לפי החוזה.</w:t>
      </w:r>
    </w:p>
    <w:p w14:paraId="156A093F"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במידה והמתכנן כולל מספר גופים או יחידים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FF1627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בגין כל חיוב מחיובי המזמין </w:t>
      </w:r>
      <w:r w:rsidRPr="00B27B4C">
        <w:rPr>
          <w:rFonts w:ascii="Times New Roman" w:eastAsia="Times New Roman" w:hAnsi="Times New Roman" w:cs="David" w:hint="cs"/>
          <w:sz w:val="24"/>
          <w:szCs w:val="24"/>
          <w:rtl/>
          <w:lang w:eastAsia="he-IL"/>
        </w:rPr>
        <w:t>על פי</w:t>
      </w:r>
      <w:r w:rsidRPr="00B27B4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B27B4C">
        <w:rPr>
          <w:rFonts w:ascii="Times New Roman" w:eastAsia="Times New Roman" w:hAnsi="Times New Roman" w:cs="David" w:hint="cs"/>
          <w:sz w:val="24"/>
          <w:szCs w:val="24"/>
          <w:rtl/>
          <w:lang w:eastAsia="he-IL"/>
        </w:rPr>
        <w:t>על פ</w:t>
      </w:r>
      <w:r w:rsidRPr="00B27B4C">
        <w:rPr>
          <w:rFonts w:ascii="Times New Roman" w:eastAsia="Times New Roman" w:hAnsi="Times New Roman" w:cs="David"/>
          <w:sz w:val="24"/>
          <w:szCs w:val="24"/>
          <w:rtl/>
          <w:lang w:eastAsia="he-IL"/>
        </w:rPr>
        <w:t>י חוזה זה. וזאת מבלי לגרוע מהאמור להלן בסיפא לס"ק זה.</w:t>
      </w:r>
    </w:p>
    <w:p w14:paraId="0A5B725C" w14:textId="77777777" w:rsidR="00B27B4C" w:rsidRPr="00B27B4C" w:rsidRDefault="00B27B4C" w:rsidP="00B27B4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sz w:val="24"/>
          <w:szCs w:val="24"/>
          <w:rtl/>
          <w:lang w:eastAsia="he-IL"/>
        </w:rPr>
        <w:t>המתכנן מתחייב בזה</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כל דרישה</w:t>
      </w:r>
      <w:r w:rsidRPr="00B27B4C">
        <w:rPr>
          <w:rFonts w:ascii="Times New Roman" w:eastAsia="Times New Roman" w:hAnsi="Times New Roman" w:cs="David" w:hint="cs"/>
          <w:sz w:val="24"/>
          <w:szCs w:val="24"/>
          <w:rtl/>
          <w:lang w:eastAsia="he-IL"/>
        </w:rPr>
        <w:t xml:space="preserve"> ו/או תלונה</w:t>
      </w:r>
      <w:r w:rsidRPr="00B27B4C">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 xml:space="preserve">ו/או </w:t>
      </w:r>
      <w:r w:rsidRPr="00B27B4C">
        <w:rPr>
          <w:rFonts w:ascii="Times New Roman" w:eastAsia="Times New Roman" w:hAnsi="Times New Roman" w:cs="David"/>
          <w:sz w:val="24"/>
          <w:szCs w:val="24"/>
          <w:rtl/>
          <w:lang w:eastAsia="he-IL"/>
        </w:rPr>
        <w:t>טענה ו/או תביעה, ככל שתהיינה לו כנגד המזמין בגין חיובי המזמין ע</w:t>
      </w:r>
      <w:r w:rsidRPr="00B27B4C">
        <w:rPr>
          <w:rFonts w:ascii="Times New Roman" w:eastAsia="Times New Roman" w:hAnsi="Times New Roman" w:cs="David" w:hint="cs"/>
          <w:sz w:val="24"/>
          <w:szCs w:val="24"/>
          <w:rtl/>
          <w:lang w:eastAsia="he-IL"/>
        </w:rPr>
        <w:t>ל פי</w:t>
      </w:r>
      <w:r w:rsidRPr="00B27B4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אותו דין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יחול לגבי תביעה של מי מיחידי המזמין כנגד המתכנן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קרי</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תביעה כאמור</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w:t>
      </w:r>
    </w:p>
    <w:p w14:paraId="713EE1F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46F1FC4"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למען הסר ספק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מוסכם ומוצהר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62258A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EB0C0B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 זה על נספחיו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0DDDD41F" w14:textId="77777777" w:rsidR="00B27B4C" w:rsidRPr="00B27B4C" w:rsidRDefault="00B27B4C" w:rsidP="00B27B4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B27B4C">
        <w:rPr>
          <w:rFonts w:ascii="Times New Roman" w:eastAsia="Times New Roman" w:hAnsi="Times New Roman" w:cs="David" w:hint="cs"/>
          <w:sz w:val="20"/>
          <w:szCs w:val="24"/>
          <w:rtl/>
          <w:lang w:eastAsia="he-IL"/>
        </w:rPr>
        <w:t>רשום</w:t>
      </w:r>
      <w:r w:rsidRPr="00B27B4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תחשב היא כמתקבלת ביום משלוח או מסירתה כאמור.</w:t>
      </w:r>
    </w:p>
    <w:p w14:paraId="121F603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8B9CA6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6A95ED3D"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4BB1C9F"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945C2F8"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455A1AD" w14:textId="77777777" w:rsidR="00B27B4C" w:rsidRPr="00DE7868" w:rsidRDefault="00F40212" w:rsidP="00B37B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7124BC">
        <w:rPr>
          <w:rFonts w:ascii="Times New Roman" w:eastAsia="Times New Roman" w:hAnsi="Times New Roman" w:cs="David"/>
          <w:noProof/>
          <w:color w:val="00B0F0"/>
          <w:sz w:val="20"/>
          <w:szCs w:val="24"/>
        </w:rPr>
        <mc:AlternateContent>
          <mc:Choice Requires="wps">
            <w:drawing>
              <wp:anchor distT="0" distB="0" distL="114300" distR="114300" simplePos="0" relativeHeight="251662336" behindDoc="0" locked="0" layoutInCell="1" allowOverlap="1" wp14:anchorId="3BB5C905" wp14:editId="47ED9F8E">
                <wp:simplePos x="0" y="0"/>
                <wp:positionH relativeFrom="column">
                  <wp:posOffset>1671762</wp:posOffset>
                </wp:positionH>
                <wp:positionV relativeFrom="paragraph">
                  <wp:posOffset>105051</wp:posOffset>
                </wp:positionV>
                <wp:extent cx="1852654" cy="7951"/>
                <wp:effectExtent l="0" t="0" r="33655" b="30480"/>
                <wp:wrapNone/>
                <wp:docPr id="5" name="מחבר ישר 5"/>
                <wp:cNvGraphicFramePr/>
                <a:graphic xmlns:a="http://schemas.openxmlformats.org/drawingml/2006/main">
                  <a:graphicData uri="http://schemas.microsoft.com/office/word/2010/wordprocessingShape">
                    <wps:wsp>
                      <wps:cNvCnPr/>
                      <wps:spPr>
                        <a:xfrm flipV="1">
                          <a:off x="0" y="0"/>
                          <a:ext cx="1852654"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669094" id="מחבר ישר 5"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131.65pt,8.25pt" to="277.5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" strokecolor="#5b9bd5 [3204]" strokeweight=".5pt">
                <v:stroke joinstyle="miter"/>
              </v:line>
            </w:pict>
          </mc:Fallback>
        </mc:AlternateContent>
      </w:r>
      <w:r w:rsidR="00B27B4C" w:rsidRPr="00DE7868">
        <w:rPr>
          <w:rFonts w:ascii="Times New Roman" w:eastAsia="Times New Roman" w:hAnsi="Times New Roman" w:cs="David"/>
          <w:color w:val="00B0F0"/>
          <w:sz w:val="20"/>
          <w:szCs w:val="24"/>
          <w:rtl/>
          <w:lang w:eastAsia="he-IL"/>
        </w:rPr>
        <w:tab/>
      </w:r>
      <w:r w:rsidR="00B27B4C"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1EA00FA77BAF481D916A7AC1214B6C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2A55A1" w:rsidRPr="003E6FC4">
            <w:rPr>
              <w:rStyle w:val="PlaceholderText"/>
              <w:rtl/>
            </w:rPr>
            <w:t>[שם צד א]</w:t>
          </w:r>
        </w:sdtContent>
      </w:sdt>
    </w:p>
    <w:p w14:paraId="54282DCF" w14:textId="77777777" w:rsidR="00B27B4C" w:rsidRPr="00B27B4C" w:rsidRDefault="00B27B4C" w:rsidP="006C74EA">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7124BC">
        <w:rPr>
          <w:rFonts w:ascii="Times New Roman" w:eastAsia="Times New Roman" w:hAnsi="Times New Roman" w:cs="David"/>
          <w:b/>
          <w:bCs/>
          <w:sz w:val="20"/>
          <w:szCs w:val="24"/>
          <w:rtl/>
          <w:lang w:eastAsia="he-IL"/>
        </w:rPr>
        <w:t>המתכנן</w:t>
      </w:r>
      <w:r w:rsidRPr="007124BC">
        <w:rPr>
          <w:rFonts w:ascii="Times New Roman" w:eastAsia="Times New Roman" w:hAnsi="Times New Roman" w:cs="David"/>
          <w:b/>
          <w:bCs/>
          <w:sz w:val="20"/>
          <w:szCs w:val="24"/>
          <w:lang w:eastAsia="he-IL"/>
        </w:rPr>
        <w:t xml:space="preserve"> </w:t>
      </w:r>
      <w:r w:rsidR="00433F2A" w:rsidRPr="007124BC">
        <w:rPr>
          <w:rFonts w:ascii="Times New Roman" w:eastAsia="Times New Roman" w:hAnsi="Times New Roman" w:cs="David"/>
          <w:b/>
          <w:bCs/>
          <w:sz w:val="20"/>
          <w:szCs w:val="24"/>
          <w:rtl/>
          <w:lang w:eastAsia="he-IL"/>
        </w:rPr>
        <w:t>:</w:t>
      </w:r>
      <w:r w:rsidR="00433F2A">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b/>
            <w:bCs/>
            <w:color w:val="00B0F0"/>
            <w:rtl/>
            <w:lang w:eastAsia="he-IL"/>
          </w:rPr>
          <w:alias w:val="שם ספק"/>
          <w:tag w:val="cntSupllierName"/>
          <w:id w:val="-1995634974"/>
          <w:placeholder>
            <w:docPart w:val="C4C38DCCF1154F519B3B2AD665DE14E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682FE3" w:rsidRPr="00022C60">
            <w:rPr>
              <w:rFonts w:ascii="Times New Roman" w:eastAsia="Times New Roman" w:hAnsi="Times New Roman" w:cs="David"/>
              <w:b/>
              <w:bCs/>
              <w:color w:val="00B0F0"/>
              <w:rtl/>
              <w:lang w:eastAsia="he-IL"/>
            </w:rPr>
            <w:t xml:space="preserve">   </w:t>
          </w:r>
          <w:r w:rsidR="002A55A1" w:rsidRPr="00022C60">
            <w:rPr>
              <w:rFonts w:ascii="Times New Roman" w:eastAsia="Times New Roman" w:hAnsi="Times New Roman" w:cs="David" w:hint="cs"/>
              <w:b/>
              <w:bCs/>
              <w:color w:val="00B0F0"/>
              <w:rtl/>
              <w:lang w:eastAsia="he-IL"/>
            </w:rPr>
            <w:t xml:space="preserve">                                     </w:t>
          </w:r>
          <w:r w:rsidR="00682FE3" w:rsidRPr="00022C60">
            <w:rPr>
              <w:rFonts w:ascii="Times New Roman" w:eastAsia="Times New Roman" w:hAnsi="Times New Roman" w:cs="David"/>
              <w:b/>
              <w:bCs/>
              <w:color w:val="00B0F0"/>
              <w:rtl/>
              <w:lang w:eastAsia="he-IL"/>
            </w:rPr>
            <w:t>גיורא גור ושות' אדריכלים בע"מ</w:t>
          </w:r>
        </w:sdtContent>
      </w:sdt>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p>
    <w:p w14:paraId="24722E60" w14:textId="77777777" w:rsidR="002E7459" w:rsidRPr="00B27B4C" w:rsidRDefault="002E7459" w:rsidP="00BC719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69D9FD" w14:textId="77777777" w:rsidR="001361AD" w:rsidRDefault="0018191E" w:rsidP="001361AD">
      <w:pPr>
        <w:rPr>
          <w:b/>
          <w:bCs/>
          <w:color w:val="800080"/>
          <w:rtl/>
        </w:rPr>
      </w:pPr>
      <w:r w:rsidRPr="007124BC">
        <w:rPr>
          <w:rFonts w:ascii="Times New Roman" w:eastAsia="Times New Roman" w:hAnsi="Times New Roman" w:cs="David"/>
          <w:b/>
          <w:bCs/>
          <w:noProof/>
          <w:sz w:val="20"/>
          <w:szCs w:val="24"/>
        </w:rPr>
        <mc:AlternateContent>
          <mc:Choice Requires="wps">
            <w:drawing>
              <wp:anchor distT="0" distB="0" distL="114300" distR="114300" simplePos="0" relativeHeight="251661312" behindDoc="0" locked="0" layoutInCell="1" allowOverlap="1" wp14:anchorId="020EE328" wp14:editId="102D1D79">
                <wp:simplePos x="0" y="0"/>
                <wp:positionH relativeFrom="column">
                  <wp:posOffset>478541</wp:posOffset>
                </wp:positionH>
                <wp:positionV relativeFrom="paragraph">
                  <wp:posOffset>746842</wp:posOffset>
                </wp:positionV>
                <wp:extent cx="1343632" cy="7979"/>
                <wp:effectExtent l="0" t="0" r="28575" b="30480"/>
                <wp:wrapNone/>
                <wp:docPr id="4" name="מחבר ישר 4"/>
                <wp:cNvGraphicFramePr/>
                <a:graphic xmlns:a="http://schemas.openxmlformats.org/drawingml/2006/main">
                  <a:graphicData uri="http://schemas.microsoft.com/office/word/2010/wordprocessingShape">
                    <wps:wsp>
                      <wps:cNvCnPr/>
                      <wps:spPr>
                        <a:xfrm flipV="1">
                          <a:off x="0" y="0"/>
                          <a:ext cx="1343632" cy="79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304702" id="מחבר ישר 4" o:spid="_x0000_s1026" style="position:absolute;left:0;text-align:lef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7pt,58.8pt" to="143.5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" strokecolor="#5b9bd5 [3204]" strokeweight=".5pt">
                <v:stroke joinstyle="miter"/>
              </v:line>
            </w:pict>
          </mc:Fallback>
        </mc:AlternateContent>
      </w:r>
      <w:r w:rsidRPr="007124BC">
        <w:rPr>
          <w:rFonts w:ascii="Times New Roman" w:eastAsia="Times New Roman" w:hAnsi="Times New Roman" w:cs="David"/>
          <w:b/>
          <w:bCs/>
          <w:noProof/>
          <w:sz w:val="20"/>
          <w:szCs w:val="24"/>
        </w:rPr>
        <mc:AlternateContent>
          <mc:Choice Requires="wps">
            <w:drawing>
              <wp:anchor distT="0" distB="0" distL="114300" distR="114300" simplePos="0" relativeHeight="251660288" behindDoc="0" locked="0" layoutInCell="1" allowOverlap="1" wp14:anchorId="2DD05752" wp14:editId="2CB29D49">
                <wp:simplePos x="0" y="0"/>
                <wp:positionH relativeFrom="column">
                  <wp:posOffset>2601844</wp:posOffset>
                </wp:positionH>
                <wp:positionV relativeFrom="paragraph">
                  <wp:posOffset>755042</wp:posOffset>
                </wp:positionV>
                <wp:extent cx="1160890" cy="0"/>
                <wp:effectExtent l="0" t="0" r="20320" b="19050"/>
                <wp:wrapNone/>
                <wp:docPr id="3" name="מחבר ישר 3"/>
                <wp:cNvGraphicFramePr/>
                <a:graphic xmlns:a="http://schemas.openxmlformats.org/drawingml/2006/main">
                  <a:graphicData uri="http://schemas.microsoft.com/office/word/2010/wordprocessingShape">
                    <wps:wsp>
                      <wps:cNvCnPr/>
                      <wps:spPr>
                        <a:xfrm>
                          <a:off x="0" y="0"/>
                          <a:ext cx="11608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F08C70" id="מחבר ישר 3"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204.85pt,59.45pt" to="296.25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" strokecolor="#5b9bd5 [3204]" strokeweight=".5pt">
                <v:stroke joinstyle="miter"/>
              </v:line>
            </w:pict>
          </mc:Fallback>
        </mc:AlternateContent>
      </w:r>
      <w:r w:rsidRPr="007124BC">
        <w:rPr>
          <w:rFonts w:ascii="Times New Roman" w:eastAsia="Times New Roman" w:hAnsi="Times New Roman" w:cs="David"/>
          <w:b/>
          <w:bCs/>
          <w:noProof/>
          <w:sz w:val="20"/>
          <w:szCs w:val="24"/>
        </w:rPr>
        <mc:AlternateContent>
          <mc:Choice Requires="wps">
            <w:drawing>
              <wp:anchor distT="0" distB="0" distL="114300" distR="114300" simplePos="0" relativeHeight="251659264" behindDoc="0" locked="0" layoutInCell="1" allowOverlap="1" wp14:anchorId="5B48D1B5" wp14:editId="13A204F1">
                <wp:simplePos x="0" y="0"/>
                <wp:positionH relativeFrom="column">
                  <wp:posOffset>4001494</wp:posOffset>
                </wp:positionH>
                <wp:positionV relativeFrom="paragraph">
                  <wp:posOffset>755125</wp:posOffset>
                </wp:positionV>
                <wp:extent cx="1304014" cy="0"/>
                <wp:effectExtent l="0" t="0" r="10795" b="19050"/>
                <wp:wrapNone/>
                <wp:docPr id="2" name="מחבר ישר 2"/>
                <wp:cNvGraphicFramePr/>
                <a:graphic xmlns:a="http://schemas.openxmlformats.org/drawingml/2006/main">
                  <a:graphicData uri="http://schemas.microsoft.com/office/word/2010/wordprocessingShape">
                    <wps:wsp>
                      <wps:cNvCnPr/>
                      <wps:spPr>
                        <a:xfrm flipH="1">
                          <a:off x="0" y="0"/>
                          <a:ext cx="130401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CFB2714" id="מחבר ישר 2" o:spid="_x0000_s1026" style="position:absolute;left:0;text-align:left;flip:x;z-index:251659264;visibility:visible;mso-wrap-style:square;mso-wrap-distance-left:9pt;mso-wrap-distance-top:0;mso-wrap-distance-right:9pt;mso-wrap-distance-bottom:0;mso-position-horizontal:absolute;mso-position-horizontal-relative:text;mso-position-vertical:absolute;mso-position-vertical-relative:text" from="315.1pt,59.45pt" to="417.8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" strokecolor="#5b9bd5 [3204]" strokeweight=".5pt">
                <v:stroke joinstyle="miter"/>
              </v:line>
            </w:pict>
          </mc:Fallback>
        </mc:AlternateContent>
      </w:r>
      <w:r w:rsidR="001361AD" w:rsidRPr="007124BC">
        <w:rPr>
          <w:rFonts w:ascii="Times New Roman" w:eastAsia="Times New Roman" w:hAnsi="Times New Roman" w:cs="David"/>
          <w:b/>
          <w:bCs/>
          <w:sz w:val="20"/>
          <w:szCs w:val="24"/>
          <w:rtl/>
          <w:lang w:eastAsia="he-IL"/>
        </w:rPr>
        <w:t>המזמין</w:t>
      </w:r>
      <w:r w:rsidR="001361AD" w:rsidRPr="002E7459">
        <w:rPr>
          <w:b/>
          <w:bCs/>
          <w:color w:val="800080"/>
          <w:rtl/>
        </w:rPr>
        <w:t xml:space="preserve"> </w:t>
      </w:r>
      <w:r w:rsidR="001361AD">
        <w:rPr>
          <w:rFonts w:hint="cs"/>
          <w:b/>
          <w:bCs/>
          <w:color w:val="800080"/>
          <w:rtl/>
        </w:rPr>
        <w:t xml:space="preserve">: </w:t>
      </w:r>
    </w:p>
    <w:p w14:paraId="36DC92D5" w14:textId="77777777" w:rsidR="001361AD" w:rsidRPr="00022C60" w:rsidRDefault="001361AD" w:rsidP="00B37B6C">
      <w:pPr>
        <w:rPr>
          <w:rtl/>
        </w:rPr>
      </w:pPr>
      <w:r w:rsidRPr="00022C60">
        <w:rPr>
          <w:rFonts w:hint="eastAsia"/>
          <w:color w:val="800080"/>
          <w:sz w:val="20"/>
          <w:szCs w:val="20"/>
          <w:rtl/>
        </w:rPr>
        <w:t>אפריקה</w:t>
      </w:r>
      <w:r w:rsidRPr="00022C60">
        <w:rPr>
          <w:color w:val="800080"/>
          <w:sz w:val="20"/>
          <w:szCs w:val="20"/>
          <w:rtl/>
        </w:rPr>
        <w:t xml:space="preserve"> </w:t>
      </w:r>
      <w:r w:rsidRPr="00022C60">
        <w:rPr>
          <w:rFonts w:hint="eastAsia"/>
          <w:color w:val="800080"/>
          <w:sz w:val="20"/>
          <w:szCs w:val="20"/>
          <w:rtl/>
        </w:rPr>
        <w:t>ישראל</w:t>
      </w:r>
      <w:r w:rsidRPr="00022C60">
        <w:rPr>
          <w:color w:val="800080"/>
          <w:sz w:val="20"/>
          <w:szCs w:val="20"/>
          <w:rtl/>
        </w:rPr>
        <w:t xml:space="preserve"> </w:t>
      </w:r>
      <w:r w:rsidRPr="00022C60">
        <w:rPr>
          <w:rFonts w:hint="eastAsia"/>
          <w:color w:val="800080"/>
          <w:sz w:val="20"/>
          <w:szCs w:val="20"/>
          <w:rtl/>
        </w:rPr>
        <w:t>מגורים</w:t>
      </w:r>
      <w:r w:rsidRPr="00022C60">
        <w:rPr>
          <w:color w:val="800080"/>
          <w:sz w:val="20"/>
          <w:szCs w:val="20"/>
          <w:rtl/>
        </w:rPr>
        <w:t xml:space="preserve"> </w:t>
      </w:r>
      <w:r w:rsidRPr="00022C60">
        <w:rPr>
          <w:rFonts w:hint="eastAsia"/>
          <w:color w:val="800080"/>
          <w:sz w:val="20"/>
          <w:szCs w:val="20"/>
          <w:rtl/>
        </w:rPr>
        <w:t>בע</w:t>
      </w:r>
      <w:r w:rsidRPr="00022C60">
        <w:rPr>
          <w:color w:val="800080"/>
          <w:sz w:val="20"/>
          <w:szCs w:val="20"/>
          <w:rtl/>
        </w:rPr>
        <w:t>"</w:t>
      </w:r>
      <w:r w:rsidRPr="00022C60">
        <w:rPr>
          <w:rFonts w:hint="eastAsia"/>
          <w:color w:val="800080"/>
          <w:sz w:val="20"/>
          <w:szCs w:val="20"/>
          <w:rtl/>
        </w:rPr>
        <w:t>מ</w:t>
      </w:r>
      <w:r w:rsidRPr="00022C60">
        <w:rPr>
          <w:color w:val="800080"/>
          <w:sz w:val="20"/>
          <w:szCs w:val="20"/>
          <w:rtl/>
        </w:rPr>
        <w:t xml:space="preserve">   </w:t>
      </w:r>
      <w:r w:rsidRPr="00022C60">
        <w:rPr>
          <w:rFonts w:hint="cs"/>
          <w:color w:val="800080"/>
          <w:sz w:val="20"/>
          <w:szCs w:val="20"/>
          <w:rtl/>
        </w:rPr>
        <w:t xml:space="preserve"> </w:t>
      </w:r>
      <w:r w:rsidRPr="00022C60">
        <w:rPr>
          <w:rFonts w:hint="eastAsia"/>
          <w:color w:val="800080"/>
          <w:sz w:val="20"/>
          <w:szCs w:val="20"/>
          <w:rtl/>
        </w:rPr>
        <w:t>שיכון</w:t>
      </w:r>
      <w:r w:rsidRPr="00022C60">
        <w:rPr>
          <w:color w:val="800080"/>
          <w:sz w:val="20"/>
          <w:szCs w:val="20"/>
          <w:rtl/>
        </w:rPr>
        <w:t xml:space="preserve"> </w:t>
      </w:r>
      <w:r w:rsidRPr="00022C60">
        <w:rPr>
          <w:rFonts w:hint="eastAsia"/>
          <w:color w:val="800080"/>
          <w:sz w:val="20"/>
          <w:szCs w:val="20"/>
          <w:rtl/>
        </w:rPr>
        <w:t>ובינוי</w:t>
      </w:r>
      <w:r w:rsidRPr="00022C60">
        <w:rPr>
          <w:color w:val="800080"/>
          <w:sz w:val="20"/>
          <w:szCs w:val="20"/>
          <w:rtl/>
        </w:rPr>
        <w:t xml:space="preserve"> </w:t>
      </w:r>
      <w:r w:rsidRPr="00022C60">
        <w:rPr>
          <w:rFonts w:hint="eastAsia"/>
          <w:color w:val="800080"/>
          <w:sz w:val="20"/>
          <w:szCs w:val="20"/>
          <w:rtl/>
        </w:rPr>
        <w:t>נדל</w:t>
      </w:r>
      <w:r w:rsidRPr="00022C60">
        <w:rPr>
          <w:color w:val="800080"/>
          <w:sz w:val="20"/>
          <w:szCs w:val="20"/>
          <w:rtl/>
        </w:rPr>
        <w:t>"</w:t>
      </w:r>
      <w:r w:rsidRPr="00022C60">
        <w:rPr>
          <w:rFonts w:hint="eastAsia"/>
          <w:color w:val="800080"/>
          <w:sz w:val="20"/>
          <w:szCs w:val="20"/>
          <w:rtl/>
        </w:rPr>
        <w:t>ן</w:t>
      </w:r>
      <w:r w:rsidRPr="00022C60">
        <w:rPr>
          <w:color w:val="800080"/>
          <w:sz w:val="20"/>
          <w:szCs w:val="20"/>
          <w:rtl/>
        </w:rPr>
        <w:t xml:space="preserve"> </w:t>
      </w:r>
      <w:r w:rsidRPr="00022C60">
        <w:rPr>
          <w:rFonts w:hint="eastAsia"/>
          <w:color w:val="800080"/>
          <w:sz w:val="20"/>
          <w:szCs w:val="20"/>
          <w:rtl/>
        </w:rPr>
        <w:t>בע</w:t>
      </w:r>
      <w:r w:rsidRPr="00022C60">
        <w:rPr>
          <w:color w:val="800080"/>
          <w:sz w:val="20"/>
          <w:szCs w:val="20"/>
          <w:rtl/>
        </w:rPr>
        <w:t>"</w:t>
      </w:r>
      <w:r w:rsidRPr="00022C60">
        <w:rPr>
          <w:rFonts w:hint="eastAsia"/>
          <w:color w:val="800080"/>
          <w:sz w:val="20"/>
          <w:szCs w:val="20"/>
          <w:rtl/>
        </w:rPr>
        <w:t>מ</w:t>
      </w:r>
      <w:r w:rsidRPr="00022C60">
        <w:rPr>
          <w:color w:val="800080"/>
          <w:sz w:val="20"/>
          <w:szCs w:val="20"/>
          <w:rtl/>
        </w:rPr>
        <w:t xml:space="preserve">   </w:t>
      </w:r>
      <w:r w:rsidRPr="00022C60">
        <w:rPr>
          <w:rFonts w:hint="cs"/>
          <w:color w:val="800080"/>
          <w:sz w:val="20"/>
          <w:szCs w:val="20"/>
          <w:rtl/>
        </w:rPr>
        <w:t xml:space="preserve">   </w:t>
      </w:r>
      <w:r w:rsidRPr="00022C60">
        <w:rPr>
          <w:rFonts w:hint="eastAsia"/>
          <w:color w:val="800080"/>
          <w:sz w:val="20"/>
          <w:szCs w:val="20"/>
          <w:rtl/>
        </w:rPr>
        <w:t>כלל</w:t>
      </w:r>
      <w:r w:rsidRPr="00022C60">
        <w:rPr>
          <w:color w:val="800080"/>
          <w:sz w:val="20"/>
          <w:szCs w:val="20"/>
          <w:rtl/>
        </w:rPr>
        <w:t xml:space="preserve"> </w:t>
      </w:r>
      <w:r w:rsidRPr="00022C60">
        <w:rPr>
          <w:rFonts w:hint="eastAsia"/>
          <w:color w:val="800080"/>
          <w:sz w:val="20"/>
          <w:szCs w:val="20"/>
          <w:rtl/>
        </w:rPr>
        <w:t>נכסי</w:t>
      </w:r>
      <w:r w:rsidRPr="00022C60">
        <w:rPr>
          <w:color w:val="800080"/>
          <w:sz w:val="20"/>
          <w:szCs w:val="20"/>
          <w:rtl/>
        </w:rPr>
        <w:t xml:space="preserve"> </w:t>
      </w:r>
      <w:r w:rsidRPr="00022C60">
        <w:rPr>
          <w:rFonts w:hint="eastAsia"/>
          <w:color w:val="800080"/>
          <w:sz w:val="20"/>
          <w:szCs w:val="20"/>
          <w:rtl/>
        </w:rPr>
        <w:t>נדלן</w:t>
      </w:r>
      <w:r w:rsidRPr="00022C60">
        <w:rPr>
          <w:color w:val="800080"/>
          <w:sz w:val="20"/>
          <w:szCs w:val="20"/>
          <w:rtl/>
        </w:rPr>
        <w:t xml:space="preserve"> </w:t>
      </w:r>
      <w:r w:rsidRPr="00022C60">
        <w:rPr>
          <w:rFonts w:hint="eastAsia"/>
          <w:color w:val="800080"/>
          <w:sz w:val="20"/>
          <w:szCs w:val="20"/>
          <w:rtl/>
        </w:rPr>
        <w:t>נשר</w:t>
      </w:r>
      <w:r w:rsidRPr="00022C60">
        <w:rPr>
          <w:color w:val="800080"/>
          <w:sz w:val="20"/>
          <w:szCs w:val="20"/>
          <w:rtl/>
        </w:rPr>
        <w:t xml:space="preserve"> </w:t>
      </w:r>
      <w:r w:rsidRPr="00022C60">
        <w:rPr>
          <w:rFonts w:hint="eastAsia"/>
          <w:color w:val="800080"/>
          <w:sz w:val="20"/>
          <w:szCs w:val="20"/>
          <w:rtl/>
        </w:rPr>
        <w:t>מרכז</w:t>
      </w:r>
      <w:r w:rsidRPr="00022C60">
        <w:rPr>
          <w:color w:val="800080"/>
          <w:sz w:val="20"/>
          <w:szCs w:val="20"/>
          <w:rtl/>
        </w:rPr>
        <w:t xml:space="preserve"> (</w:t>
      </w:r>
      <w:r w:rsidRPr="00022C60">
        <w:rPr>
          <w:rFonts w:hint="eastAsia"/>
          <w:color w:val="800080"/>
          <w:sz w:val="20"/>
          <w:szCs w:val="20"/>
          <w:rtl/>
        </w:rPr>
        <w:t>נ</w:t>
      </w:r>
      <w:r w:rsidRPr="00022C60">
        <w:rPr>
          <w:color w:val="800080"/>
          <w:sz w:val="20"/>
          <w:szCs w:val="20"/>
          <w:rtl/>
        </w:rPr>
        <w:t>.</w:t>
      </w:r>
      <w:r w:rsidRPr="00022C60">
        <w:rPr>
          <w:rFonts w:hint="eastAsia"/>
          <w:color w:val="800080"/>
          <w:sz w:val="20"/>
          <w:szCs w:val="20"/>
          <w:rtl/>
        </w:rPr>
        <w:t>נ</w:t>
      </w:r>
      <w:r w:rsidRPr="00022C60">
        <w:rPr>
          <w:color w:val="800080"/>
          <w:sz w:val="20"/>
          <w:szCs w:val="20"/>
          <w:rtl/>
        </w:rPr>
        <w:t>.</w:t>
      </w:r>
      <w:r w:rsidRPr="00022C60">
        <w:rPr>
          <w:rFonts w:hint="eastAsia"/>
          <w:color w:val="800080"/>
          <w:sz w:val="20"/>
          <w:szCs w:val="20"/>
          <w:rtl/>
        </w:rPr>
        <w:t>נ</w:t>
      </w:r>
      <w:r w:rsidRPr="00022C60">
        <w:rPr>
          <w:color w:val="800080"/>
          <w:sz w:val="20"/>
          <w:szCs w:val="20"/>
          <w:rtl/>
        </w:rPr>
        <w:t>.</w:t>
      </w:r>
      <w:r w:rsidRPr="00022C60">
        <w:rPr>
          <w:rFonts w:hint="eastAsia"/>
          <w:color w:val="800080"/>
          <w:sz w:val="20"/>
          <w:szCs w:val="20"/>
          <w:rtl/>
        </w:rPr>
        <w:t>מ</w:t>
      </w:r>
      <w:r w:rsidRPr="00022C60">
        <w:rPr>
          <w:color w:val="800080"/>
          <w:sz w:val="20"/>
          <w:szCs w:val="20"/>
          <w:rtl/>
        </w:rPr>
        <w:t xml:space="preserve">) </w:t>
      </w:r>
      <w:r w:rsidRPr="00022C60">
        <w:rPr>
          <w:rFonts w:hint="eastAsia"/>
          <w:color w:val="800080"/>
          <w:sz w:val="20"/>
          <w:szCs w:val="20"/>
          <w:rtl/>
        </w:rPr>
        <w:t>שותפות</w:t>
      </w:r>
      <w:r w:rsidRPr="00022C60">
        <w:rPr>
          <w:color w:val="800080"/>
          <w:sz w:val="20"/>
          <w:szCs w:val="20"/>
          <w:rtl/>
        </w:rPr>
        <w:t xml:space="preserve"> </w:t>
      </w:r>
      <w:r w:rsidRPr="00022C60">
        <w:rPr>
          <w:rFonts w:hint="eastAsia"/>
          <w:color w:val="800080"/>
          <w:sz w:val="20"/>
          <w:szCs w:val="20"/>
          <w:rtl/>
        </w:rPr>
        <w:t>מוגבלת</w:t>
      </w:r>
    </w:p>
    <w:p w14:paraId="46F9B9A3" w14:textId="77777777" w:rsidR="000328C9" w:rsidRDefault="000328C9">
      <w:pPr>
        <w:bidi w:val="0"/>
        <w:spacing w:before="0" w:beforeAutospacing="0" w:after="160" w:afterAutospacing="0" w:line="259" w:lineRule="auto"/>
        <w:rPr>
          <w:rtl/>
        </w:rPr>
      </w:pPr>
      <w:r>
        <w:rPr>
          <w:rtl/>
        </w:rPr>
        <w:br w:type="page"/>
      </w:r>
    </w:p>
    <w:p w14:paraId="75538E42" w14:textId="77777777" w:rsid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1857755" w14:textId="77777777" w:rsidR="00101CB5" w:rsidRPr="00B27B4C" w:rsidRDefault="00101CB5"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183FCD6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F3375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2B69904" w14:textId="77777777" w:rsid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1910B0" w14:textId="77777777" w:rsidR="005C65AA" w:rsidRDefault="005C65AA"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A1E86E" w14:textId="77777777" w:rsidR="00997035" w:rsidRDefault="00E5253D" w:rsidP="00B37B6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w:t>
      </w:r>
      <w:r w:rsidR="007846CA">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 שטחי מסחר ו</w:t>
      </w:r>
      <w:r>
        <w:rPr>
          <w:rFonts w:ascii="Times New Roman" w:eastAsia="Times New Roman" w:hAnsi="Times New Roman" w:cs="David" w:hint="cs"/>
          <w:sz w:val="24"/>
          <w:szCs w:val="24"/>
          <w:rtl/>
          <w:lang w:eastAsia="he-IL"/>
        </w:rPr>
        <w:t xml:space="preserve">/או </w:t>
      </w:r>
      <w:r w:rsidRPr="00B27B4C">
        <w:rPr>
          <w:rFonts w:ascii="Times New Roman" w:eastAsia="Times New Roman" w:hAnsi="Times New Roman" w:cs="David" w:hint="cs"/>
          <w:sz w:val="24"/>
          <w:szCs w:val="24"/>
          <w:rtl/>
          <w:lang w:eastAsia="he-IL"/>
        </w:rPr>
        <w:t>משרדים</w:t>
      </w:r>
      <w:r>
        <w:rPr>
          <w:rFonts w:ascii="Times New Roman" w:eastAsia="Times New Roman" w:hAnsi="Times New Roman" w:cs="David" w:hint="cs"/>
          <w:sz w:val="24"/>
          <w:szCs w:val="24"/>
          <w:rtl/>
          <w:lang w:eastAsia="he-IL"/>
        </w:rPr>
        <w:t xml:space="preserve"> </w:t>
      </w:r>
      <w:r w:rsidR="007846CA">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 xml:space="preserve">ו/או שילוב מגורים ו/או מסחר ו/או </w:t>
      </w:r>
      <w:r w:rsidR="00B6755A">
        <w:rPr>
          <w:rFonts w:ascii="Times New Roman" w:eastAsia="Times New Roman" w:hAnsi="Times New Roman" w:cs="David" w:hint="cs"/>
          <w:sz w:val="24"/>
          <w:szCs w:val="24"/>
          <w:rtl/>
          <w:lang w:eastAsia="he-IL"/>
        </w:rPr>
        <w:t xml:space="preserve">תעסוקה </w:t>
      </w:r>
      <w:r w:rsidRPr="00B27B4C">
        <w:rPr>
          <w:rFonts w:ascii="Times New Roman" w:eastAsia="Times New Roman" w:hAnsi="Times New Roman" w:cs="David" w:hint="cs"/>
          <w:sz w:val="24"/>
          <w:szCs w:val="24"/>
          <w:rtl/>
          <w:lang w:eastAsia="he-IL"/>
        </w:rPr>
        <w:t>,</w:t>
      </w:r>
      <w:r w:rsidR="00B6755A">
        <w:rPr>
          <w:rFonts w:ascii="Times New Roman" w:eastAsia="Times New Roman" w:hAnsi="Times New Roman" w:cs="David" w:hint="cs"/>
          <w:sz w:val="24"/>
          <w:szCs w:val="24"/>
          <w:rtl/>
          <w:lang w:eastAsia="he-IL"/>
        </w:rPr>
        <w:t xml:space="preserve">כולל </w:t>
      </w:r>
      <w:r w:rsidRPr="00B27B4C">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 xml:space="preserve">מרתפים לכל מבנה  ו/או משולב , </w:t>
      </w:r>
      <w:r w:rsidRPr="00B27B4C">
        <w:rPr>
          <w:rFonts w:ascii="Times New Roman" w:eastAsia="Times New Roman" w:hAnsi="Times New Roman" w:cs="David" w:hint="cs"/>
          <w:sz w:val="24"/>
          <w:szCs w:val="24"/>
          <w:rtl/>
          <w:lang w:eastAsia="he-IL"/>
        </w:rPr>
        <w:t>חניונים ופיתוח</w:t>
      </w:r>
      <w:r w:rsidR="009B66D2">
        <w:rPr>
          <w:rFonts w:ascii="Times New Roman" w:eastAsia="Times New Roman" w:hAnsi="Times New Roman" w:cs="David" w:hint="cs"/>
          <w:sz w:val="24"/>
          <w:szCs w:val="24"/>
          <w:rtl/>
          <w:lang w:eastAsia="he-IL"/>
        </w:rPr>
        <w:t xml:space="preserve"> צמוד </w:t>
      </w:r>
      <w:sdt>
        <w:sdtPr>
          <w:rPr>
            <w:rFonts w:ascii="Times New Roman" w:eastAsia="Times New Roman" w:hAnsi="Times New Roman" w:cs="David" w:hint="cs"/>
            <w:sz w:val="24"/>
            <w:szCs w:val="24"/>
            <w:rtl/>
            <w:lang w:eastAsia="he-IL"/>
          </w:rPr>
          <w:alias w:val="רשות מקומית"/>
          <w:tag w:val="cntLocalAuth"/>
          <w:id w:val="1327011867"/>
          <w:placeholder>
            <w:docPart w:val="252734FA9A9846D9BAA9A8C402FBC9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106443" w:rsidRPr="000328C9">
            <w:rPr>
              <w:rFonts w:ascii="Times New Roman" w:eastAsia="Times New Roman" w:hAnsi="Times New Roman" w:cs="David" w:hint="cs"/>
              <w:sz w:val="24"/>
              <w:szCs w:val="24"/>
              <w:rtl/>
              <w:lang w:eastAsia="he-IL"/>
            </w:rPr>
            <w:t xml:space="preserve"> נשר </w:t>
          </w:r>
        </w:sdtContent>
      </w:sdt>
      <w:r w:rsidRPr="000328C9">
        <w:rPr>
          <w:rFonts w:ascii="Times New Roman" w:eastAsia="Times New Roman" w:hAnsi="Times New Roman" w:cs="David" w:hint="cs"/>
          <w:sz w:val="24"/>
          <w:szCs w:val="24"/>
          <w:rtl/>
          <w:lang w:eastAsia="he-IL"/>
        </w:rPr>
        <w:t xml:space="preserve"> </w:t>
      </w:r>
      <w:r w:rsidRPr="000328C9">
        <w:rPr>
          <w:rFonts w:ascii="Times New Roman" w:eastAsia="Times New Roman" w:hAnsi="Times New Roman" w:cs="David"/>
          <w:sz w:val="24"/>
          <w:szCs w:val="24"/>
          <w:rtl/>
          <w:lang w:eastAsia="he-IL"/>
        </w:rPr>
        <w:t>–</w:t>
      </w:r>
      <w:r w:rsidRPr="000328C9">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rtl/>
          </w:rPr>
          <w:alias w:val="שם אתר"/>
          <w:tag w:val="cntSite"/>
          <w:id w:val="-1745489621"/>
          <w:placeholder>
            <w:docPart w:val="ECA1E0B2BA38423EBF8D3C329F49FA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883A18" w:rsidRPr="000328C9">
            <w:rPr>
              <w:rFonts w:ascii="Times New Roman" w:eastAsia="Times New Roman" w:hAnsi="Times New Roman" w:cs="David" w:hint="cs"/>
              <w:sz w:val="24"/>
              <w:szCs w:val="24"/>
              <w:rtl/>
            </w:rPr>
            <w:t>( טרם ניתן שם לפרויקט ) בעיר נשר</w:t>
          </w:r>
        </w:sdtContent>
      </w:sdt>
      <w:r w:rsidRPr="000328C9">
        <w:rPr>
          <w:rFonts w:ascii="Times New Roman" w:eastAsia="Times New Roman" w:hAnsi="Times New Roman" w:cs="David" w:hint="cs"/>
          <w:sz w:val="24"/>
          <w:szCs w:val="24"/>
          <w:rtl/>
          <w:lang w:eastAsia="he-IL"/>
        </w:rPr>
        <w:t>, לרב</w:t>
      </w:r>
      <w:r w:rsidRPr="00B27B4C">
        <w:rPr>
          <w:rFonts w:ascii="Times New Roman" w:eastAsia="Times New Roman" w:hAnsi="Times New Roman" w:cs="David" w:hint="cs"/>
          <w:sz w:val="24"/>
          <w:szCs w:val="24"/>
          <w:rtl/>
          <w:lang w:eastAsia="he-IL"/>
        </w:rPr>
        <w:t xml:space="preserve">ות עבודות פיתוח על, </w:t>
      </w:r>
      <w:r>
        <w:rPr>
          <w:rFonts w:ascii="Times New Roman" w:eastAsia="Times New Roman" w:hAnsi="Times New Roman" w:cs="David" w:hint="cs"/>
          <w:sz w:val="24"/>
          <w:szCs w:val="24"/>
          <w:rtl/>
          <w:lang w:eastAsia="he-IL"/>
        </w:rPr>
        <w:t xml:space="preserve"> חדרי טרפו ( בתוך ו/או מחוץ למגרשים ), מבני מכירות וכיו"ב, </w:t>
      </w:r>
      <w:r w:rsidRPr="00B27B4C">
        <w:rPr>
          <w:rFonts w:ascii="Times New Roman" w:eastAsia="Times New Roman" w:hAnsi="Times New Roman" w:cs="David" w:hint="cs"/>
          <w:sz w:val="24"/>
          <w:szCs w:val="24"/>
          <w:rtl/>
          <w:lang w:eastAsia="he-IL"/>
        </w:rPr>
        <w:t>אשר יתוכנן ו/או יבוצע עבור המזמין ב</w:t>
      </w:r>
      <w:r>
        <w:rPr>
          <w:rFonts w:ascii="Times New Roman" w:eastAsia="Times New Roman" w:hAnsi="Times New Roman" w:cs="David" w:hint="cs"/>
          <w:sz w:val="24"/>
          <w:szCs w:val="24"/>
          <w:rtl/>
          <w:lang w:eastAsia="he-IL"/>
        </w:rPr>
        <w:t>מקטעים א' + ב' של התוכנית, כהגדרת מונחים אלו להלן,</w:t>
      </w:r>
      <w:r w:rsidRPr="00B27B4C">
        <w:rPr>
          <w:rFonts w:ascii="Times New Roman" w:eastAsia="Times New Roman" w:hAnsi="Times New Roman" w:cs="David" w:hint="cs"/>
          <w:sz w:val="24"/>
          <w:szCs w:val="24"/>
          <w:rtl/>
          <w:lang w:eastAsia="he-IL"/>
        </w:rPr>
        <w:t xml:space="preserve"> בקטעים ובשלבים</w:t>
      </w:r>
      <w:r w:rsidR="00883A18">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 xml:space="preserve"> לפי שיקול דעתו</w:t>
      </w:r>
      <w:r>
        <w:rPr>
          <w:rFonts w:ascii="Times New Roman" w:eastAsia="Times New Roman" w:hAnsi="Times New Roman" w:cs="David" w:hint="cs"/>
          <w:sz w:val="24"/>
          <w:szCs w:val="24"/>
          <w:rtl/>
          <w:lang w:eastAsia="he-IL"/>
        </w:rPr>
        <w:t xml:space="preserve"> הבלעדי של המזמין</w:t>
      </w:r>
      <w:r w:rsidR="00D82448">
        <w:rPr>
          <w:rFonts w:ascii="Times New Roman" w:eastAsia="Times New Roman" w:hAnsi="Times New Roman" w:cs="David" w:hint="cs"/>
          <w:sz w:val="24"/>
          <w:szCs w:val="24"/>
          <w:rtl/>
          <w:lang w:eastAsia="he-IL"/>
        </w:rPr>
        <w:t xml:space="preserve"> והנחיות המנהל, </w:t>
      </w:r>
      <w:r w:rsidR="00883A18">
        <w:rPr>
          <w:rFonts w:ascii="Times New Roman" w:eastAsia="Times New Roman" w:hAnsi="Times New Roman" w:cs="David" w:hint="cs"/>
          <w:sz w:val="24"/>
          <w:szCs w:val="24"/>
          <w:rtl/>
          <w:lang w:eastAsia="he-IL"/>
        </w:rPr>
        <w:t xml:space="preserve">הכוללים סך של עד </w:t>
      </w:r>
      <w:r w:rsidR="00D82448">
        <w:rPr>
          <w:rFonts w:ascii="Times New Roman" w:eastAsia="Times New Roman" w:hAnsi="Times New Roman" w:cs="David" w:hint="cs"/>
          <w:sz w:val="24"/>
          <w:szCs w:val="24"/>
          <w:rtl/>
          <w:lang w:eastAsia="he-IL"/>
        </w:rPr>
        <w:t>1,000 יחידות דיור למגורים</w:t>
      </w:r>
      <w:r w:rsidR="00883A18">
        <w:rPr>
          <w:rFonts w:ascii="Times New Roman" w:eastAsia="Times New Roman" w:hAnsi="Times New Roman" w:cs="David" w:hint="cs"/>
          <w:sz w:val="24"/>
          <w:szCs w:val="24"/>
          <w:rtl/>
          <w:lang w:eastAsia="he-IL"/>
        </w:rPr>
        <w:t xml:space="preserve"> מתוך יחידות המגורים שניתן להקים במקטעים א' וב' של התוכנית</w:t>
      </w:r>
      <w:r w:rsidR="006E0095">
        <w:rPr>
          <w:rFonts w:ascii="Times New Roman" w:eastAsia="Times New Roman" w:hAnsi="Times New Roman" w:cs="David" w:hint="cs"/>
          <w:sz w:val="24"/>
          <w:szCs w:val="24"/>
          <w:rtl/>
          <w:lang w:eastAsia="he-IL"/>
        </w:rPr>
        <w:t xml:space="preserve"> וכן כ 4</w:t>
      </w:r>
      <w:r w:rsidR="00471B9E">
        <w:rPr>
          <w:rFonts w:ascii="Times New Roman" w:eastAsia="Times New Roman" w:hAnsi="Times New Roman" w:cs="David" w:hint="cs"/>
          <w:sz w:val="24"/>
          <w:szCs w:val="24"/>
          <w:rtl/>
          <w:lang w:eastAsia="he-IL"/>
        </w:rPr>
        <w:t>0</w:t>
      </w:r>
      <w:r w:rsidR="006E0095">
        <w:rPr>
          <w:rFonts w:ascii="Times New Roman" w:eastAsia="Times New Roman" w:hAnsi="Times New Roman" w:cs="David" w:hint="cs"/>
          <w:sz w:val="24"/>
          <w:szCs w:val="24"/>
          <w:rtl/>
          <w:lang w:eastAsia="he-IL"/>
        </w:rPr>
        <w:t xml:space="preserve">,000 מ"ר מסחר/או תעסוקה </w:t>
      </w:r>
      <w:r w:rsidR="00883A18">
        <w:rPr>
          <w:rFonts w:ascii="Times New Roman" w:eastAsia="Times New Roman" w:hAnsi="Times New Roman" w:cs="David" w:hint="cs"/>
          <w:sz w:val="24"/>
          <w:szCs w:val="24"/>
          <w:rtl/>
          <w:lang w:eastAsia="he-IL"/>
        </w:rPr>
        <w:t xml:space="preserve"> כהגדרתה להלן</w:t>
      </w:r>
      <w:r w:rsidR="00D82448">
        <w:rPr>
          <w:rFonts w:ascii="Times New Roman" w:eastAsia="Times New Roman" w:hAnsi="Times New Roman" w:cs="David" w:hint="cs"/>
          <w:sz w:val="24"/>
          <w:szCs w:val="24"/>
          <w:rtl/>
          <w:lang w:eastAsia="he-IL"/>
        </w:rPr>
        <w:t xml:space="preserve"> וזאת מבלי לגרוע מזכותו של המזמין</w:t>
      </w:r>
      <w:r w:rsidR="00883A18">
        <w:rPr>
          <w:rFonts w:ascii="Times New Roman" w:eastAsia="Times New Roman" w:hAnsi="Times New Roman" w:cs="David" w:hint="cs"/>
          <w:sz w:val="24"/>
          <w:szCs w:val="24"/>
          <w:rtl/>
          <w:lang w:eastAsia="he-IL"/>
        </w:rPr>
        <w:t xml:space="preserve"> על פי סעיף 6.3 להסכם להפסיק</w:t>
      </w:r>
      <w:r w:rsidR="00D82448">
        <w:rPr>
          <w:rFonts w:ascii="Times New Roman" w:eastAsia="Times New Roman" w:hAnsi="Times New Roman" w:cs="David" w:hint="cs"/>
          <w:sz w:val="24"/>
          <w:szCs w:val="24"/>
          <w:rtl/>
          <w:lang w:eastAsia="he-IL"/>
        </w:rPr>
        <w:t xml:space="preserve"> </w:t>
      </w:r>
      <w:r w:rsidR="00883A18" w:rsidRPr="00B27B4C">
        <w:rPr>
          <w:rFonts w:ascii="Times New Roman" w:eastAsia="Times New Roman" w:hAnsi="Times New Roman" w:cs="David"/>
          <w:sz w:val="20"/>
          <w:szCs w:val="24"/>
          <w:rtl/>
          <w:lang w:eastAsia="he-IL"/>
        </w:rPr>
        <w:t xml:space="preserve">את שרותי המתכנן עם השלמת כל קטע ואף במהלכו </w:t>
      </w:r>
      <w:r w:rsidR="00883A18">
        <w:rPr>
          <w:rFonts w:ascii="Times New Roman" w:eastAsia="Times New Roman" w:hAnsi="Times New Roman" w:cs="David" w:hint="cs"/>
          <w:sz w:val="20"/>
          <w:szCs w:val="24"/>
          <w:rtl/>
          <w:lang w:eastAsia="he-IL"/>
        </w:rPr>
        <w:t xml:space="preserve">או </w:t>
      </w:r>
      <w:r w:rsidR="00883A18" w:rsidRPr="00B27B4C">
        <w:rPr>
          <w:rFonts w:ascii="Times New Roman" w:eastAsia="Times New Roman" w:hAnsi="Times New Roman" w:cs="David"/>
          <w:sz w:val="20"/>
          <w:szCs w:val="24"/>
          <w:rtl/>
          <w:lang w:eastAsia="he-IL"/>
        </w:rPr>
        <w:t>עם השלמת כל שלב ואף במהלכו</w:t>
      </w:r>
      <w:r w:rsidR="00883A18">
        <w:rPr>
          <w:rFonts w:ascii="Times New Roman" w:eastAsia="Times New Roman" w:hAnsi="Times New Roman" w:cs="David" w:hint="cs"/>
          <w:sz w:val="20"/>
          <w:szCs w:val="24"/>
          <w:rtl/>
          <w:lang w:eastAsia="he-IL"/>
        </w:rPr>
        <w:t xml:space="preserve"> (גם אם מספר יחידות המגורים</w:t>
      </w:r>
      <w:r w:rsidR="00883A18" w:rsidRPr="00B27B4C">
        <w:rPr>
          <w:rFonts w:ascii="Times New Roman" w:eastAsia="Times New Roman" w:hAnsi="Times New Roman" w:cs="David"/>
          <w:sz w:val="20"/>
          <w:szCs w:val="24"/>
          <w:rtl/>
          <w:lang w:eastAsia="he-IL"/>
        </w:rPr>
        <w:t xml:space="preserve"> ו</w:t>
      </w:r>
      <w:r w:rsidR="00883A18">
        <w:rPr>
          <w:rFonts w:ascii="Times New Roman" w:eastAsia="Times New Roman" w:hAnsi="Times New Roman" w:cs="David" w:hint="cs"/>
          <w:sz w:val="20"/>
          <w:szCs w:val="24"/>
          <w:rtl/>
          <w:lang w:eastAsia="he-IL"/>
        </w:rPr>
        <w:t xml:space="preserve">במקרה של הפסקת השרותים כאמור </w:t>
      </w:r>
      <w:r w:rsidR="00883A18" w:rsidRPr="00B27B4C">
        <w:rPr>
          <w:rFonts w:ascii="Times New Roman" w:eastAsia="Times New Roman" w:hAnsi="Times New Roman" w:cs="David"/>
          <w:sz w:val="20"/>
          <w:szCs w:val="24"/>
          <w:rtl/>
          <w:lang w:eastAsia="he-IL"/>
        </w:rPr>
        <w:t>יחולו הוראות סעיף 12 לה</w:t>
      </w:r>
      <w:r w:rsidR="00883A18">
        <w:rPr>
          <w:rFonts w:ascii="Times New Roman" w:eastAsia="Times New Roman" w:hAnsi="Times New Roman" w:cs="David" w:hint="cs"/>
          <w:sz w:val="20"/>
          <w:szCs w:val="24"/>
          <w:rtl/>
          <w:lang w:eastAsia="he-IL"/>
        </w:rPr>
        <w:t>סכם</w:t>
      </w:r>
      <w:r w:rsidRPr="00B27B4C">
        <w:rPr>
          <w:rFonts w:ascii="Times New Roman" w:eastAsia="Times New Roman" w:hAnsi="Times New Roman" w:cs="David" w:hint="cs"/>
          <w:sz w:val="24"/>
          <w:szCs w:val="24"/>
          <w:rtl/>
          <w:lang w:eastAsia="he-IL"/>
        </w:rPr>
        <w:t>.</w:t>
      </w:r>
      <w:r w:rsidR="00DF6012">
        <w:rPr>
          <w:rFonts w:ascii="Times New Roman" w:eastAsia="Times New Roman" w:hAnsi="Times New Roman" w:cs="David" w:hint="cs"/>
          <w:sz w:val="24"/>
          <w:szCs w:val="24"/>
          <w:rtl/>
          <w:lang w:eastAsia="he-IL"/>
        </w:rPr>
        <w:t xml:space="preserve"> </w:t>
      </w:r>
    </w:p>
    <w:p w14:paraId="6C5EC283" w14:textId="77777777" w:rsidR="00997035" w:rsidRDefault="00997035" w:rsidP="00B37B6C">
      <w:pPr>
        <w:widowControl w:val="0"/>
        <w:spacing w:before="0" w:beforeAutospacing="0" w:after="0" w:afterAutospacing="0" w:line="240" w:lineRule="auto"/>
        <w:ind w:left="720"/>
        <w:jc w:val="both"/>
        <w:rPr>
          <w:rFonts w:ascii="Times New Roman" w:eastAsia="Times New Roman" w:hAnsi="Times New Roman" w:cs="David"/>
          <w:b/>
          <w:bCs/>
          <w:sz w:val="24"/>
          <w:szCs w:val="24"/>
          <w:highlight w:val="yellow"/>
          <w:rtl/>
          <w:lang w:eastAsia="he-IL"/>
        </w:rPr>
      </w:pPr>
    </w:p>
    <w:p w14:paraId="0A5913C7" w14:textId="77777777" w:rsidR="00D82448" w:rsidRDefault="00D82448" w:rsidP="00B37B6C">
      <w:pPr>
        <w:widowControl w:val="0"/>
        <w:spacing w:before="0" w:beforeAutospacing="0" w:after="0" w:afterAutospacing="0" w:line="240" w:lineRule="auto"/>
        <w:ind w:left="720"/>
        <w:jc w:val="both"/>
        <w:rPr>
          <w:rFonts w:ascii="Times New Roman" w:eastAsia="Times New Roman" w:hAnsi="Times New Roman" w:cs="David"/>
          <w:b/>
          <w:bCs/>
          <w:sz w:val="24"/>
          <w:szCs w:val="24"/>
          <w:highlight w:val="yellow"/>
          <w:rtl/>
          <w:lang w:eastAsia="he-IL"/>
        </w:rPr>
      </w:pPr>
    </w:p>
    <w:p w14:paraId="16587A42" w14:textId="77777777" w:rsidR="00E5253D" w:rsidRDefault="00E5253D" w:rsidP="00E525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w:t>
      </w:r>
      <w:r w:rsidRPr="000328C9">
        <w:rPr>
          <w:rFonts w:ascii="Times New Roman" w:eastAsia="Times New Roman" w:hAnsi="Times New Roman" w:cs="David" w:hint="cs"/>
          <w:sz w:val="24"/>
          <w:szCs w:val="24"/>
          <w:rtl/>
          <w:lang w:eastAsia="he-IL"/>
        </w:rPr>
        <w:t xml:space="preserve">מס' </w:t>
      </w:r>
      <w:sdt>
        <w:sdtPr>
          <w:rPr>
            <w:rFonts w:ascii="Times New Roman" w:eastAsia="Times New Roman" w:hAnsi="Times New Roman" w:cs="David" w:hint="cs"/>
            <w:sz w:val="24"/>
            <w:szCs w:val="24"/>
            <w:rtl/>
          </w:rPr>
          <w:alias w:val="שדה נוסף 2"/>
          <w:tag w:val="cntCustomField2"/>
          <w:id w:val="1703288077"/>
          <w:placeholder>
            <w:docPart w:val="5B20B03CE9DC4405AE75338FEA43CA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883A18" w:rsidRPr="000328C9">
            <w:rPr>
              <w:rFonts w:ascii="Times New Roman" w:eastAsia="Times New Roman" w:hAnsi="Times New Roman" w:cs="David" w:hint="cs"/>
              <w:sz w:val="24"/>
              <w:szCs w:val="24"/>
              <w:rtl/>
            </w:rPr>
            <w:t>355-0359364  מכ/866</w:t>
          </w:r>
        </w:sdtContent>
      </w:sdt>
      <w:r w:rsidRPr="000328C9">
        <w:rPr>
          <w:rFonts w:ascii="Times New Roman" w:eastAsia="Times New Roman" w:hAnsi="Times New Roman" w:cs="David" w:hint="cs"/>
          <w:sz w:val="24"/>
          <w:szCs w:val="24"/>
          <w:rtl/>
          <w:lang w:eastAsia="he-IL"/>
        </w:rPr>
        <w:t xml:space="preserve"> על </w:t>
      </w:r>
      <w:r w:rsidRPr="00B27B4C">
        <w:rPr>
          <w:rFonts w:ascii="Times New Roman" w:eastAsia="Times New Roman" w:hAnsi="Times New Roman" w:cs="David" w:hint="cs"/>
          <w:sz w:val="24"/>
          <w:szCs w:val="24"/>
          <w:rtl/>
          <w:lang w:eastAsia="he-IL"/>
        </w:rPr>
        <w:t>שינוייה מעת לעת וכן כל תכנית נוספת החלה על מקרקעי הפרויקט</w:t>
      </w:r>
      <w:r>
        <w:rPr>
          <w:rFonts w:ascii="Times New Roman" w:eastAsia="Times New Roman" w:hAnsi="Times New Roman" w:cs="David" w:hint="cs"/>
          <w:sz w:val="24"/>
          <w:szCs w:val="24"/>
          <w:rtl/>
          <w:lang w:eastAsia="he-IL"/>
        </w:rPr>
        <w:t>.</w:t>
      </w:r>
    </w:p>
    <w:p w14:paraId="5B56FBF5" w14:textId="77777777" w:rsidR="00E5253D" w:rsidRPr="00B736A5" w:rsidRDefault="00E5253D" w:rsidP="00E5253D">
      <w:pPr>
        <w:widowControl w:val="0"/>
        <w:spacing w:before="0" w:beforeAutospacing="0" w:after="0" w:afterAutospacing="0" w:line="240" w:lineRule="auto"/>
        <w:ind w:left="720"/>
        <w:jc w:val="both"/>
        <w:rPr>
          <w:rFonts w:ascii="Times New Roman" w:eastAsia="Times New Roman" w:hAnsi="Times New Roman" w:cs="David"/>
          <w:b/>
          <w:bCs/>
          <w:sz w:val="24"/>
          <w:szCs w:val="24"/>
          <w:lang w:eastAsia="he-IL"/>
        </w:rPr>
      </w:pPr>
      <w:r w:rsidRPr="00B736A5">
        <w:rPr>
          <w:rFonts w:ascii="Times New Roman" w:eastAsia="Times New Roman" w:hAnsi="Times New Roman" w:cs="David" w:hint="cs"/>
          <w:b/>
          <w:bCs/>
          <w:sz w:val="24"/>
          <w:szCs w:val="24"/>
          <w:rtl/>
          <w:lang w:eastAsia="he-IL"/>
        </w:rPr>
        <w:t>מקטעי</w:t>
      </w:r>
      <w:r w:rsidRPr="00B736A5">
        <w:rPr>
          <w:rFonts w:ascii="Times New Roman" w:eastAsia="Times New Roman" w:hAnsi="Times New Roman" w:cs="David"/>
          <w:b/>
          <w:bCs/>
          <w:sz w:val="24"/>
          <w:szCs w:val="24"/>
          <w:rtl/>
          <w:lang w:eastAsia="he-IL"/>
        </w:rPr>
        <w:t xml:space="preserve"> </w:t>
      </w:r>
      <w:r w:rsidRPr="00B736A5">
        <w:rPr>
          <w:rFonts w:ascii="Times New Roman" w:eastAsia="Times New Roman" w:hAnsi="Times New Roman" w:cs="David" w:hint="cs"/>
          <w:b/>
          <w:bCs/>
          <w:sz w:val="24"/>
          <w:szCs w:val="24"/>
          <w:rtl/>
          <w:lang w:eastAsia="he-IL"/>
        </w:rPr>
        <w:t>התוכנית</w:t>
      </w:r>
      <w:r w:rsidRPr="00B736A5">
        <w:rPr>
          <w:rFonts w:ascii="Times New Roman" w:eastAsia="Times New Roman" w:hAnsi="Times New Roman" w:cs="David"/>
          <w:b/>
          <w:bCs/>
          <w:sz w:val="24"/>
          <w:szCs w:val="24"/>
          <w:rtl/>
          <w:lang w:eastAsia="he-IL"/>
        </w:rPr>
        <w:t xml:space="preserve"> </w:t>
      </w:r>
    </w:p>
    <w:p w14:paraId="330CD8DF" w14:textId="77777777" w:rsidR="00E5253D" w:rsidRDefault="00E5253D" w:rsidP="00E5253D">
      <w:pPr>
        <w:pStyle w:val="ListParagraph"/>
        <w:numPr>
          <w:ilvl w:val="0"/>
          <w:numId w:val="27"/>
        </w:numPr>
        <w:spacing w:before="0" w:beforeAutospacing="0" w:after="0" w:afterAutospacing="0" w:line="240" w:lineRule="auto"/>
        <w:jc w:val="both"/>
      </w:pPr>
      <w:r w:rsidRPr="00F85BEE">
        <w:rPr>
          <w:rFonts w:hint="cs"/>
          <w:u w:val="single"/>
          <w:rtl/>
        </w:rPr>
        <w:t>מקטע א</w:t>
      </w:r>
      <w:r>
        <w:rPr>
          <w:rFonts w:hint="cs"/>
          <w:u w:val="single"/>
          <w:rtl/>
        </w:rPr>
        <w:t xml:space="preserve">', </w:t>
      </w:r>
      <w:r w:rsidRPr="00F85BEE">
        <w:rPr>
          <w:rFonts w:hint="cs"/>
          <w:u w:val="single"/>
          <w:rtl/>
        </w:rPr>
        <w:t>ב'</w:t>
      </w:r>
      <w:r>
        <w:rPr>
          <w:rFonts w:hint="cs"/>
          <w:b/>
          <w:bCs/>
          <w:rtl/>
        </w:rPr>
        <w:t xml:space="preserve"> </w:t>
      </w:r>
      <w:r w:rsidRPr="001C5C1E">
        <w:rPr>
          <w:rFonts w:hint="cs"/>
          <w:rtl/>
        </w:rPr>
        <w:t>- 'רכס הכרמל', מדרום לציר בר-יהודה</w:t>
      </w:r>
      <w:r>
        <w:rPr>
          <w:rFonts w:hint="cs"/>
          <w:rtl/>
        </w:rPr>
        <w:t xml:space="preserve">  </w:t>
      </w:r>
    </w:p>
    <w:p w14:paraId="0EE8A7F3" w14:textId="77777777" w:rsidR="00E5253D" w:rsidRDefault="00E5253D" w:rsidP="00E5253D">
      <w:pPr>
        <w:pStyle w:val="ListParagraph"/>
        <w:numPr>
          <w:ilvl w:val="0"/>
          <w:numId w:val="27"/>
        </w:numPr>
        <w:spacing w:before="0" w:beforeAutospacing="0" w:after="0" w:afterAutospacing="0" w:line="240" w:lineRule="auto"/>
        <w:jc w:val="both"/>
      </w:pPr>
      <w:r w:rsidRPr="00E05C1F">
        <w:rPr>
          <w:rFonts w:hint="cs"/>
          <w:u w:val="single"/>
          <w:rtl/>
        </w:rPr>
        <w:t>מקטע א'+ב'</w:t>
      </w:r>
      <w:r>
        <w:rPr>
          <w:rFonts w:hint="cs"/>
          <w:rtl/>
        </w:rPr>
        <w:t xml:space="preserve"> - שטחים בתחום מקטע ג' בצידו המערבי </w:t>
      </w:r>
    </w:p>
    <w:p w14:paraId="0E7FCCF4" w14:textId="77777777" w:rsidR="00E5253D" w:rsidRDefault="00E5253D" w:rsidP="00E5253D">
      <w:pPr>
        <w:pStyle w:val="ListParagraph"/>
        <w:numPr>
          <w:ilvl w:val="0"/>
          <w:numId w:val="27"/>
        </w:numPr>
        <w:spacing w:before="0" w:beforeAutospacing="0" w:after="0" w:afterAutospacing="0" w:line="240" w:lineRule="auto"/>
        <w:jc w:val="both"/>
      </w:pPr>
      <w:r w:rsidRPr="00F85BEE">
        <w:rPr>
          <w:rFonts w:hint="cs"/>
          <w:u w:val="single"/>
          <w:rtl/>
        </w:rPr>
        <w:t>מקטע ג'</w:t>
      </w:r>
      <w:r>
        <w:rPr>
          <w:rFonts w:hint="cs"/>
          <w:rtl/>
        </w:rPr>
        <w:t xml:space="preserve"> </w:t>
      </w:r>
      <w:r w:rsidRPr="001C5C1E">
        <w:rPr>
          <w:rFonts w:hint="cs"/>
          <w:rtl/>
        </w:rPr>
        <w:t>-</w:t>
      </w:r>
      <w:r>
        <w:rPr>
          <w:rFonts w:hint="cs"/>
          <w:rtl/>
        </w:rPr>
        <w:t xml:space="preserve"> </w:t>
      </w:r>
      <w:r w:rsidRPr="001C5C1E">
        <w:rPr>
          <w:rFonts w:hint="cs"/>
          <w:rtl/>
        </w:rPr>
        <w:t>'מפעל נשר', בין כביש מספר 75 לציר בר-יהודה</w:t>
      </w:r>
      <w:r>
        <w:rPr>
          <w:rFonts w:hint="cs"/>
          <w:rtl/>
        </w:rPr>
        <w:t>, למעט השטחים הכלולים במסגרת מקטע א'+ב'</w:t>
      </w:r>
    </w:p>
    <w:p w14:paraId="57E65E8B" w14:textId="77777777" w:rsidR="00E5253D" w:rsidRPr="001C5C1E" w:rsidRDefault="00E5253D" w:rsidP="00E5253D">
      <w:pPr>
        <w:pStyle w:val="ListParagraph"/>
        <w:numPr>
          <w:ilvl w:val="0"/>
          <w:numId w:val="27"/>
        </w:numPr>
        <w:spacing w:before="0" w:beforeAutospacing="0" w:after="0" w:afterAutospacing="0" w:line="240" w:lineRule="auto"/>
        <w:jc w:val="both"/>
      </w:pPr>
      <w:r w:rsidRPr="00F85BEE">
        <w:rPr>
          <w:rFonts w:hint="cs"/>
          <w:u w:val="single"/>
          <w:rtl/>
        </w:rPr>
        <w:t>מקטע ד'</w:t>
      </w:r>
      <w:r>
        <w:rPr>
          <w:rFonts w:hint="cs"/>
          <w:b/>
          <w:bCs/>
          <w:rtl/>
        </w:rPr>
        <w:t xml:space="preserve"> </w:t>
      </w:r>
      <w:r w:rsidRPr="001C5C1E">
        <w:rPr>
          <w:rFonts w:hint="cs"/>
          <w:rtl/>
        </w:rPr>
        <w:t>-</w:t>
      </w:r>
      <w:r>
        <w:rPr>
          <w:rFonts w:hint="cs"/>
          <w:rtl/>
        </w:rPr>
        <w:t xml:space="preserve"> </w:t>
      </w:r>
      <w:r w:rsidRPr="001C5C1E">
        <w:rPr>
          <w:rFonts w:hint="cs"/>
          <w:rtl/>
        </w:rPr>
        <w:t>מצפון לכביש מספר 75.</w:t>
      </w:r>
    </w:p>
    <w:p w14:paraId="3BC5D349" w14:textId="77777777" w:rsidR="00E5253D" w:rsidRPr="001C5C1E" w:rsidRDefault="00E5253D" w:rsidP="00E5253D">
      <w:pPr>
        <w:pStyle w:val="ListParagraph"/>
        <w:spacing w:after="0" w:line="240" w:lineRule="auto"/>
        <w:ind w:left="651"/>
      </w:pPr>
      <w:r w:rsidRPr="001C5C1E">
        <w:rPr>
          <w:rFonts w:hint="cs"/>
          <w:rtl/>
        </w:rPr>
        <w:t xml:space="preserve"> והכל לפי תשריט מצ"ב בנספח </w:t>
      </w:r>
      <w:r>
        <w:rPr>
          <w:rFonts w:hint="cs"/>
          <w:rtl/>
        </w:rPr>
        <w:t>א1'</w:t>
      </w:r>
      <w:r w:rsidRPr="001C5C1E">
        <w:rPr>
          <w:rFonts w:hint="cs"/>
          <w:rtl/>
        </w:rPr>
        <w:t>.</w:t>
      </w:r>
    </w:p>
    <w:p w14:paraId="2F477ABA" w14:textId="77777777" w:rsidR="00E5253D" w:rsidRPr="00B736A5" w:rsidRDefault="00E5253D" w:rsidP="00E5253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B736A5">
        <w:rPr>
          <w:rFonts w:ascii="Times New Roman" w:eastAsia="Times New Roman" w:hAnsi="Times New Roman" w:cs="David"/>
          <w:b/>
          <w:bCs/>
          <w:sz w:val="24"/>
          <w:szCs w:val="24"/>
          <w:rtl/>
          <w:lang w:eastAsia="he-IL"/>
        </w:rPr>
        <w:t>"</w:t>
      </w:r>
      <w:r w:rsidRPr="00B736A5">
        <w:rPr>
          <w:rFonts w:ascii="Times New Roman" w:eastAsia="Times New Roman" w:hAnsi="Times New Roman" w:cs="David" w:hint="cs"/>
          <w:b/>
          <w:bCs/>
          <w:sz w:val="24"/>
          <w:szCs w:val="24"/>
          <w:rtl/>
          <w:lang w:eastAsia="he-IL"/>
        </w:rPr>
        <w:t>תכניות</w:t>
      </w:r>
      <w:r w:rsidRPr="00B736A5">
        <w:rPr>
          <w:rFonts w:ascii="Times New Roman" w:eastAsia="Times New Roman" w:hAnsi="Times New Roman" w:cs="David"/>
          <w:b/>
          <w:bCs/>
          <w:sz w:val="24"/>
          <w:szCs w:val="24"/>
          <w:rtl/>
          <w:lang w:eastAsia="he-IL"/>
        </w:rPr>
        <w:t xml:space="preserve"> </w:t>
      </w:r>
      <w:r w:rsidRPr="00B736A5">
        <w:rPr>
          <w:rFonts w:ascii="Times New Roman" w:eastAsia="Times New Roman" w:hAnsi="Times New Roman" w:cs="David" w:hint="cs"/>
          <w:b/>
          <w:bCs/>
          <w:sz w:val="24"/>
          <w:szCs w:val="24"/>
          <w:rtl/>
          <w:lang w:eastAsia="he-IL"/>
        </w:rPr>
        <w:t>הבינוי</w:t>
      </w:r>
      <w:r w:rsidRPr="00B736A5">
        <w:rPr>
          <w:rFonts w:ascii="Times New Roman" w:eastAsia="Times New Roman" w:hAnsi="Times New Roman" w:cs="David"/>
          <w:b/>
          <w:bCs/>
          <w:sz w:val="24"/>
          <w:szCs w:val="24"/>
          <w:rtl/>
          <w:lang w:eastAsia="he-IL"/>
        </w:rPr>
        <w:t>"</w:t>
      </w:r>
      <w:r>
        <w:rPr>
          <w:rFonts w:hint="cs"/>
          <w:rtl/>
        </w:rPr>
        <w:t xml:space="preserve"> </w:t>
      </w:r>
      <w:r>
        <w:rPr>
          <w:rtl/>
        </w:rPr>
        <w:t>–</w:t>
      </w:r>
      <w:r>
        <w:rPr>
          <w:rFonts w:hint="cs"/>
          <w:rtl/>
        </w:rPr>
        <w:t xml:space="preserve"> </w:t>
      </w:r>
      <w:r w:rsidRPr="00B736A5">
        <w:rPr>
          <w:rFonts w:ascii="Times New Roman" w:eastAsia="Times New Roman" w:hAnsi="Times New Roman" w:cs="David" w:hint="cs"/>
          <w:sz w:val="24"/>
          <w:szCs w:val="24"/>
          <w:rtl/>
          <w:lang w:eastAsia="he-IL"/>
        </w:rPr>
        <w:t>תכניות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אשר</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הכנתן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ואישורן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נדרשים</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תחילה</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בהתאם</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להוראות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כבסיס</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לתכנון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ולהליכי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הרישוי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של</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מקטעי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sidRPr="00B736A5">
        <w:rPr>
          <w:rFonts w:ascii="Times New Roman" w:eastAsia="Times New Roman" w:hAnsi="Times New Roman" w:cs="David"/>
          <w:sz w:val="24"/>
          <w:szCs w:val="24"/>
          <w:rtl/>
          <w:lang w:eastAsia="he-IL"/>
        </w:rPr>
        <w:t xml:space="preserve">: </w:t>
      </w:r>
    </w:p>
    <w:p w14:paraId="643BF7ED" w14:textId="77777777" w:rsidR="00E5253D" w:rsidRPr="00B736A5" w:rsidRDefault="00E5253D" w:rsidP="00E5253D">
      <w:pPr>
        <w:pStyle w:val="ListParagraph"/>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B736A5">
        <w:rPr>
          <w:rFonts w:ascii="Times New Roman" w:eastAsia="Times New Roman" w:hAnsi="Times New Roman" w:cs="David" w:hint="cs"/>
          <w:sz w:val="24"/>
          <w:szCs w:val="24"/>
          <w:rtl/>
          <w:lang w:eastAsia="he-IL"/>
        </w:rPr>
        <w:t>תוכנית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פיתוח</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כללית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לפי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סעיף</w:t>
      </w:r>
      <w:r w:rsidRPr="00B736A5">
        <w:rPr>
          <w:rFonts w:ascii="Times New Roman" w:eastAsia="Times New Roman" w:hAnsi="Times New Roman" w:cs="David"/>
          <w:sz w:val="24"/>
          <w:szCs w:val="24"/>
          <w:rtl/>
          <w:lang w:eastAsia="he-IL"/>
        </w:rPr>
        <w:t xml:space="preserve"> 6.2 </w:t>
      </w:r>
      <w:r w:rsidRPr="00B736A5">
        <w:rPr>
          <w:rFonts w:ascii="Times New Roman" w:eastAsia="Times New Roman" w:hAnsi="Times New Roman" w:cs="David" w:hint="cs"/>
          <w:sz w:val="24"/>
          <w:szCs w:val="24"/>
          <w:rtl/>
          <w:lang w:eastAsia="he-IL"/>
        </w:rPr>
        <w:t>ס</w:t>
      </w:r>
      <w:r w:rsidRPr="00B736A5">
        <w:rPr>
          <w:rFonts w:ascii="Times New Roman" w:eastAsia="Times New Roman" w:hAnsi="Times New Roman" w:cs="David"/>
          <w:sz w:val="24"/>
          <w:szCs w:val="24"/>
          <w:rtl/>
          <w:lang w:eastAsia="he-IL"/>
        </w:rPr>
        <w:t>"</w:t>
      </w:r>
      <w:r w:rsidRPr="00B736A5">
        <w:rPr>
          <w:rFonts w:ascii="Times New Roman" w:eastAsia="Times New Roman" w:hAnsi="Times New Roman" w:cs="David" w:hint="cs"/>
          <w:sz w:val="24"/>
          <w:szCs w:val="24"/>
          <w:rtl/>
          <w:lang w:eastAsia="he-IL"/>
        </w:rPr>
        <w:t>ק</w:t>
      </w:r>
      <w:r w:rsidRPr="00B736A5">
        <w:rPr>
          <w:rFonts w:ascii="Times New Roman" w:eastAsia="Times New Roman" w:hAnsi="Times New Roman" w:cs="David"/>
          <w:sz w:val="24"/>
          <w:szCs w:val="24"/>
          <w:rtl/>
          <w:lang w:eastAsia="he-IL"/>
        </w:rPr>
        <w:t xml:space="preserve"> 1.1 </w:t>
      </w:r>
      <w:r w:rsidRPr="00B736A5">
        <w:rPr>
          <w:rFonts w:ascii="Times New Roman" w:eastAsia="Times New Roman" w:hAnsi="Times New Roman" w:cs="David" w:hint="cs"/>
          <w:sz w:val="24"/>
          <w:szCs w:val="24"/>
          <w:rtl/>
          <w:lang w:eastAsia="he-IL"/>
        </w:rPr>
        <w:t>להוראות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Pr>
          <w:rFonts w:ascii="Times New Roman" w:eastAsia="Times New Roman" w:hAnsi="Times New Roman" w:cs="David" w:hint="cs"/>
          <w:sz w:val="24"/>
          <w:szCs w:val="24"/>
          <w:rtl/>
          <w:lang w:eastAsia="he-IL"/>
        </w:rPr>
        <w:t>.</w:t>
      </w:r>
    </w:p>
    <w:p w14:paraId="6BA32E70" w14:textId="77777777" w:rsidR="00E5253D" w:rsidRPr="00B736A5" w:rsidRDefault="00E5253D" w:rsidP="00E5253D">
      <w:pPr>
        <w:pStyle w:val="ListParagraph"/>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B736A5">
        <w:rPr>
          <w:rFonts w:ascii="Times New Roman" w:eastAsia="Times New Roman" w:hAnsi="Times New Roman" w:cs="David" w:hint="cs"/>
          <w:sz w:val="24"/>
          <w:szCs w:val="24"/>
          <w:rtl/>
          <w:lang w:eastAsia="he-IL"/>
        </w:rPr>
        <w:t>תוכנית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בינוי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עיצוב</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ופיתוח</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לפי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סעיף</w:t>
      </w:r>
      <w:r w:rsidRPr="00B736A5">
        <w:rPr>
          <w:rFonts w:ascii="Times New Roman" w:eastAsia="Times New Roman" w:hAnsi="Times New Roman" w:cs="David"/>
          <w:sz w:val="24"/>
          <w:szCs w:val="24"/>
          <w:rtl/>
          <w:lang w:eastAsia="he-IL"/>
        </w:rPr>
        <w:t xml:space="preserve"> 6.2 </w:t>
      </w:r>
      <w:r w:rsidRPr="00B736A5">
        <w:rPr>
          <w:rFonts w:ascii="Times New Roman" w:eastAsia="Times New Roman" w:hAnsi="Times New Roman" w:cs="David" w:hint="cs"/>
          <w:sz w:val="24"/>
          <w:szCs w:val="24"/>
          <w:rtl/>
          <w:lang w:eastAsia="he-IL"/>
        </w:rPr>
        <w:t>ס</w:t>
      </w:r>
      <w:r w:rsidRPr="00B736A5">
        <w:rPr>
          <w:rFonts w:ascii="Times New Roman" w:eastAsia="Times New Roman" w:hAnsi="Times New Roman" w:cs="David"/>
          <w:sz w:val="24"/>
          <w:szCs w:val="24"/>
          <w:rtl/>
          <w:lang w:eastAsia="he-IL"/>
        </w:rPr>
        <w:t>"</w:t>
      </w:r>
      <w:r w:rsidRPr="00B736A5">
        <w:rPr>
          <w:rFonts w:ascii="Times New Roman" w:eastAsia="Times New Roman" w:hAnsi="Times New Roman" w:cs="David" w:hint="cs"/>
          <w:sz w:val="24"/>
          <w:szCs w:val="24"/>
          <w:rtl/>
          <w:lang w:eastAsia="he-IL"/>
        </w:rPr>
        <w:t>ק</w:t>
      </w:r>
      <w:r w:rsidRPr="00B736A5">
        <w:rPr>
          <w:rFonts w:ascii="Times New Roman" w:eastAsia="Times New Roman" w:hAnsi="Times New Roman" w:cs="David"/>
          <w:sz w:val="24"/>
          <w:szCs w:val="24"/>
          <w:rtl/>
          <w:lang w:eastAsia="he-IL"/>
        </w:rPr>
        <w:t xml:space="preserve"> 2.2 </w:t>
      </w:r>
      <w:r w:rsidRPr="00B736A5">
        <w:rPr>
          <w:rFonts w:ascii="Times New Roman" w:eastAsia="Times New Roman" w:hAnsi="Times New Roman" w:cs="David" w:hint="cs"/>
          <w:sz w:val="24"/>
          <w:szCs w:val="24"/>
          <w:rtl/>
          <w:lang w:eastAsia="he-IL"/>
        </w:rPr>
        <w:t>וכן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לפי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סעיף</w:t>
      </w:r>
      <w:r w:rsidRPr="00B736A5">
        <w:rPr>
          <w:rFonts w:ascii="Times New Roman" w:eastAsia="Times New Roman" w:hAnsi="Times New Roman" w:cs="David"/>
          <w:sz w:val="24"/>
          <w:szCs w:val="24"/>
          <w:rtl/>
          <w:lang w:eastAsia="he-IL"/>
        </w:rPr>
        <w:t xml:space="preserve"> 6.6 </w:t>
      </w:r>
      <w:r w:rsidRPr="00B736A5">
        <w:rPr>
          <w:rFonts w:ascii="Times New Roman" w:eastAsia="Times New Roman" w:hAnsi="Times New Roman" w:cs="David" w:hint="cs"/>
          <w:sz w:val="24"/>
          <w:szCs w:val="24"/>
          <w:rtl/>
          <w:lang w:eastAsia="he-IL"/>
        </w:rPr>
        <w:t>להוראות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Pr>
          <w:rFonts w:ascii="Times New Roman" w:eastAsia="Times New Roman" w:hAnsi="Times New Roman" w:cs="David" w:hint="cs"/>
          <w:sz w:val="24"/>
          <w:szCs w:val="24"/>
          <w:rtl/>
          <w:lang w:eastAsia="he-IL"/>
        </w:rPr>
        <w:t>.</w:t>
      </w:r>
    </w:p>
    <w:p w14:paraId="6E397BBE" w14:textId="77777777" w:rsidR="00E5253D" w:rsidRPr="00B736A5" w:rsidRDefault="00E5253D" w:rsidP="00E525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E4D0802" w14:textId="77777777" w:rsidR="00E5253D" w:rsidRPr="00B736A5" w:rsidRDefault="00E5253D" w:rsidP="00E525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736A5">
        <w:rPr>
          <w:rFonts w:ascii="Times New Roman" w:eastAsia="Times New Roman" w:hAnsi="Times New Roman" w:cs="David" w:hint="cs"/>
          <w:sz w:val="24"/>
          <w:szCs w:val="24"/>
          <w:rtl/>
          <w:lang w:eastAsia="he-IL"/>
        </w:rPr>
        <w:t>וכן</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כל</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תוכנית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אדריכלית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כוללת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w:t>
      </w:r>
      <w:r>
        <w:rPr>
          <w:rFonts w:ascii="Times New Roman" w:eastAsia="Times New Roman" w:hAnsi="Times New Roman" w:cs="David" w:hint="cs"/>
          <w:sz w:val="24"/>
          <w:szCs w:val="24"/>
          <w:rtl/>
          <w:lang w:eastAsia="he-IL"/>
        </w:rPr>
        <w:t>פרויקט</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כאמור</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המהווה</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תנאי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להוצאת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היתרי</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בנייה</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במסגרת</w:t>
      </w:r>
      <w:r w:rsidRPr="00B736A5">
        <w:rPr>
          <w:rFonts w:ascii="Times New Roman" w:eastAsia="Times New Roman" w:hAnsi="Times New Roman" w:cs="David"/>
          <w:sz w:val="24"/>
          <w:szCs w:val="24"/>
          <w:rtl/>
          <w:lang w:eastAsia="he-IL"/>
        </w:rPr>
        <w:t xml:space="preserve"> </w:t>
      </w:r>
      <w:r w:rsidRPr="00B736A5">
        <w:rPr>
          <w:rFonts w:ascii="Times New Roman" w:eastAsia="Times New Roman" w:hAnsi="Times New Roman" w:cs="David" w:hint="cs"/>
          <w:sz w:val="24"/>
          <w:szCs w:val="24"/>
          <w:rtl/>
          <w:lang w:eastAsia="he-IL"/>
        </w:rPr>
        <w:t>התוכנית</w:t>
      </w:r>
      <w:r w:rsidRPr="00B736A5">
        <w:rPr>
          <w:rFonts w:ascii="Times New Roman" w:eastAsia="Times New Roman" w:hAnsi="Times New Roman" w:cs="David"/>
          <w:sz w:val="24"/>
          <w:szCs w:val="24"/>
          <w:rtl/>
          <w:lang w:eastAsia="he-IL"/>
        </w:rPr>
        <w:t>.</w:t>
      </w:r>
    </w:p>
    <w:p w14:paraId="5C39026D" w14:textId="77777777" w:rsidR="00E5253D" w:rsidRPr="009B6725" w:rsidRDefault="00E5253D" w:rsidP="00E525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21EF74D" w14:textId="77777777" w:rsidR="00E5253D" w:rsidRPr="00B27B4C" w:rsidRDefault="00E5253D" w:rsidP="00E525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w:t>
      </w:r>
      <w:r>
        <w:rPr>
          <w:rFonts w:ascii="Times New Roman" w:eastAsia="Times New Roman" w:hAnsi="Times New Roman" w:cs="David" w:hint="cs"/>
          <w:sz w:val="24"/>
          <w:szCs w:val="24"/>
          <w:rtl/>
          <w:lang w:eastAsia="he-IL"/>
        </w:rPr>
        <w:t>וכנית</w:t>
      </w:r>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לתכנית התקפה בעת הזמנת כל שלב. המתכנן מתחייב להתעדכן בת</w:t>
      </w:r>
      <w:r>
        <w:rPr>
          <w:rFonts w:ascii="Times New Roman" w:eastAsia="Times New Roman" w:hAnsi="Times New Roman" w:cs="David" w:hint="cs"/>
          <w:sz w:val="24"/>
          <w:szCs w:val="24"/>
          <w:rtl/>
          <w:lang w:eastAsia="he-IL"/>
        </w:rPr>
        <w:t>וכנית</w:t>
      </w:r>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הת</w:t>
      </w:r>
      <w:r>
        <w:rPr>
          <w:rFonts w:ascii="Times New Roman" w:eastAsia="Times New Roman" w:hAnsi="Times New Roman" w:cs="David" w:hint="cs"/>
          <w:sz w:val="24"/>
          <w:szCs w:val="24"/>
          <w:rtl/>
          <w:lang w:eastAsia="he-IL"/>
        </w:rPr>
        <w:t>וכנית</w:t>
      </w:r>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4902076F" w14:textId="77777777" w:rsidR="00E5253D" w:rsidRPr="00B27B4C" w:rsidRDefault="00E5253D" w:rsidP="00E525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DE40B95" w14:textId="77777777" w:rsidR="00E5253D" w:rsidRPr="00B27B4C" w:rsidRDefault="00E5253D" w:rsidP="00106443">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w:t>
      </w:r>
      <w:r>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8000"/>
            <w:sz w:val="24"/>
            <w:szCs w:val="24"/>
            <w:rtl/>
          </w:rPr>
          <w:alias w:val="רשות מקומית"/>
          <w:tag w:val="cntLocalAuth"/>
          <w:id w:val="-912936957"/>
          <w:placeholder>
            <w:docPart w:val="73DD567D8E6943779105D5071B4AF4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883A18">
            <w:rPr>
              <w:rFonts w:ascii="Times New Roman" w:eastAsia="Times New Roman" w:hAnsi="Times New Roman" w:cs="David" w:hint="cs"/>
              <w:color w:val="008000"/>
              <w:sz w:val="24"/>
              <w:szCs w:val="24"/>
              <w:rtl/>
            </w:rPr>
            <w:t xml:space="preserve"> נשר </w:t>
          </w:r>
        </w:sdtContent>
      </w:sdt>
      <w:r w:rsidRPr="00B27B4C">
        <w:rPr>
          <w:rFonts w:ascii="Times New Roman" w:eastAsia="Times New Roman" w:hAnsi="Times New Roman" w:cs="David" w:hint="cs"/>
          <w:color w:val="008000"/>
          <w:sz w:val="24"/>
          <w:szCs w:val="24"/>
          <w:rtl/>
        </w:rPr>
        <w:t>.</w:t>
      </w:r>
    </w:p>
    <w:p w14:paraId="609D404C" w14:textId="77777777" w:rsidR="00E5253D" w:rsidRPr="00B27B4C" w:rsidRDefault="00E5253D"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B8967A"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FF0000"/>
          <w:sz w:val="24"/>
          <w:szCs w:val="24"/>
          <w:rtl/>
        </w:rPr>
      </w:pPr>
    </w:p>
    <w:p w14:paraId="43718B41" w14:textId="77777777" w:rsidR="00B27B4C" w:rsidRPr="00B27B4C" w:rsidRDefault="00B27B4C" w:rsidP="00B37B6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w:t>
      </w:r>
      <w:r w:rsidR="00E43F01">
        <w:rPr>
          <w:rFonts w:ascii="Times New Roman" w:eastAsia="Times New Roman" w:hAnsi="Times New Roman" w:cs="David" w:hint="cs"/>
          <w:sz w:val="24"/>
          <w:szCs w:val="24"/>
          <w:rtl/>
        </w:rPr>
        <w:t>י</w:t>
      </w:r>
      <w:r w:rsidRPr="00B27B4C">
        <w:rPr>
          <w:rFonts w:ascii="Times New Roman" w:eastAsia="Times New Roman" w:hAnsi="Times New Roman" w:cs="David" w:hint="cs"/>
          <w:sz w:val="24"/>
          <w:szCs w:val="24"/>
          <w:rtl/>
        </w:rPr>
        <w:t>חתם בין המזמין לבין הרשות המקומית.</w:t>
      </w:r>
    </w:p>
    <w:p w14:paraId="75F81AA5" w14:textId="77777777" w:rsid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232A92" w14:textId="77777777" w:rsidR="0078266D" w:rsidRPr="00B27B4C" w:rsidRDefault="0078266D"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24FBFB" w14:textId="77777777" w:rsidR="00B27B4C" w:rsidRPr="0078266D" w:rsidRDefault="00170ACE" w:rsidP="0078266D">
      <w:pPr>
        <w:widowControl w:val="0"/>
        <w:spacing w:before="0" w:beforeAutospacing="0" w:after="0" w:afterAutospacing="0" w:line="240" w:lineRule="auto"/>
        <w:ind w:left="720" w:hanging="720"/>
        <w:jc w:val="both"/>
        <w:rPr>
          <w:rFonts w:ascii="Times New Roman" w:eastAsia="Times New Roman" w:hAnsi="Times New Roman" w:cs="David"/>
          <w:bCs/>
          <w:sz w:val="24"/>
          <w:szCs w:val="24"/>
          <w:rtl/>
          <w:lang w:eastAsia="he-IL"/>
        </w:rPr>
      </w:pPr>
      <w:r>
        <w:rPr>
          <w:rFonts w:ascii="Times New Roman" w:eastAsia="Times New Roman" w:hAnsi="Times New Roman" w:cs="David" w:hint="cs"/>
          <w:sz w:val="24"/>
          <w:szCs w:val="24"/>
          <w:rtl/>
          <w:lang w:eastAsia="he-IL"/>
        </w:rPr>
        <w:t>2.8</w:t>
      </w:r>
      <w:r w:rsidR="00B27B4C" w:rsidRPr="00B27B4C">
        <w:rPr>
          <w:rFonts w:ascii="Times New Roman" w:eastAsia="Times New Roman" w:hAnsi="Times New Roman" w:cs="David" w:hint="cs"/>
          <w:sz w:val="24"/>
          <w:szCs w:val="24"/>
          <w:rtl/>
          <w:lang w:eastAsia="he-IL"/>
        </w:rPr>
        <w:tab/>
        <w:t>המנה</w:t>
      </w:r>
      <w:r w:rsidR="00B27B4C" w:rsidRPr="00997035">
        <w:rPr>
          <w:rFonts w:ascii="Times New Roman" w:eastAsia="Times New Roman" w:hAnsi="Times New Roman" w:cs="David" w:hint="eastAsia"/>
          <w:sz w:val="24"/>
          <w:szCs w:val="24"/>
          <w:rtl/>
          <w:lang w:eastAsia="he-IL"/>
        </w:rPr>
        <w:t>ל</w:t>
      </w:r>
      <w:r w:rsidR="00B27B4C" w:rsidRPr="00997035">
        <w:rPr>
          <w:rFonts w:ascii="Times New Roman" w:eastAsia="Times New Roman" w:hAnsi="Times New Roman" w:cs="David"/>
          <w:sz w:val="24"/>
          <w:szCs w:val="24"/>
          <w:rtl/>
          <w:lang w:eastAsia="he-IL"/>
        </w:rPr>
        <w:t xml:space="preserve"> הוא: </w:t>
      </w:r>
      <w:sdt>
        <w:sdtPr>
          <w:rPr>
            <w:rFonts w:ascii="Times New Roman" w:eastAsia="Times New Roman" w:hAnsi="Times New Roman" w:cs="David" w:hint="cs"/>
            <w:sz w:val="24"/>
            <w:szCs w:val="24"/>
            <w:rtl/>
            <w:lang w:eastAsia="he-IL"/>
          </w:rPr>
          <w:alias w:val="שדה נוסף 3"/>
          <w:tag w:val="cntCustomField3"/>
          <w:id w:val="405040135"/>
          <w:placeholder>
            <w:docPart w:val="93CE99CBAC854665A75B70EC365751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883A18">
            <w:rPr>
              <w:rFonts w:ascii="Times New Roman" w:eastAsia="Times New Roman" w:hAnsi="Times New Roman" w:cs="David" w:hint="cs"/>
              <w:sz w:val="24"/>
              <w:szCs w:val="24"/>
              <w:rtl/>
              <w:lang w:eastAsia="he-IL"/>
            </w:rPr>
            <w:t>אבי כהן מאפריקה ישראל מגורים בע"מ</w:t>
          </w:r>
        </w:sdtContent>
      </w:sdt>
      <w:r w:rsidR="00997035" w:rsidRPr="0078266D">
        <w:rPr>
          <w:rFonts w:ascii="Times New Roman" w:eastAsia="Times New Roman" w:hAnsi="Times New Roman" w:cs="David"/>
          <w:color w:val="FF0000"/>
          <w:sz w:val="24"/>
          <w:szCs w:val="24"/>
          <w:rtl/>
          <w:lang w:eastAsia="he-IL"/>
        </w:rPr>
        <w:t xml:space="preserve"> </w:t>
      </w:r>
      <w:r w:rsidR="00997035" w:rsidRPr="0078266D">
        <w:rPr>
          <w:rFonts w:ascii="Times New Roman" w:eastAsia="Times New Roman" w:hAnsi="Times New Roman" w:cs="David"/>
          <w:sz w:val="24"/>
          <w:szCs w:val="24"/>
          <w:rtl/>
          <w:lang w:eastAsia="he-IL"/>
        </w:rPr>
        <w:t xml:space="preserve">ו/או כל אחד ו/או גוף אחר </w:t>
      </w:r>
      <w:r w:rsidR="00997035" w:rsidRPr="0078266D">
        <w:rPr>
          <w:rFonts w:ascii="Times New Roman" w:eastAsia="Times New Roman" w:hAnsi="Times New Roman" w:cs="David" w:hint="cs"/>
          <w:sz w:val="24"/>
          <w:szCs w:val="24"/>
          <w:rtl/>
          <w:lang w:eastAsia="he-IL"/>
        </w:rPr>
        <w:t xml:space="preserve">שימונה </w:t>
      </w:r>
      <w:r w:rsidR="00997035" w:rsidRPr="0078266D">
        <w:rPr>
          <w:rFonts w:ascii="Times New Roman" w:eastAsia="Times New Roman" w:hAnsi="Times New Roman" w:cs="David" w:hint="eastAsia"/>
          <w:sz w:val="24"/>
          <w:szCs w:val="24"/>
          <w:rtl/>
          <w:lang w:eastAsia="he-IL"/>
        </w:rPr>
        <w:t>על</w:t>
      </w:r>
      <w:r w:rsidR="00997035" w:rsidRPr="0078266D">
        <w:rPr>
          <w:rFonts w:ascii="Times New Roman" w:eastAsia="Times New Roman" w:hAnsi="Times New Roman" w:cs="David"/>
          <w:sz w:val="24"/>
          <w:szCs w:val="24"/>
          <w:rtl/>
          <w:lang w:eastAsia="he-IL"/>
        </w:rPr>
        <w:t xml:space="preserve"> </w:t>
      </w:r>
      <w:r w:rsidR="00997035" w:rsidRPr="0078266D">
        <w:rPr>
          <w:rFonts w:ascii="Times New Roman" w:eastAsia="Times New Roman" w:hAnsi="Times New Roman" w:cs="David" w:hint="eastAsia"/>
          <w:sz w:val="24"/>
          <w:szCs w:val="24"/>
          <w:rtl/>
          <w:lang w:eastAsia="he-IL"/>
        </w:rPr>
        <w:t>ידי</w:t>
      </w:r>
      <w:r w:rsidR="00997035" w:rsidRPr="0078266D">
        <w:rPr>
          <w:rFonts w:ascii="Times New Roman" w:eastAsia="Times New Roman" w:hAnsi="Times New Roman" w:cs="David"/>
          <w:sz w:val="24"/>
          <w:szCs w:val="24"/>
          <w:rtl/>
          <w:lang w:eastAsia="he-IL"/>
        </w:rPr>
        <w:t xml:space="preserve"> </w:t>
      </w:r>
      <w:r w:rsidR="00997035" w:rsidRPr="0078266D">
        <w:rPr>
          <w:rFonts w:ascii="Times New Roman" w:eastAsia="Times New Roman" w:hAnsi="Times New Roman" w:cs="David" w:hint="eastAsia"/>
          <w:sz w:val="24"/>
          <w:szCs w:val="24"/>
          <w:rtl/>
          <w:lang w:eastAsia="he-IL"/>
        </w:rPr>
        <w:t>המזמין</w:t>
      </w:r>
      <w:r w:rsidR="00997035" w:rsidRPr="0078266D">
        <w:rPr>
          <w:rFonts w:ascii="Times New Roman" w:eastAsia="Times New Roman" w:hAnsi="Times New Roman" w:cs="David" w:hint="cs"/>
          <w:sz w:val="24"/>
          <w:szCs w:val="24"/>
          <w:rtl/>
          <w:lang w:eastAsia="he-IL"/>
        </w:rPr>
        <w:t xml:space="preserve">. </w:t>
      </w:r>
    </w:p>
    <w:p w14:paraId="1FE396F7" w14:textId="77777777" w:rsidR="00B27B4C" w:rsidRPr="0078266D"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9233FD8" w14:textId="77777777" w:rsidR="008F5534" w:rsidRDefault="00170ACE" w:rsidP="00263199">
      <w:pPr>
        <w:widowControl w:val="0"/>
        <w:spacing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B27B4C" w:rsidRPr="00B27B4C">
        <w:rPr>
          <w:rFonts w:ascii="Times New Roman" w:eastAsia="Times New Roman" w:hAnsi="Times New Roman" w:cs="David" w:hint="cs"/>
          <w:sz w:val="24"/>
          <w:szCs w:val="24"/>
          <w:rtl/>
          <w:lang w:eastAsia="he-IL"/>
        </w:rPr>
        <w:tab/>
      </w:r>
      <w:r w:rsidR="008F5534" w:rsidRPr="000C6B3C">
        <w:rPr>
          <w:rFonts w:ascii="Times New Roman" w:eastAsia="Times New Roman" w:hAnsi="Times New Roman" w:cs="David" w:hint="cs"/>
          <w:sz w:val="24"/>
          <w:szCs w:val="24"/>
          <w:rtl/>
          <w:lang w:eastAsia="he-IL"/>
        </w:rPr>
        <w:t xml:space="preserve">התכנון יתבצע </w:t>
      </w:r>
      <w:r w:rsidR="008F5534" w:rsidRPr="008F5534">
        <w:rPr>
          <w:rFonts w:ascii="Times New Roman" w:eastAsia="Times New Roman" w:hAnsi="Times New Roman" w:cs="David" w:hint="cs"/>
          <w:sz w:val="24"/>
          <w:szCs w:val="24"/>
          <w:rtl/>
          <w:lang w:eastAsia="he-IL"/>
        </w:rPr>
        <w:t xml:space="preserve">במודל תלת מימד ע"י </w:t>
      </w:r>
      <w:r w:rsidR="008F5534" w:rsidRPr="000C6B3C">
        <w:rPr>
          <w:rFonts w:ascii="Times New Roman" w:eastAsia="Times New Roman" w:hAnsi="Times New Roman" w:cs="David" w:hint="cs"/>
          <w:sz w:val="24"/>
          <w:szCs w:val="24"/>
          <w:rtl/>
          <w:lang w:eastAsia="he-IL"/>
        </w:rPr>
        <w:t xml:space="preserve">תוכנת </w:t>
      </w:r>
      <w:r w:rsidR="008F5534" w:rsidRPr="000C6B3C">
        <w:rPr>
          <w:rFonts w:ascii="Times New Roman" w:eastAsia="Times New Roman" w:hAnsi="Times New Roman" w:cs="David"/>
          <w:sz w:val="24"/>
          <w:szCs w:val="24"/>
          <w:lang w:eastAsia="he-IL"/>
        </w:rPr>
        <w:t>REVIT</w:t>
      </w:r>
      <w:r w:rsidR="008F5534" w:rsidRPr="008F5534">
        <w:rPr>
          <w:rFonts w:ascii="Times New Roman" w:eastAsia="Times New Roman" w:hAnsi="Times New Roman" w:cs="David" w:hint="cs"/>
          <w:sz w:val="24"/>
          <w:szCs w:val="24"/>
          <w:rtl/>
          <w:lang w:eastAsia="he-IL"/>
        </w:rPr>
        <w:t>, במתודולוגיי</w:t>
      </w:r>
      <w:r w:rsidR="008F5534" w:rsidRPr="008F5534">
        <w:rPr>
          <w:rFonts w:ascii="Times New Roman" w:eastAsia="Times New Roman" w:hAnsi="Times New Roman" w:cs="David" w:hint="eastAsia"/>
          <w:sz w:val="24"/>
          <w:szCs w:val="24"/>
          <w:rtl/>
          <w:lang w:eastAsia="he-IL"/>
        </w:rPr>
        <w:t>ת</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lang w:eastAsia="he-IL"/>
        </w:rPr>
        <w:t>BIM</w:t>
      </w:r>
      <w:r w:rsid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rtl/>
          <w:lang w:eastAsia="he-IL"/>
        </w:rPr>
        <w:t xml:space="preserve"> בענן –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 xml:space="preserve">" שם ישמרו כל קבצי ה </w:t>
      </w:r>
      <w:r w:rsidR="008F5534" w:rsidRPr="008F5534">
        <w:rPr>
          <w:rFonts w:ascii="Times New Roman" w:eastAsia="Times New Roman" w:hAnsi="Times New Roman" w:cs="David" w:hint="cs"/>
          <w:sz w:val="24"/>
          <w:szCs w:val="24"/>
          <w:lang w:eastAsia="he-IL"/>
        </w:rPr>
        <w:t>REVIT</w:t>
      </w:r>
      <w:r w:rsidR="008F5534"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8F5534" w:rsidRPr="008F5534">
        <w:rPr>
          <w:rFonts w:ascii="Times New Roman" w:eastAsia="Times New Roman" w:hAnsi="Times New Roman" w:cs="David" w:hint="cs"/>
          <w:sz w:val="24"/>
          <w:szCs w:val="24"/>
          <w:lang w:eastAsia="he-IL"/>
        </w:rPr>
        <w:t>BEP</w:t>
      </w:r>
      <w:r w:rsidR="008F5534" w:rsidRPr="008F5534">
        <w:rPr>
          <w:rFonts w:ascii="Times New Roman" w:eastAsia="Times New Roman" w:hAnsi="Times New Roman" w:cs="David" w:hint="cs"/>
          <w:sz w:val="24"/>
          <w:szCs w:val="24"/>
          <w:rtl/>
          <w:lang w:eastAsia="he-IL"/>
        </w:rPr>
        <w:t xml:space="preserve"> שיופץ בהמשך ע"י מנהל המודל.</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שמירה, הדפסת תכניות וקבצים (</w:t>
      </w:r>
      <w:r w:rsidR="008F5534" w:rsidRPr="008F5534">
        <w:rPr>
          <w:rFonts w:ascii="Times New Roman" w:eastAsia="Times New Roman" w:hAnsi="Times New Roman" w:cs="David" w:hint="cs"/>
          <w:sz w:val="24"/>
          <w:szCs w:val="24"/>
          <w:lang w:eastAsia="he-IL"/>
        </w:rPr>
        <w:t>PLT</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PDF</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DWG</w:t>
      </w:r>
      <w:r w:rsidR="008F5534"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5B0177">
        <w:rPr>
          <w:rFonts w:ascii="Times New Roman" w:eastAsia="Times New Roman" w:hAnsi="Times New Roman" w:cs="David" w:hint="cs"/>
          <w:sz w:val="24"/>
          <w:szCs w:val="24"/>
          <w:rtl/>
          <w:lang w:eastAsia="he-IL"/>
        </w:rPr>
        <w:t>ו</w:t>
      </w:r>
      <w:r w:rsidR="008F5534" w:rsidRPr="008F5534">
        <w:rPr>
          <w:rFonts w:ascii="Times New Roman" w:eastAsia="Times New Roman" w:hAnsi="Times New Roman" w:cs="David" w:hint="cs"/>
          <w:sz w:val="24"/>
          <w:szCs w:val="24"/>
          <w:rtl/>
          <w:lang w:eastAsia="he-IL"/>
        </w:rPr>
        <w:t xml:space="preserve">כנה כדוגמת </w:t>
      </w:r>
      <w:r w:rsidR="008F5534" w:rsidRPr="008F5534">
        <w:rPr>
          <w:rFonts w:ascii="Times New Roman" w:eastAsia="Times New Roman" w:hAnsi="Times New Roman" w:cs="David"/>
          <w:sz w:val="24"/>
          <w:szCs w:val="24"/>
          <w:lang w:eastAsia="he-IL"/>
        </w:rPr>
        <w:t>@view</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sz w:val="24"/>
          <w:szCs w:val="24"/>
          <w:rtl/>
          <w:lang w:eastAsia="he-IL"/>
        </w:rPr>
        <w:t>כל תעבורת הקבצים תבוצע באמצע</w:t>
      </w:r>
      <w:r w:rsidR="008F5534" w:rsidRPr="008F5534">
        <w:rPr>
          <w:rFonts w:ascii="Times New Roman" w:eastAsia="Times New Roman" w:hAnsi="Times New Roman" w:cs="David" w:hint="cs"/>
          <w:sz w:val="24"/>
          <w:szCs w:val="24"/>
          <w:rtl/>
          <w:lang w:eastAsia="he-IL"/>
        </w:rPr>
        <w:t>ות התוכנה בלבד או תוכנה אחרת לפי החלטת המזמין.</w:t>
      </w:r>
    </w:p>
    <w:p w14:paraId="5855318F" w14:textId="77777777" w:rsidR="007846CA" w:rsidRDefault="007846CA" w:rsidP="007124BC">
      <w:pPr>
        <w:widowControl w:val="0"/>
        <w:spacing w:line="240" w:lineRule="auto"/>
        <w:ind w:left="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אדריכל יבצע התכנון ע"י תוכנת </w:t>
      </w:r>
      <w:r>
        <w:rPr>
          <w:rFonts w:ascii="Times New Roman" w:eastAsia="Times New Roman" w:hAnsi="Times New Roman" w:cs="David" w:hint="cs"/>
          <w:sz w:val="24"/>
          <w:szCs w:val="24"/>
          <w:lang w:eastAsia="he-IL"/>
        </w:rPr>
        <w:t xml:space="preserve">REVIT  </w:t>
      </w:r>
      <w:r>
        <w:rPr>
          <w:rFonts w:ascii="Times New Roman" w:eastAsia="Times New Roman" w:hAnsi="Times New Roman" w:cs="David" w:hint="cs"/>
          <w:sz w:val="24"/>
          <w:szCs w:val="24"/>
          <w:rtl/>
          <w:lang w:eastAsia="he-IL"/>
        </w:rPr>
        <w:t xml:space="preserve"> כמפורט לעיל ובתנאי שיועצים הבאים מטעם המזמין : יועצי </w:t>
      </w:r>
      <w:r>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rtl/>
          <w:lang w:eastAsia="he-IL"/>
        </w:rPr>
        <w:t xml:space="preserve"> קונס' , אינסט' ,  מ"א וחשמל </w:t>
      </w:r>
      <w:r w:rsidR="00F2771C">
        <w:rPr>
          <w:rFonts w:ascii="Times New Roman" w:eastAsia="Times New Roman" w:hAnsi="Times New Roman" w:cs="David" w:hint="cs"/>
          <w:sz w:val="24"/>
          <w:szCs w:val="24"/>
          <w:rtl/>
          <w:lang w:eastAsia="he-IL"/>
        </w:rPr>
        <w:t xml:space="preserve"> , פיתוח - </w:t>
      </w:r>
      <w:r>
        <w:rPr>
          <w:rFonts w:ascii="Times New Roman" w:eastAsia="Times New Roman" w:hAnsi="Times New Roman" w:cs="David" w:hint="cs"/>
          <w:sz w:val="24"/>
          <w:szCs w:val="24"/>
          <w:rtl/>
          <w:lang w:eastAsia="he-IL"/>
        </w:rPr>
        <w:t xml:space="preserve">יעבדו כמו-כן ב- </w:t>
      </w:r>
      <w:r>
        <w:rPr>
          <w:rFonts w:ascii="Times New Roman" w:eastAsia="Times New Roman" w:hAnsi="Times New Roman" w:cs="David" w:hint="cs"/>
          <w:sz w:val="24"/>
          <w:szCs w:val="24"/>
          <w:lang w:eastAsia="he-IL"/>
        </w:rPr>
        <w:t xml:space="preserve">RAVIT </w:t>
      </w:r>
      <w:r>
        <w:rPr>
          <w:rFonts w:ascii="Times New Roman" w:eastAsia="Times New Roman" w:hAnsi="Times New Roman" w:cs="David" w:hint="cs"/>
          <w:sz w:val="24"/>
          <w:szCs w:val="24"/>
          <w:rtl/>
          <w:lang w:eastAsia="he-IL"/>
        </w:rPr>
        <w:t xml:space="preserve">.  </w:t>
      </w:r>
    </w:p>
    <w:p w14:paraId="575B30F6"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B27B4C" w:rsidRPr="00B27B4C">
        <w:rPr>
          <w:rFonts w:ascii="Times New Roman" w:eastAsia="Times New Roman" w:hAnsi="Times New Roman" w:cs="David" w:hint="cs"/>
          <w:sz w:val="24"/>
          <w:szCs w:val="24"/>
          <w:rtl/>
          <w:lang w:eastAsia="he-IL"/>
        </w:rPr>
        <w:tab/>
        <w:t>בעלי המקצוע במשרד המתכנן הם:</w:t>
      </w:r>
    </w:p>
    <w:p w14:paraId="60722A6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D2885E" w14:textId="77777777" w:rsidR="00B27B4C" w:rsidRPr="000328C9" w:rsidRDefault="00B27B4C" w:rsidP="00B37B6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r>
      <w:r w:rsidR="00A564D0">
        <w:rPr>
          <w:rFonts w:ascii="Times New Roman" w:eastAsia="Times New Roman" w:hAnsi="Times New Roman" w:cs="David" w:hint="cs"/>
          <w:sz w:val="24"/>
          <w:szCs w:val="24"/>
          <w:rtl/>
          <w:lang w:eastAsia="he-IL"/>
        </w:rPr>
        <w:t xml:space="preserve">מתכנן בכיר </w:t>
      </w:r>
      <w:r w:rsidRPr="000328C9">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rtl/>
            <w:lang w:eastAsia="he-IL"/>
          </w:rPr>
          <w:alias w:val="שדה נוסף 4"/>
          <w:tag w:val="cntCustomField4"/>
          <w:id w:val="-571968739"/>
          <w:placeholder>
            <w:docPart w:val="EEFCE66230024F7DAA23C511166D519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883A18" w:rsidRPr="000328C9">
            <w:rPr>
              <w:rFonts w:ascii="Times New Roman" w:eastAsia="Times New Roman" w:hAnsi="Times New Roman" w:cs="David"/>
              <w:sz w:val="24"/>
              <w:szCs w:val="24"/>
              <w:rtl/>
              <w:lang w:eastAsia="he-IL"/>
            </w:rPr>
            <w:t xml:space="preserve">עמיקם וודעי / ליאור אחירון </w:t>
          </w:r>
        </w:sdtContent>
      </w:sdt>
    </w:p>
    <w:p w14:paraId="25C63FCA" w14:textId="77777777" w:rsidR="00B27B4C" w:rsidRPr="000328C9" w:rsidRDefault="00B27B4C" w:rsidP="00986355">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0328C9">
        <w:rPr>
          <w:rFonts w:ascii="Times New Roman" w:eastAsia="Times New Roman" w:hAnsi="Times New Roman" w:cs="David" w:hint="cs"/>
          <w:sz w:val="24"/>
          <w:szCs w:val="24"/>
          <w:rtl/>
          <w:lang w:eastAsia="he-IL"/>
        </w:rPr>
        <w:t xml:space="preserve">ב. </w:t>
      </w:r>
      <w:r w:rsidRPr="000328C9">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sz w:val="24"/>
            <w:szCs w:val="24"/>
            <w:rtl/>
            <w:lang w:eastAsia="he-IL"/>
          </w:rPr>
          <w:alias w:val="שדה נוסף 5"/>
          <w:tag w:val="cntCustomField5"/>
          <w:id w:val="670996116"/>
          <w:placeholder>
            <w:docPart w:val="E14FF866FEC34005B418B62EABC22F5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AE18FA" w:rsidRPr="000328C9">
            <w:rPr>
              <w:rFonts w:ascii="Times New Roman" w:eastAsia="Times New Roman" w:hAnsi="Times New Roman" w:cs="David" w:hint="cs"/>
              <w:sz w:val="24"/>
              <w:szCs w:val="24"/>
              <w:rtl/>
              <w:lang w:eastAsia="he-IL"/>
            </w:rPr>
            <w:t xml:space="preserve"> 3</w:t>
          </w:r>
        </w:sdtContent>
      </w:sdt>
    </w:p>
    <w:p w14:paraId="4189E05B" w14:textId="77777777" w:rsidR="00B27B4C" w:rsidRPr="000328C9"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70D0D5" w14:textId="77777777" w:rsidR="00B27B4C" w:rsidRPr="000328C9"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328C9">
        <w:rPr>
          <w:rFonts w:ascii="Times New Roman" w:eastAsia="Times New Roman" w:hAnsi="Times New Roman" w:cs="David" w:hint="cs"/>
          <w:sz w:val="24"/>
          <w:szCs w:val="24"/>
          <w:rtl/>
          <w:lang w:eastAsia="he-IL"/>
        </w:rPr>
        <w:t>3.4</w:t>
      </w:r>
      <w:r w:rsidR="00B27B4C" w:rsidRPr="000328C9">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sz w:val="24"/>
            <w:szCs w:val="24"/>
            <w:rtl/>
            <w:lang w:eastAsia="he-IL"/>
          </w:rPr>
          <w:alias w:val="שדה נוסף 6"/>
          <w:tag w:val="cntCustomField6"/>
          <w:id w:val="-1464726949"/>
          <w:placeholder>
            <w:docPart w:val="40F9A29635924AB1A307CD0CF28963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883A18" w:rsidRPr="000328C9">
            <w:rPr>
              <w:rFonts w:ascii="Times New Roman" w:eastAsia="Times New Roman" w:hAnsi="Times New Roman" w:cs="David"/>
              <w:sz w:val="24"/>
              <w:szCs w:val="24"/>
              <w:rtl/>
              <w:lang w:eastAsia="he-IL"/>
            </w:rPr>
            <w:t xml:space="preserve">ליאור אחירון ו/או עמיקם וודעי </w:t>
          </w:r>
        </w:sdtContent>
      </w:sdt>
    </w:p>
    <w:p w14:paraId="40086A0C" w14:textId="77777777" w:rsidR="0078266D" w:rsidRPr="000328C9" w:rsidRDefault="0078266D" w:rsidP="00B37B6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1DD93311" w14:textId="77777777" w:rsidR="0078266D" w:rsidRDefault="0078266D" w:rsidP="00B37B6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088CB73" w14:textId="77777777" w:rsidR="000328C9" w:rsidRDefault="000328C9" w:rsidP="00B37B6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AF1BE11" w14:textId="77777777" w:rsidR="00F319D3" w:rsidRDefault="00170ACE" w:rsidP="00B37B6C">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r>
        <w:rPr>
          <w:rFonts w:ascii="Times New Roman" w:eastAsia="Times New Roman" w:hAnsi="Times New Roman" w:cs="David" w:hint="cs"/>
          <w:sz w:val="24"/>
          <w:szCs w:val="24"/>
          <w:rtl/>
          <w:lang w:eastAsia="he-IL"/>
        </w:rPr>
        <w:t>17.7</w:t>
      </w:r>
      <w:r w:rsidR="00B27B4C" w:rsidRPr="00B27B4C">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r w:rsidR="00E43F01">
        <w:rPr>
          <w:rFonts w:ascii="Times New Roman" w:eastAsia="Times New Roman" w:hAnsi="Times New Roman" w:cs="David" w:hint="cs"/>
          <w:sz w:val="24"/>
          <w:szCs w:val="24"/>
          <w:rtl/>
          <w:lang w:eastAsia="he-IL"/>
        </w:rPr>
        <w:t xml:space="preserve">  </w:t>
      </w:r>
    </w:p>
    <w:p w14:paraId="771549FF" w14:textId="77777777" w:rsidR="002D3E36" w:rsidRDefault="002D3E36" w:rsidP="006C74EA">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p>
    <w:p w14:paraId="06C4A1D8" w14:textId="77777777" w:rsidR="002D3E36" w:rsidRDefault="002D3E36" w:rsidP="00F71CFB">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r>
        <w:rPr>
          <w:rFonts w:ascii="Times New Roman" w:eastAsia="Times New Roman" w:hAnsi="Times New Roman" w:cs="David" w:hint="cs"/>
          <w:b/>
          <w:bCs/>
          <w:sz w:val="24"/>
          <w:szCs w:val="24"/>
          <w:rtl/>
          <w:lang w:eastAsia="he-IL"/>
        </w:rPr>
        <w:t xml:space="preserve">כלל נכסי נדל"ן נשר מרכז </w:t>
      </w:r>
      <w:r w:rsidR="004E454F" w:rsidRPr="004E454F">
        <w:rPr>
          <w:rFonts w:ascii="Times New Roman" w:eastAsia="Times New Roman" w:hAnsi="Times New Roman" w:cs="David"/>
          <w:b/>
          <w:bCs/>
          <w:sz w:val="24"/>
          <w:szCs w:val="24"/>
          <w:rtl/>
          <w:lang w:eastAsia="he-IL"/>
        </w:rPr>
        <w:t>(</w:t>
      </w:r>
      <w:r w:rsidR="004E454F" w:rsidRPr="004E454F">
        <w:rPr>
          <w:rFonts w:ascii="Times New Roman" w:eastAsia="Times New Roman" w:hAnsi="Times New Roman" w:cs="David" w:hint="eastAsia"/>
          <w:b/>
          <w:bCs/>
          <w:sz w:val="24"/>
          <w:szCs w:val="24"/>
          <w:rtl/>
          <w:lang w:eastAsia="he-IL"/>
        </w:rPr>
        <w:t>נ</w:t>
      </w:r>
      <w:r w:rsidR="004E454F" w:rsidRPr="004E454F">
        <w:rPr>
          <w:rFonts w:ascii="Times New Roman" w:eastAsia="Times New Roman" w:hAnsi="Times New Roman" w:cs="David"/>
          <w:b/>
          <w:bCs/>
          <w:sz w:val="24"/>
          <w:szCs w:val="24"/>
          <w:rtl/>
          <w:lang w:eastAsia="he-IL"/>
        </w:rPr>
        <w:t xml:space="preserve">.נ.נ.מ) </w:t>
      </w:r>
      <w:r w:rsidR="004E454F" w:rsidRPr="004E454F">
        <w:rPr>
          <w:rFonts w:ascii="Times New Roman" w:eastAsia="Times New Roman" w:hAnsi="Times New Roman" w:cs="David" w:hint="eastAsia"/>
          <w:b/>
          <w:bCs/>
          <w:sz w:val="24"/>
          <w:szCs w:val="24"/>
          <w:rtl/>
          <w:lang w:eastAsia="he-IL"/>
        </w:rPr>
        <w:t>שותפות</w:t>
      </w:r>
      <w:r w:rsidR="004E454F" w:rsidRPr="004E454F">
        <w:rPr>
          <w:rFonts w:ascii="Times New Roman" w:eastAsia="Times New Roman" w:hAnsi="Times New Roman" w:cs="David"/>
          <w:b/>
          <w:bCs/>
          <w:sz w:val="24"/>
          <w:szCs w:val="24"/>
          <w:rtl/>
          <w:lang w:eastAsia="he-IL"/>
        </w:rPr>
        <w:t xml:space="preserve"> </w:t>
      </w:r>
      <w:r w:rsidR="004E454F" w:rsidRPr="004E454F">
        <w:rPr>
          <w:rFonts w:ascii="Times New Roman" w:eastAsia="Times New Roman" w:hAnsi="Times New Roman" w:cs="David" w:hint="eastAsia"/>
          <w:b/>
          <w:bCs/>
          <w:sz w:val="24"/>
          <w:szCs w:val="24"/>
          <w:rtl/>
          <w:lang w:eastAsia="he-IL"/>
        </w:rPr>
        <w:t>מוגבלת</w:t>
      </w:r>
      <w:r w:rsidR="004E454F">
        <w:rPr>
          <w:rFonts w:ascii="Times New Roman" w:eastAsia="Times New Roman" w:hAnsi="Times New Roman" w:cs="David"/>
          <w:b/>
          <w:bCs/>
          <w:sz w:val="24"/>
          <w:szCs w:val="24"/>
          <w:rtl/>
          <w:lang w:eastAsia="he-IL"/>
        </w:rPr>
        <w:tab/>
      </w:r>
      <w:r w:rsidR="004E454F">
        <w:rPr>
          <w:rFonts w:ascii="Times New Roman" w:eastAsia="Times New Roman" w:hAnsi="Times New Roman" w:cs="David"/>
          <w:b/>
          <w:bCs/>
          <w:sz w:val="24"/>
          <w:szCs w:val="24"/>
          <w:rtl/>
          <w:lang w:eastAsia="he-IL"/>
        </w:rPr>
        <w:tab/>
      </w:r>
      <w:r>
        <w:rPr>
          <w:rFonts w:ascii="Times New Roman" w:eastAsia="Times New Roman" w:hAnsi="Times New Roman" w:cs="David" w:hint="cs"/>
          <w:b/>
          <w:bCs/>
          <w:sz w:val="24"/>
          <w:szCs w:val="24"/>
          <w:rtl/>
          <w:lang w:eastAsia="he-IL"/>
        </w:rPr>
        <w:t xml:space="preserve"> -50%</w:t>
      </w:r>
    </w:p>
    <w:p w14:paraId="408185A7" w14:textId="77777777" w:rsidR="004E454F" w:rsidRDefault="004E454F" w:rsidP="005E188D">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p>
    <w:p w14:paraId="43F13B9F" w14:textId="77777777" w:rsidR="002D3E36" w:rsidRDefault="002D3E36" w:rsidP="007852C6">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r>
        <w:rPr>
          <w:rFonts w:ascii="Times New Roman" w:eastAsia="Times New Roman" w:hAnsi="Times New Roman" w:cs="David" w:hint="cs"/>
          <w:b/>
          <w:bCs/>
          <w:sz w:val="24"/>
          <w:szCs w:val="24"/>
          <w:rtl/>
          <w:lang w:eastAsia="he-IL"/>
        </w:rPr>
        <w:t xml:space="preserve">שיכון ובינוי נדל"ן בע"מ יחד עם אפריקה ישראל מגורים בע"מ </w:t>
      </w:r>
      <w:r>
        <w:rPr>
          <w:rFonts w:ascii="Times New Roman" w:eastAsia="Times New Roman" w:hAnsi="Times New Roman" w:cs="David"/>
          <w:b/>
          <w:bCs/>
          <w:sz w:val="24"/>
          <w:szCs w:val="24"/>
          <w:rtl/>
          <w:lang w:eastAsia="he-IL"/>
        </w:rPr>
        <w:tab/>
      </w:r>
      <w:r>
        <w:rPr>
          <w:rFonts w:ascii="Times New Roman" w:eastAsia="Times New Roman" w:hAnsi="Times New Roman" w:cs="David" w:hint="cs"/>
          <w:b/>
          <w:bCs/>
          <w:sz w:val="24"/>
          <w:szCs w:val="24"/>
          <w:rtl/>
          <w:lang w:eastAsia="he-IL"/>
        </w:rPr>
        <w:t xml:space="preserve"> -50% </w:t>
      </w:r>
    </w:p>
    <w:p w14:paraId="18892871" w14:textId="77777777" w:rsidR="00C82868" w:rsidRDefault="00C82868" w:rsidP="00B27B4C">
      <w:pPr>
        <w:widowControl w:val="0"/>
        <w:spacing w:before="0" w:beforeAutospacing="0" w:after="0" w:afterAutospacing="0" w:line="240" w:lineRule="auto"/>
        <w:ind w:left="-30"/>
        <w:outlineLvl w:val="2"/>
        <w:rPr>
          <w:rFonts w:ascii="Times New Roman" w:eastAsia="Times New Roman" w:hAnsi="Times New Roman" w:cs="David"/>
          <w:b/>
          <w:bCs/>
          <w:sz w:val="24"/>
          <w:szCs w:val="24"/>
          <w:rtl/>
          <w:lang w:eastAsia="he-IL"/>
        </w:rPr>
      </w:pPr>
    </w:p>
    <w:p w14:paraId="60E13D2F" w14:textId="77777777" w:rsidR="00C82868" w:rsidRPr="007124BC" w:rsidRDefault="00C82868" w:rsidP="007124BC">
      <w:pPr>
        <w:widowControl w:val="0"/>
        <w:spacing w:before="0" w:beforeAutospacing="0" w:after="0" w:afterAutospacing="0" w:line="240" w:lineRule="auto"/>
        <w:outlineLvl w:val="2"/>
        <w:rPr>
          <w:rFonts w:ascii="Times New Roman" w:eastAsia="Times New Roman" w:hAnsi="Times New Roman" w:cs="David"/>
          <w:b/>
          <w:bCs/>
          <w:sz w:val="24"/>
          <w:szCs w:val="24"/>
          <w:rtl/>
          <w:lang w:eastAsia="he-IL"/>
        </w:rPr>
      </w:pP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319D3" w14:paraId="7F15D2CA" w14:textId="77777777" w:rsidTr="00F319D3">
        <w:tc>
          <w:tcPr>
            <w:tcW w:w="3366" w:type="dxa"/>
          </w:tcPr>
          <w:p w14:paraId="3BF50E83" w14:textId="77777777" w:rsidR="00F319D3" w:rsidRDefault="00F319D3" w:rsidP="0095016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c>
          <w:tcPr>
            <w:tcW w:w="2163" w:type="dxa"/>
          </w:tcPr>
          <w:p w14:paraId="433A9AA5" w14:textId="77777777" w:rsidR="00F319D3" w:rsidRDefault="00F319D3" w:rsidP="00F319D3">
            <w:pPr>
              <w:widowControl w:val="0"/>
              <w:spacing w:before="0" w:beforeAutospacing="0" w:after="0" w:afterAutospacing="0" w:line="240" w:lineRule="auto"/>
              <w:ind w:left="720"/>
              <w:outlineLvl w:val="2"/>
            </w:pPr>
          </w:p>
          <w:p w14:paraId="3A4B8ABA" w14:textId="77777777" w:rsidR="00F319D3" w:rsidRDefault="00F319D3"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3448BB1" w14:textId="77777777" w:rsidR="00B1421E" w:rsidRDefault="00B1421E"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77AFC5F6" w14:textId="77777777" w:rsidR="00B27B4C" w:rsidRPr="00B27B4C" w:rsidRDefault="00B27B4C"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 xml:space="preserve">נספח </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ב</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w:t>
      </w:r>
    </w:p>
    <w:p w14:paraId="2D4A653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A196FF5"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שרותי המתכנן</w:t>
      </w:r>
    </w:p>
    <w:p w14:paraId="5CE8CB5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CDB16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b/>
          <w:bCs/>
          <w:sz w:val="24"/>
          <w:szCs w:val="24"/>
          <w:u w:val="single"/>
          <w:rtl/>
          <w:lang w:eastAsia="he-IL"/>
        </w:rPr>
        <w:t>כללי</w:t>
      </w:r>
    </w:p>
    <w:p w14:paraId="131CA73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47FC84" w14:textId="77777777" w:rsidR="00B27B4C" w:rsidRPr="00AE605F" w:rsidRDefault="00986355" w:rsidP="00986355">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1.1     </w:t>
      </w:r>
      <w:r w:rsidR="00B27B4C" w:rsidRPr="00AE605F">
        <w:rPr>
          <w:rFonts w:ascii="Times New Roman" w:eastAsia="Times New Roman" w:hAnsi="Times New Roman" w:cs="David" w:hint="eastAsia"/>
          <w:sz w:val="24"/>
          <w:szCs w:val="24"/>
          <w:rtl/>
          <w:lang w:eastAsia="he-IL"/>
        </w:rPr>
        <w:t>שרותי</w:t>
      </w:r>
      <w:r w:rsidR="00B27B4C" w:rsidRPr="00AE605F">
        <w:rPr>
          <w:rFonts w:ascii="Times New Roman" w:eastAsia="Times New Roman" w:hAnsi="Times New Roman" w:cs="David"/>
          <w:sz w:val="24"/>
          <w:szCs w:val="24"/>
          <w:rtl/>
          <w:lang w:eastAsia="he-IL"/>
        </w:rPr>
        <w:t xml:space="preserve"> המתכנן יכללו הכנת תכניות בינוי ופתוח לביצוע/תכניות עיצוב ארכיטקטוני, תכנון אדריכלות לבנייני מגורים, לרבות מבני עזר במגרשים (חדרי אשפה, תחנות טרנספורמציה וכד'), תכנון תחנות טרנספורמציה במגרשים </w:t>
      </w:r>
      <w:r w:rsidR="009B66D2">
        <w:rPr>
          <w:rFonts w:ascii="Times New Roman" w:eastAsia="Times New Roman" w:hAnsi="Times New Roman" w:cs="David" w:hint="cs"/>
          <w:sz w:val="24"/>
          <w:szCs w:val="24"/>
          <w:rtl/>
          <w:lang w:eastAsia="he-IL"/>
        </w:rPr>
        <w:t>הפרטיים ו/או ה</w:t>
      </w:r>
      <w:r w:rsidR="00B27B4C" w:rsidRPr="00AE605F">
        <w:rPr>
          <w:rFonts w:ascii="Times New Roman" w:eastAsia="Times New Roman" w:hAnsi="Times New Roman" w:cs="David"/>
          <w:sz w:val="24"/>
          <w:szCs w:val="24"/>
          <w:rtl/>
          <w:lang w:eastAsia="he-IL"/>
        </w:rPr>
        <w:t xml:space="preserve">ציבוריים, תכנון </w:t>
      </w:r>
      <w:r w:rsidR="00AE605F" w:rsidRPr="00AE605F">
        <w:rPr>
          <w:rFonts w:ascii="Times New Roman" w:eastAsia="Times New Roman" w:hAnsi="Times New Roman" w:cs="David" w:hint="eastAsia"/>
          <w:sz w:val="24"/>
          <w:szCs w:val="24"/>
          <w:rtl/>
          <w:lang w:eastAsia="he-IL"/>
        </w:rPr>
        <w:t>והוצאת</w:t>
      </w:r>
      <w:r w:rsidR="00AE605F" w:rsidRPr="00AE605F">
        <w:rPr>
          <w:rFonts w:ascii="Times New Roman" w:eastAsia="Times New Roman" w:hAnsi="Times New Roman" w:cs="David"/>
          <w:sz w:val="24"/>
          <w:szCs w:val="24"/>
          <w:rtl/>
          <w:lang w:eastAsia="he-IL"/>
        </w:rPr>
        <w:t xml:space="preserve"> </w:t>
      </w:r>
      <w:r w:rsidR="00AE605F" w:rsidRPr="00AE605F">
        <w:rPr>
          <w:rFonts w:ascii="Times New Roman" w:eastAsia="Times New Roman" w:hAnsi="Times New Roman" w:cs="David" w:hint="eastAsia"/>
          <w:sz w:val="24"/>
          <w:szCs w:val="24"/>
          <w:rtl/>
          <w:lang w:eastAsia="he-IL"/>
        </w:rPr>
        <w:t>היתרים</w:t>
      </w:r>
      <w:r w:rsidR="00AE605F" w:rsidRPr="00AE605F">
        <w:rPr>
          <w:rFonts w:ascii="Times New Roman" w:eastAsia="Times New Roman" w:hAnsi="Times New Roman" w:cs="David"/>
          <w:sz w:val="24"/>
          <w:szCs w:val="24"/>
          <w:rtl/>
          <w:lang w:eastAsia="he-IL"/>
        </w:rPr>
        <w:t xml:space="preserve"> </w:t>
      </w:r>
      <w:r w:rsidR="00AE605F" w:rsidRPr="00AE605F">
        <w:rPr>
          <w:rFonts w:ascii="Times New Roman" w:eastAsia="Times New Roman" w:hAnsi="Times New Roman" w:cs="David" w:hint="eastAsia"/>
          <w:sz w:val="24"/>
          <w:szCs w:val="24"/>
          <w:rtl/>
          <w:lang w:eastAsia="he-IL"/>
        </w:rPr>
        <w:t>ל</w:t>
      </w:r>
      <w:r w:rsidR="00B27B4C" w:rsidRPr="00AE605F">
        <w:rPr>
          <w:rFonts w:ascii="Times New Roman" w:eastAsia="Times New Roman" w:hAnsi="Times New Roman" w:cs="David" w:hint="eastAsia"/>
          <w:sz w:val="24"/>
          <w:szCs w:val="24"/>
          <w:rtl/>
          <w:lang w:eastAsia="he-IL"/>
        </w:rPr>
        <w:t>מבנ</w:t>
      </w:r>
      <w:r w:rsidR="00AE605F" w:rsidRPr="00AE605F">
        <w:rPr>
          <w:rFonts w:ascii="Times New Roman" w:eastAsia="Times New Roman" w:hAnsi="Times New Roman" w:cs="David" w:hint="eastAsia"/>
          <w:sz w:val="24"/>
          <w:szCs w:val="24"/>
          <w:rtl/>
          <w:lang w:eastAsia="he-IL"/>
        </w:rPr>
        <w:t>י</w:t>
      </w:r>
      <w:r w:rsidR="00B27B4C" w:rsidRPr="00AE605F">
        <w:rPr>
          <w:rFonts w:ascii="Times New Roman" w:eastAsia="Times New Roman" w:hAnsi="Times New Roman" w:cs="David"/>
          <w:sz w:val="24"/>
          <w:szCs w:val="24"/>
          <w:rtl/>
          <w:lang w:eastAsia="he-IL"/>
        </w:rPr>
        <w:t xml:space="preserve"> מכירות ו/או דירה לדוגמא בסמוך למבנה המכירות .</w:t>
      </w:r>
      <w:r w:rsidR="00AE605F" w:rsidRPr="00AE605F">
        <w:rPr>
          <w:rFonts w:ascii="Times New Roman" w:eastAsia="Times New Roman" w:hAnsi="Times New Roman" w:cs="David"/>
          <w:sz w:val="24"/>
          <w:szCs w:val="24"/>
          <w:rtl/>
          <w:lang w:eastAsia="he-IL"/>
        </w:rPr>
        <w:t xml:space="preserve"> </w:t>
      </w:r>
      <w:r w:rsidR="00AE605F" w:rsidRPr="00AE605F">
        <w:rPr>
          <w:rFonts w:ascii="Times New Roman" w:eastAsia="Times New Roman" w:hAnsi="Times New Roman" w:cs="David" w:hint="eastAsia"/>
          <w:sz w:val="24"/>
          <w:szCs w:val="24"/>
          <w:rtl/>
          <w:lang w:eastAsia="he-IL"/>
        </w:rPr>
        <w:t>כ</w:t>
      </w:r>
      <w:r w:rsidR="00AE605F" w:rsidRPr="00AE605F">
        <w:rPr>
          <w:rFonts w:ascii="Times New Roman" w:eastAsia="Times New Roman" w:hAnsi="Times New Roman" w:cs="David"/>
          <w:sz w:val="24"/>
          <w:szCs w:val="24"/>
          <w:rtl/>
          <w:lang w:eastAsia="he-IL"/>
        </w:rPr>
        <w:t xml:space="preserve">"כ </w:t>
      </w:r>
      <w:r w:rsidR="00AE605F" w:rsidRPr="00AE605F">
        <w:rPr>
          <w:rFonts w:ascii="Times New Roman" w:eastAsia="Times New Roman" w:hAnsi="Times New Roman" w:cs="David" w:hint="eastAsia"/>
          <w:sz w:val="24"/>
          <w:szCs w:val="24"/>
          <w:rtl/>
          <w:lang w:eastAsia="he-IL"/>
        </w:rPr>
        <w:t>הוצאת</w:t>
      </w:r>
      <w:r w:rsidR="00AE605F" w:rsidRPr="00AE605F">
        <w:rPr>
          <w:rFonts w:ascii="Times New Roman" w:eastAsia="Times New Roman" w:hAnsi="Times New Roman" w:cs="David"/>
          <w:sz w:val="24"/>
          <w:szCs w:val="24"/>
          <w:rtl/>
          <w:lang w:eastAsia="he-IL"/>
        </w:rPr>
        <w:t xml:space="preserve"> </w:t>
      </w:r>
      <w:r w:rsidR="00AE605F" w:rsidRPr="00AE605F">
        <w:rPr>
          <w:rFonts w:ascii="Times New Roman" w:eastAsia="Times New Roman" w:hAnsi="Times New Roman" w:cs="David" w:hint="eastAsia"/>
          <w:sz w:val="24"/>
          <w:szCs w:val="24"/>
          <w:rtl/>
          <w:lang w:eastAsia="he-IL"/>
        </w:rPr>
        <w:t>היתרים</w:t>
      </w:r>
      <w:r w:rsidR="00AE605F" w:rsidRPr="00AE605F">
        <w:rPr>
          <w:rFonts w:ascii="Times New Roman" w:eastAsia="Times New Roman" w:hAnsi="Times New Roman" w:cs="David"/>
          <w:sz w:val="24"/>
          <w:szCs w:val="24"/>
          <w:rtl/>
          <w:lang w:eastAsia="he-IL"/>
        </w:rPr>
        <w:t xml:space="preserve"> </w:t>
      </w:r>
      <w:r w:rsidR="00AE605F" w:rsidRPr="00AE605F">
        <w:rPr>
          <w:rFonts w:ascii="Times New Roman" w:eastAsia="Times New Roman" w:hAnsi="Times New Roman" w:cs="David" w:hint="eastAsia"/>
          <w:sz w:val="24"/>
          <w:szCs w:val="24"/>
          <w:rtl/>
          <w:lang w:eastAsia="he-IL"/>
        </w:rPr>
        <w:t>לשילוט</w:t>
      </w:r>
      <w:r w:rsidR="00AE605F" w:rsidRPr="00AE605F">
        <w:rPr>
          <w:rFonts w:ascii="Times New Roman" w:eastAsia="Times New Roman" w:hAnsi="Times New Roman" w:cs="David"/>
          <w:sz w:val="24"/>
          <w:szCs w:val="24"/>
          <w:rtl/>
          <w:lang w:eastAsia="he-IL"/>
        </w:rPr>
        <w:t xml:space="preserve"> .</w:t>
      </w:r>
    </w:p>
    <w:p w14:paraId="5DAF2061" w14:textId="77777777" w:rsidR="00B27B4C" w:rsidRPr="00B27B4C" w:rsidRDefault="00B27B4C" w:rsidP="00B27B4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1.2</w:t>
      </w:r>
      <w:r w:rsidRPr="00B27B4C">
        <w:rPr>
          <w:rFonts w:ascii="Times New Roman" w:eastAsia="Times New Roman" w:hAnsi="Times New Roman" w:cs="David" w:hint="cs"/>
          <w:sz w:val="24"/>
          <w:szCs w:val="24"/>
          <w:rtl/>
        </w:rPr>
        <w:tab/>
      </w:r>
      <w:r w:rsidRPr="00B27B4C">
        <w:rPr>
          <w:rFonts w:ascii="Times New Roman" w:eastAsia="Times New Roman" w:hAnsi="Times New Roman" w:cs="David"/>
          <w:sz w:val="24"/>
          <w:szCs w:val="24"/>
          <w:u w:val="single"/>
          <w:rtl/>
        </w:rPr>
        <w:t>המ</w:t>
      </w:r>
      <w:r w:rsidRPr="00B27B4C">
        <w:rPr>
          <w:rFonts w:ascii="Times New Roman" w:eastAsia="Times New Roman" w:hAnsi="Times New Roman" w:cs="David" w:hint="cs"/>
          <w:sz w:val="24"/>
          <w:szCs w:val="24"/>
          <w:u w:val="single"/>
          <w:rtl/>
        </w:rPr>
        <w:t>תכנן</w:t>
      </w:r>
      <w:r w:rsidRPr="00B27B4C">
        <w:rPr>
          <w:rFonts w:ascii="Times New Roman" w:eastAsia="Times New Roman" w:hAnsi="Times New Roman" w:cs="David"/>
          <w:sz w:val="24"/>
          <w:szCs w:val="24"/>
          <w:u w:val="single"/>
          <w:rtl/>
        </w:rPr>
        <w:t>, צוות עובדים ואמצעים</w:t>
      </w:r>
      <w:r w:rsidRPr="00B27B4C">
        <w:rPr>
          <w:rFonts w:ascii="Times New Roman" w:eastAsia="Times New Roman" w:hAnsi="Times New Roman" w:cs="David" w:hint="cs"/>
          <w:sz w:val="24"/>
          <w:szCs w:val="24"/>
          <w:rtl/>
          <w:lang w:eastAsia="he-IL"/>
        </w:rPr>
        <w:t>:</w:t>
      </w:r>
    </w:p>
    <w:p w14:paraId="227A0D92" w14:textId="77777777" w:rsidR="00B27B4C" w:rsidRPr="00B27B4C" w:rsidRDefault="00B27B4C" w:rsidP="00B27B4C">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3F6755D5" w14:textId="77777777" w:rsidR="00B27B4C" w:rsidRPr="00B27B4C" w:rsidRDefault="00B27B4C" w:rsidP="008F5534">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F55DF8">
        <w:rPr>
          <w:rFonts w:ascii="Times New Roman" w:eastAsia="Times New Roman" w:hAnsi="Times New Roman" w:cs="David" w:hint="cs"/>
          <w:sz w:val="24"/>
          <w:szCs w:val="24"/>
          <w:lang w:eastAsia="he-IL"/>
        </w:rPr>
        <w:t xml:space="preserve"> </w:t>
      </w:r>
      <w:r w:rsidR="00F55DF8">
        <w:rPr>
          <w:rFonts w:ascii="Times New Roman" w:eastAsia="Times New Roman" w:hAnsi="Times New Roman" w:cs="David" w:hint="cs"/>
          <w:sz w:val="24"/>
          <w:szCs w:val="24"/>
          <w:rtl/>
          <w:lang w:eastAsia="he-IL"/>
        </w:rPr>
        <w:t xml:space="preserve"> ככל שיי</w:t>
      </w:r>
      <w:r w:rsidR="008F5534">
        <w:rPr>
          <w:rFonts w:ascii="Times New Roman" w:eastAsia="Times New Roman" w:hAnsi="Times New Roman" w:cs="David" w:hint="cs"/>
          <w:sz w:val="24"/>
          <w:szCs w:val="24"/>
          <w:rtl/>
          <w:lang w:eastAsia="he-IL"/>
        </w:rPr>
        <w:t>דרש</w:t>
      </w:r>
      <w:r w:rsidR="00F55DF8">
        <w:rPr>
          <w:rFonts w:ascii="Times New Roman" w:eastAsia="Times New Roman" w:hAnsi="Times New Roman" w:cs="David" w:hint="cs"/>
          <w:sz w:val="24"/>
          <w:szCs w:val="24"/>
          <w:rtl/>
          <w:lang w:eastAsia="he-IL"/>
        </w:rPr>
        <w:t xml:space="preserve"> </w:t>
      </w:r>
      <w:r w:rsidR="008F5534">
        <w:rPr>
          <w:rFonts w:ascii="Times New Roman" w:eastAsia="Times New Roman" w:hAnsi="Times New Roman" w:cs="David" w:hint="cs"/>
          <w:sz w:val="24"/>
          <w:szCs w:val="24"/>
          <w:rtl/>
          <w:lang w:eastAsia="he-IL"/>
        </w:rPr>
        <w:t>ו</w:t>
      </w:r>
      <w:r w:rsidR="00F55DF8">
        <w:rPr>
          <w:rFonts w:ascii="Times New Roman" w:eastAsia="Times New Roman" w:hAnsi="Times New Roman" w:cs="David" w:hint="cs"/>
          <w:sz w:val="24"/>
          <w:szCs w:val="24"/>
          <w:rtl/>
          <w:lang w:eastAsia="he-IL"/>
        </w:rPr>
        <w:t>לפי החלטת המזמין, יתבצעו</w:t>
      </w:r>
      <w:r w:rsidR="00166C84">
        <w:rPr>
          <w:rFonts w:ascii="Times New Roman" w:eastAsia="Times New Roman" w:hAnsi="Times New Roman" w:cs="David" w:hint="cs"/>
          <w:sz w:val="24"/>
          <w:szCs w:val="24"/>
          <w:rtl/>
          <w:lang w:eastAsia="he-IL"/>
        </w:rPr>
        <w:t xml:space="preserve"> בנוסף לישיבות התכנון ה</w:t>
      </w:r>
      <w:r w:rsidR="008F5534">
        <w:rPr>
          <w:rFonts w:ascii="Times New Roman" w:eastAsia="Times New Roman" w:hAnsi="Times New Roman" w:cs="David" w:hint="cs"/>
          <w:sz w:val="24"/>
          <w:szCs w:val="24"/>
          <w:rtl/>
          <w:lang w:eastAsia="he-IL"/>
        </w:rPr>
        <w:t>שוטפות</w:t>
      </w:r>
      <w:r w:rsidR="00166C84">
        <w:rPr>
          <w:rFonts w:ascii="Times New Roman" w:eastAsia="Times New Roman" w:hAnsi="Times New Roman" w:cs="David" w:hint="cs"/>
          <w:sz w:val="24"/>
          <w:szCs w:val="24"/>
          <w:rtl/>
          <w:lang w:eastAsia="he-IL"/>
        </w:rPr>
        <w:t xml:space="preserve">, ישיבות </w:t>
      </w:r>
      <w:r w:rsidR="008F5534">
        <w:rPr>
          <w:rFonts w:ascii="Times New Roman" w:eastAsia="Times New Roman" w:hAnsi="Times New Roman" w:cs="David" w:hint="cs"/>
          <w:sz w:val="24"/>
          <w:szCs w:val="24"/>
          <w:rtl/>
          <w:lang w:eastAsia="he-IL"/>
        </w:rPr>
        <w:t>שבועיות ל</w:t>
      </w:r>
      <w:r w:rsidR="00F55DF8">
        <w:rPr>
          <w:rFonts w:ascii="Times New Roman" w:eastAsia="Times New Roman" w:hAnsi="Times New Roman" w:cs="David" w:hint="cs"/>
          <w:sz w:val="24"/>
          <w:szCs w:val="24"/>
          <w:rtl/>
          <w:lang w:eastAsia="he-IL"/>
        </w:rPr>
        <w:t>תכנון</w:t>
      </w:r>
      <w:r w:rsidR="008F5534">
        <w:rPr>
          <w:rFonts w:ascii="Times New Roman" w:eastAsia="Times New Roman" w:hAnsi="Times New Roman" w:cs="David" w:hint="cs"/>
          <w:sz w:val="24"/>
          <w:szCs w:val="24"/>
          <w:rtl/>
          <w:lang w:eastAsia="he-IL"/>
        </w:rPr>
        <w:t xml:space="preserve"> ב</w:t>
      </w:r>
      <w:r w:rsidR="00F55DF8">
        <w:rPr>
          <w:rFonts w:ascii="Times New Roman" w:eastAsia="Times New Roman" w:hAnsi="Times New Roman" w:cs="David" w:hint="cs"/>
          <w:sz w:val="24"/>
          <w:szCs w:val="24"/>
          <w:rtl/>
          <w:lang w:eastAsia="he-IL"/>
        </w:rPr>
        <w:t xml:space="preserve"> </w:t>
      </w:r>
      <w:r w:rsidR="00F55DF8">
        <w:rPr>
          <w:rFonts w:ascii="Times New Roman" w:eastAsia="Times New Roman" w:hAnsi="Times New Roman" w:cs="David" w:hint="cs"/>
          <w:sz w:val="24"/>
          <w:szCs w:val="24"/>
          <w:lang w:eastAsia="he-IL"/>
        </w:rPr>
        <w:t>BIM</w:t>
      </w:r>
      <w:r w:rsidR="00F55DF8">
        <w:rPr>
          <w:rFonts w:ascii="Times New Roman" w:eastAsia="Times New Roman" w:hAnsi="Times New Roman" w:cs="David" w:hint="cs"/>
          <w:sz w:val="24"/>
          <w:szCs w:val="24"/>
          <w:rtl/>
          <w:lang w:eastAsia="he-IL"/>
        </w:rPr>
        <w:t xml:space="preserve"> על </w:t>
      </w:r>
      <w:r w:rsidR="00DD3642">
        <w:rPr>
          <w:rFonts w:ascii="Times New Roman" w:eastAsia="Times New Roman" w:hAnsi="Times New Roman" w:cs="David" w:hint="cs"/>
          <w:sz w:val="24"/>
          <w:szCs w:val="24"/>
          <w:rtl/>
          <w:lang w:eastAsia="he-IL"/>
        </w:rPr>
        <w:t>ה</w:t>
      </w:r>
      <w:r w:rsidR="00F55DF8">
        <w:rPr>
          <w:rFonts w:ascii="Times New Roman" w:eastAsia="Times New Roman" w:hAnsi="Times New Roman" w:cs="David" w:hint="cs"/>
          <w:sz w:val="24"/>
          <w:szCs w:val="24"/>
          <w:rtl/>
          <w:lang w:eastAsia="he-IL"/>
        </w:rPr>
        <w:t>מודל.</w:t>
      </w:r>
    </w:p>
    <w:p w14:paraId="7A54A444"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1C2EC761"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49A3A5AF" w14:textId="77777777" w:rsidR="00B27B4C" w:rsidRPr="00B27B4C" w:rsidRDefault="00B27B4C" w:rsidP="00B1421E">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sidR="00B1421E">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2618156D"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4FAAAD4"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1F782B49"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60213FB2" w14:textId="77777777" w:rsidR="00B27B4C" w:rsidRPr="00B27B4C" w:rsidRDefault="00B27B4C" w:rsidP="00B27B4C">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u w:val="single"/>
          <w:rtl/>
          <w:lang w:eastAsia="he-IL"/>
        </w:rPr>
        <w:t>פירוט השירותים</w:t>
      </w:r>
      <w:r w:rsidRPr="00B27B4C">
        <w:rPr>
          <w:rFonts w:ascii="Times New Roman" w:eastAsia="Times New Roman" w:hAnsi="Times New Roman" w:cs="David" w:hint="cs"/>
          <w:sz w:val="24"/>
          <w:szCs w:val="24"/>
          <w:rtl/>
          <w:lang w:eastAsia="he-IL"/>
        </w:rPr>
        <w:t>:</w:t>
      </w:r>
    </w:p>
    <w:p w14:paraId="769587FF"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18F36E6" w14:textId="77777777" w:rsidR="00B27B4C" w:rsidRPr="00B27B4C" w:rsidRDefault="00B27B4C" w:rsidP="00B27B4C">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4E39F9BC"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שירותי המתכנן יבוצעו בשלבים הכוללים את השירותים כלהלן:</w:t>
      </w:r>
    </w:p>
    <w:p w14:paraId="212E7585"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E5F291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2.1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תכנית בנין עיר:</w:t>
      </w:r>
      <w:r w:rsidR="005F4993">
        <w:rPr>
          <w:rFonts w:ascii="Times New Roman" w:eastAsia="Times New Roman" w:hAnsi="Times New Roman" w:cs="David" w:hint="cs"/>
          <w:sz w:val="24"/>
          <w:szCs w:val="24"/>
          <w:rtl/>
          <w:lang w:eastAsia="he-IL"/>
        </w:rPr>
        <w:t xml:space="preserve"> מבוטל בחוזה זה המיועד לעבודות התכנון בתוך המגרשים ( ראה חוזה נפרד בין המזמין למתכנן ) </w:t>
      </w:r>
    </w:p>
    <w:p w14:paraId="73B80C8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C67C13" w14:textId="77777777" w:rsidR="00B27B4C" w:rsidRPr="00B27B4C" w:rsidRDefault="00B27B4C" w:rsidP="00201EDB">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r>
      <w:r w:rsidR="005F4993">
        <w:rPr>
          <w:rFonts w:ascii="Times New Roman" w:eastAsia="Times New Roman" w:hAnsi="Times New Roman" w:cs="David" w:hint="cs"/>
          <w:sz w:val="24"/>
          <w:szCs w:val="24"/>
          <w:rtl/>
          <w:lang w:eastAsia="he-IL"/>
        </w:rPr>
        <w:t xml:space="preserve">מבוטל </w:t>
      </w:r>
      <w:r w:rsidRPr="00B27B4C">
        <w:rPr>
          <w:rFonts w:ascii="Times New Roman" w:eastAsia="Times New Roman" w:hAnsi="Times New Roman" w:cs="David" w:hint="cs"/>
          <w:sz w:val="24"/>
          <w:szCs w:val="24"/>
          <w:rtl/>
          <w:lang w:eastAsia="he-IL"/>
        </w:rPr>
        <w:t xml:space="preserve"> </w:t>
      </w:r>
    </w:p>
    <w:p w14:paraId="3792D2A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16A8EE5F"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2.2</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מוקדם לבינוי ופתוח/עיצוב ארכיטקטוני ולמבנים:</w:t>
      </w:r>
    </w:p>
    <w:p w14:paraId="69CD7CD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3B252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המנהל, ביקורים באתר, חקירות מוקדמות, התייעצויות ותיאום עם המתכננים והיועצים.</w:t>
      </w:r>
    </w:p>
    <w:p w14:paraId="770C922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8506F6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color w:val="000000"/>
          <w:sz w:val="24"/>
          <w:szCs w:val="24"/>
          <w:rtl/>
          <w:lang w:eastAsia="he-IL"/>
        </w:rPr>
        <w:t>ניהול תהליך הרישוי מול כל הרשויות (לרבות, אך לא רק, הרשות המקומית, כיבוי אש, חברת חשמל, ובזק, הג"א, איכות/הגנת הסביבה, תאגיד המים, רשות שדות התעופה, רשות העתיקות, אישור משרד העבודה (אישור גז)  וכיוצ"ב), וקבלה בפועל של כל האישורים הנדרשים.</w:t>
      </w:r>
    </w:p>
    <w:p w14:paraId="00CDF4D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837C28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מבלי לגרוע מכלליות האמור, בירור ברשויות המוסמכות ו/או גורמים אחרים, בקשר לנושאים הקשורים בתכנון או בקבלת אישור הרשויות הנ"ל לביצועו.</w:t>
      </w:r>
    </w:p>
    <w:p w14:paraId="0E2FE6F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EBBFF8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הכנת תכניות מוקדמות במספר חלופות לפי דרישת המנהל המתארות את הבינוי והפתוח/עיצוב ארכיטקטוני, חישובי ניצול שטחי הבניה,</w:t>
      </w:r>
      <w:r w:rsidRPr="00B27B4C" w:rsidDel="00424095">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את המבנים והכנסת השינויים בהם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6D468C3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67D562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515FA12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CB59CA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חישובי שטחים לרישוי ובדיקת התאמתם לתב"ע.</w:t>
      </w:r>
    </w:p>
    <w:p w14:paraId="3E484DF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6E41AF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חישובי שטחים למכירה/להשכרה בהתאם להנחיות המזמין והתאמת התכנון לשטחי המכירה/השכרה כפי שיקבעו ע"י המזמין.</w:t>
      </w:r>
    </w:p>
    <w:p w14:paraId="27EBDAA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E2F75C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סיוע להכנת אומדן משוער של מחיר הקמת הפרויקט.</w:t>
      </w:r>
    </w:p>
    <w:p w14:paraId="1DC5657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8D1BBA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מסירת נתונים ליועצים, בכדי שיכינו אומדן משוער של מחיר הקמת הפרויקט, כל אחד בתחומו.</w:t>
      </w:r>
    </w:p>
    <w:p w14:paraId="6119BFF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3E5C0E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1025CF1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58633D2" w14:textId="77777777" w:rsid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587EB4F0" w14:textId="77777777" w:rsidR="00DE6A76" w:rsidRDefault="00DE6A76"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FF03721" w14:textId="77777777" w:rsidR="00DE6A76" w:rsidRPr="00B27B4C" w:rsidRDefault="00DE6A76" w:rsidP="00DE6A76">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יא.</w:t>
      </w:r>
      <w:r>
        <w:rPr>
          <w:rFonts w:ascii="Times New Roman" w:eastAsia="Times New Roman" w:hAnsi="Times New Roman" w:cs="David" w:hint="cs"/>
          <w:sz w:val="24"/>
          <w:szCs w:val="24"/>
          <w:rtl/>
          <w:lang w:eastAsia="he-IL"/>
        </w:rPr>
        <w:tab/>
        <w:t>הפקת חוברת לאישור המזמין לפי הנחיותיו</w:t>
      </w:r>
    </w:p>
    <w:p w14:paraId="0D7F9B99" w14:textId="77777777" w:rsidR="00DE6A76" w:rsidRPr="00B27B4C" w:rsidRDefault="00DE6A76"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380EF4E"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469826A"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2.3</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סופי לבינוי ולפתוח/עיצוב ארכיטקטוני ולמבנים:</w:t>
      </w:r>
    </w:p>
    <w:p w14:paraId="4EBCF8B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9F81D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סופיות, המתארות את הפרויקט ואישורן על ידי היועצים והמזמין. תאום התכניות האמורות עם היועצים והמזמין.</w:t>
      </w:r>
    </w:p>
    <w:p w14:paraId="7C45EA4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13899D4"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הכנת התכניות והמסמכים הנדרשים על ידי הרשויות המוסמכות למתן היתרי בניה, לרבות שינויים שיידרשו בהיתרי הבניה ו/או פיצול היתרי בניה והגשתם לרשויות – לאחר אישור המנהל - וטיפול באישורם. הכנת בקשות להקלות/שמושים חורגים (ככל שע"פ התכנון נדרשים הקלות/שמושים חורגים). חתימה על הבקשות לאישור תכניות הבנוי והפתוח/העיצוב הארכיטקטוני ולהיתרי בניה כעורך הבקשה הראשי, כאחראי לתכנון, לפיקוח עליון ולביקורת בתחום האדריכלות. כמו כן יחתום המתכנן על כל מסמך, תכנית ובקשה, שיידרשו עד לקבלת תעודות גמר.</w:t>
      </w:r>
    </w:p>
    <w:p w14:paraId="1372282B"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הכנת הבקשות להיתרי בניה לבניה בקטעים לרבות בקטעי בניינים וטיפול באישורן.</w:t>
      </w:r>
    </w:p>
    <w:p w14:paraId="1D7BBE68"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2F446BE2" w14:textId="77777777" w:rsidR="00B27B4C" w:rsidRPr="00B27B4C" w:rsidRDefault="00B27B4C" w:rsidP="00B37B6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w:t>
      </w:r>
      <w:r w:rsidR="002D7834">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וטיפול באישורם, כולל קבלת היתרי בניה מתוקנים, לרבות הכנת תכניות שינויים להיתר, לטופס 4 ותעודת גמר.</w:t>
      </w:r>
      <w:r w:rsidR="00A564D0">
        <w:rPr>
          <w:rFonts w:ascii="Times New Roman" w:eastAsia="Times New Roman" w:hAnsi="Times New Roman" w:cs="David" w:hint="cs"/>
          <w:sz w:val="24"/>
          <w:szCs w:val="24"/>
          <w:rtl/>
          <w:lang w:eastAsia="he-IL"/>
        </w:rPr>
        <w:t xml:space="preserve"> </w:t>
      </w:r>
      <w:r w:rsidR="00AC2F37">
        <w:rPr>
          <w:rFonts w:ascii="Times New Roman" w:eastAsia="Times New Roman" w:hAnsi="Times New Roman" w:cs="David" w:hint="cs"/>
          <w:sz w:val="24"/>
          <w:szCs w:val="24"/>
          <w:rtl/>
          <w:lang w:eastAsia="he-IL"/>
        </w:rPr>
        <w:t xml:space="preserve">מוסכם כי שכ"ט כמפורט בנספח ד' - כולל עד 2 פיצולי היתר לבניין, המזמין יחליט באם היתר אחד כולל לבנין או לפצל כאמור לכל היותר עד 2 לבנין . </w:t>
      </w:r>
    </w:p>
    <w:p w14:paraId="6EEB773E" w14:textId="77777777" w:rsidR="00B27B4C" w:rsidRPr="00997035"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A4A83E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תיאום, ביקורת ואישור התאמת תכניות היועצים לתכניות האדריכלות.</w:t>
      </w:r>
    </w:p>
    <w:p w14:paraId="77B4056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040D06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עדכון חשובי השטחים לרישוי.</w:t>
      </w:r>
    </w:p>
    <w:p w14:paraId="61880D6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B7730A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עדכון חשובי השטחים למכירה/להשכרה.</w:t>
      </w:r>
    </w:p>
    <w:p w14:paraId="6691BF9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0701705" w14:textId="77777777" w:rsidR="00B27B4C" w:rsidRPr="00B27B4C" w:rsidRDefault="00B27B4C" w:rsidP="00B37B6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r>
      <w:r w:rsidR="00A564D0">
        <w:rPr>
          <w:rFonts w:ascii="Times New Roman" w:eastAsia="Times New Roman" w:hAnsi="Times New Roman" w:cs="David" w:hint="cs"/>
          <w:sz w:val="24"/>
          <w:szCs w:val="24"/>
          <w:rtl/>
          <w:lang w:eastAsia="he-IL"/>
        </w:rPr>
        <w:t xml:space="preserve">בוטל </w:t>
      </w:r>
      <w:r w:rsidRPr="00B27B4C">
        <w:rPr>
          <w:rFonts w:ascii="Times New Roman" w:eastAsia="Times New Roman" w:hAnsi="Times New Roman" w:cs="David" w:hint="cs"/>
          <w:sz w:val="24"/>
          <w:szCs w:val="24"/>
          <w:rtl/>
          <w:lang w:eastAsia="he-IL"/>
        </w:rPr>
        <w:t>.</w:t>
      </w:r>
    </w:p>
    <w:p w14:paraId="672FC466"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E8E75F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הכנת תכניות לשיווק הפרויקט. תכניות מכירה/השכרה (תכניות המתארות כל דירה ודירה בקנ"מ שיקבע ע"י המנהל עם הצעה לסדור רהוט). תכניות המתארות אפשרויות שונות לשינויים בחלוקת מחיצות הפנים ובמיקום חללים בדירות (ללא שינוי בתכניות מעטפת הבניין) ותכניות מכר עפ"י הנחיות המזמין ובהתאם לנדרש עפ"י הדין (לא כולל גרפיקה, הדמיות ופרספקטיבות).</w:t>
      </w:r>
    </w:p>
    <w:p w14:paraId="2A5156A9"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D764C84" w14:textId="77777777" w:rsidR="00B27B4C" w:rsidRPr="00B27B4C" w:rsidRDefault="00B27B4C" w:rsidP="00B27B4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0E62237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5F873C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בדיקת ואישור נוסח מפרטי המכר והתאמתם לתכנון.</w:t>
      </w:r>
    </w:p>
    <w:p w14:paraId="077FC0A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4B0E116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הכנת תכניות לאישור סופי של המזמין לפני התחלת שלב תכניות עבודה.</w:t>
      </w:r>
    </w:p>
    <w:p w14:paraId="75BE23E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A7481C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עדכון האומדן המשוער של ערך העבודה האדריכלית.</w:t>
      </w:r>
    </w:p>
    <w:p w14:paraId="02A38AE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715ABEB" w14:textId="77777777" w:rsid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הסופי.</w:t>
      </w:r>
    </w:p>
    <w:p w14:paraId="75713FF2" w14:textId="77777777" w:rsidR="00B7343D" w:rsidRDefault="00B7343D"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4AF1523" w14:textId="77777777" w:rsidR="00B7343D" w:rsidRPr="00B27B4C" w:rsidRDefault="00B7343D" w:rsidP="00B7343D">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יג.</w:t>
      </w:r>
      <w:r>
        <w:rPr>
          <w:rFonts w:ascii="Times New Roman" w:eastAsia="Times New Roman" w:hAnsi="Times New Roman" w:cs="David" w:hint="cs"/>
          <w:sz w:val="24"/>
          <w:szCs w:val="24"/>
          <w:rtl/>
          <w:lang w:eastAsia="he-IL"/>
        </w:rPr>
        <w:tab/>
        <w:t>עזרה בהכנת נתונים לפי ת"י 1045 בתיאום עם יועץ הקונסטרוקציה של המבנה</w:t>
      </w:r>
    </w:p>
    <w:p w14:paraId="1BCA9AB0" w14:textId="77777777" w:rsidR="00B7343D" w:rsidRPr="00B27B4C" w:rsidRDefault="00B7343D"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69D038A"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09DA86B"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2.4</w:t>
      </w:r>
      <w:r w:rsidRPr="00B27B4C">
        <w:rPr>
          <w:rFonts w:ascii="Times New Roman" w:eastAsia="Times New Roman" w:hAnsi="Times New Roman" w:cs="David" w:hint="cs"/>
          <w:b/>
          <w:bCs/>
          <w:sz w:val="24"/>
          <w:szCs w:val="24"/>
          <w:rtl/>
          <w:lang w:eastAsia="he-IL"/>
        </w:rPr>
        <w:tab/>
      </w:r>
      <w:r w:rsidRPr="00B27B4C">
        <w:rPr>
          <w:rFonts w:ascii="Times New Roman" w:eastAsia="Times New Roman" w:hAnsi="Times New Roman" w:cs="David" w:hint="cs"/>
          <w:sz w:val="24"/>
          <w:szCs w:val="24"/>
          <w:u w:val="single"/>
          <w:rtl/>
          <w:lang w:eastAsia="he-IL"/>
        </w:rPr>
        <w:t>תכנון מפורט לבניינים:</w:t>
      </w:r>
    </w:p>
    <w:p w14:paraId="0B52B7D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7F63519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עבודה מ</w:t>
      </w:r>
      <w:r w:rsidR="00E95AE9">
        <w:rPr>
          <w:rFonts w:ascii="Times New Roman" w:eastAsia="Times New Roman" w:hAnsi="Times New Roman" w:cs="David" w:hint="cs"/>
          <w:sz w:val="24"/>
          <w:szCs w:val="24"/>
          <w:rtl/>
          <w:lang w:eastAsia="he-IL"/>
        </w:rPr>
        <w:t>וקדמות מפורטות ומוסברות של הפרו</w:t>
      </w:r>
      <w:r w:rsidRPr="00B27B4C">
        <w:rPr>
          <w:rFonts w:ascii="Times New Roman" w:eastAsia="Times New Roman" w:hAnsi="Times New Roman" w:cs="David" w:hint="cs"/>
          <w:sz w:val="24"/>
          <w:szCs w:val="24"/>
          <w:rtl/>
          <w:lang w:eastAsia="he-IL"/>
        </w:rPr>
        <w:t>יקט, כדרוש לביצוע העבודה, לרבות הכנת תכניות מנחות לעבודות היועצים, הכל בקנ"מ המאפשר ביצוע מושלם של העבודה. תיאום התכניות עם היועצים.</w:t>
      </w:r>
    </w:p>
    <w:p w14:paraId="203E580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2C347A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השלמת תכניות עבודה מפ</w:t>
      </w:r>
      <w:r w:rsidR="00E95AE9">
        <w:rPr>
          <w:rFonts w:ascii="Times New Roman" w:eastAsia="Times New Roman" w:hAnsi="Times New Roman" w:cs="David" w:hint="cs"/>
          <w:sz w:val="24"/>
          <w:szCs w:val="24"/>
          <w:rtl/>
          <w:lang w:eastAsia="he-IL"/>
        </w:rPr>
        <w:t>ורטות ומוסברות של כל חלקי הפרוי</w:t>
      </w:r>
      <w:r w:rsidRPr="00B27B4C">
        <w:rPr>
          <w:rFonts w:ascii="Times New Roman" w:eastAsia="Times New Roman" w:hAnsi="Times New Roman" w:cs="David" w:hint="cs"/>
          <w:sz w:val="24"/>
          <w:szCs w:val="24"/>
          <w:rtl/>
          <w:lang w:eastAsia="he-IL"/>
        </w:rPr>
        <w:t>קט כולל פרטי בניין בקנ"מ מתאים ורשימות.</w:t>
      </w:r>
    </w:p>
    <w:p w14:paraId="689FAB7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08245C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ביקורת ואישור התאמת תכניות היועצים לתכניות האדריכלות וביניהן.</w:t>
      </w:r>
    </w:p>
    <w:p w14:paraId="30BCCB8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5D9A04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סיוע להכנת מפרטים ו</w:t>
      </w:r>
      <w:r w:rsidR="00A564D0">
        <w:rPr>
          <w:rFonts w:ascii="Times New Roman" w:eastAsia="Times New Roman" w:hAnsi="Times New Roman" w:cs="David" w:hint="cs"/>
          <w:sz w:val="24"/>
          <w:szCs w:val="24"/>
          <w:rtl/>
          <w:lang w:eastAsia="he-IL"/>
        </w:rPr>
        <w:t xml:space="preserve">סיוע לכמאי להכנת </w:t>
      </w:r>
      <w:r w:rsidRPr="00B27B4C">
        <w:rPr>
          <w:rFonts w:ascii="Times New Roman" w:eastAsia="Times New Roman" w:hAnsi="Times New Roman" w:cs="David" w:hint="cs"/>
          <w:sz w:val="24"/>
          <w:szCs w:val="24"/>
          <w:rtl/>
          <w:lang w:eastAsia="he-IL"/>
        </w:rPr>
        <w:t>כתבי כמויות המתאימים למפרטים הכלליים ולכתבי הכמויות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18E6F5FA" w14:textId="77777777" w:rsidR="00B27B4C" w:rsidRPr="00B27B4C" w:rsidRDefault="00B27B4C" w:rsidP="00B37B6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6F77290C" w14:textId="77777777" w:rsidR="00B27B4C" w:rsidRPr="00B27B4C" w:rsidRDefault="00B27B4C" w:rsidP="006C74EA">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תאום המפרטים של היועצים האחרים ושילובם במפרטים וכתבי הכמויות דלעיל.</w:t>
      </w:r>
    </w:p>
    <w:p w14:paraId="496E982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2D03ED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כל יתר הדרוש להשלמת התכנון האדריכלי המפורט ולעריכת המסמכים האדריכליים, אשר דרושים לעריכת המכרזים.</w:t>
      </w:r>
    </w:p>
    <w:p w14:paraId="7A070E0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BB0FEA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עדכון תכניות המכירה ותכניות המכר.</w:t>
      </w:r>
    </w:p>
    <w:p w14:paraId="5027033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3B45DF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עדכון חשובי השטחים לרישוי, למכירה ולהתחשבנות עם הקבלנים.</w:t>
      </w:r>
    </w:p>
    <w:p w14:paraId="398634B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CA0EB6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סיוע לעדכון מפרטי המכר ואישור הנוסח וההתאמה לתכנון.</w:t>
      </w:r>
    </w:p>
    <w:p w14:paraId="7472CA1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2BFDD3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סיוע להכנת אומדן מפורט של ערך העבודה האדריכלית המבוסס על המפרטים וכתבי הכמויות.</w:t>
      </w:r>
    </w:p>
    <w:p w14:paraId="4597B4B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7FBDF6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הכנסת שינויים בתכניות ככל שיתחייב להתאמת התכנון למסגרת התקציבית, אשר תקבע על ידי המזמין.</w:t>
      </w:r>
    </w:p>
    <w:p w14:paraId="44B6BBA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14AB15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הכנסת שינויים בתכניות לפי דרישת המזמין.</w:t>
      </w:r>
    </w:p>
    <w:p w14:paraId="19823A1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3FC266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יג.</w:t>
      </w:r>
      <w:r w:rsidRPr="00B27B4C">
        <w:rPr>
          <w:rFonts w:ascii="Times New Roman" w:eastAsia="Times New Roman" w:hAnsi="Times New Roman" w:cs="David" w:hint="cs"/>
          <w:sz w:val="24"/>
          <w:szCs w:val="24"/>
          <w:rtl/>
          <w:lang w:eastAsia="he-IL"/>
        </w:rPr>
        <w:tab/>
        <w:t>מתן חוות דעת ויעוץ בכל הקשור בהכנת המכרזים ופרסומם.</w:t>
      </w:r>
    </w:p>
    <w:p w14:paraId="6B5A1C4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AFBA7F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השתתפות בסיורי קבלנים, הכנת תשובות לשאלות הקבלנים והגשתן למנהל.</w:t>
      </w:r>
    </w:p>
    <w:p w14:paraId="2368407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17D1D6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מתן חוות דעת בכל הקשור להצעות הקבלנים. </w:t>
      </w:r>
    </w:p>
    <w:p w14:paraId="67DE811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E0A31EE" w14:textId="77777777" w:rsid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טז.</w:t>
      </w:r>
      <w:r w:rsidRPr="00B27B4C">
        <w:rPr>
          <w:rFonts w:ascii="Times New Roman" w:eastAsia="Times New Roman" w:hAnsi="Times New Roman" w:cs="David" w:hint="cs"/>
          <w:sz w:val="24"/>
          <w:szCs w:val="24"/>
          <w:rtl/>
          <w:lang w:eastAsia="he-IL"/>
        </w:rPr>
        <w:tab/>
        <w:t>השלמת תכניות עבודה ופרטי בניה, רשימות ומפרטים משלימים כפי שי</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 xml:space="preserve">דרש לביצוע </w:t>
      </w:r>
      <w:r w:rsidR="00E95AE9">
        <w:rPr>
          <w:rFonts w:ascii="Times New Roman" w:eastAsia="Times New Roman" w:hAnsi="Times New Roman" w:cs="David" w:hint="cs"/>
          <w:sz w:val="24"/>
          <w:szCs w:val="24"/>
          <w:rtl/>
          <w:lang w:eastAsia="he-IL"/>
        </w:rPr>
        <w:t>הפרו</w:t>
      </w:r>
      <w:r w:rsidRPr="00B27B4C">
        <w:rPr>
          <w:rFonts w:ascii="Times New Roman" w:eastAsia="Times New Roman" w:hAnsi="Times New Roman" w:cs="David" w:hint="cs"/>
          <w:sz w:val="24"/>
          <w:szCs w:val="24"/>
          <w:rtl/>
          <w:lang w:eastAsia="he-IL"/>
        </w:rPr>
        <w:t>יקט.</w:t>
      </w:r>
    </w:p>
    <w:p w14:paraId="482A5F9C" w14:textId="77777777" w:rsidR="00F15FB2" w:rsidRDefault="00F15FB2"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CA2CFF2" w14:textId="77777777" w:rsidR="00F15FB2" w:rsidRDefault="00F15FB2"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כ.</w:t>
      </w:r>
      <w:r>
        <w:rPr>
          <w:rFonts w:ascii="Times New Roman" w:eastAsia="Times New Roman" w:hAnsi="Times New Roman" w:cs="David" w:hint="cs"/>
          <w:sz w:val="24"/>
          <w:szCs w:val="24"/>
          <w:rtl/>
          <w:lang w:eastAsia="he-IL"/>
        </w:rPr>
        <w:tab/>
        <w:t>סיוע בהכנת מודלים ו/או אמצעים שמקימים אחרים לפרויקט .</w:t>
      </w:r>
    </w:p>
    <w:p w14:paraId="2D103C73" w14:textId="77777777" w:rsidR="00F15FB2" w:rsidRDefault="00F15FB2"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EBD0D5" w14:textId="77777777" w:rsidR="00F15FB2" w:rsidRPr="00B27B4C" w:rsidRDefault="00F15FB2" w:rsidP="00F15FB2">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כא. </w:t>
      </w:r>
      <w:r>
        <w:rPr>
          <w:rFonts w:ascii="Times New Roman" w:eastAsia="Times New Roman" w:hAnsi="Times New Roman" w:cs="David" w:hint="cs"/>
          <w:sz w:val="24"/>
          <w:szCs w:val="24"/>
          <w:rtl/>
          <w:lang w:eastAsia="he-IL"/>
        </w:rPr>
        <w:tab/>
        <w:t xml:space="preserve">הכנת תכניות עבור </w:t>
      </w:r>
      <w:r>
        <w:rPr>
          <w:rFonts w:ascii="Times New Roman" w:eastAsia="Times New Roman" w:hAnsi="Times New Roman" w:cs="David"/>
          <w:sz w:val="24"/>
          <w:szCs w:val="24"/>
          <w:lang w:eastAsia="he-IL"/>
        </w:rPr>
        <w:t>Design Review</w:t>
      </w:r>
      <w:r>
        <w:rPr>
          <w:rFonts w:ascii="Times New Roman" w:eastAsia="Times New Roman" w:hAnsi="Times New Roman" w:cs="David" w:hint="cs"/>
          <w:sz w:val="24"/>
          <w:szCs w:val="24"/>
          <w:rtl/>
          <w:lang w:eastAsia="he-IL"/>
        </w:rPr>
        <w:t xml:space="preserve"> ותיקונם כנדרש לפי הנחיות המזמין.</w:t>
      </w:r>
    </w:p>
    <w:p w14:paraId="0BB7590B" w14:textId="77777777" w:rsidR="00F15FB2" w:rsidRPr="00B27B4C" w:rsidRDefault="00F15FB2" w:rsidP="00F15FB2">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3DFB06C" w14:textId="77777777" w:rsidR="00F15FB2" w:rsidRPr="00B27B4C" w:rsidRDefault="00F15FB2"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77FE64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0B1A009" w14:textId="77777777" w:rsidR="00B27B4C" w:rsidRPr="00B27B4C" w:rsidRDefault="00B27B4C" w:rsidP="003F2F8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מובהר בזאת שהמתכנן יכין, באם יידרש, מסמכים למכרזים</w:t>
      </w:r>
      <w:r w:rsidR="003F2F80">
        <w:rPr>
          <w:rFonts w:ascii="Times New Roman" w:eastAsia="Times New Roman" w:hAnsi="Times New Roman" w:cs="David"/>
          <w:sz w:val="24"/>
          <w:szCs w:val="24"/>
          <w:lang w:eastAsia="he-IL"/>
        </w:rPr>
        <w:t xml:space="preserve">- </w:t>
      </w:r>
      <w:r w:rsidR="003F2F80">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עוד לפני השלמת התכנון המפורט והמסמכים המפורטים לביצוע.</w:t>
      </w:r>
    </w:p>
    <w:p w14:paraId="4955513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691A4E13" w14:textId="77777777" w:rsidR="00B27B4C" w:rsidRPr="00B27B4C" w:rsidRDefault="00B27B4C" w:rsidP="00B37B6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2.5</w:t>
      </w:r>
      <w:r w:rsidRPr="00B27B4C">
        <w:rPr>
          <w:rFonts w:ascii="Times New Roman" w:eastAsia="Times New Roman" w:hAnsi="Times New Roman" w:cs="David" w:hint="cs"/>
          <w:sz w:val="20"/>
          <w:szCs w:val="24"/>
          <w:rtl/>
          <w:lang w:eastAsia="he-IL"/>
        </w:rPr>
        <w:tab/>
      </w:r>
      <w:r w:rsidR="00A564D0">
        <w:rPr>
          <w:rFonts w:ascii="Times New Roman" w:eastAsia="Times New Roman" w:hAnsi="Times New Roman" w:cs="David" w:hint="cs"/>
          <w:sz w:val="20"/>
          <w:szCs w:val="24"/>
          <w:rtl/>
          <w:lang w:eastAsia="he-IL"/>
        </w:rPr>
        <w:t xml:space="preserve">מבוטל  </w:t>
      </w:r>
    </w:p>
    <w:p w14:paraId="3132229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B65E61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p>
    <w:p w14:paraId="3F38645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2.6</w:t>
      </w:r>
      <w:r w:rsidRPr="00B27B4C">
        <w:rPr>
          <w:rFonts w:ascii="Times New Roman" w:eastAsia="Times New Roman" w:hAnsi="Times New Roman" w:cs="David" w:hint="cs"/>
          <w:sz w:val="20"/>
          <w:szCs w:val="24"/>
          <w:rtl/>
          <w:lang w:eastAsia="he-IL"/>
        </w:rPr>
        <w:tab/>
        <w:t>פיקוח עליון:</w:t>
      </w:r>
    </w:p>
    <w:p w14:paraId="716DED6A"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2139E1DD"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הפיקוח העליון של המתכנן על ביצוע העבודה האדריכלית יכלול:</w:t>
      </w:r>
    </w:p>
    <w:p w14:paraId="449A938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91B983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32AC13FC"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E876A77" w14:textId="77777777" w:rsidR="00B27B4C" w:rsidRPr="00B27B4C" w:rsidRDefault="00B27B4C" w:rsidP="005717B2">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r>
    </w:p>
    <w:p w14:paraId="7C0C0861"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4AA776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 הדרכה ומתן הסברים למנהל, ליועצים, לקבלנים ולמפקח, במידה ונתמנה כזה לפיקוח על העבודות, הדרכה ומתן הסברים לקבלני העבודות באתר ומחוצה לו.</w:t>
      </w:r>
    </w:p>
    <w:p w14:paraId="4AB4C373"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3BB02CC" w14:textId="77777777" w:rsidR="00B27B4C" w:rsidRPr="00B27B4C" w:rsidRDefault="00B27B4C" w:rsidP="00B27B4C">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ייעוץ והמלצה לגבי בחירה, בדיקה ואישור של חומרים וציוד.</w:t>
      </w:r>
    </w:p>
    <w:p w14:paraId="086714CB"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5956A9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דווח למנהל על הממצאים ועל התקדמות ביצוע העבודה האדריכלית לאחר כל ביקור של המתכנן באתר ו/או בבית המלאכה.</w:t>
      </w:r>
    </w:p>
    <w:p w14:paraId="002606B6"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DDC12EA"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0ECE6797"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F68BFC8"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אשרור תכניות </w:t>
      </w:r>
      <w:r w:rsidRPr="00B27B4C">
        <w:rPr>
          <w:rFonts w:ascii="Times New Roman" w:eastAsia="Times New Roman" w:hAnsi="Times New Roman" w:cs="David"/>
          <w:sz w:val="24"/>
          <w:szCs w:val="24"/>
          <w:lang w:eastAsia="he-IL"/>
        </w:rPr>
        <w:t>AS MADE</w:t>
      </w:r>
      <w:r w:rsidRPr="00B27B4C">
        <w:rPr>
          <w:rFonts w:ascii="Times New Roman" w:eastAsia="Times New Roman" w:hAnsi="Times New Roman" w:cs="David" w:hint="cs"/>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109230C7"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36602F5"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0B8C417B"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EB8C24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3103142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E284879"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לפתרונות במקרים בהם יתגלו כשלים בביצוע העבודות לעומת התכנון.</w:t>
      </w:r>
    </w:p>
    <w:p w14:paraId="4A7127E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21533AA" w14:textId="77777777" w:rsidR="00B27B4C" w:rsidRPr="00B27B4C" w:rsidRDefault="00B27B4C" w:rsidP="00B37B6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r>
    </w:p>
    <w:p w14:paraId="326C0409"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74E389B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5827E18A"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D0448D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וחתימה על כל מסמך שיידרש ע"י הרשויות מהמתכנן במהלך הביצוע, עד קבלת אישור לחיבור הפרויקט למערכות, אישור לאכלוס וקבלת תעודת גמר/רישיון עסק.</w:t>
      </w:r>
    </w:p>
    <w:p w14:paraId="786C4F67"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E2F0BB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בדיקת ביצוע עבודות הבדק לקבלה סופית של העבודות בגמר אחריות קבלני העבודות.</w:t>
      </w:r>
    </w:p>
    <w:p w14:paraId="1DE0671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4DF6C1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חשוב שטחים לפי דרישות הרשות המקומית (לצרכי חיוב בארנונה).</w:t>
      </w:r>
    </w:p>
    <w:p w14:paraId="4A438C6C"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C6ED6B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ככל הנדרש לשם אישור הרשויות להשלמת העבודות ולקבלת תעודת גמר.</w:t>
      </w:r>
    </w:p>
    <w:p w14:paraId="632EF467"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B6304C9"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למזמין במתן מענה לפניות, אשר יופנו אליו, בקשר לתכנון וביצוע העבודה האדריכלית.</w:t>
      </w:r>
    </w:p>
    <w:p w14:paraId="40BB660A"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046715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עם המזמין בהגנה בפני תביעות בקשר עם תכנון וביצוע העבודה האדריכלית,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5977CD8F"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415B998"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כל יתר הדרוש לפיקוח עליון, ולביקורת על הביצוע.</w:t>
      </w:r>
    </w:p>
    <w:p w14:paraId="307DE37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88C57F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6B17BC1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8973631"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יציקת יסודות.</w:t>
      </w:r>
    </w:p>
    <w:p w14:paraId="2C06B112"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במהלך ביצוע השלד.</w:t>
      </w:r>
    </w:p>
    <w:p w14:paraId="17C3CD05"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בניית המחיצות.</w:t>
      </w:r>
    </w:p>
    <w:p w14:paraId="4D9CE540"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חפוי קירות החוץ.</w:t>
      </w:r>
    </w:p>
    <w:p w14:paraId="17139714"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במהלך ביצוע עבודות האלומיניום.</w:t>
      </w:r>
    </w:p>
    <w:p w14:paraId="65979109"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השתתפות בבחירת חומרי הריצוף והחיפוי. </w:t>
      </w:r>
    </w:p>
    <w:p w14:paraId="02A3FE02" w14:textId="77777777" w:rsidR="00B27B4C" w:rsidRPr="00B27B4C" w:rsidRDefault="00B27B4C" w:rsidP="00B27B4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השתתפות בבחירת ספק המטבחים. </w:t>
      </w:r>
    </w:p>
    <w:p w14:paraId="6854503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דלתות כניסה ודלתות פנים.</w:t>
      </w:r>
    </w:p>
    <w:p w14:paraId="0597393D" w14:textId="77777777" w:rsidR="00B27B4C" w:rsidRPr="00B27B4C" w:rsidRDefault="00B27B4C" w:rsidP="00B27B4C">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פריטים אופייניים בדירה אופיינית.</w:t>
      </w:r>
    </w:p>
    <w:p w14:paraId="157B940F"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ביצוע עבודות</w:t>
      </w:r>
      <w:r w:rsidR="00E95AE9">
        <w:rPr>
          <w:rFonts w:ascii="Times New Roman" w:eastAsia="Times New Roman" w:hAnsi="Times New Roman" w:cs="David" w:hint="cs"/>
          <w:sz w:val="24"/>
          <w:szCs w:val="24"/>
          <w:rtl/>
          <w:lang w:eastAsia="he-IL"/>
        </w:rPr>
        <w:t xml:space="preserve"> גמר במבואת הכניסה ובמבואת הקומ</w:t>
      </w:r>
      <w:r w:rsidRPr="00B27B4C">
        <w:rPr>
          <w:rFonts w:ascii="Times New Roman" w:eastAsia="Times New Roman" w:hAnsi="Times New Roman" w:cs="David" w:hint="cs"/>
          <w:sz w:val="24"/>
          <w:szCs w:val="24"/>
          <w:rtl/>
          <w:lang w:eastAsia="he-IL"/>
        </w:rPr>
        <w:t>תיות.</w:t>
      </w:r>
    </w:p>
    <w:p w14:paraId="40EBAE15"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לפני צבע.</w:t>
      </w:r>
    </w:p>
    <w:p w14:paraId="2C824308"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C5256D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1DDAFE4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55ABBA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לאחר כל בקור של המתכנן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34DD837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108E32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ה.</w:t>
      </w:r>
      <w:r w:rsidRPr="00B27B4C">
        <w:rPr>
          <w:rFonts w:ascii="Times New Roman" w:eastAsia="Times New Roman" w:hAnsi="Times New Roman" w:cs="David" w:hint="cs"/>
          <w:sz w:val="24"/>
          <w:szCs w:val="24"/>
          <w:rtl/>
          <w:lang w:eastAsia="he-IL"/>
        </w:rPr>
        <w:tab/>
        <w:t>יעוץ למזמין בדבר תפעול ואחזקת המתקן.</w:t>
      </w:r>
    </w:p>
    <w:p w14:paraId="3CFF9CEC"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3533DB5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1721E4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3.</w:t>
      </w:r>
      <w:r w:rsidRPr="00B27B4C">
        <w:rPr>
          <w:rFonts w:ascii="Times New Roman" w:eastAsia="Times New Roman" w:hAnsi="Times New Roman" w:cs="David" w:hint="cs"/>
          <w:sz w:val="24"/>
          <w:szCs w:val="24"/>
          <w:rtl/>
          <w:lang w:eastAsia="he-IL"/>
        </w:rPr>
        <w:tab/>
        <w:t>המתכנן מתחייב להעלות לאתר ניהול הקבצים את כל הקבצים ולשמור על קבצים וסט תכניות עד לאחר סיום הביצוע בשטח של העבודות נשוא התכנון, כך שניתן יהיה לבצע מהם העתקות, צילומים וכו' וכן כך שניתן יהיה לבצע בהם תיקונים ושינויים.</w:t>
      </w:r>
    </w:p>
    <w:p w14:paraId="3201425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55A0F2A" w14:textId="77777777" w:rsidR="00EC69C3" w:rsidRPr="007124BC" w:rsidRDefault="00B27B4C" w:rsidP="007124BC">
      <w:pPr>
        <w:pStyle w:val="ListParagraph"/>
        <w:widowControl w:val="0"/>
        <w:numPr>
          <w:ilvl w:val="0"/>
          <w:numId w:val="26"/>
        </w:numPr>
        <w:spacing w:before="0" w:beforeAutospacing="0" w:after="0" w:afterAutospacing="0" w:line="240" w:lineRule="auto"/>
        <w:rPr>
          <w:rFonts w:cs="David"/>
          <w:sz w:val="24"/>
          <w:szCs w:val="24"/>
          <w:rtl/>
        </w:rPr>
      </w:pPr>
      <w:r w:rsidRPr="007124BC">
        <w:rPr>
          <w:rFonts w:ascii="Times New Roman" w:eastAsia="Times New Roman" w:hAnsi="Times New Roman" w:cs="David" w:hint="eastAsia"/>
          <w:sz w:val="24"/>
          <w:szCs w:val="24"/>
          <w:rtl/>
          <w:lang w:eastAsia="he-IL"/>
        </w:rPr>
        <w:t>נציג</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המזמין</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רשאי</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להזמין</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מהמתכנן</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את</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כל</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שלבי</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התכנון</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המפורטים</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בנספח</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זה</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ו</w:t>
      </w:r>
      <w:r w:rsidRPr="007124BC">
        <w:rPr>
          <w:rFonts w:ascii="Times New Roman" w:eastAsia="Times New Roman" w:hAnsi="Times New Roman" w:cs="David"/>
          <w:sz w:val="24"/>
          <w:szCs w:val="24"/>
          <w:rtl/>
          <w:lang w:eastAsia="he-IL"/>
        </w:rPr>
        <w:t>/</w:t>
      </w:r>
      <w:r w:rsidRPr="007124BC">
        <w:rPr>
          <w:rFonts w:ascii="Times New Roman" w:eastAsia="Times New Roman" w:hAnsi="Times New Roman" w:cs="David" w:hint="eastAsia"/>
          <w:sz w:val="24"/>
          <w:szCs w:val="24"/>
          <w:rtl/>
          <w:lang w:eastAsia="he-IL"/>
        </w:rPr>
        <w:t>או</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חלק</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מהם</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ו</w:t>
      </w:r>
      <w:r w:rsidRPr="007124BC">
        <w:rPr>
          <w:rFonts w:ascii="Times New Roman" w:eastAsia="Times New Roman" w:hAnsi="Times New Roman" w:cs="David"/>
          <w:sz w:val="24"/>
          <w:szCs w:val="24"/>
          <w:rtl/>
          <w:lang w:eastAsia="he-IL"/>
        </w:rPr>
        <w:t>/</w:t>
      </w:r>
      <w:r w:rsidRPr="007124BC">
        <w:rPr>
          <w:rFonts w:ascii="Times New Roman" w:eastAsia="Times New Roman" w:hAnsi="Times New Roman" w:cs="David" w:hint="eastAsia"/>
          <w:sz w:val="24"/>
          <w:szCs w:val="24"/>
          <w:rtl/>
          <w:lang w:eastAsia="he-IL"/>
        </w:rPr>
        <w:t>או</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שירותים</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נוספים</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מעבר</w:t>
      </w:r>
      <w:r w:rsidRPr="007124BC">
        <w:rPr>
          <w:rFonts w:ascii="Times New Roman" w:eastAsia="Times New Roman" w:hAnsi="Times New Roman" w:cs="David"/>
          <w:sz w:val="24"/>
          <w:szCs w:val="24"/>
          <w:rtl/>
          <w:lang w:eastAsia="he-IL"/>
        </w:rPr>
        <w:t xml:space="preserve"> </w:t>
      </w:r>
      <w:r w:rsidRPr="007124BC">
        <w:rPr>
          <w:rFonts w:ascii="Times New Roman" w:eastAsia="Times New Roman" w:hAnsi="Times New Roman" w:cs="David" w:hint="eastAsia"/>
          <w:sz w:val="24"/>
          <w:szCs w:val="24"/>
          <w:rtl/>
          <w:lang w:eastAsia="he-IL"/>
        </w:rPr>
        <w:t>להם</w:t>
      </w:r>
      <w:r w:rsidRPr="007124BC">
        <w:rPr>
          <w:rFonts w:ascii="Times New Roman" w:eastAsia="Times New Roman" w:hAnsi="Times New Roman" w:cs="David"/>
          <w:sz w:val="24"/>
          <w:szCs w:val="24"/>
          <w:rtl/>
          <w:lang w:eastAsia="he-IL"/>
        </w:rPr>
        <w:t>.</w:t>
      </w:r>
      <w:r w:rsidR="00EC69C3" w:rsidRPr="007124BC">
        <w:rPr>
          <w:rFonts w:ascii="Times New Roman" w:eastAsia="Times New Roman" w:hAnsi="Times New Roman" w:cs="David"/>
          <w:sz w:val="24"/>
          <w:szCs w:val="24"/>
          <w:rtl/>
          <w:lang w:eastAsia="he-IL"/>
        </w:rPr>
        <w:t xml:space="preserve"> </w:t>
      </w:r>
      <w:r w:rsidR="00EC69C3" w:rsidRPr="007124BC">
        <w:rPr>
          <w:rFonts w:cs="David" w:hint="eastAsia"/>
          <w:sz w:val="24"/>
          <w:szCs w:val="24"/>
          <w:rtl/>
        </w:rPr>
        <w:t>השלמת</w:t>
      </w:r>
      <w:r w:rsidR="00EC69C3" w:rsidRPr="007124BC">
        <w:rPr>
          <w:rFonts w:cs="David"/>
          <w:sz w:val="24"/>
          <w:szCs w:val="24"/>
          <w:rtl/>
        </w:rPr>
        <w:t xml:space="preserve"> </w:t>
      </w:r>
      <w:r w:rsidR="00EC69C3" w:rsidRPr="007124BC">
        <w:rPr>
          <w:rFonts w:cs="David" w:hint="eastAsia"/>
          <w:sz w:val="24"/>
          <w:szCs w:val="24"/>
          <w:rtl/>
        </w:rPr>
        <w:t>תכניות</w:t>
      </w:r>
      <w:r w:rsidR="00EC69C3" w:rsidRPr="007124BC">
        <w:rPr>
          <w:rFonts w:cs="David"/>
          <w:sz w:val="24"/>
          <w:szCs w:val="24"/>
          <w:rtl/>
        </w:rPr>
        <w:t xml:space="preserve"> </w:t>
      </w:r>
      <w:r w:rsidR="00EC69C3" w:rsidRPr="007124BC">
        <w:rPr>
          <w:rFonts w:cs="David" w:hint="eastAsia"/>
          <w:sz w:val="24"/>
          <w:szCs w:val="24"/>
          <w:rtl/>
        </w:rPr>
        <w:t>ופרטים</w:t>
      </w:r>
      <w:r w:rsidR="00EC69C3" w:rsidRPr="007124BC">
        <w:rPr>
          <w:rFonts w:cs="David"/>
          <w:sz w:val="24"/>
          <w:szCs w:val="24"/>
          <w:rtl/>
        </w:rPr>
        <w:t xml:space="preserve"> </w:t>
      </w:r>
      <w:r w:rsidR="00EC69C3" w:rsidRPr="007124BC">
        <w:rPr>
          <w:rFonts w:cs="David" w:hint="eastAsia"/>
          <w:sz w:val="24"/>
          <w:szCs w:val="24"/>
          <w:rtl/>
        </w:rPr>
        <w:t>ורישום</w:t>
      </w:r>
      <w:r w:rsidR="00EC69C3" w:rsidRPr="007124BC">
        <w:rPr>
          <w:rFonts w:cs="David"/>
          <w:sz w:val="24"/>
          <w:szCs w:val="24"/>
          <w:rtl/>
        </w:rPr>
        <w:t xml:space="preserve"> </w:t>
      </w:r>
      <w:r w:rsidR="00EC69C3" w:rsidRPr="007124BC">
        <w:rPr>
          <w:rFonts w:cs="David" w:hint="eastAsia"/>
          <w:sz w:val="24"/>
          <w:szCs w:val="24"/>
          <w:rtl/>
        </w:rPr>
        <w:t>דו</w:t>
      </w:r>
      <w:r w:rsidR="00EC69C3" w:rsidRPr="007124BC">
        <w:rPr>
          <w:rFonts w:cs="David"/>
          <w:sz w:val="24"/>
          <w:szCs w:val="24"/>
          <w:rtl/>
        </w:rPr>
        <w:t>"</w:t>
      </w:r>
      <w:r w:rsidR="00EC69C3" w:rsidRPr="007124BC">
        <w:rPr>
          <w:rFonts w:cs="David" w:hint="eastAsia"/>
          <w:sz w:val="24"/>
          <w:szCs w:val="24"/>
          <w:rtl/>
        </w:rPr>
        <w:t>חות</w:t>
      </w:r>
      <w:r w:rsidR="00EC69C3" w:rsidRPr="007124BC">
        <w:rPr>
          <w:rFonts w:cs="David"/>
          <w:sz w:val="24"/>
          <w:szCs w:val="24"/>
          <w:rtl/>
        </w:rPr>
        <w:t xml:space="preserve"> </w:t>
      </w:r>
      <w:r w:rsidR="00EC69C3" w:rsidRPr="007124BC">
        <w:rPr>
          <w:rFonts w:cs="David" w:hint="eastAsia"/>
          <w:sz w:val="24"/>
          <w:szCs w:val="24"/>
          <w:rtl/>
        </w:rPr>
        <w:t>במהלך</w:t>
      </w:r>
      <w:r w:rsidR="00EC69C3" w:rsidRPr="007124BC">
        <w:rPr>
          <w:rFonts w:cs="David"/>
          <w:sz w:val="24"/>
          <w:szCs w:val="24"/>
          <w:rtl/>
        </w:rPr>
        <w:t xml:space="preserve"> </w:t>
      </w:r>
      <w:r w:rsidR="00EC69C3" w:rsidRPr="007124BC">
        <w:rPr>
          <w:rFonts w:cs="David" w:hint="eastAsia"/>
          <w:sz w:val="24"/>
          <w:szCs w:val="24"/>
          <w:rtl/>
        </w:rPr>
        <w:t>הביצוע</w:t>
      </w:r>
      <w:r w:rsidR="00EC69C3" w:rsidRPr="007124BC">
        <w:rPr>
          <w:rFonts w:cs="David"/>
          <w:sz w:val="24"/>
          <w:szCs w:val="24"/>
          <w:rtl/>
        </w:rPr>
        <w:t xml:space="preserve"> </w:t>
      </w:r>
      <w:r w:rsidR="00EC69C3" w:rsidRPr="007124BC">
        <w:rPr>
          <w:rFonts w:cs="David" w:hint="eastAsia"/>
          <w:sz w:val="24"/>
          <w:szCs w:val="24"/>
          <w:rtl/>
        </w:rPr>
        <w:t>ככל</w:t>
      </w:r>
      <w:r w:rsidR="00EC69C3" w:rsidRPr="007124BC">
        <w:rPr>
          <w:rFonts w:cs="David"/>
          <w:sz w:val="24"/>
          <w:szCs w:val="24"/>
          <w:rtl/>
        </w:rPr>
        <w:t xml:space="preserve"> </w:t>
      </w:r>
      <w:r w:rsidR="00EC69C3" w:rsidRPr="007124BC">
        <w:rPr>
          <w:rFonts w:cs="David" w:hint="eastAsia"/>
          <w:sz w:val="24"/>
          <w:szCs w:val="24"/>
          <w:rtl/>
        </w:rPr>
        <w:t>שיידרש</w:t>
      </w:r>
      <w:r w:rsidR="00EC69C3" w:rsidRPr="007124BC">
        <w:rPr>
          <w:rFonts w:cs="David"/>
          <w:sz w:val="24"/>
          <w:szCs w:val="24"/>
          <w:rtl/>
        </w:rPr>
        <w:t xml:space="preserve"> </w:t>
      </w:r>
      <w:r w:rsidR="00EC69C3" w:rsidRPr="007124BC">
        <w:rPr>
          <w:rFonts w:cs="David" w:hint="eastAsia"/>
          <w:sz w:val="24"/>
          <w:szCs w:val="24"/>
          <w:rtl/>
        </w:rPr>
        <w:t>על</w:t>
      </w:r>
      <w:r w:rsidR="00EC69C3" w:rsidRPr="007124BC">
        <w:rPr>
          <w:rFonts w:cs="David"/>
          <w:sz w:val="24"/>
          <w:szCs w:val="24"/>
          <w:rtl/>
        </w:rPr>
        <w:t xml:space="preserve"> </w:t>
      </w:r>
      <w:r w:rsidR="00EC69C3" w:rsidRPr="007124BC">
        <w:rPr>
          <w:rFonts w:cs="David" w:hint="eastAsia"/>
          <w:sz w:val="24"/>
          <w:szCs w:val="24"/>
          <w:rtl/>
        </w:rPr>
        <w:t>ידי</w:t>
      </w:r>
      <w:r w:rsidR="00EC69C3" w:rsidRPr="007124BC">
        <w:rPr>
          <w:rFonts w:cs="David"/>
          <w:sz w:val="24"/>
          <w:szCs w:val="24"/>
          <w:rtl/>
        </w:rPr>
        <w:t xml:space="preserve"> </w:t>
      </w:r>
      <w:r w:rsidR="00EC69C3" w:rsidRPr="007124BC">
        <w:rPr>
          <w:rFonts w:cs="David" w:hint="eastAsia"/>
          <w:sz w:val="24"/>
          <w:szCs w:val="24"/>
          <w:rtl/>
        </w:rPr>
        <w:t>המפקח</w:t>
      </w:r>
      <w:r w:rsidR="00EC69C3" w:rsidRPr="007124BC">
        <w:rPr>
          <w:rFonts w:cs="David"/>
          <w:sz w:val="24"/>
          <w:szCs w:val="24"/>
          <w:rtl/>
        </w:rPr>
        <w:t>.</w:t>
      </w:r>
    </w:p>
    <w:p w14:paraId="1B04B41F" w14:textId="77777777" w:rsidR="00EC69C3" w:rsidRPr="007124BC" w:rsidRDefault="00EC69C3" w:rsidP="007124BC">
      <w:pPr>
        <w:pStyle w:val="ListParagraph"/>
        <w:widowControl w:val="0"/>
        <w:spacing w:before="0" w:beforeAutospacing="0" w:after="0" w:afterAutospacing="0" w:line="240" w:lineRule="auto"/>
        <w:rPr>
          <w:rFonts w:cs="David"/>
          <w:sz w:val="24"/>
          <w:szCs w:val="24"/>
        </w:rPr>
      </w:pPr>
    </w:p>
    <w:p w14:paraId="1E7ED877" w14:textId="77777777" w:rsidR="00EC69C3" w:rsidRPr="00EC69C3" w:rsidRDefault="00EC69C3" w:rsidP="007124BC">
      <w:pPr>
        <w:spacing w:before="0" w:beforeAutospacing="0" w:after="0" w:afterAutospacing="0" w:line="251" w:lineRule="auto"/>
        <w:ind w:left="1440" w:right="123"/>
        <w:rPr>
          <w:rFonts w:cs="David"/>
          <w:sz w:val="24"/>
          <w:szCs w:val="24"/>
        </w:rPr>
      </w:pPr>
      <w:r>
        <w:rPr>
          <w:rFonts w:cs="David" w:hint="cs"/>
          <w:sz w:val="24"/>
          <w:szCs w:val="24"/>
          <w:rtl/>
        </w:rPr>
        <w:t xml:space="preserve">4.1 </w:t>
      </w:r>
      <w:r w:rsidRPr="00EC69C3">
        <w:rPr>
          <w:rFonts w:cs="David"/>
          <w:sz w:val="24"/>
          <w:szCs w:val="24"/>
          <w:rtl/>
        </w:rPr>
        <w:t xml:space="preserve">הכנת תכניות שינויים כפי שיידרשו על ידי המזמין ו/או לרבות </w:t>
      </w:r>
      <w:r>
        <w:rPr>
          <w:rFonts w:cs="David" w:hint="cs"/>
          <w:sz w:val="24"/>
          <w:szCs w:val="24"/>
          <w:rtl/>
        </w:rPr>
        <w:t>ע</w:t>
      </w:r>
      <w:r w:rsidRPr="00EC69C3">
        <w:rPr>
          <w:rFonts w:cs="David"/>
          <w:sz w:val="24"/>
          <w:szCs w:val="24"/>
          <w:rtl/>
        </w:rPr>
        <w:t>דכון תכניות קיימות בהתאם לשינויים שידרשו במהלך ביצוע הפרויקט.</w:t>
      </w:r>
    </w:p>
    <w:p w14:paraId="0343007C" w14:textId="77777777" w:rsidR="00EC69C3" w:rsidRPr="00EC69C3" w:rsidRDefault="00EC69C3" w:rsidP="007124BC">
      <w:pPr>
        <w:spacing w:line="240" w:lineRule="auto"/>
        <w:ind w:left="720" w:right="889" w:firstLine="720"/>
        <w:jc w:val="both"/>
        <w:rPr>
          <w:rFonts w:cs="David"/>
          <w:sz w:val="24"/>
          <w:szCs w:val="24"/>
        </w:rPr>
      </w:pPr>
      <w:r>
        <w:rPr>
          <w:rFonts w:cs="David" w:hint="cs"/>
          <w:sz w:val="24"/>
          <w:szCs w:val="24"/>
          <w:rtl/>
        </w:rPr>
        <w:t>4.2 ל</w:t>
      </w:r>
      <w:r w:rsidRPr="00EC69C3">
        <w:rPr>
          <w:rFonts w:cs="David"/>
          <w:sz w:val="24"/>
          <w:szCs w:val="24"/>
          <w:rtl/>
        </w:rPr>
        <w:t xml:space="preserve">מען הסר ספק מודגש בזאת כי  האדריכל </w:t>
      </w:r>
      <w:r w:rsidR="005717B2">
        <w:rPr>
          <w:rFonts w:cs="David" w:hint="cs"/>
          <w:sz w:val="24"/>
          <w:szCs w:val="24"/>
          <w:rtl/>
        </w:rPr>
        <w:t>יעיר הערותיו ליועצים שאכן בצעו  ה</w:t>
      </w:r>
      <w:r w:rsidRPr="00EC69C3">
        <w:rPr>
          <w:rFonts w:cs="David"/>
          <w:sz w:val="24"/>
          <w:szCs w:val="24"/>
          <w:rtl/>
        </w:rPr>
        <w:t xml:space="preserve">שינויים האמורים לעיל בכל תכניות </w:t>
      </w:r>
      <w:r w:rsidR="005717B2">
        <w:rPr>
          <w:rFonts w:cs="David" w:hint="cs"/>
          <w:sz w:val="24"/>
          <w:szCs w:val="24"/>
          <w:rtl/>
        </w:rPr>
        <w:t xml:space="preserve">אשר הושפעו </w:t>
      </w:r>
      <w:r w:rsidRPr="00EC69C3">
        <w:rPr>
          <w:rFonts w:cs="David"/>
          <w:sz w:val="24"/>
          <w:szCs w:val="24"/>
          <w:rtl/>
        </w:rPr>
        <w:t xml:space="preserve"> מהשינוי שבוצע בתכניות האדריכלו</w:t>
      </w:r>
      <w:r w:rsidR="00FF3059">
        <w:rPr>
          <w:rFonts w:cs="David"/>
          <w:sz w:val="24"/>
          <w:szCs w:val="24"/>
          <w:rtl/>
        </w:rPr>
        <w:t>ת</w:t>
      </w:r>
      <w:r w:rsidR="005717B2">
        <w:rPr>
          <w:rFonts w:cs="David" w:hint="cs"/>
          <w:sz w:val="24"/>
          <w:szCs w:val="24"/>
          <w:rtl/>
        </w:rPr>
        <w:t>, זאת נוסף על אחריות מנה"פ.</w:t>
      </w:r>
      <w:r w:rsidR="00FF3059">
        <w:rPr>
          <w:rFonts w:cs="David" w:hint="cs"/>
          <w:sz w:val="24"/>
          <w:szCs w:val="24"/>
          <w:rtl/>
        </w:rPr>
        <w:t xml:space="preserve"> </w:t>
      </w:r>
    </w:p>
    <w:p w14:paraId="3C7651D0" w14:textId="77777777" w:rsidR="00EC69C3" w:rsidRPr="00EC69C3" w:rsidRDefault="00EC69C3" w:rsidP="007124BC">
      <w:pPr>
        <w:spacing w:before="0" w:beforeAutospacing="0" w:after="59" w:afterAutospacing="0" w:line="251" w:lineRule="auto"/>
        <w:ind w:left="920" w:right="123"/>
        <w:rPr>
          <w:rFonts w:cs="David"/>
          <w:sz w:val="24"/>
          <w:szCs w:val="24"/>
        </w:rPr>
      </w:pPr>
      <w:r>
        <w:rPr>
          <w:rFonts w:cs="David" w:hint="cs"/>
          <w:sz w:val="24"/>
          <w:szCs w:val="24"/>
          <w:rtl/>
        </w:rPr>
        <w:t xml:space="preserve">4.3 </w:t>
      </w:r>
      <w:r w:rsidRPr="00EC69C3">
        <w:rPr>
          <w:rFonts w:cs="David"/>
          <w:sz w:val="24"/>
          <w:szCs w:val="24"/>
          <w:rtl/>
        </w:rPr>
        <w:t>הכנת דו"ח מסכם בנוגע לקבלת הפרויקט, ככל שיידרש עד למועד הקבלה הסופית , ואישור הקבלה הסופית של הפרו</w:t>
      </w:r>
      <w:r w:rsidRPr="00EC69C3">
        <w:rPr>
          <w:rFonts w:cs="David" w:hint="cs"/>
          <w:sz w:val="24"/>
          <w:szCs w:val="24"/>
          <w:rtl/>
        </w:rPr>
        <w:t>י</w:t>
      </w:r>
      <w:r w:rsidRPr="00EC69C3">
        <w:rPr>
          <w:rFonts w:cs="David"/>
          <w:sz w:val="24"/>
          <w:szCs w:val="24"/>
          <w:rtl/>
        </w:rPr>
        <w:t>קט.</w:t>
      </w:r>
    </w:p>
    <w:p w14:paraId="222D7E52" w14:textId="77777777" w:rsidR="00EC69C3" w:rsidRPr="00EC69C3" w:rsidRDefault="00EC69C3" w:rsidP="007124BC">
      <w:pPr>
        <w:spacing w:before="0" w:beforeAutospacing="0" w:after="94" w:afterAutospacing="0" w:line="251" w:lineRule="auto"/>
        <w:ind w:left="920" w:right="123"/>
        <w:rPr>
          <w:rFonts w:cs="David"/>
          <w:sz w:val="24"/>
          <w:szCs w:val="24"/>
        </w:rPr>
      </w:pPr>
      <w:r>
        <w:rPr>
          <w:rFonts w:cs="David" w:hint="cs"/>
          <w:sz w:val="24"/>
          <w:szCs w:val="24"/>
          <w:rtl/>
        </w:rPr>
        <w:t xml:space="preserve">4.4 </w:t>
      </w:r>
      <w:r w:rsidRPr="00EC69C3">
        <w:rPr>
          <w:rFonts w:cs="David"/>
          <w:sz w:val="24"/>
          <w:szCs w:val="24"/>
          <w:rtl/>
        </w:rPr>
        <w:t>ייעוץ למזמין בברור תביעות וסכסוכים עם הקבלן ו/או עם המשתכן בקשר עם ביצוע הפרויקט.</w:t>
      </w:r>
    </w:p>
    <w:p w14:paraId="4653CD88" w14:textId="77777777" w:rsidR="00EC69C3" w:rsidRDefault="00EC69C3" w:rsidP="007124BC">
      <w:pPr>
        <w:spacing w:before="0" w:beforeAutospacing="0" w:after="197" w:afterAutospacing="0" w:line="259" w:lineRule="auto"/>
        <w:ind w:left="920" w:right="123"/>
        <w:rPr>
          <w:rFonts w:cs="David"/>
          <w:sz w:val="24"/>
          <w:szCs w:val="24"/>
          <w:rtl/>
        </w:rPr>
      </w:pPr>
      <w:r>
        <w:rPr>
          <w:rFonts w:cs="David" w:hint="cs"/>
          <w:sz w:val="24"/>
          <w:szCs w:val="24"/>
          <w:rtl/>
        </w:rPr>
        <w:t>4.5</w:t>
      </w:r>
      <w:r w:rsidRPr="00EC69C3">
        <w:rPr>
          <w:rFonts w:cs="David"/>
          <w:sz w:val="24"/>
          <w:szCs w:val="24"/>
          <w:rtl/>
        </w:rPr>
        <w:t>סיוע ככל הנדרש לשם קבלת תעודת גמר או ו/גם אישור הפרויקט על ידי הרשויות המוסמכות.</w:t>
      </w:r>
    </w:p>
    <w:p w14:paraId="1800A7A9" w14:textId="77777777" w:rsidR="00EC69C3" w:rsidRPr="00EC69C3" w:rsidRDefault="00EC69C3" w:rsidP="007124BC">
      <w:pPr>
        <w:spacing w:before="0" w:beforeAutospacing="0" w:after="197" w:afterAutospacing="0" w:line="259" w:lineRule="auto"/>
        <w:ind w:left="920" w:right="123"/>
        <w:rPr>
          <w:rFonts w:cs="David"/>
          <w:sz w:val="24"/>
          <w:szCs w:val="24"/>
        </w:rPr>
      </w:pPr>
    </w:p>
    <w:p w14:paraId="6C2CBC48" w14:textId="77777777" w:rsidR="00EC69C3" w:rsidRPr="00EC69C3" w:rsidRDefault="00EC69C3" w:rsidP="007124BC">
      <w:pPr>
        <w:spacing w:before="0" w:beforeAutospacing="0" w:after="152" w:afterAutospacing="0" w:line="259" w:lineRule="auto"/>
        <w:ind w:left="144"/>
        <w:rPr>
          <w:rFonts w:cs="David"/>
          <w:sz w:val="24"/>
          <w:szCs w:val="24"/>
        </w:rPr>
      </w:pPr>
      <w:r w:rsidRPr="00EC69C3">
        <w:rPr>
          <w:rFonts w:ascii="Times New Roman" w:eastAsia="Times New Roman" w:hAnsi="Times New Roman" w:cs="David"/>
          <w:sz w:val="24"/>
          <w:szCs w:val="24"/>
          <w:rtl/>
          <w:lang w:eastAsia="he-IL"/>
        </w:rPr>
        <w:t xml:space="preserve">5. </w:t>
      </w:r>
      <w:r w:rsidRPr="007124BC">
        <w:rPr>
          <w:rFonts w:ascii="David" w:eastAsia="David" w:hAnsi="David" w:cs="David"/>
          <w:sz w:val="24"/>
          <w:szCs w:val="24"/>
          <w:rtl/>
        </w:rPr>
        <w:t>הכנת בקשות והוצאת היתר עבור שילוט בפרויקט:</w:t>
      </w:r>
    </w:p>
    <w:p w14:paraId="0B4017B6" w14:textId="77777777" w:rsidR="00EC69C3" w:rsidRPr="00EC69C3" w:rsidRDefault="00EC69C3" w:rsidP="007124BC">
      <w:pPr>
        <w:numPr>
          <w:ilvl w:val="1"/>
          <w:numId w:val="29"/>
        </w:numPr>
        <w:spacing w:before="0" w:beforeAutospacing="0" w:after="85" w:afterAutospacing="0" w:line="259" w:lineRule="auto"/>
        <w:ind w:right="123" w:hanging="557"/>
        <w:rPr>
          <w:rFonts w:cs="David"/>
          <w:sz w:val="24"/>
          <w:szCs w:val="24"/>
        </w:rPr>
      </w:pPr>
      <w:r w:rsidRPr="00EC69C3">
        <w:rPr>
          <w:rFonts w:cs="David"/>
          <w:sz w:val="24"/>
          <w:szCs w:val="24"/>
          <w:rtl/>
        </w:rPr>
        <w:t>אישור מיקום השלט עם מנהל הפרויקט ונציג מנהל השיווק.</w:t>
      </w:r>
    </w:p>
    <w:p w14:paraId="34DA56D7" w14:textId="77777777" w:rsidR="00EC69C3" w:rsidRPr="00EC69C3" w:rsidRDefault="00EC69C3" w:rsidP="007124BC">
      <w:pPr>
        <w:numPr>
          <w:ilvl w:val="1"/>
          <w:numId w:val="29"/>
        </w:numPr>
        <w:spacing w:before="0" w:beforeAutospacing="0" w:after="59" w:afterAutospacing="0" w:line="251" w:lineRule="auto"/>
        <w:ind w:right="123" w:hanging="557"/>
        <w:rPr>
          <w:rFonts w:cs="David"/>
          <w:sz w:val="24"/>
          <w:szCs w:val="24"/>
        </w:rPr>
      </w:pPr>
      <w:r w:rsidRPr="00EC69C3">
        <w:rPr>
          <w:rFonts w:cs="David"/>
          <w:sz w:val="24"/>
          <w:szCs w:val="24"/>
          <w:rtl/>
        </w:rPr>
        <w:t>הכנה וטיפול בקבלת ההיתר בועדה המקומית ו/או בוועדת רישוי שלטים ו/או הוועדה המחוזית ,הכל לפי העניין.</w:t>
      </w:r>
    </w:p>
    <w:p w14:paraId="37425903" w14:textId="77777777" w:rsidR="00EC69C3" w:rsidRPr="00EC69C3" w:rsidRDefault="00EC69C3" w:rsidP="007124BC">
      <w:pPr>
        <w:numPr>
          <w:ilvl w:val="1"/>
          <w:numId w:val="29"/>
        </w:numPr>
        <w:spacing w:before="0" w:beforeAutospacing="0" w:after="85" w:afterAutospacing="0" w:line="259" w:lineRule="auto"/>
        <w:ind w:right="123" w:hanging="557"/>
        <w:rPr>
          <w:rFonts w:cs="David"/>
          <w:sz w:val="24"/>
          <w:szCs w:val="24"/>
        </w:rPr>
      </w:pPr>
      <w:r w:rsidRPr="00EC69C3">
        <w:rPr>
          <w:rFonts w:cs="David"/>
          <w:sz w:val="24"/>
          <w:szCs w:val="24"/>
          <w:rtl/>
        </w:rPr>
        <w:t>תיאום עם יצרן השלטים לקבלת תכניות עיצוב ופירוט וטכני לשלט והכנת שירטוטים כנדרש.</w:t>
      </w:r>
    </w:p>
    <w:p w14:paraId="075D98F1" w14:textId="77777777" w:rsidR="00EC69C3" w:rsidRPr="00EC69C3" w:rsidRDefault="00EC69C3" w:rsidP="007124BC">
      <w:pPr>
        <w:numPr>
          <w:ilvl w:val="1"/>
          <w:numId w:val="29"/>
        </w:numPr>
        <w:spacing w:before="0" w:beforeAutospacing="0" w:after="85" w:afterAutospacing="0" w:line="259" w:lineRule="auto"/>
        <w:ind w:right="123" w:hanging="557"/>
        <w:rPr>
          <w:rFonts w:cs="David"/>
          <w:sz w:val="24"/>
          <w:szCs w:val="24"/>
        </w:rPr>
      </w:pPr>
      <w:r w:rsidRPr="00EC69C3">
        <w:rPr>
          <w:rFonts w:cs="David"/>
          <w:sz w:val="24"/>
          <w:szCs w:val="24"/>
          <w:rtl/>
        </w:rPr>
        <w:t>קבלת קבצים מהמהנדס האחראי והטמעתם בבקשה להיתר.</w:t>
      </w:r>
    </w:p>
    <w:p w14:paraId="2CC108A7" w14:textId="77777777" w:rsidR="00EC69C3" w:rsidRPr="00EC69C3" w:rsidRDefault="00EC69C3" w:rsidP="007124BC">
      <w:pPr>
        <w:numPr>
          <w:ilvl w:val="1"/>
          <w:numId w:val="29"/>
        </w:numPr>
        <w:spacing w:before="0" w:beforeAutospacing="0" w:after="85" w:afterAutospacing="0" w:line="259" w:lineRule="auto"/>
        <w:ind w:right="123" w:hanging="557"/>
        <w:rPr>
          <w:rFonts w:cs="David"/>
          <w:sz w:val="24"/>
          <w:szCs w:val="24"/>
        </w:rPr>
      </w:pPr>
      <w:r w:rsidRPr="00EC69C3">
        <w:rPr>
          <w:rFonts w:cs="David"/>
          <w:sz w:val="24"/>
          <w:szCs w:val="24"/>
          <w:rtl/>
        </w:rPr>
        <w:t>פיקוח עליון.</w:t>
      </w:r>
    </w:p>
    <w:p w14:paraId="0475C3DE" w14:textId="77777777" w:rsidR="00EC69C3" w:rsidRPr="00EC69C3" w:rsidRDefault="00EC69C3" w:rsidP="007124BC">
      <w:pPr>
        <w:numPr>
          <w:ilvl w:val="1"/>
          <w:numId w:val="29"/>
        </w:numPr>
        <w:spacing w:before="0" w:beforeAutospacing="0" w:after="85" w:afterAutospacing="0" w:line="259" w:lineRule="auto"/>
        <w:ind w:right="123" w:hanging="557"/>
        <w:rPr>
          <w:rFonts w:cs="David"/>
          <w:sz w:val="24"/>
          <w:szCs w:val="24"/>
        </w:rPr>
      </w:pPr>
      <w:r w:rsidRPr="00EC69C3">
        <w:rPr>
          <w:rFonts w:cs="David"/>
          <w:sz w:val="24"/>
          <w:szCs w:val="24"/>
          <w:rtl/>
        </w:rPr>
        <w:t>התמורה תהיה כפי שיקבע לכל פרויקט בנפרד.</w:t>
      </w:r>
    </w:p>
    <w:p w14:paraId="34E7BCEB" w14:textId="77777777" w:rsidR="00EC69C3" w:rsidRPr="00EC69C3" w:rsidRDefault="00EC69C3" w:rsidP="00EC69C3">
      <w:pPr>
        <w:spacing w:before="0" w:beforeAutospacing="0" w:after="85" w:afterAutospacing="0" w:line="259" w:lineRule="auto"/>
        <w:ind w:right="123"/>
        <w:rPr>
          <w:rFonts w:cs="David"/>
          <w:sz w:val="24"/>
          <w:szCs w:val="24"/>
          <w:rtl/>
        </w:rPr>
      </w:pPr>
    </w:p>
    <w:p w14:paraId="39474FB9" w14:textId="77777777" w:rsidR="00EC69C3" w:rsidRPr="007124BC" w:rsidRDefault="00EC69C3" w:rsidP="00B37B6C">
      <w:pPr>
        <w:spacing w:before="0" w:beforeAutospacing="0" w:after="200" w:afterAutospacing="0" w:line="360" w:lineRule="auto"/>
        <w:ind w:left="141"/>
        <w:contextualSpacing/>
        <w:jc w:val="both"/>
        <w:rPr>
          <w:rFonts w:cs="David"/>
          <w:sz w:val="24"/>
          <w:szCs w:val="24"/>
        </w:rPr>
      </w:pPr>
      <w:r w:rsidRPr="00EC69C3">
        <w:rPr>
          <w:rFonts w:cs="David" w:hint="cs"/>
          <w:sz w:val="24"/>
          <w:szCs w:val="24"/>
          <w:rtl/>
        </w:rPr>
        <w:t xml:space="preserve">6. </w:t>
      </w:r>
      <w:r w:rsidRPr="007124BC">
        <w:rPr>
          <w:rFonts w:cs="David"/>
          <w:sz w:val="24"/>
          <w:szCs w:val="24"/>
          <w:rtl/>
        </w:rPr>
        <w:t>הכנת בקשה והוצאת היתר עבור משרד</w:t>
      </w:r>
      <w:r w:rsidRPr="007124BC">
        <w:rPr>
          <w:rFonts w:cs="David" w:hint="eastAsia"/>
          <w:sz w:val="24"/>
          <w:szCs w:val="24"/>
          <w:rtl/>
        </w:rPr>
        <w:t>י</w:t>
      </w:r>
      <w:r w:rsidRPr="007124BC">
        <w:rPr>
          <w:rFonts w:cs="David"/>
          <w:sz w:val="24"/>
          <w:szCs w:val="24"/>
          <w:rtl/>
        </w:rPr>
        <w:t xml:space="preserve"> </w:t>
      </w:r>
      <w:r w:rsidRPr="007124BC">
        <w:rPr>
          <w:rFonts w:cs="David" w:hint="eastAsia"/>
          <w:sz w:val="24"/>
          <w:szCs w:val="24"/>
          <w:rtl/>
        </w:rPr>
        <w:t>ה</w:t>
      </w:r>
      <w:r w:rsidRPr="007124BC">
        <w:rPr>
          <w:rFonts w:cs="David"/>
          <w:sz w:val="24"/>
          <w:szCs w:val="24"/>
          <w:rtl/>
        </w:rPr>
        <w:t>מכירות:</w:t>
      </w:r>
    </w:p>
    <w:p w14:paraId="7FCA4990" w14:textId="77777777" w:rsidR="00EC69C3" w:rsidRPr="007124BC" w:rsidRDefault="00EC69C3" w:rsidP="007124BC">
      <w:pPr>
        <w:numPr>
          <w:ilvl w:val="1"/>
          <w:numId w:val="30"/>
        </w:numPr>
        <w:spacing w:before="0" w:beforeAutospacing="0" w:after="200" w:afterAutospacing="0" w:line="360" w:lineRule="auto"/>
        <w:ind w:hanging="551"/>
        <w:contextualSpacing/>
        <w:rPr>
          <w:rFonts w:cs="David"/>
          <w:sz w:val="24"/>
          <w:szCs w:val="24"/>
        </w:rPr>
      </w:pPr>
      <w:r w:rsidRPr="007124BC">
        <w:rPr>
          <w:rFonts w:cs="David"/>
          <w:sz w:val="24"/>
          <w:szCs w:val="24"/>
          <w:rtl/>
        </w:rPr>
        <w:t>הכנת תכניות ראשוניות להצבת משרד המכירות ואישורו מול המזמין.</w:t>
      </w:r>
    </w:p>
    <w:p w14:paraId="0E7525F5" w14:textId="77777777" w:rsidR="00EC69C3" w:rsidRPr="007124BC" w:rsidRDefault="00EC69C3" w:rsidP="007124BC">
      <w:pPr>
        <w:numPr>
          <w:ilvl w:val="1"/>
          <w:numId w:val="30"/>
        </w:numPr>
        <w:spacing w:before="0" w:beforeAutospacing="0" w:after="200" w:afterAutospacing="0" w:line="360" w:lineRule="auto"/>
        <w:ind w:hanging="551"/>
        <w:contextualSpacing/>
        <w:rPr>
          <w:rFonts w:cs="David"/>
          <w:sz w:val="24"/>
          <w:szCs w:val="24"/>
        </w:rPr>
      </w:pPr>
      <w:r w:rsidRPr="007124BC">
        <w:rPr>
          <w:rFonts w:cs="David"/>
          <w:sz w:val="24"/>
          <w:szCs w:val="24"/>
          <w:rtl/>
        </w:rPr>
        <w:t>הכנת תכניות מפורטות של משרד המכירות.</w:t>
      </w:r>
    </w:p>
    <w:p w14:paraId="3F3DD93B" w14:textId="77777777" w:rsidR="00EC69C3" w:rsidRPr="007124BC" w:rsidRDefault="00EC69C3" w:rsidP="007124BC">
      <w:pPr>
        <w:numPr>
          <w:ilvl w:val="1"/>
          <w:numId w:val="30"/>
        </w:numPr>
        <w:spacing w:before="0" w:beforeAutospacing="0" w:after="200" w:afterAutospacing="0" w:line="360" w:lineRule="auto"/>
        <w:ind w:hanging="551"/>
        <w:contextualSpacing/>
        <w:rPr>
          <w:rFonts w:cs="David"/>
          <w:sz w:val="24"/>
          <w:szCs w:val="24"/>
        </w:rPr>
      </w:pPr>
      <w:r w:rsidRPr="007124BC">
        <w:rPr>
          <w:rFonts w:cs="David"/>
          <w:sz w:val="24"/>
          <w:szCs w:val="24"/>
          <w:rtl/>
        </w:rPr>
        <w:t>הכנת בקשה להיתר עבור משרד המכירות.</w:t>
      </w:r>
    </w:p>
    <w:p w14:paraId="42C3933C" w14:textId="77777777" w:rsidR="00EC69C3" w:rsidRPr="007124BC" w:rsidRDefault="00EC69C3" w:rsidP="007124BC">
      <w:pPr>
        <w:numPr>
          <w:ilvl w:val="1"/>
          <w:numId w:val="30"/>
        </w:numPr>
        <w:spacing w:before="0" w:beforeAutospacing="0" w:after="200" w:afterAutospacing="0" w:line="360" w:lineRule="auto"/>
        <w:ind w:hanging="551"/>
        <w:contextualSpacing/>
        <w:rPr>
          <w:rFonts w:cs="David"/>
          <w:sz w:val="24"/>
          <w:szCs w:val="24"/>
        </w:rPr>
      </w:pPr>
      <w:r w:rsidRPr="007124BC">
        <w:rPr>
          <w:rFonts w:cs="David"/>
          <w:sz w:val="24"/>
          <w:szCs w:val="24"/>
          <w:rtl/>
        </w:rPr>
        <w:t>קבלת היתר בניה וכל המסמכים הנדרשים לצורך קבלת היתר למשרד מכירות.</w:t>
      </w:r>
    </w:p>
    <w:p w14:paraId="63F446BA" w14:textId="77777777" w:rsidR="00EC69C3" w:rsidRPr="00EC69C3" w:rsidRDefault="00EC69C3" w:rsidP="00EC69C3">
      <w:pPr>
        <w:spacing w:before="0" w:beforeAutospacing="0" w:after="85" w:afterAutospacing="0" w:line="259" w:lineRule="auto"/>
        <w:ind w:right="123"/>
        <w:rPr>
          <w:rFonts w:cs="David"/>
          <w:sz w:val="24"/>
          <w:szCs w:val="24"/>
        </w:rPr>
      </w:pPr>
    </w:p>
    <w:p w14:paraId="2D4A36EC" w14:textId="77777777" w:rsidR="00B27B4C" w:rsidRPr="00B27B4C" w:rsidRDefault="00EC69C3" w:rsidP="007124BC">
      <w:pPr>
        <w:widowControl w:val="0"/>
        <w:spacing w:before="0" w:beforeAutospacing="0" w:after="0" w:afterAutospacing="0" w:line="240" w:lineRule="auto"/>
        <w:ind w:hanging="720"/>
        <w:jc w:val="center"/>
        <w:rPr>
          <w:rFonts w:ascii="Times New Roman" w:eastAsia="Times New Roman" w:hAnsi="Times New Roman" w:cs="David"/>
          <w:bCs/>
          <w:sz w:val="20"/>
          <w:szCs w:val="24"/>
          <w:u w:val="single"/>
          <w:rtl/>
          <w:lang w:eastAsia="he-IL"/>
        </w:rPr>
      </w:pPr>
      <w:r w:rsidRPr="00EC69C3">
        <w:rPr>
          <w:rFonts w:ascii="Times New Roman" w:eastAsia="Times New Roman" w:hAnsi="Times New Roman" w:cs="David" w:hint="cs"/>
          <w:sz w:val="24"/>
          <w:szCs w:val="24"/>
          <w:rtl/>
          <w:lang w:eastAsia="he-IL"/>
        </w:rPr>
        <w:br w:type="page"/>
      </w:r>
      <w:r w:rsidR="00B27B4C" w:rsidRPr="00B27B4C">
        <w:rPr>
          <w:rFonts w:ascii="Times New Roman" w:eastAsia="Times New Roman" w:hAnsi="Times New Roman" w:cs="David" w:hint="cs"/>
          <w:bCs/>
          <w:sz w:val="20"/>
          <w:szCs w:val="24"/>
          <w:u w:val="single"/>
          <w:rtl/>
          <w:lang w:eastAsia="he-IL"/>
        </w:rPr>
        <w:t xml:space="preserve">נספח </w:t>
      </w:r>
      <w:r w:rsidR="00DA0366">
        <w:rPr>
          <w:rFonts w:ascii="Times New Roman" w:eastAsia="Times New Roman" w:hAnsi="Times New Roman" w:cs="David" w:hint="cs"/>
          <w:bCs/>
          <w:sz w:val="20"/>
          <w:szCs w:val="24"/>
          <w:u w:val="single"/>
          <w:rtl/>
          <w:lang w:eastAsia="he-IL"/>
        </w:rPr>
        <w:t>"</w:t>
      </w:r>
      <w:r w:rsidR="00B27B4C" w:rsidRPr="00B27B4C">
        <w:rPr>
          <w:rFonts w:ascii="Times New Roman" w:eastAsia="Times New Roman" w:hAnsi="Times New Roman" w:cs="David" w:hint="cs"/>
          <w:bCs/>
          <w:sz w:val="20"/>
          <w:szCs w:val="24"/>
          <w:u w:val="single"/>
          <w:rtl/>
          <w:lang w:eastAsia="he-IL"/>
        </w:rPr>
        <w:t>ג'</w:t>
      </w:r>
      <w:r w:rsidR="00DA0366">
        <w:rPr>
          <w:rFonts w:ascii="Times New Roman" w:eastAsia="Times New Roman" w:hAnsi="Times New Roman" w:cs="David" w:hint="cs"/>
          <w:bCs/>
          <w:sz w:val="20"/>
          <w:szCs w:val="24"/>
          <w:u w:val="single"/>
          <w:rtl/>
          <w:lang w:eastAsia="he-IL"/>
        </w:rPr>
        <w:t>'</w:t>
      </w:r>
    </w:p>
    <w:p w14:paraId="1329BE0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36CA2A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לוח זמנים ושלבי עבודה</w:t>
      </w:r>
    </w:p>
    <w:p w14:paraId="39A9E2A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567DFC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D01A6D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036A917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A5BA31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188CF59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B7415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7B53182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DD3413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6C792D0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FC2184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42B0E06" w14:textId="77777777" w:rsidR="006F07FB" w:rsidRDefault="006F07FB" w:rsidP="00B27B4C">
      <w:pPr>
        <w:widowControl w:val="0"/>
        <w:spacing w:before="0" w:beforeAutospacing="0" w:after="0" w:afterAutospacing="0" w:line="240" w:lineRule="auto"/>
        <w:jc w:val="center"/>
        <w:outlineLvl w:val="1"/>
        <w:rPr>
          <w:rFonts w:ascii="Times New Roman" w:eastAsia="Times New Roman" w:hAnsi="Times New Roman" w:cs="David"/>
          <w:bCs/>
          <w:sz w:val="20"/>
          <w:szCs w:val="24"/>
          <w:u w:val="single"/>
          <w:rtl/>
          <w:lang w:eastAsia="he-IL"/>
        </w:rPr>
      </w:pPr>
    </w:p>
    <w:p w14:paraId="12C5E41C" w14:textId="77777777" w:rsidR="006F07FB" w:rsidRPr="006F07FB" w:rsidRDefault="006F07FB" w:rsidP="006F07FB">
      <w:pPr>
        <w:rPr>
          <w:rFonts w:ascii="Times New Roman" w:eastAsia="Times New Roman" w:hAnsi="Times New Roman" w:cs="David"/>
          <w:sz w:val="20"/>
          <w:szCs w:val="24"/>
          <w:rtl/>
          <w:lang w:eastAsia="he-IL"/>
        </w:rPr>
      </w:pPr>
    </w:p>
    <w:p w14:paraId="4CCCB72D" w14:textId="77777777" w:rsidR="006F07FB" w:rsidRPr="006F07FB" w:rsidRDefault="006F07FB" w:rsidP="006F07FB">
      <w:pPr>
        <w:rPr>
          <w:rFonts w:ascii="Times New Roman" w:eastAsia="Times New Roman" w:hAnsi="Times New Roman" w:cs="David"/>
          <w:sz w:val="20"/>
          <w:szCs w:val="24"/>
          <w:rtl/>
          <w:lang w:eastAsia="he-IL"/>
        </w:rPr>
      </w:pPr>
    </w:p>
    <w:p w14:paraId="649C0B3E" w14:textId="77777777" w:rsidR="006E0095" w:rsidRDefault="006E0095">
      <w:pPr>
        <w:bidi w:val="0"/>
        <w:spacing w:before="0" w:beforeAutospacing="0" w:after="160" w:afterAutospacing="0" w:line="259" w:lineRule="auto"/>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br w:type="page"/>
      </w:r>
    </w:p>
    <w:p w14:paraId="516837D1" w14:textId="77777777" w:rsidR="00672C76" w:rsidRDefault="00106443" w:rsidP="00F3375F">
      <w:pPr>
        <w:spacing w:line="276"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hint="cs"/>
          <w:bCs/>
          <w:sz w:val="24"/>
          <w:szCs w:val="24"/>
          <w:u w:val="single"/>
          <w:rtl/>
          <w:lang w:eastAsia="he-IL"/>
        </w:rPr>
        <w:t>נספ</w:t>
      </w:r>
      <w:r w:rsidR="00B27B4C" w:rsidRPr="00B27B4C">
        <w:rPr>
          <w:rFonts w:ascii="Times New Roman" w:eastAsia="Times New Roman" w:hAnsi="Times New Roman" w:cs="David" w:hint="cs"/>
          <w:bCs/>
          <w:sz w:val="24"/>
          <w:szCs w:val="24"/>
          <w:u w:val="single"/>
          <w:rtl/>
          <w:lang w:eastAsia="he-IL"/>
        </w:rPr>
        <w:t xml:space="preserve">ח </w:t>
      </w:r>
      <w:r w:rsidR="00672C76">
        <w:rPr>
          <w:rFonts w:ascii="Times New Roman" w:eastAsia="Times New Roman" w:hAnsi="Times New Roman" w:cs="David" w:hint="cs"/>
          <w:bCs/>
          <w:sz w:val="24"/>
          <w:szCs w:val="24"/>
          <w:u w:val="single"/>
          <w:rtl/>
          <w:lang w:eastAsia="he-IL"/>
        </w:rPr>
        <w:t>"</w:t>
      </w:r>
      <w:r w:rsidR="00B27B4C" w:rsidRPr="00B27B4C">
        <w:rPr>
          <w:rFonts w:ascii="Times New Roman" w:eastAsia="Times New Roman" w:hAnsi="Times New Roman" w:cs="David" w:hint="cs"/>
          <w:bCs/>
          <w:sz w:val="24"/>
          <w:szCs w:val="24"/>
          <w:u w:val="single"/>
          <w:rtl/>
          <w:lang w:eastAsia="he-IL"/>
        </w:rPr>
        <w:t>ד'</w:t>
      </w:r>
      <w:r w:rsidR="00672C76">
        <w:rPr>
          <w:rFonts w:ascii="Times New Roman" w:eastAsia="Times New Roman" w:hAnsi="Times New Roman" w:cs="David" w:hint="cs"/>
          <w:bCs/>
          <w:sz w:val="24"/>
          <w:szCs w:val="24"/>
          <w:u w:val="single"/>
          <w:rtl/>
          <w:lang w:eastAsia="he-IL"/>
        </w:rPr>
        <w:t>'</w:t>
      </w:r>
    </w:p>
    <w:p w14:paraId="26323527" w14:textId="77777777" w:rsidR="00B27B4C" w:rsidRPr="00B27B4C"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שכר המתכנן</w:t>
      </w:r>
    </w:p>
    <w:p w14:paraId="6F2DE60B" w14:textId="77777777" w:rsidR="00B27B4C" w:rsidRPr="00B27B4C" w:rsidRDefault="00B27B4C" w:rsidP="00B27B4C">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EDF1BC5" w14:textId="77777777" w:rsidR="00B27B4C" w:rsidRPr="00B27B4C" w:rsidRDefault="00B27B4C" w:rsidP="00B37B6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תמורת ביצוע מלוא שרותי המתכנן</w:t>
      </w:r>
      <w:r w:rsidR="00816D8E">
        <w:rPr>
          <w:rFonts w:ascii="Times New Roman" w:eastAsia="Times New Roman" w:hAnsi="Times New Roman" w:cs="David" w:hint="cs"/>
          <w:sz w:val="20"/>
          <w:szCs w:val="24"/>
          <w:rtl/>
          <w:lang w:eastAsia="he-IL"/>
        </w:rPr>
        <w:t xml:space="preserve"> במגרשים </w:t>
      </w:r>
      <w:r w:rsidRPr="00B27B4C">
        <w:rPr>
          <w:rFonts w:ascii="Times New Roman" w:eastAsia="Times New Roman" w:hAnsi="Times New Roman" w:cs="David" w:hint="cs"/>
          <w:sz w:val="20"/>
          <w:szCs w:val="24"/>
          <w:rtl/>
          <w:lang w:eastAsia="he-IL"/>
        </w:rPr>
        <w:t xml:space="preserve">, כמפורט בנספח ב', ישלם המזמין למתכנן </w:t>
      </w:r>
      <w:r w:rsidR="009B66D2">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את שכר המתכנן בשעורים ובמועדים כדלקמן:</w:t>
      </w:r>
    </w:p>
    <w:p w14:paraId="6039446F" w14:textId="77777777" w:rsidR="00B27B4C" w:rsidRPr="00B27B4C" w:rsidRDefault="00B27B4C" w:rsidP="00B27B4C">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1003376F" w14:textId="77777777" w:rsidR="00B27B4C" w:rsidRPr="00B27B4C" w:rsidRDefault="00B27B4C" w:rsidP="00B37B6C">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1.1</w:t>
      </w:r>
      <w:r w:rsidRPr="00B27B4C">
        <w:rPr>
          <w:rFonts w:ascii="Times New Roman" w:eastAsia="Times New Roman" w:hAnsi="Times New Roman" w:cs="David" w:hint="cs"/>
          <w:sz w:val="20"/>
          <w:szCs w:val="24"/>
          <w:rtl/>
          <w:lang w:eastAsia="he-IL"/>
        </w:rPr>
        <w:tab/>
      </w:r>
      <w:r w:rsidR="00D07D85">
        <w:rPr>
          <w:rFonts w:ascii="Times New Roman" w:eastAsia="Times New Roman" w:hAnsi="Times New Roman" w:cs="David" w:hint="cs"/>
          <w:sz w:val="20"/>
          <w:szCs w:val="24"/>
          <w:rtl/>
          <w:lang w:eastAsia="he-IL"/>
        </w:rPr>
        <w:t xml:space="preserve">מבוטל </w:t>
      </w:r>
    </w:p>
    <w:p w14:paraId="66726062"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CE87F3F" w14:textId="77777777" w:rsidR="00B27B4C" w:rsidRDefault="00B27B4C" w:rsidP="00B37B6C">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w:t>
      </w:r>
      <w:r w:rsidRPr="00B27B4C">
        <w:rPr>
          <w:rFonts w:ascii="Times New Roman" w:eastAsia="Times New Roman" w:hAnsi="Times New Roman" w:cs="David" w:hint="cs"/>
          <w:sz w:val="20"/>
          <w:szCs w:val="24"/>
          <w:rtl/>
          <w:lang w:eastAsia="he-IL"/>
        </w:rPr>
        <w:tab/>
      </w:r>
      <w:r w:rsidR="00D07D85">
        <w:rPr>
          <w:rFonts w:ascii="Times New Roman" w:eastAsia="Times New Roman" w:hAnsi="Times New Roman" w:cs="David" w:hint="cs"/>
          <w:sz w:val="20"/>
          <w:szCs w:val="24"/>
          <w:rtl/>
          <w:lang w:eastAsia="he-IL"/>
        </w:rPr>
        <w:t xml:space="preserve">עבור </w:t>
      </w:r>
      <w:r w:rsidRPr="00B27B4C">
        <w:rPr>
          <w:rFonts w:ascii="Times New Roman" w:eastAsia="Times New Roman" w:hAnsi="Times New Roman" w:cs="David" w:hint="cs"/>
          <w:sz w:val="20"/>
          <w:szCs w:val="24"/>
          <w:rtl/>
          <w:lang w:eastAsia="he-IL"/>
        </w:rPr>
        <w:t xml:space="preserve">תכנון ופיקוח </w:t>
      </w:r>
      <w:r w:rsidR="00032533">
        <w:rPr>
          <w:rFonts w:ascii="Times New Roman" w:eastAsia="Times New Roman" w:hAnsi="Times New Roman" w:cs="David" w:hint="cs"/>
          <w:sz w:val="20"/>
          <w:szCs w:val="24"/>
          <w:rtl/>
          <w:lang w:eastAsia="he-IL"/>
        </w:rPr>
        <w:t>ל</w:t>
      </w:r>
      <w:r w:rsidRPr="00B27B4C">
        <w:rPr>
          <w:rFonts w:ascii="Times New Roman" w:eastAsia="Times New Roman" w:hAnsi="Times New Roman" w:cs="David" w:hint="cs"/>
          <w:sz w:val="20"/>
          <w:szCs w:val="24"/>
          <w:rtl/>
          <w:lang w:eastAsia="he-IL"/>
        </w:rPr>
        <w:t xml:space="preserve">בנייני </w:t>
      </w:r>
      <w:r w:rsidR="00E33D5A">
        <w:rPr>
          <w:rFonts w:ascii="Times New Roman" w:eastAsia="Times New Roman" w:hAnsi="Times New Roman" w:cs="David" w:hint="cs"/>
          <w:sz w:val="20"/>
          <w:szCs w:val="24"/>
          <w:rtl/>
          <w:lang w:eastAsia="he-IL"/>
        </w:rPr>
        <w:t>מ</w:t>
      </w:r>
      <w:r w:rsidRPr="00B27B4C">
        <w:rPr>
          <w:rFonts w:ascii="Times New Roman" w:eastAsia="Times New Roman" w:hAnsi="Times New Roman" w:cs="David" w:hint="cs"/>
          <w:sz w:val="20"/>
          <w:szCs w:val="24"/>
          <w:rtl/>
          <w:lang w:eastAsia="he-IL"/>
        </w:rPr>
        <w:t xml:space="preserve">גורים </w:t>
      </w:r>
      <w:r w:rsidR="00D07D85">
        <w:rPr>
          <w:rFonts w:ascii="Times New Roman" w:eastAsia="Times New Roman" w:hAnsi="Times New Roman" w:cs="David" w:hint="cs"/>
          <w:sz w:val="20"/>
          <w:szCs w:val="24"/>
          <w:rtl/>
          <w:lang w:eastAsia="he-IL"/>
        </w:rPr>
        <w:t xml:space="preserve">, </w:t>
      </w:r>
      <w:r w:rsidR="00767F9D">
        <w:rPr>
          <w:rFonts w:ascii="Times New Roman" w:eastAsia="Times New Roman" w:hAnsi="Times New Roman" w:cs="David" w:hint="cs"/>
          <w:sz w:val="20"/>
          <w:szCs w:val="24"/>
          <w:rtl/>
          <w:lang w:eastAsia="he-IL"/>
        </w:rPr>
        <w:t>תעסוקה</w:t>
      </w:r>
      <w:r w:rsidR="00E33D5A">
        <w:rPr>
          <w:rFonts w:ascii="Times New Roman" w:eastAsia="Times New Roman" w:hAnsi="Times New Roman" w:cs="David" w:hint="cs"/>
          <w:sz w:val="20"/>
          <w:szCs w:val="24"/>
          <w:rtl/>
          <w:lang w:eastAsia="he-IL"/>
        </w:rPr>
        <w:t>, מסחר</w:t>
      </w:r>
      <w:r w:rsidR="00D07D85">
        <w:rPr>
          <w:rFonts w:ascii="Times New Roman" w:eastAsia="Times New Roman" w:hAnsi="Times New Roman" w:cs="David" w:hint="cs"/>
          <w:sz w:val="20"/>
          <w:szCs w:val="24"/>
          <w:rtl/>
          <w:lang w:eastAsia="he-IL"/>
        </w:rPr>
        <w:t xml:space="preserve">, מגורים ו/או מסחר ו/או </w:t>
      </w:r>
      <w:r w:rsidR="00E33D5A">
        <w:rPr>
          <w:rFonts w:ascii="Times New Roman" w:eastAsia="Times New Roman" w:hAnsi="Times New Roman" w:cs="David" w:hint="cs"/>
          <w:sz w:val="20"/>
          <w:szCs w:val="24"/>
          <w:rtl/>
          <w:lang w:eastAsia="he-IL"/>
        </w:rPr>
        <w:t xml:space="preserve">תעסוקה </w:t>
      </w:r>
      <w:r w:rsidR="00D07D85">
        <w:rPr>
          <w:rFonts w:ascii="Times New Roman" w:eastAsia="Times New Roman" w:hAnsi="Times New Roman" w:cs="David" w:hint="cs"/>
          <w:sz w:val="20"/>
          <w:szCs w:val="24"/>
          <w:rtl/>
          <w:lang w:eastAsia="he-IL"/>
        </w:rPr>
        <w:t xml:space="preserve">משולבים, </w:t>
      </w:r>
      <w:r w:rsidR="00767F9D">
        <w:rPr>
          <w:rFonts w:ascii="Times New Roman" w:eastAsia="Times New Roman" w:hAnsi="Times New Roman" w:cs="David" w:hint="cs"/>
          <w:sz w:val="20"/>
          <w:szCs w:val="24"/>
          <w:rtl/>
          <w:lang w:eastAsia="he-IL"/>
        </w:rPr>
        <w:t xml:space="preserve">הכוללים </w:t>
      </w:r>
      <w:r w:rsidR="00D07D85">
        <w:rPr>
          <w:rFonts w:ascii="Times New Roman" w:eastAsia="Times New Roman" w:hAnsi="Times New Roman" w:cs="David" w:hint="cs"/>
          <w:sz w:val="20"/>
          <w:szCs w:val="24"/>
          <w:rtl/>
          <w:lang w:eastAsia="he-IL"/>
        </w:rPr>
        <w:t xml:space="preserve">מרתפים לנ"ל </w:t>
      </w:r>
      <w:r w:rsidR="00767F9D">
        <w:rPr>
          <w:rFonts w:ascii="Times New Roman" w:eastAsia="Times New Roman" w:hAnsi="Times New Roman" w:cs="David" w:hint="cs"/>
          <w:sz w:val="20"/>
          <w:szCs w:val="24"/>
          <w:rtl/>
          <w:lang w:eastAsia="he-IL"/>
        </w:rPr>
        <w:t>ו</w:t>
      </w:r>
      <w:r w:rsidR="00D07D85">
        <w:rPr>
          <w:rFonts w:ascii="Times New Roman" w:eastAsia="Times New Roman" w:hAnsi="Times New Roman" w:cs="David" w:hint="cs"/>
          <w:sz w:val="20"/>
          <w:szCs w:val="24"/>
          <w:rtl/>
          <w:lang w:eastAsia="he-IL"/>
        </w:rPr>
        <w:t>חניונים</w:t>
      </w:r>
      <w:r w:rsidR="00767F9D">
        <w:rPr>
          <w:rFonts w:ascii="Times New Roman" w:eastAsia="Times New Roman" w:hAnsi="Times New Roman" w:cs="David" w:hint="cs"/>
          <w:sz w:val="20"/>
          <w:szCs w:val="24"/>
          <w:rtl/>
          <w:lang w:eastAsia="he-IL"/>
        </w:rPr>
        <w:t xml:space="preserve"> ( עילי ותת-קרקעי )</w:t>
      </w:r>
      <w:r w:rsidR="00D07D85">
        <w:rPr>
          <w:rFonts w:ascii="Times New Roman" w:eastAsia="Times New Roman" w:hAnsi="Times New Roman" w:cs="David" w:hint="cs"/>
          <w:sz w:val="20"/>
          <w:szCs w:val="24"/>
          <w:rtl/>
          <w:lang w:eastAsia="he-IL"/>
        </w:rPr>
        <w:t xml:space="preserve"> , </w:t>
      </w:r>
      <w:r w:rsidRPr="00B27B4C">
        <w:rPr>
          <w:rFonts w:ascii="Times New Roman" w:eastAsia="Times New Roman" w:hAnsi="Times New Roman" w:cs="David" w:hint="cs"/>
          <w:sz w:val="20"/>
          <w:szCs w:val="24"/>
          <w:rtl/>
          <w:lang w:eastAsia="he-IL"/>
        </w:rPr>
        <w:t>לרבות מבני עזר במגרשים, תחנות טרנספורמציה במגרשים פרטיים ו/או ציבוריים, מבנ</w:t>
      </w:r>
      <w:r w:rsidR="00D07D85">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 xml:space="preserve"> מכירות</w:t>
      </w:r>
      <w:r w:rsidR="00D07D85">
        <w:rPr>
          <w:rFonts w:ascii="Times New Roman" w:eastAsia="Times New Roman" w:hAnsi="Times New Roman" w:cs="David" w:hint="cs"/>
          <w:sz w:val="20"/>
          <w:szCs w:val="24"/>
          <w:rtl/>
          <w:lang w:eastAsia="he-IL"/>
        </w:rPr>
        <w:t xml:space="preserve"> וכיו"ב </w:t>
      </w:r>
      <w:r w:rsidRPr="00B27B4C">
        <w:rPr>
          <w:rFonts w:ascii="Times New Roman" w:eastAsia="Times New Roman" w:hAnsi="Times New Roman" w:cs="David" w:hint="cs"/>
          <w:sz w:val="20"/>
          <w:szCs w:val="24"/>
          <w:rtl/>
          <w:lang w:eastAsia="he-IL"/>
        </w:rPr>
        <w:t>:</w:t>
      </w:r>
    </w:p>
    <w:p w14:paraId="0E666018" w14:textId="77777777" w:rsidR="00E33D5A" w:rsidRPr="00B27B4C" w:rsidRDefault="00E33D5A" w:rsidP="006C74EA">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p>
    <w:p w14:paraId="088121C8"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5CF9BDD0" w14:textId="77777777" w:rsidR="00BE1810" w:rsidRDefault="00B27B4C" w:rsidP="00106443">
      <w:pPr>
        <w:widowControl w:val="0"/>
        <w:spacing w:before="0" w:beforeAutospacing="0" w:after="0" w:afterAutospacing="0" w:line="240" w:lineRule="auto"/>
        <w:ind w:left="360"/>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r>
      <w:r w:rsidR="00BE1810" w:rsidRPr="00BE1810">
        <w:rPr>
          <w:rFonts w:ascii="Times New Roman" w:eastAsia="Times New Roman" w:hAnsi="Times New Roman" w:cs="David" w:hint="eastAsia"/>
          <w:b/>
          <w:bCs/>
          <w:sz w:val="20"/>
          <w:szCs w:val="24"/>
          <w:u w:val="single"/>
          <w:rtl/>
          <w:lang w:eastAsia="he-IL"/>
        </w:rPr>
        <w:t>בבניינים</w:t>
      </w:r>
      <w:r w:rsidR="00BE1810" w:rsidRPr="00BE1810">
        <w:rPr>
          <w:rFonts w:ascii="Times New Roman" w:eastAsia="Times New Roman" w:hAnsi="Times New Roman" w:cs="David"/>
          <w:b/>
          <w:bCs/>
          <w:sz w:val="20"/>
          <w:szCs w:val="24"/>
          <w:u w:val="single"/>
          <w:rtl/>
          <w:lang w:eastAsia="he-IL"/>
        </w:rPr>
        <w:t xml:space="preserve"> </w:t>
      </w:r>
      <w:r w:rsidR="00BE1810" w:rsidRPr="00BE1810">
        <w:rPr>
          <w:rFonts w:ascii="Times New Roman" w:eastAsia="Times New Roman" w:hAnsi="Times New Roman" w:cs="David" w:hint="eastAsia"/>
          <w:b/>
          <w:bCs/>
          <w:sz w:val="20"/>
          <w:szCs w:val="24"/>
          <w:u w:val="single"/>
          <w:rtl/>
          <w:lang w:eastAsia="he-IL"/>
        </w:rPr>
        <w:t>המיועדים</w:t>
      </w:r>
      <w:r w:rsidR="00BE1810" w:rsidRPr="00BE1810">
        <w:rPr>
          <w:rFonts w:ascii="Times New Roman" w:eastAsia="Times New Roman" w:hAnsi="Times New Roman" w:cs="David"/>
          <w:b/>
          <w:bCs/>
          <w:sz w:val="20"/>
          <w:szCs w:val="24"/>
          <w:u w:val="single"/>
          <w:rtl/>
          <w:lang w:eastAsia="he-IL"/>
        </w:rPr>
        <w:t xml:space="preserve"> </w:t>
      </w:r>
      <w:r w:rsidR="00BE1810" w:rsidRPr="00BE1810">
        <w:rPr>
          <w:rFonts w:ascii="Times New Roman" w:eastAsia="Times New Roman" w:hAnsi="Times New Roman" w:cs="David" w:hint="eastAsia"/>
          <w:b/>
          <w:bCs/>
          <w:sz w:val="20"/>
          <w:szCs w:val="24"/>
          <w:u w:val="single"/>
          <w:rtl/>
          <w:lang w:eastAsia="he-IL"/>
        </w:rPr>
        <w:t>למגורים</w:t>
      </w:r>
      <w:r w:rsidR="00BE1810" w:rsidRPr="00BE1810">
        <w:rPr>
          <w:rFonts w:ascii="Times New Roman" w:eastAsia="Times New Roman" w:hAnsi="Times New Roman" w:cs="David"/>
          <w:b/>
          <w:bCs/>
          <w:sz w:val="20"/>
          <w:szCs w:val="24"/>
          <w:u w:val="single"/>
          <w:rtl/>
          <w:lang w:eastAsia="he-IL"/>
        </w:rPr>
        <w:t xml:space="preserve"> </w:t>
      </w:r>
      <w:r w:rsidR="00BE1810" w:rsidRPr="00BE1810">
        <w:rPr>
          <w:rFonts w:ascii="Times New Roman" w:eastAsia="Times New Roman" w:hAnsi="Times New Roman" w:cs="David" w:hint="eastAsia"/>
          <w:b/>
          <w:bCs/>
          <w:sz w:val="20"/>
          <w:szCs w:val="24"/>
          <w:u w:val="single"/>
          <w:rtl/>
          <w:lang w:eastAsia="he-IL"/>
        </w:rPr>
        <w:t>בלבד</w:t>
      </w:r>
      <w:r w:rsidR="00BE1810" w:rsidRPr="00BE1810">
        <w:rPr>
          <w:rFonts w:ascii="Times New Roman" w:eastAsia="Times New Roman" w:hAnsi="Times New Roman" w:cs="David"/>
          <w:b/>
          <w:bCs/>
          <w:sz w:val="20"/>
          <w:szCs w:val="24"/>
          <w:u w:val="single"/>
          <w:rtl/>
          <w:lang w:eastAsia="he-IL"/>
        </w:rPr>
        <w:t xml:space="preserve"> ( </w:t>
      </w:r>
      <w:r w:rsidR="00BE1810" w:rsidRPr="00BE1810">
        <w:rPr>
          <w:rFonts w:ascii="Times New Roman" w:eastAsia="Times New Roman" w:hAnsi="Times New Roman" w:cs="David" w:hint="eastAsia"/>
          <w:b/>
          <w:bCs/>
          <w:sz w:val="20"/>
          <w:szCs w:val="24"/>
          <w:u w:val="single"/>
          <w:rtl/>
          <w:lang w:eastAsia="he-IL"/>
        </w:rPr>
        <w:t>ללא</w:t>
      </w:r>
      <w:r w:rsidR="00BE1810" w:rsidRPr="00BE1810">
        <w:rPr>
          <w:rFonts w:ascii="Times New Roman" w:eastAsia="Times New Roman" w:hAnsi="Times New Roman" w:cs="David"/>
          <w:b/>
          <w:bCs/>
          <w:sz w:val="20"/>
          <w:szCs w:val="24"/>
          <w:u w:val="single"/>
          <w:rtl/>
          <w:lang w:eastAsia="he-IL"/>
        </w:rPr>
        <w:t xml:space="preserve"> </w:t>
      </w:r>
      <w:r w:rsidR="00BE1810" w:rsidRPr="00BE1810">
        <w:rPr>
          <w:rFonts w:ascii="Times New Roman" w:eastAsia="Times New Roman" w:hAnsi="Times New Roman" w:cs="David" w:hint="eastAsia"/>
          <w:b/>
          <w:bCs/>
          <w:sz w:val="20"/>
          <w:szCs w:val="24"/>
          <w:u w:val="single"/>
          <w:rtl/>
          <w:lang w:eastAsia="he-IL"/>
        </w:rPr>
        <w:t>תעסוקה</w:t>
      </w:r>
      <w:r w:rsidR="00BE1810" w:rsidRPr="00BE1810">
        <w:rPr>
          <w:rFonts w:ascii="Times New Roman" w:eastAsia="Times New Roman" w:hAnsi="Times New Roman" w:cs="David"/>
          <w:b/>
          <w:bCs/>
          <w:sz w:val="20"/>
          <w:szCs w:val="24"/>
          <w:u w:val="single"/>
          <w:rtl/>
          <w:lang w:eastAsia="he-IL"/>
        </w:rPr>
        <w:t xml:space="preserve"> /מסחר </w:t>
      </w:r>
      <w:r w:rsidR="00BE1810" w:rsidRPr="00BE1810">
        <w:rPr>
          <w:rFonts w:ascii="Times New Roman" w:eastAsia="Times New Roman" w:hAnsi="Times New Roman" w:cs="David" w:hint="eastAsia"/>
          <w:b/>
          <w:bCs/>
          <w:sz w:val="20"/>
          <w:szCs w:val="24"/>
          <w:u w:val="single"/>
          <w:rtl/>
          <w:lang w:eastAsia="he-IL"/>
        </w:rPr>
        <w:t>וכו</w:t>
      </w:r>
      <w:r w:rsidR="00BE1810" w:rsidRPr="00BE1810">
        <w:rPr>
          <w:rFonts w:ascii="Times New Roman" w:eastAsia="Times New Roman" w:hAnsi="Times New Roman" w:cs="David"/>
          <w:b/>
          <w:bCs/>
          <w:sz w:val="20"/>
          <w:szCs w:val="24"/>
          <w:u w:val="single"/>
          <w:rtl/>
          <w:lang w:eastAsia="he-IL"/>
        </w:rPr>
        <w:t>' )</w:t>
      </w:r>
    </w:p>
    <w:p w14:paraId="73F3AB54" w14:textId="77777777" w:rsidR="005F4993" w:rsidRDefault="00BE1810" w:rsidP="006C74EA">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w:t>
      </w:r>
      <w:r>
        <w:rPr>
          <w:rFonts w:ascii="Times New Roman" w:eastAsia="Times New Roman" w:hAnsi="Times New Roman" w:cs="David"/>
          <w:sz w:val="20"/>
          <w:szCs w:val="24"/>
          <w:rtl/>
          <w:lang w:eastAsia="he-IL"/>
        </w:rPr>
        <w:tab/>
      </w:r>
      <w:r w:rsidR="00B27B4C" w:rsidRPr="00B27B4C">
        <w:rPr>
          <w:rFonts w:ascii="Times New Roman" w:eastAsia="Times New Roman" w:hAnsi="Times New Roman" w:cs="David" w:hint="cs"/>
          <w:sz w:val="20"/>
          <w:szCs w:val="24"/>
          <w:rtl/>
          <w:lang w:eastAsia="he-IL"/>
        </w:rPr>
        <w:t xml:space="preserve">סכום קבוע ומוחלט של </w:t>
      </w:r>
      <w:r w:rsidR="005F4993" w:rsidRPr="00106443">
        <w:rPr>
          <w:rFonts w:ascii="Times New Roman" w:eastAsia="Times New Roman" w:hAnsi="Times New Roman" w:cs="David"/>
          <w:b/>
          <w:bCs/>
          <w:sz w:val="20"/>
          <w:szCs w:val="24"/>
          <w:rtl/>
          <w:lang w:eastAsia="he-IL"/>
        </w:rPr>
        <w:t xml:space="preserve">6,850 </w:t>
      </w:r>
      <w:r w:rsidR="00B27B4C" w:rsidRPr="00106443">
        <w:rPr>
          <w:rFonts w:ascii="Times New Roman" w:eastAsia="Times New Roman" w:hAnsi="Times New Roman" w:cs="David"/>
          <w:b/>
          <w:bCs/>
          <w:sz w:val="20"/>
          <w:szCs w:val="24"/>
          <w:rtl/>
          <w:lang w:eastAsia="he-IL"/>
        </w:rPr>
        <w:t xml:space="preserve"> ש"ח</w:t>
      </w:r>
      <w:r w:rsidR="00B27B4C" w:rsidRPr="00B27B4C">
        <w:rPr>
          <w:rFonts w:ascii="Times New Roman" w:eastAsia="Times New Roman" w:hAnsi="Times New Roman" w:cs="David" w:hint="cs"/>
          <w:sz w:val="20"/>
          <w:szCs w:val="24"/>
          <w:rtl/>
          <w:lang w:eastAsia="he-IL"/>
        </w:rPr>
        <w:t xml:space="preserve"> (במילים: </w:t>
      </w:r>
      <w:r w:rsidR="00D07D85">
        <w:rPr>
          <w:rFonts w:ascii="Times New Roman" w:eastAsia="Times New Roman" w:hAnsi="Times New Roman" w:cs="David" w:hint="cs"/>
          <w:sz w:val="20"/>
          <w:szCs w:val="24"/>
          <w:rtl/>
          <w:lang w:eastAsia="he-IL"/>
        </w:rPr>
        <w:t>ש</w:t>
      </w:r>
      <w:r w:rsidR="005F4993">
        <w:rPr>
          <w:rFonts w:ascii="Times New Roman" w:eastAsia="Times New Roman" w:hAnsi="Times New Roman" w:cs="David" w:hint="cs"/>
          <w:sz w:val="20"/>
          <w:szCs w:val="24"/>
          <w:rtl/>
          <w:lang w:eastAsia="he-IL"/>
        </w:rPr>
        <w:t xml:space="preserve">שת אלפים שמונה מאות </w:t>
      </w:r>
      <w:r>
        <w:rPr>
          <w:rFonts w:ascii="Times New Roman" w:eastAsia="Times New Roman" w:hAnsi="Times New Roman" w:cs="David" w:hint="cs"/>
          <w:sz w:val="20"/>
          <w:szCs w:val="24"/>
          <w:rtl/>
          <w:lang w:eastAsia="he-IL"/>
        </w:rPr>
        <w:t>ו</w:t>
      </w:r>
      <w:r w:rsidR="005F4993">
        <w:rPr>
          <w:rFonts w:ascii="Times New Roman" w:eastAsia="Times New Roman" w:hAnsi="Times New Roman" w:cs="David" w:hint="cs"/>
          <w:sz w:val="20"/>
          <w:szCs w:val="24"/>
          <w:rtl/>
          <w:lang w:eastAsia="he-IL"/>
        </w:rPr>
        <w:t xml:space="preserve">חמישים </w:t>
      </w:r>
      <w:r w:rsidR="00D07D85">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 ש"ח) </w:t>
      </w:r>
      <w:r w:rsidR="003F2F80">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 יחידת דיור</w:t>
      </w:r>
      <w:r>
        <w:rPr>
          <w:rFonts w:ascii="Times New Roman" w:eastAsia="Times New Roman" w:hAnsi="Times New Roman" w:cs="David" w:hint="cs"/>
          <w:sz w:val="20"/>
          <w:szCs w:val="24"/>
          <w:rtl/>
          <w:lang w:eastAsia="he-IL"/>
        </w:rPr>
        <w:t>.</w:t>
      </w:r>
    </w:p>
    <w:p w14:paraId="66009C64" w14:textId="77777777" w:rsidR="00B27B4C" w:rsidRDefault="00D07D85" w:rsidP="00106443">
      <w:pPr>
        <w:widowControl w:val="0"/>
        <w:spacing w:before="0" w:beforeAutospacing="0" w:after="0" w:afterAutospacing="0" w:line="240" w:lineRule="auto"/>
        <w:ind w:left="1223"/>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המחיר </w:t>
      </w:r>
      <w:r w:rsidR="00767F9D">
        <w:rPr>
          <w:rFonts w:ascii="Times New Roman" w:eastAsia="Times New Roman" w:hAnsi="Times New Roman" w:cs="David" w:hint="cs"/>
          <w:sz w:val="20"/>
          <w:szCs w:val="24"/>
          <w:rtl/>
          <w:lang w:eastAsia="he-IL"/>
        </w:rPr>
        <w:t xml:space="preserve">הנקוב </w:t>
      </w:r>
      <w:r>
        <w:rPr>
          <w:rFonts w:ascii="Times New Roman" w:eastAsia="Times New Roman" w:hAnsi="Times New Roman" w:cs="David" w:hint="cs"/>
          <w:sz w:val="20"/>
          <w:szCs w:val="24"/>
          <w:rtl/>
          <w:lang w:eastAsia="he-IL"/>
        </w:rPr>
        <w:t xml:space="preserve">כולל </w:t>
      </w:r>
      <w:r w:rsidR="00767F9D">
        <w:rPr>
          <w:rFonts w:ascii="Times New Roman" w:eastAsia="Times New Roman" w:hAnsi="Times New Roman" w:cs="David" w:hint="cs"/>
          <w:sz w:val="20"/>
          <w:szCs w:val="24"/>
          <w:rtl/>
          <w:lang w:eastAsia="he-IL"/>
        </w:rPr>
        <w:t xml:space="preserve">שכ"ט עבור </w:t>
      </w:r>
      <w:r>
        <w:rPr>
          <w:rFonts w:ascii="Times New Roman" w:eastAsia="Times New Roman" w:hAnsi="Times New Roman" w:cs="David" w:hint="cs"/>
          <w:sz w:val="20"/>
          <w:szCs w:val="24"/>
          <w:rtl/>
          <w:lang w:eastAsia="he-IL"/>
        </w:rPr>
        <w:t>חניונים עיליים ו/או מרתפים</w:t>
      </w:r>
      <w:r w:rsidR="00E33D5A">
        <w:rPr>
          <w:rFonts w:ascii="Times New Roman" w:eastAsia="Times New Roman" w:hAnsi="Times New Roman" w:cs="David" w:hint="cs"/>
          <w:sz w:val="20"/>
          <w:szCs w:val="24"/>
          <w:rtl/>
          <w:lang w:eastAsia="he-IL"/>
        </w:rPr>
        <w:t xml:space="preserve">, </w:t>
      </w:r>
      <w:r w:rsidR="003C6C12">
        <w:rPr>
          <w:rFonts w:ascii="Times New Roman" w:eastAsia="Times New Roman" w:hAnsi="Times New Roman" w:cs="David" w:hint="cs"/>
          <w:sz w:val="20"/>
          <w:szCs w:val="24"/>
          <w:rtl/>
          <w:lang w:eastAsia="he-IL"/>
        </w:rPr>
        <w:t xml:space="preserve"> </w:t>
      </w:r>
      <w:r w:rsidR="00BE1810">
        <w:rPr>
          <w:rFonts w:ascii="Times New Roman" w:eastAsia="Times New Roman" w:hAnsi="Times New Roman" w:cs="David" w:hint="cs"/>
          <w:sz w:val="20"/>
          <w:szCs w:val="24"/>
          <w:rtl/>
          <w:lang w:eastAsia="he-IL"/>
        </w:rPr>
        <w:t xml:space="preserve">מחסנים,  חד"ט וכל המצוי במגרש </w:t>
      </w:r>
      <w:r w:rsidR="003C6C12">
        <w:rPr>
          <w:rFonts w:ascii="Times New Roman" w:eastAsia="Times New Roman" w:hAnsi="Times New Roman" w:cs="David" w:hint="cs"/>
          <w:sz w:val="20"/>
          <w:szCs w:val="24"/>
          <w:rtl/>
          <w:lang w:eastAsia="he-IL"/>
        </w:rPr>
        <w:t>(לא תחול תוספת מחיר עבור מרתפים /חניונים)</w:t>
      </w:r>
      <w:r>
        <w:rPr>
          <w:rFonts w:ascii="Times New Roman" w:eastAsia="Times New Roman" w:hAnsi="Times New Roman" w:cs="David" w:hint="cs"/>
          <w:sz w:val="20"/>
          <w:szCs w:val="24"/>
          <w:rtl/>
          <w:lang w:eastAsia="he-IL"/>
        </w:rPr>
        <w:t>.</w:t>
      </w:r>
    </w:p>
    <w:p w14:paraId="407C914E" w14:textId="77777777" w:rsidR="00F9010A" w:rsidRPr="00B27B4C" w:rsidRDefault="00F9010A" w:rsidP="00106443">
      <w:pPr>
        <w:widowControl w:val="0"/>
        <w:spacing w:before="0" w:beforeAutospacing="0" w:after="0" w:afterAutospacing="0" w:line="240" w:lineRule="auto"/>
        <w:ind w:left="1223"/>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p>
    <w:p w14:paraId="05DF232C"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5C550D8C" w14:textId="77777777" w:rsidR="00BE1810" w:rsidRDefault="00B27B4C" w:rsidP="00106443">
      <w:pPr>
        <w:widowControl w:val="0"/>
        <w:spacing w:before="0" w:beforeAutospacing="0" w:after="0" w:afterAutospacing="0" w:line="240" w:lineRule="auto"/>
        <w:ind w:left="360"/>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1.2.2</w:t>
      </w:r>
      <w:r w:rsidRPr="00B27B4C">
        <w:rPr>
          <w:rFonts w:ascii="Times New Roman" w:eastAsia="Times New Roman" w:hAnsi="Times New Roman" w:cs="David" w:hint="cs"/>
          <w:sz w:val="20"/>
          <w:szCs w:val="24"/>
          <w:rtl/>
          <w:lang w:eastAsia="he-IL"/>
        </w:rPr>
        <w:tab/>
      </w:r>
      <w:r w:rsidR="00BE1810" w:rsidRPr="004229AD">
        <w:rPr>
          <w:rFonts w:ascii="Times New Roman" w:eastAsia="Times New Roman" w:hAnsi="Times New Roman" w:cs="David" w:hint="cs"/>
          <w:b/>
          <w:bCs/>
          <w:sz w:val="20"/>
          <w:szCs w:val="24"/>
          <w:u w:val="single"/>
          <w:rtl/>
          <w:lang w:eastAsia="he-IL"/>
        </w:rPr>
        <w:t>בבניינים המיועדים ל</w:t>
      </w:r>
      <w:r w:rsidR="00BE1810">
        <w:rPr>
          <w:rFonts w:ascii="Times New Roman" w:eastAsia="Times New Roman" w:hAnsi="Times New Roman" w:cs="David" w:hint="cs"/>
          <w:b/>
          <w:bCs/>
          <w:sz w:val="20"/>
          <w:szCs w:val="24"/>
          <w:u w:val="single"/>
          <w:rtl/>
          <w:lang w:eastAsia="he-IL"/>
        </w:rPr>
        <w:t xml:space="preserve">תעסוקה בלבד </w:t>
      </w:r>
      <w:r w:rsidR="00BE1810">
        <w:rPr>
          <w:rFonts w:ascii="Times New Roman" w:eastAsia="Times New Roman" w:hAnsi="Times New Roman" w:cs="David" w:hint="cs"/>
          <w:sz w:val="20"/>
          <w:szCs w:val="24"/>
          <w:rtl/>
          <w:lang w:eastAsia="he-IL"/>
        </w:rPr>
        <w:t xml:space="preserve"> - ללא מגורים : </w:t>
      </w:r>
      <w:r w:rsidR="00BE1810" w:rsidRPr="00B27B4C">
        <w:rPr>
          <w:rFonts w:ascii="Times New Roman" w:eastAsia="Times New Roman" w:hAnsi="Times New Roman" w:cs="David" w:hint="cs"/>
          <w:sz w:val="20"/>
          <w:szCs w:val="24"/>
          <w:rtl/>
          <w:lang w:eastAsia="he-IL"/>
        </w:rPr>
        <w:t xml:space="preserve"> </w:t>
      </w:r>
      <w:r w:rsidR="00BE1810">
        <w:rPr>
          <w:rFonts w:ascii="Times New Roman" w:eastAsia="Times New Roman" w:hAnsi="Times New Roman" w:cs="David"/>
          <w:sz w:val="20"/>
          <w:szCs w:val="24"/>
          <w:rtl/>
          <w:lang w:eastAsia="he-IL"/>
        </w:rPr>
        <w:tab/>
      </w:r>
    </w:p>
    <w:p w14:paraId="45F5A766" w14:textId="77777777" w:rsidR="00BE1810" w:rsidRDefault="00BE1810" w:rsidP="00104E1B">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Pr>
          <w:rFonts w:ascii="Times New Roman" w:eastAsia="Times New Roman" w:hAnsi="Times New Roman" w:cs="David"/>
          <w:sz w:val="20"/>
          <w:szCs w:val="24"/>
          <w:rtl/>
          <w:lang w:eastAsia="he-IL"/>
        </w:rPr>
        <w:tab/>
      </w:r>
      <w:r w:rsidRPr="00B27B4C">
        <w:rPr>
          <w:rFonts w:ascii="Times New Roman" w:eastAsia="Times New Roman" w:hAnsi="Times New Roman" w:cs="David" w:hint="cs"/>
          <w:sz w:val="20"/>
          <w:szCs w:val="24"/>
          <w:rtl/>
          <w:lang w:eastAsia="he-IL"/>
        </w:rPr>
        <w:t xml:space="preserve">סכום קבוע ומוחלט של </w:t>
      </w:r>
      <w:r>
        <w:rPr>
          <w:rFonts w:ascii="Times New Roman" w:eastAsia="Times New Roman" w:hAnsi="Times New Roman" w:cs="David" w:hint="cs"/>
          <w:b/>
          <w:bCs/>
          <w:sz w:val="20"/>
          <w:szCs w:val="24"/>
          <w:rtl/>
          <w:lang w:eastAsia="he-IL"/>
        </w:rPr>
        <w:t xml:space="preserve">95 </w:t>
      </w:r>
      <w:r w:rsidRPr="004229AD">
        <w:rPr>
          <w:rFonts w:ascii="Times New Roman" w:eastAsia="Times New Roman" w:hAnsi="Times New Roman" w:cs="David" w:hint="eastAsia"/>
          <w:b/>
          <w:bCs/>
          <w:sz w:val="20"/>
          <w:szCs w:val="24"/>
          <w:rtl/>
          <w:lang w:eastAsia="he-IL"/>
        </w:rPr>
        <w:t>₪</w:t>
      </w:r>
      <w:r w:rsidRPr="004229AD">
        <w:rPr>
          <w:rFonts w:ascii="Times New Roman" w:eastAsia="Times New Roman" w:hAnsi="Times New Roman" w:cs="David"/>
          <w:b/>
          <w:bCs/>
          <w:sz w:val="20"/>
          <w:szCs w:val="24"/>
          <w:rtl/>
          <w:lang w:eastAsia="he-IL"/>
        </w:rPr>
        <w:t xml:space="preserve"> </w:t>
      </w:r>
      <w:r w:rsidRPr="004229AD">
        <w:rPr>
          <w:rFonts w:ascii="Times New Roman" w:eastAsia="Times New Roman" w:hAnsi="Times New Roman" w:cs="David" w:hint="eastAsia"/>
          <w:b/>
          <w:bCs/>
          <w:sz w:val="20"/>
          <w:szCs w:val="24"/>
          <w:rtl/>
          <w:lang w:eastAsia="he-IL"/>
        </w:rPr>
        <w:t>למ</w:t>
      </w:r>
      <w:r w:rsidRPr="004229AD">
        <w:rPr>
          <w:rFonts w:ascii="Times New Roman" w:eastAsia="Times New Roman" w:hAnsi="Times New Roman" w:cs="David"/>
          <w:b/>
          <w:bCs/>
          <w:sz w:val="20"/>
          <w:szCs w:val="24"/>
          <w:rtl/>
          <w:lang w:eastAsia="he-IL"/>
        </w:rPr>
        <w:t>"ר</w:t>
      </w:r>
      <w:r>
        <w:rPr>
          <w:rFonts w:ascii="Times New Roman" w:eastAsia="Times New Roman" w:hAnsi="Times New Roman" w:cs="David" w:hint="cs"/>
          <w:sz w:val="20"/>
          <w:szCs w:val="24"/>
          <w:rtl/>
          <w:lang w:eastAsia="he-IL"/>
        </w:rPr>
        <w:t xml:space="preserve"> מבונה עילי  </w:t>
      </w:r>
      <w:r w:rsidRPr="00B27B4C">
        <w:rPr>
          <w:rFonts w:ascii="Times New Roman" w:eastAsia="Times New Roman" w:hAnsi="Times New Roman" w:cs="David" w:hint="cs"/>
          <w:sz w:val="20"/>
          <w:szCs w:val="24"/>
          <w:rtl/>
          <w:lang w:eastAsia="he-IL"/>
        </w:rPr>
        <w:t xml:space="preserve"> (במילים: </w:t>
      </w:r>
      <w:r>
        <w:rPr>
          <w:rFonts w:ascii="Times New Roman" w:eastAsia="Times New Roman" w:hAnsi="Times New Roman" w:cs="David" w:hint="cs"/>
          <w:sz w:val="20"/>
          <w:szCs w:val="24"/>
          <w:rtl/>
          <w:lang w:eastAsia="he-IL"/>
        </w:rPr>
        <w:t xml:space="preserve">תשעים וחמישה  ₪  </w:t>
      </w:r>
      <w:r w:rsidRPr="00B27B4C">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 </w:t>
      </w:r>
      <w:r w:rsidR="00A40D63">
        <w:rPr>
          <w:rFonts w:ascii="Times New Roman" w:eastAsia="Times New Roman" w:hAnsi="Times New Roman" w:cs="David" w:hint="cs"/>
          <w:sz w:val="20"/>
          <w:szCs w:val="24"/>
          <w:rtl/>
          <w:lang w:eastAsia="he-IL"/>
        </w:rPr>
        <w:t xml:space="preserve">ברמת מעטפת </w:t>
      </w:r>
      <w:r w:rsidRPr="00B27B4C">
        <w:rPr>
          <w:rFonts w:ascii="Times New Roman" w:eastAsia="Times New Roman" w:hAnsi="Times New Roman" w:cs="David" w:hint="cs"/>
          <w:sz w:val="20"/>
          <w:szCs w:val="24"/>
          <w:rtl/>
          <w:lang w:eastAsia="he-IL"/>
        </w:rPr>
        <w:t>לכל</w:t>
      </w:r>
      <w:r>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 xml:space="preserve">מ"ר </w:t>
      </w:r>
      <w:r>
        <w:rPr>
          <w:rFonts w:ascii="Times New Roman" w:eastAsia="Times New Roman" w:hAnsi="Times New Roman" w:cs="David" w:hint="cs"/>
          <w:sz w:val="20"/>
          <w:szCs w:val="24"/>
          <w:rtl/>
          <w:lang w:eastAsia="he-IL"/>
        </w:rPr>
        <w:t>מבנים שלא כוללים מגורים .</w:t>
      </w:r>
    </w:p>
    <w:p w14:paraId="7C23D156" w14:textId="77777777" w:rsidR="00BE1810" w:rsidRDefault="00BE1810" w:rsidP="00BE533B">
      <w:pPr>
        <w:widowControl w:val="0"/>
        <w:spacing w:before="0" w:beforeAutospacing="0" w:after="0" w:afterAutospacing="0" w:line="240" w:lineRule="auto"/>
        <w:ind w:left="1223"/>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 המחיר הנקוב כולל שכ"ט עבור חניונים עיליים ו/או מרתפים במגרש ,מחסנים , </w:t>
      </w:r>
      <w:r w:rsidR="00E33D5A">
        <w:rPr>
          <w:rFonts w:ascii="Times New Roman" w:eastAsia="Times New Roman" w:hAnsi="Times New Roman" w:cs="David" w:hint="cs"/>
          <w:sz w:val="20"/>
          <w:szCs w:val="24"/>
          <w:rtl/>
          <w:lang w:eastAsia="he-IL"/>
        </w:rPr>
        <w:t>פיתוח צמוד ,</w:t>
      </w:r>
      <w:r>
        <w:rPr>
          <w:rFonts w:ascii="Times New Roman" w:eastAsia="Times New Roman" w:hAnsi="Times New Roman" w:cs="David" w:hint="cs"/>
          <w:sz w:val="20"/>
          <w:szCs w:val="24"/>
          <w:rtl/>
          <w:lang w:eastAsia="he-IL"/>
        </w:rPr>
        <w:t xml:space="preserve"> חד"ט וכל המצוי במגרש (לא תחול תוספת מחיר עבור מרתפים /חניונים )</w:t>
      </w:r>
      <w:r w:rsidR="00BE533B">
        <w:rPr>
          <w:rFonts w:ascii="Times New Roman" w:eastAsia="Times New Roman" w:hAnsi="Times New Roman" w:cs="David" w:hint="cs"/>
          <w:sz w:val="20"/>
          <w:szCs w:val="24"/>
          <w:rtl/>
          <w:lang w:eastAsia="he-IL"/>
        </w:rPr>
        <w:t xml:space="preserve">. המחיר הנקוב מיועד לתכנון מעטפת </w:t>
      </w:r>
      <w:r>
        <w:rPr>
          <w:rFonts w:ascii="Times New Roman" w:eastAsia="Times New Roman" w:hAnsi="Times New Roman" w:cs="David" w:hint="cs"/>
          <w:sz w:val="20"/>
          <w:szCs w:val="24"/>
          <w:rtl/>
          <w:lang w:eastAsia="he-IL"/>
        </w:rPr>
        <w:t xml:space="preserve"> .</w:t>
      </w:r>
    </w:p>
    <w:p w14:paraId="0522D5EB" w14:textId="77777777" w:rsidR="00B27B4C" w:rsidRPr="00B27B4C" w:rsidRDefault="00B27B4C" w:rsidP="006C74EA">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p>
    <w:p w14:paraId="24754DA6"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3309266" w14:textId="77777777" w:rsidR="00F73029" w:rsidRDefault="00B27B4C" w:rsidP="00BE1810">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1.2.3</w:t>
      </w:r>
      <w:r w:rsidRPr="00B27B4C">
        <w:rPr>
          <w:rFonts w:ascii="Times New Roman" w:eastAsia="Times New Roman" w:hAnsi="Times New Roman" w:cs="David" w:hint="cs"/>
          <w:sz w:val="20"/>
          <w:szCs w:val="24"/>
          <w:rtl/>
          <w:lang w:eastAsia="he-IL"/>
        </w:rPr>
        <w:tab/>
      </w:r>
      <w:r w:rsidR="00F73029" w:rsidRPr="00DD53E0">
        <w:rPr>
          <w:rFonts w:ascii="Times New Roman" w:eastAsia="Times New Roman" w:hAnsi="Times New Roman" w:cs="David" w:hint="cs"/>
          <w:b/>
          <w:bCs/>
          <w:sz w:val="20"/>
          <w:szCs w:val="24"/>
          <w:u w:val="single"/>
          <w:rtl/>
          <w:lang w:eastAsia="he-IL"/>
        </w:rPr>
        <w:t xml:space="preserve">בבניינים המיועדים למסחר בלבד </w:t>
      </w:r>
      <w:r w:rsidR="00F73029" w:rsidRPr="00DD53E0">
        <w:rPr>
          <w:rFonts w:ascii="Times New Roman" w:eastAsia="Times New Roman" w:hAnsi="Times New Roman" w:cs="David"/>
          <w:b/>
          <w:bCs/>
          <w:sz w:val="20"/>
          <w:szCs w:val="24"/>
          <w:u w:val="single"/>
          <w:rtl/>
          <w:lang w:eastAsia="he-IL"/>
        </w:rPr>
        <w:t>–</w:t>
      </w:r>
      <w:r w:rsidR="00F73029" w:rsidRPr="00DD53E0">
        <w:rPr>
          <w:rFonts w:ascii="Times New Roman" w:eastAsia="Times New Roman" w:hAnsi="Times New Roman" w:cs="David" w:hint="cs"/>
          <w:b/>
          <w:bCs/>
          <w:sz w:val="20"/>
          <w:szCs w:val="24"/>
          <w:u w:val="single"/>
          <w:rtl/>
          <w:lang w:eastAsia="he-IL"/>
        </w:rPr>
        <w:t xml:space="preserve"> ללא מגורים :</w:t>
      </w:r>
    </w:p>
    <w:p w14:paraId="396D3CA1" w14:textId="77777777" w:rsidR="00BE1810" w:rsidRDefault="00F73029" w:rsidP="007124BC">
      <w:pPr>
        <w:widowControl w:val="0"/>
        <w:spacing w:before="0" w:beforeAutospacing="0" w:after="0" w:afterAutospacing="0" w:line="240" w:lineRule="auto"/>
        <w:ind w:left="798" w:firstLine="217"/>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סכום קבוע ומוחלט של </w:t>
      </w:r>
      <w:r>
        <w:rPr>
          <w:rFonts w:ascii="Times New Roman" w:eastAsia="Times New Roman" w:hAnsi="Times New Roman" w:cs="David" w:hint="cs"/>
          <w:b/>
          <w:bCs/>
          <w:sz w:val="20"/>
          <w:szCs w:val="24"/>
          <w:rtl/>
          <w:lang w:eastAsia="he-IL"/>
        </w:rPr>
        <w:t>110</w:t>
      </w:r>
      <w:r w:rsidR="00F9010A">
        <w:rPr>
          <w:rFonts w:ascii="Times New Roman" w:eastAsia="Times New Roman" w:hAnsi="Times New Roman" w:cs="David" w:hint="cs"/>
          <w:b/>
          <w:bCs/>
          <w:sz w:val="20"/>
          <w:szCs w:val="24"/>
          <w:rtl/>
          <w:lang w:eastAsia="he-IL"/>
        </w:rPr>
        <w:t xml:space="preserve"> </w:t>
      </w:r>
      <w:r w:rsidR="00700E5D" w:rsidRPr="00106443">
        <w:rPr>
          <w:rFonts w:ascii="Times New Roman" w:eastAsia="Times New Roman" w:hAnsi="Times New Roman" w:cs="David" w:hint="eastAsia"/>
          <w:b/>
          <w:bCs/>
          <w:sz w:val="20"/>
          <w:szCs w:val="24"/>
          <w:rtl/>
          <w:lang w:eastAsia="he-IL"/>
        </w:rPr>
        <w:t>₪</w:t>
      </w:r>
      <w:r w:rsidR="00700E5D" w:rsidRPr="00106443">
        <w:rPr>
          <w:rFonts w:ascii="Times New Roman" w:eastAsia="Times New Roman" w:hAnsi="Times New Roman" w:cs="David"/>
          <w:b/>
          <w:bCs/>
          <w:sz w:val="20"/>
          <w:szCs w:val="24"/>
          <w:rtl/>
          <w:lang w:eastAsia="he-IL"/>
        </w:rPr>
        <w:t xml:space="preserve"> </w:t>
      </w:r>
      <w:r w:rsidR="00700E5D" w:rsidRPr="00106443">
        <w:rPr>
          <w:rFonts w:ascii="Times New Roman" w:eastAsia="Times New Roman" w:hAnsi="Times New Roman" w:cs="David" w:hint="eastAsia"/>
          <w:b/>
          <w:bCs/>
          <w:sz w:val="20"/>
          <w:szCs w:val="24"/>
          <w:rtl/>
          <w:lang w:eastAsia="he-IL"/>
        </w:rPr>
        <w:t>למ</w:t>
      </w:r>
      <w:r w:rsidR="00700E5D" w:rsidRPr="00106443">
        <w:rPr>
          <w:rFonts w:ascii="Times New Roman" w:eastAsia="Times New Roman" w:hAnsi="Times New Roman" w:cs="David"/>
          <w:b/>
          <w:bCs/>
          <w:sz w:val="20"/>
          <w:szCs w:val="24"/>
          <w:rtl/>
          <w:lang w:eastAsia="he-IL"/>
        </w:rPr>
        <w:t>"ר</w:t>
      </w:r>
      <w:r w:rsidR="00032533">
        <w:rPr>
          <w:rFonts w:ascii="Times New Roman" w:eastAsia="Times New Roman" w:hAnsi="Times New Roman" w:cs="David" w:hint="cs"/>
          <w:sz w:val="20"/>
          <w:szCs w:val="24"/>
          <w:rtl/>
          <w:lang w:eastAsia="he-IL"/>
        </w:rPr>
        <w:t xml:space="preserve"> מבונה עילי </w:t>
      </w:r>
      <w:r w:rsidR="00700E5D">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 (במילים: </w:t>
      </w:r>
      <w:r>
        <w:rPr>
          <w:rFonts w:ascii="Times New Roman" w:eastAsia="Times New Roman" w:hAnsi="Times New Roman" w:cs="David" w:hint="cs"/>
          <w:sz w:val="20"/>
          <w:szCs w:val="24"/>
          <w:rtl/>
          <w:lang w:eastAsia="he-IL"/>
        </w:rPr>
        <w:t xml:space="preserve">מאה ועשרה </w:t>
      </w:r>
      <w:r w:rsidR="00955F00">
        <w:rPr>
          <w:rFonts w:ascii="Times New Roman" w:eastAsia="Times New Roman" w:hAnsi="Times New Roman" w:cs="David" w:hint="cs"/>
          <w:sz w:val="20"/>
          <w:szCs w:val="24"/>
          <w:rtl/>
          <w:lang w:eastAsia="he-IL"/>
        </w:rPr>
        <w:t xml:space="preserve"> ₪ </w:t>
      </w:r>
      <w:r w:rsidR="00700E5D">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 </w:t>
      </w:r>
      <w:r w:rsidR="00DE4D7C">
        <w:rPr>
          <w:rFonts w:ascii="Times New Roman" w:eastAsia="Times New Roman" w:hAnsi="Times New Roman" w:cs="David" w:hint="cs"/>
          <w:sz w:val="20"/>
          <w:szCs w:val="24"/>
          <w:rtl/>
          <w:lang w:eastAsia="he-IL"/>
        </w:rPr>
        <w:t xml:space="preserve">ברמת </w:t>
      </w:r>
      <w:r w:rsidR="007235BD">
        <w:rPr>
          <w:rFonts w:ascii="Times New Roman" w:eastAsia="Times New Roman" w:hAnsi="Times New Roman" w:cs="David" w:hint="cs"/>
          <w:sz w:val="20"/>
          <w:szCs w:val="24"/>
          <w:rtl/>
          <w:lang w:eastAsia="he-IL"/>
        </w:rPr>
        <w:t xml:space="preserve">    </w:t>
      </w:r>
      <w:r w:rsidR="00DE4D7C">
        <w:rPr>
          <w:rFonts w:ascii="Times New Roman" w:eastAsia="Times New Roman" w:hAnsi="Times New Roman" w:cs="David" w:hint="cs"/>
          <w:sz w:val="20"/>
          <w:szCs w:val="24"/>
          <w:rtl/>
          <w:lang w:eastAsia="he-IL"/>
        </w:rPr>
        <w:t xml:space="preserve">מעטפת </w:t>
      </w:r>
      <w:r w:rsidR="00104E1B">
        <w:rPr>
          <w:rFonts w:ascii="Times New Roman" w:eastAsia="Times New Roman" w:hAnsi="Times New Roman" w:cs="David" w:hint="cs"/>
          <w:sz w:val="20"/>
          <w:szCs w:val="24"/>
          <w:rtl/>
          <w:lang w:eastAsia="he-IL"/>
        </w:rPr>
        <w:t>ל</w:t>
      </w:r>
      <w:r w:rsidR="00B27B4C" w:rsidRPr="00B27B4C">
        <w:rPr>
          <w:rFonts w:ascii="Times New Roman" w:eastAsia="Times New Roman" w:hAnsi="Times New Roman" w:cs="David" w:hint="cs"/>
          <w:sz w:val="20"/>
          <w:szCs w:val="24"/>
          <w:rtl/>
          <w:lang w:eastAsia="he-IL"/>
        </w:rPr>
        <w:t>כל</w:t>
      </w:r>
      <w:r w:rsidR="003F2F80">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מ"ר בנוי ומקורה</w:t>
      </w:r>
      <w:r w:rsidR="003C6C12">
        <w:rPr>
          <w:rFonts w:ascii="Times New Roman" w:eastAsia="Times New Roman" w:hAnsi="Times New Roman" w:cs="David" w:hint="cs"/>
          <w:sz w:val="20"/>
          <w:szCs w:val="24"/>
          <w:rtl/>
          <w:lang w:eastAsia="he-IL"/>
        </w:rPr>
        <w:t xml:space="preserve"> מעל מפלס הקרקע - </w:t>
      </w:r>
      <w:r w:rsidR="00B27B4C" w:rsidRPr="00B27B4C">
        <w:rPr>
          <w:rFonts w:ascii="Times New Roman" w:eastAsia="Times New Roman" w:hAnsi="Times New Roman" w:cs="David" w:hint="cs"/>
          <w:sz w:val="20"/>
          <w:szCs w:val="24"/>
          <w:rtl/>
          <w:lang w:eastAsia="he-IL"/>
        </w:rPr>
        <w:t xml:space="preserve"> </w:t>
      </w:r>
      <w:r w:rsidR="00D07D85">
        <w:rPr>
          <w:rFonts w:ascii="Times New Roman" w:eastAsia="Times New Roman" w:hAnsi="Times New Roman" w:cs="David" w:hint="cs"/>
          <w:sz w:val="20"/>
          <w:szCs w:val="24"/>
          <w:rtl/>
          <w:lang w:eastAsia="he-IL"/>
        </w:rPr>
        <w:t xml:space="preserve">המיועד </w:t>
      </w:r>
      <w:r w:rsidR="003C6C12">
        <w:rPr>
          <w:rFonts w:ascii="Times New Roman" w:eastAsia="Times New Roman" w:hAnsi="Times New Roman" w:cs="David" w:hint="cs"/>
          <w:sz w:val="20"/>
          <w:szCs w:val="24"/>
          <w:rtl/>
          <w:lang w:eastAsia="he-IL"/>
        </w:rPr>
        <w:t xml:space="preserve">לתעסוקה - </w:t>
      </w:r>
      <w:r w:rsidR="00D07D85">
        <w:rPr>
          <w:rFonts w:ascii="Times New Roman" w:eastAsia="Times New Roman" w:hAnsi="Times New Roman" w:cs="David" w:hint="cs"/>
          <w:sz w:val="20"/>
          <w:szCs w:val="24"/>
          <w:rtl/>
          <w:lang w:eastAsia="he-IL"/>
        </w:rPr>
        <w:t xml:space="preserve">משרדים </w:t>
      </w:r>
      <w:r w:rsidR="00BE1810">
        <w:rPr>
          <w:rFonts w:ascii="Times New Roman" w:eastAsia="Times New Roman" w:hAnsi="Times New Roman" w:cs="David" w:hint="cs"/>
          <w:sz w:val="20"/>
          <w:szCs w:val="24"/>
          <w:rtl/>
          <w:lang w:eastAsia="he-IL"/>
        </w:rPr>
        <w:t>במבנים שלא כוללים מגורים .</w:t>
      </w:r>
    </w:p>
    <w:p w14:paraId="2EBBC3B5" w14:textId="77777777" w:rsidR="00BE533B" w:rsidRDefault="00E33D5A" w:rsidP="007235BD">
      <w:pPr>
        <w:widowControl w:val="0"/>
        <w:spacing w:before="0" w:beforeAutospacing="0" w:after="0" w:afterAutospacing="0" w:line="240" w:lineRule="auto"/>
        <w:ind w:left="1223"/>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למען הסר ספק , המחיר הנקוב כולל שכ"ט עבור חניונים עיליים ו/או מרתפים במגרש ,מחסנים , פיתוח צמוד , חד"ט וכל המצוי במגרש (לא תחול תוספת מחיר עבור מרתפים /חניונים )  .</w:t>
      </w:r>
      <w:r w:rsidR="00BE533B" w:rsidRPr="00BE533B">
        <w:rPr>
          <w:rFonts w:ascii="Times New Roman" w:eastAsia="Times New Roman" w:hAnsi="Times New Roman" w:cs="David" w:hint="cs"/>
          <w:sz w:val="20"/>
          <w:szCs w:val="24"/>
          <w:rtl/>
          <w:lang w:eastAsia="he-IL"/>
        </w:rPr>
        <w:t xml:space="preserve"> </w:t>
      </w:r>
      <w:r w:rsidR="00BE533B">
        <w:rPr>
          <w:rFonts w:ascii="Times New Roman" w:eastAsia="Times New Roman" w:hAnsi="Times New Roman" w:cs="David" w:hint="cs"/>
          <w:sz w:val="20"/>
          <w:szCs w:val="24"/>
          <w:rtl/>
          <w:lang w:eastAsia="he-IL"/>
        </w:rPr>
        <w:t>המחיר הנקוב מיועד לתכנון מעטפת  .</w:t>
      </w:r>
    </w:p>
    <w:p w14:paraId="744FBAB6" w14:textId="77777777" w:rsidR="00E33D5A" w:rsidRDefault="00E33D5A" w:rsidP="00E33D5A">
      <w:pPr>
        <w:widowControl w:val="0"/>
        <w:spacing w:before="0" w:beforeAutospacing="0" w:after="0" w:afterAutospacing="0" w:line="240" w:lineRule="auto"/>
        <w:ind w:left="1223"/>
        <w:jc w:val="both"/>
        <w:rPr>
          <w:rFonts w:ascii="Times New Roman" w:eastAsia="Times New Roman" w:hAnsi="Times New Roman" w:cs="David"/>
          <w:sz w:val="20"/>
          <w:szCs w:val="24"/>
          <w:rtl/>
          <w:lang w:eastAsia="he-IL"/>
        </w:rPr>
      </w:pPr>
    </w:p>
    <w:p w14:paraId="31BACEA8" w14:textId="77777777" w:rsidR="00E33D5A" w:rsidRDefault="00E33D5A" w:rsidP="00B37B6C">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p>
    <w:p w14:paraId="6696C44B" w14:textId="77777777" w:rsidR="005F4993" w:rsidRDefault="005F4993" w:rsidP="006C74EA">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p>
    <w:p w14:paraId="40F5531A" w14:textId="77777777" w:rsidR="00E33D5A" w:rsidRDefault="005F4993" w:rsidP="00104E1B">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1.2.4 </w:t>
      </w:r>
      <w:r>
        <w:rPr>
          <w:rFonts w:ascii="Times New Roman" w:eastAsia="Times New Roman" w:hAnsi="Times New Roman" w:cs="David" w:hint="cs"/>
          <w:sz w:val="20"/>
          <w:szCs w:val="24"/>
          <w:rtl/>
          <w:lang w:eastAsia="he-IL"/>
        </w:rPr>
        <w:tab/>
      </w:r>
      <w:r w:rsidRPr="00106443">
        <w:rPr>
          <w:rFonts w:ascii="Times New Roman" w:eastAsia="Times New Roman" w:hAnsi="Times New Roman" w:cs="David" w:hint="eastAsia"/>
          <w:b/>
          <w:bCs/>
          <w:sz w:val="20"/>
          <w:szCs w:val="24"/>
          <w:u w:val="single"/>
          <w:rtl/>
          <w:lang w:eastAsia="he-IL"/>
        </w:rPr>
        <w:t>בבני</w:t>
      </w:r>
      <w:r w:rsidR="003C6C12" w:rsidRPr="00106443">
        <w:rPr>
          <w:rFonts w:ascii="Times New Roman" w:eastAsia="Times New Roman" w:hAnsi="Times New Roman" w:cs="David" w:hint="eastAsia"/>
          <w:b/>
          <w:bCs/>
          <w:sz w:val="20"/>
          <w:szCs w:val="24"/>
          <w:u w:val="single"/>
          <w:rtl/>
          <w:lang w:eastAsia="he-IL"/>
        </w:rPr>
        <w:t>י</w:t>
      </w:r>
      <w:r w:rsidRPr="00106443">
        <w:rPr>
          <w:rFonts w:ascii="Times New Roman" w:eastAsia="Times New Roman" w:hAnsi="Times New Roman" w:cs="David" w:hint="eastAsia"/>
          <w:b/>
          <w:bCs/>
          <w:sz w:val="20"/>
          <w:szCs w:val="24"/>
          <w:u w:val="single"/>
          <w:rtl/>
          <w:lang w:eastAsia="he-IL"/>
        </w:rPr>
        <w:t>נים</w:t>
      </w:r>
      <w:r w:rsidRPr="00106443">
        <w:rPr>
          <w:rFonts w:ascii="Times New Roman" w:eastAsia="Times New Roman" w:hAnsi="Times New Roman" w:cs="David"/>
          <w:b/>
          <w:bCs/>
          <w:sz w:val="20"/>
          <w:szCs w:val="24"/>
          <w:u w:val="single"/>
          <w:rtl/>
          <w:lang w:eastAsia="he-IL"/>
        </w:rPr>
        <w:t xml:space="preserve"> </w:t>
      </w:r>
      <w:r w:rsidR="003C6C12" w:rsidRPr="00106443">
        <w:rPr>
          <w:rFonts w:ascii="Times New Roman" w:eastAsia="Times New Roman" w:hAnsi="Times New Roman" w:cs="David" w:hint="eastAsia"/>
          <w:b/>
          <w:bCs/>
          <w:sz w:val="20"/>
          <w:szCs w:val="24"/>
          <w:u w:val="single"/>
          <w:rtl/>
          <w:lang w:eastAsia="he-IL"/>
        </w:rPr>
        <w:t>מורכבים</w:t>
      </w:r>
      <w:r w:rsidR="003C6C12" w:rsidRPr="00106443">
        <w:rPr>
          <w:rFonts w:ascii="Times New Roman" w:eastAsia="Times New Roman" w:hAnsi="Times New Roman" w:cs="David"/>
          <w:b/>
          <w:bCs/>
          <w:sz w:val="20"/>
          <w:szCs w:val="24"/>
          <w:u w:val="single"/>
          <w:rtl/>
          <w:lang w:eastAsia="he-IL"/>
        </w:rPr>
        <w:t xml:space="preserve"> </w:t>
      </w:r>
      <w:r w:rsidRPr="00106443">
        <w:rPr>
          <w:rFonts w:ascii="Times New Roman" w:eastAsia="Times New Roman" w:hAnsi="Times New Roman" w:cs="David" w:hint="eastAsia"/>
          <w:b/>
          <w:bCs/>
          <w:sz w:val="20"/>
          <w:szCs w:val="24"/>
          <w:u w:val="single"/>
          <w:rtl/>
          <w:lang w:eastAsia="he-IL"/>
        </w:rPr>
        <w:t>המשלבים</w:t>
      </w:r>
      <w:r w:rsidRPr="00106443">
        <w:rPr>
          <w:rFonts w:ascii="Times New Roman" w:eastAsia="Times New Roman" w:hAnsi="Times New Roman" w:cs="David"/>
          <w:b/>
          <w:bCs/>
          <w:sz w:val="20"/>
          <w:szCs w:val="24"/>
          <w:u w:val="single"/>
          <w:rtl/>
          <w:lang w:eastAsia="he-IL"/>
        </w:rPr>
        <w:t xml:space="preserve"> מגורים יחד עם </w:t>
      </w:r>
      <w:r w:rsidR="003C6C12" w:rsidRPr="00106443">
        <w:rPr>
          <w:rFonts w:ascii="Times New Roman" w:eastAsia="Times New Roman" w:hAnsi="Times New Roman" w:cs="David" w:hint="eastAsia"/>
          <w:b/>
          <w:bCs/>
          <w:sz w:val="20"/>
          <w:szCs w:val="24"/>
          <w:u w:val="single"/>
          <w:rtl/>
          <w:lang w:eastAsia="he-IL"/>
        </w:rPr>
        <w:t>תעסוקה</w:t>
      </w:r>
      <w:r w:rsidR="003C6C12" w:rsidRPr="00106443">
        <w:rPr>
          <w:rFonts w:ascii="Times New Roman" w:eastAsia="Times New Roman" w:hAnsi="Times New Roman" w:cs="David"/>
          <w:b/>
          <w:bCs/>
          <w:sz w:val="20"/>
          <w:szCs w:val="24"/>
          <w:u w:val="single"/>
          <w:rtl/>
          <w:lang w:eastAsia="he-IL"/>
        </w:rPr>
        <w:t xml:space="preserve"> </w:t>
      </w:r>
      <w:r w:rsidR="00E33D5A">
        <w:rPr>
          <w:rFonts w:ascii="Times New Roman" w:eastAsia="Times New Roman" w:hAnsi="Times New Roman" w:cs="David" w:hint="cs"/>
          <w:b/>
          <w:bCs/>
          <w:sz w:val="20"/>
          <w:szCs w:val="24"/>
          <w:u w:val="single"/>
          <w:rtl/>
          <w:lang w:eastAsia="he-IL"/>
        </w:rPr>
        <w:t>ו/או מסחר</w:t>
      </w:r>
      <w:r w:rsidR="00E33D5A">
        <w:rPr>
          <w:rFonts w:ascii="Times New Roman" w:eastAsia="Times New Roman" w:hAnsi="Times New Roman" w:cs="David" w:hint="cs"/>
          <w:sz w:val="20"/>
          <w:szCs w:val="24"/>
          <w:rtl/>
          <w:lang w:eastAsia="he-IL"/>
        </w:rPr>
        <w:t>:</w:t>
      </w:r>
    </w:p>
    <w:p w14:paraId="1E81EED4" w14:textId="77777777" w:rsidR="003C6C12" w:rsidRDefault="005F4993" w:rsidP="00106443">
      <w:pPr>
        <w:widowControl w:val="0"/>
        <w:spacing w:before="0" w:beforeAutospacing="0" w:after="0" w:afterAutospacing="0" w:line="240" w:lineRule="auto"/>
        <w:ind w:left="1223"/>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ישולם </w:t>
      </w:r>
      <w:r w:rsidR="00311532">
        <w:rPr>
          <w:rFonts w:ascii="Times New Roman" w:eastAsia="Times New Roman" w:hAnsi="Times New Roman" w:cs="David" w:hint="cs"/>
          <w:sz w:val="20"/>
          <w:szCs w:val="24"/>
          <w:rtl/>
          <w:lang w:eastAsia="he-IL"/>
        </w:rPr>
        <w:t xml:space="preserve"> שכ"ט </w:t>
      </w:r>
      <w:r w:rsidR="005807A5">
        <w:rPr>
          <w:rFonts w:ascii="Times New Roman" w:eastAsia="Times New Roman" w:hAnsi="Times New Roman" w:cs="David" w:hint="cs"/>
          <w:sz w:val="20"/>
          <w:szCs w:val="24"/>
          <w:rtl/>
          <w:lang w:eastAsia="he-IL"/>
        </w:rPr>
        <w:t>של</w:t>
      </w:r>
      <w:r w:rsidR="005807A5" w:rsidRPr="00106443">
        <w:rPr>
          <w:rFonts w:ascii="Times New Roman" w:eastAsia="Times New Roman" w:hAnsi="Times New Roman" w:cs="David"/>
          <w:b/>
          <w:bCs/>
          <w:sz w:val="20"/>
          <w:szCs w:val="24"/>
          <w:rtl/>
          <w:lang w:eastAsia="he-IL"/>
        </w:rPr>
        <w:t xml:space="preserve"> 6,850 </w:t>
      </w:r>
      <w:r w:rsidR="005807A5" w:rsidRPr="00106443">
        <w:rPr>
          <w:rFonts w:ascii="Times New Roman" w:eastAsia="Times New Roman" w:hAnsi="Times New Roman" w:cs="David" w:hint="eastAsia"/>
          <w:b/>
          <w:bCs/>
          <w:sz w:val="20"/>
          <w:szCs w:val="24"/>
          <w:rtl/>
          <w:lang w:eastAsia="he-IL"/>
        </w:rPr>
        <w:t>₪</w:t>
      </w:r>
      <w:r w:rsidR="005807A5" w:rsidRPr="00106443">
        <w:rPr>
          <w:rFonts w:ascii="Times New Roman" w:eastAsia="Times New Roman" w:hAnsi="Times New Roman" w:cs="David"/>
          <w:b/>
          <w:bCs/>
          <w:sz w:val="20"/>
          <w:szCs w:val="24"/>
          <w:rtl/>
          <w:lang w:eastAsia="he-IL"/>
        </w:rPr>
        <w:t xml:space="preserve"> </w:t>
      </w:r>
      <w:r w:rsidR="005807A5">
        <w:rPr>
          <w:rFonts w:ascii="Times New Roman" w:eastAsia="Times New Roman" w:hAnsi="Times New Roman" w:cs="David" w:hint="cs"/>
          <w:sz w:val="20"/>
          <w:szCs w:val="24"/>
          <w:rtl/>
          <w:lang w:eastAsia="he-IL"/>
        </w:rPr>
        <w:t xml:space="preserve">לכל יח"ד </w:t>
      </w:r>
      <w:r w:rsidR="00E33D5A">
        <w:rPr>
          <w:rFonts w:ascii="Times New Roman" w:eastAsia="Times New Roman" w:hAnsi="Times New Roman" w:cs="David" w:hint="cs"/>
          <w:sz w:val="20"/>
          <w:szCs w:val="24"/>
          <w:rtl/>
          <w:lang w:eastAsia="he-IL"/>
        </w:rPr>
        <w:t xml:space="preserve">במבנה </w:t>
      </w:r>
      <w:r w:rsidR="005807A5">
        <w:rPr>
          <w:rFonts w:ascii="Times New Roman" w:eastAsia="Times New Roman" w:hAnsi="Times New Roman" w:cs="David" w:hint="cs"/>
          <w:sz w:val="20"/>
          <w:szCs w:val="24"/>
          <w:rtl/>
          <w:lang w:eastAsia="he-IL"/>
        </w:rPr>
        <w:t xml:space="preserve">בתוספת </w:t>
      </w:r>
      <w:r w:rsidR="00311532">
        <w:rPr>
          <w:rFonts w:ascii="Times New Roman" w:eastAsia="Times New Roman" w:hAnsi="Times New Roman" w:cs="David" w:hint="cs"/>
          <w:sz w:val="20"/>
          <w:szCs w:val="24"/>
          <w:rtl/>
          <w:lang w:eastAsia="he-IL"/>
        </w:rPr>
        <w:t xml:space="preserve"> </w:t>
      </w:r>
      <w:r w:rsidR="005807A5">
        <w:rPr>
          <w:rFonts w:ascii="Times New Roman" w:eastAsia="Times New Roman" w:hAnsi="Times New Roman" w:cs="David"/>
          <w:b/>
          <w:bCs/>
          <w:sz w:val="20"/>
          <w:szCs w:val="24"/>
          <w:rtl/>
          <w:lang w:eastAsia="he-IL"/>
        </w:rPr>
        <w:t>14</w:t>
      </w:r>
      <w:r w:rsidR="005807A5">
        <w:rPr>
          <w:rFonts w:ascii="Times New Roman" w:eastAsia="Times New Roman" w:hAnsi="Times New Roman" w:cs="David" w:hint="cs"/>
          <w:b/>
          <w:bCs/>
          <w:sz w:val="20"/>
          <w:szCs w:val="24"/>
          <w:rtl/>
          <w:lang w:eastAsia="he-IL"/>
        </w:rPr>
        <w:t>0</w:t>
      </w:r>
      <w:r w:rsidRPr="00106443">
        <w:rPr>
          <w:rFonts w:ascii="Times New Roman" w:eastAsia="Times New Roman" w:hAnsi="Times New Roman" w:cs="David"/>
          <w:b/>
          <w:bCs/>
          <w:sz w:val="20"/>
          <w:szCs w:val="24"/>
          <w:rtl/>
          <w:lang w:eastAsia="he-IL"/>
        </w:rPr>
        <w:t xml:space="preserve"> </w:t>
      </w:r>
      <w:r w:rsidRPr="00106443">
        <w:rPr>
          <w:rFonts w:ascii="Times New Roman" w:eastAsia="Times New Roman" w:hAnsi="Times New Roman" w:cs="David" w:hint="eastAsia"/>
          <w:b/>
          <w:bCs/>
          <w:sz w:val="20"/>
          <w:szCs w:val="24"/>
          <w:rtl/>
          <w:lang w:eastAsia="he-IL"/>
        </w:rPr>
        <w:t>₪</w:t>
      </w:r>
      <w:r w:rsidRPr="00106443">
        <w:rPr>
          <w:rFonts w:ascii="Times New Roman" w:eastAsia="Times New Roman" w:hAnsi="Times New Roman" w:cs="David"/>
          <w:b/>
          <w:bCs/>
          <w:sz w:val="20"/>
          <w:szCs w:val="24"/>
          <w:rtl/>
          <w:lang w:eastAsia="he-IL"/>
        </w:rPr>
        <w:t xml:space="preserve"> </w:t>
      </w:r>
      <w:r w:rsidRPr="00106443">
        <w:rPr>
          <w:rFonts w:ascii="Times New Roman" w:eastAsia="Times New Roman" w:hAnsi="Times New Roman" w:cs="David" w:hint="eastAsia"/>
          <w:b/>
          <w:bCs/>
          <w:sz w:val="20"/>
          <w:szCs w:val="24"/>
          <w:rtl/>
          <w:lang w:eastAsia="he-IL"/>
        </w:rPr>
        <w:t>לכל</w:t>
      </w:r>
      <w:r w:rsidRPr="00106443">
        <w:rPr>
          <w:rFonts w:ascii="Times New Roman" w:eastAsia="Times New Roman" w:hAnsi="Times New Roman" w:cs="David"/>
          <w:b/>
          <w:bCs/>
          <w:sz w:val="20"/>
          <w:szCs w:val="24"/>
          <w:rtl/>
          <w:lang w:eastAsia="he-IL"/>
        </w:rPr>
        <w:t xml:space="preserve"> </w:t>
      </w:r>
      <w:r w:rsidRPr="00106443">
        <w:rPr>
          <w:rFonts w:ascii="Times New Roman" w:eastAsia="Times New Roman" w:hAnsi="Times New Roman" w:cs="David" w:hint="eastAsia"/>
          <w:b/>
          <w:bCs/>
          <w:sz w:val="20"/>
          <w:szCs w:val="24"/>
          <w:rtl/>
          <w:lang w:eastAsia="he-IL"/>
        </w:rPr>
        <w:t>מ</w:t>
      </w:r>
      <w:r w:rsidRPr="00106443">
        <w:rPr>
          <w:rFonts w:ascii="Times New Roman" w:eastAsia="Times New Roman" w:hAnsi="Times New Roman" w:cs="David"/>
          <w:b/>
          <w:bCs/>
          <w:sz w:val="20"/>
          <w:szCs w:val="24"/>
          <w:rtl/>
          <w:lang w:eastAsia="he-IL"/>
        </w:rPr>
        <w:t>"ר</w:t>
      </w:r>
      <w:r>
        <w:rPr>
          <w:rFonts w:ascii="Times New Roman" w:eastAsia="Times New Roman" w:hAnsi="Times New Roman" w:cs="David" w:hint="cs"/>
          <w:sz w:val="20"/>
          <w:szCs w:val="24"/>
          <w:rtl/>
          <w:lang w:eastAsia="he-IL"/>
        </w:rPr>
        <w:t xml:space="preserve"> </w:t>
      </w:r>
      <w:r w:rsidR="00311532">
        <w:rPr>
          <w:rFonts w:ascii="Times New Roman" w:eastAsia="Times New Roman" w:hAnsi="Times New Roman" w:cs="David" w:hint="cs"/>
          <w:sz w:val="20"/>
          <w:szCs w:val="24"/>
          <w:rtl/>
          <w:lang w:eastAsia="he-IL"/>
        </w:rPr>
        <w:t xml:space="preserve">עילי ומבונה </w:t>
      </w:r>
      <w:r>
        <w:rPr>
          <w:rFonts w:ascii="Times New Roman" w:eastAsia="Times New Roman" w:hAnsi="Times New Roman" w:cs="David" w:hint="cs"/>
          <w:sz w:val="20"/>
          <w:szCs w:val="24"/>
          <w:rtl/>
          <w:lang w:eastAsia="he-IL"/>
        </w:rPr>
        <w:t xml:space="preserve">לשטחי </w:t>
      </w:r>
      <w:r w:rsidR="00F73029">
        <w:rPr>
          <w:rFonts w:ascii="Times New Roman" w:eastAsia="Times New Roman" w:hAnsi="Times New Roman" w:cs="David" w:hint="cs"/>
          <w:sz w:val="20"/>
          <w:szCs w:val="24"/>
          <w:rtl/>
          <w:lang w:eastAsia="he-IL"/>
        </w:rPr>
        <w:t xml:space="preserve">תעסוקה </w:t>
      </w:r>
      <w:r>
        <w:rPr>
          <w:rFonts w:ascii="Times New Roman" w:eastAsia="Times New Roman" w:hAnsi="Times New Roman" w:cs="David" w:hint="cs"/>
          <w:sz w:val="20"/>
          <w:szCs w:val="24"/>
          <w:rtl/>
          <w:lang w:eastAsia="he-IL"/>
        </w:rPr>
        <w:t>ו/או משרדים</w:t>
      </w:r>
      <w:r w:rsidR="003C6C12">
        <w:rPr>
          <w:rFonts w:ascii="Times New Roman" w:eastAsia="Times New Roman" w:hAnsi="Times New Roman" w:cs="David" w:hint="cs"/>
          <w:sz w:val="20"/>
          <w:szCs w:val="24"/>
          <w:rtl/>
          <w:lang w:eastAsia="he-IL"/>
        </w:rPr>
        <w:t xml:space="preserve"> בנוי ומקורה </w:t>
      </w:r>
      <w:r>
        <w:rPr>
          <w:rFonts w:ascii="Times New Roman" w:eastAsia="Times New Roman" w:hAnsi="Times New Roman" w:cs="David" w:hint="cs"/>
          <w:sz w:val="20"/>
          <w:szCs w:val="24"/>
          <w:rtl/>
          <w:lang w:eastAsia="he-IL"/>
        </w:rPr>
        <w:t xml:space="preserve"> . </w:t>
      </w:r>
      <w:r w:rsidR="00DE4D7C">
        <w:rPr>
          <w:rFonts w:ascii="Times New Roman" w:eastAsia="Times New Roman" w:hAnsi="Times New Roman" w:cs="David" w:hint="cs"/>
          <w:sz w:val="20"/>
          <w:szCs w:val="24"/>
          <w:rtl/>
          <w:lang w:eastAsia="he-IL"/>
        </w:rPr>
        <w:t xml:space="preserve">מסחר ו/או משרדים ברמת מעטפת . </w:t>
      </w:r>
    </w:p>
    <w:p w14:paraId="79B40172" w14:textId="77777777" w:rsidR="00E33D5A" w:rsidRDefault="00E33D5A" w:rsidP="00E33D5A">
      <w:pPr>
        <w:widowControl w:val="0"/>
        <w:spacing w:before="0" w:beforeAutospacing="0" w:after="0" w:afterAutospacing="0" w:line="240" w:lineRule="auto"/>
        <w:ind w:left="1223"/>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למען הסר ספק , המחיר הנקוב כולל שכ"ט עבור חניונים עיליים ו/או מרתפים במגרש ,מחסנים , פיתוח צמוד , חד"ט וכל המצוי במגרש (לא תחול תוספת מחיר עבור מרתפים /חניונים )  .</w:t>
      </w:r>
    </w:p>
    <w:p w14:paraId="09A868BB" w14:textId="77777777" w:rsidR="00E33D5A" w:rsidRDefault="00E33D5A" w:rsidP="00E33D5A">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p>
    <w:p w14:paraId="1CC67A38" w14:textId="77777777" w:rsidR="005F4993" w:rsidRDefault="005F4993" w:rsidP="003C6C12">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p>
    <w:p w14:paraId="054B773C" w14:textId="77777777" w:rsidR="005F4993" w:rsidRDefault="005F4993" w:rsidP="00104E1B">
      <w:pPr>
        <w:widowControl w:val="0"/>
        <w:spacing w:before="0" w:beforeAutospacing="0" w:after="0" w:afterAutospacing="0" w:line="240" w:lineRule="auto"/>
        <w:ind w:left="1223" w:hanging="425"/>
        <w:rPr>
          <w:rFonts w:ascii="Times New Roman" w:eastAsia="Times New Roman" w:hAnsi="Times New Roman" w:cs="David"/>
          <w:sz w:val="20"/>
          <w:szCs w:val="24"/>
          <w:rtl/>
          <w:lang w:eastAsia="he-IL"/>
        </w:rPr>
      </w:pPr>
    </w:p>
    <w:p w14:paraId="3B29F7D0" w14:textId="77777777" w:rsidR="00700E5D" w:rsidRDefault="00700E5D" w:rsidP="00104E1B">
      <w:pPr>
        <w:widowControl w:val="0"/>
        <w:spacing w:before="0" w:beforeAutospacing="0" w:after="0" w:afterAutospacing="0" w:line="240" w:lineRule="auto"/>
        <w:ind w:left="1223" w:hanging="425"/>
        <w:rPr>
          <w:rFonts w:ascii="Times New Roman" w:eastAsia="Times New Roman" w:hAnsi="Times New Roman" w:cs="David"/>
          <w:sz w:val="20"/>
          <w:szCs w:val="24"/>
          <w:rtl/>
          <w:lang w:eastAsia="he-IL"/>
        </w:rPr>
      </w:pPr>
      <w:r w:rsidRPr="00106443">
        <w:rPr>
          <w:rFonts w:ascii="Times New Roman" w:eastAsia="Times New Roman" w:hAnsi="Times New Roman" w:cs="David" w:hint="eastAsia"/>
          <w:sz w:val="20"/>
          <w:szCs w:val="24"/>
          <w:rtl/>
          <w:lang w:eastAsia="he-IL"/>
        </w:rPr>
        <w:t>למען</w:t>
      </w:r>
      <w:r w:rsidRPr="00106443">
        <w:rPr>
          <w:rFonts w:ascii="Times New Roman" w:eastAsia="Times New Roman" w:hAnsi="Times New Roman" w:cs="David"/>
          <w:sz w:val="20"/>
          <w:szCs w:val="24"/>
          <w:rtl/>
          <w:lang w:eastAsia="he-IL"/>
        </w:rPr>
        <w:t xml:space="preserve"> הסר ספק , </w:t>
      </w:r>
      <w:r w:rsidRPr="00106443">
        <w:rPr>
          <w:rFonts w:ascii="Times New Roman" w:eastAsia="Times New Roman" w:hAnsi="Times New Roman" w:cs="David" w:hint="eastAsia"/>
          <w:sz w:val="20"/>
          <w:szCs w:val="24"/>
          <w:rtl/>
          <w:lang w:eastAsia="he-IL"/>
        </w:rPr>
        <w:t>מבנים</w:t>
      </w:r>
      <w:r w:rsidRPr="00106443">
        <w:rPr>
          <w:rFonts w:ascii="Times New Roman" w:eastAsia="Times New Roman" w:hAnsi="Times New Roman" w:cs="David"/>
          <w:sz w:val="20"/>
          <w:szCs w:val="24"/>
          <w:rtl/>
          <w:lang w:eastAsia="he-IL"/>
        </w:rPr>
        <w:t xml:space="preserve"> </w:t>
      </w:r>
      <w:r w:rsidRPr="00106443">
        <w:rPr>
          <w:rFonts w:ascii="Times New Roman" w:eastAsia="Times New Roman" w:hAnsi="Times New Roman" w:cs="David" w:hint="eastAsia"/>
          <w:sz w:val="20"/>
          <w:szCs w:val="24"/>
          <w:rtl/>
          <w:lang w:eastAsia="he-IL"/>
        </w:rPr>
        <w:t>אשר</w:t>
      </w:r>
      <w:r w:rsidRPr="00106443">
        <w:rPr>
          <w:rFonts w:ascii="Times New Roman" w:eastAsia="Times New Roman" w:hAnsi="Times New Roman" w:cs="David"/>
          <w:sz w:val="20"/>
          <w:szCs w:val="24"/>
          <w:rtl/>
          <w:lang w:eastAsia="he-IL"/>
        </w:rPr>
        <w:t xml:space="preserve"> </w:t>
      </w:r>
      <w:r w:rsidRPr="00106443">
        <w:rPr>
          <w:rFonts w:ascii="Times New Roman" w:eastAsia="Times New Roman" w:hAnsi="Times New Roman" w:cs="David" w:hint="eastAsia"/>
          <w:sz w:val="20"/>
          <w:szCs w:val="24"/>
          <w:rtl/>
          <w:lang w:eastAsia="he-IL"/>
        </w:rPr>
        <w:t>לא</w:t>
      </w:r>
      <w:r w:rsidRPr="00106443">
        <w:rPr>
          <w:rFonts w:ascii="Times New Roman" w:eastAsia="Times New Roman" w:hAnsi="Times New Roman" w:cs="David"/>
          <w:sz w:val="20"/>
          <w:szCs w:val="24"/>
          <w:rtl/>
          <w:lang w:eastAsia="he-IL"/>
        </w:rPr>
        <w:t xml:space="preserve"> </w:t>
      </w:r>
      <w:r w:rsidRPr="00106443">
        <w:rPr>
          <w:rFonts w:ascii="Times New Roman" w:eastAsia="Times New Roman" w:hAnsi="Times New Roman" w:cs="David" w:hint="eastAsia"/>
          <w:sz w:val="20"/>
          <w:szCs w:val="24"/>
          <w:rtl/>
          <w:lang w:eastAsia="he-IL"/>
        </w:rPr>
        <w:t>פורטו</w:t>
      </w:r>
      <w:r w:rsidRPr="00106443">
        <w:rPr>
          <w:rFonts w:ascii="Times New Roman" w:eastAsia="Times New Roman" w:hAnsi="Times New Roman" w:cs="David"/>
          <w:sz w:val="20"/>
          <w:szCs w:val="24"/>
          <w:rtl/>
          <w:lang w:eastAsia="he-IL"/>
        </w:rPr>
        <w:t xml:space="preserve"> </w:t>
      </w:r>
      <w:r w:rsidRPr="00106443">
        <w:rPr>
          <w:rFonts w:ascii="Times New Roman" w:eastAsia="Times New Roman" w:hAnsi="Times New Roman" w:cs="David" w:hint="eastAsia"/>
          <w:sz w:val="20"/>
          <w:szCs w:val="24"/>
          <w:rtl/>
          <w:lang w:eastAsia="he-IL"/>
        </w:rPr>
        <w:t>להם</w:t>
      </w:r>
      <w:r w:rsidRPr="00106443">
        <w:rPr>
          <w:rFonts w:ascii="Times New Roman" w:eastAsia="Times New Roman" w:hAnsi="Times New Roman" w:cs="David"/>
          <w:sz w:val="20"/>
          <w:szCs w:val="24"/>
          <w:rtl/>
          <w:lang w:eastAsia="he-IL"/>
        </w:rPr>
        <w:t xml:space="preserve"> </w:t>
      </w:r>
      <w:r w:rsidRPr="00106443">
        <w:rPr>
          <w:rFonts w:ascii="Times New Roman" w:eastAsia="Times New Roman" w:hAnsi="Times New Roman" w:cs="David" w:hint="eastAsia"/>
          <w:sz w:val="20"/>
          <w:szCs w:val="24"/>
          <w:rtl/>
          <w:lang w:eastAsia="he-IL"/>
        </w:rPr>
        <w:t>שכ</w:t>
      </w:r>
      <w:r w:rsidRPr="00106443">
        <w:rPr>
          <w:rFonts w:ascii="Times New Roman" w:eastAsia="Times New Roman" w:hAnsi="Times New Roman" w:cs="David"/>
          <w:sz w:val="20"/>
          <w:szCs w:val="24"/>
          <w:rtl/>
          <w:lang w:eastAsia="he-IL"/>
        </w:rPr>
        <w:t xml:space="preserve">"ט </w:t>
      </w:r>
      <w:r w:rsidRPr="00106443">
        <w:rPr>
          <w:rFonts w:ascii="Times New Roman" w:eastAsia="Times New Roman" w:hAnsi="Times New Roman" w:cs="David" w:hint="eastAsia"/>
          <w:sz w:val="20"/>
          <w:szCs w:val="24"/>
          <w:rtl/>
          <w:lang w:eastAsia="he-IL"/>
        </w:rPr>
        <w:t>בנ</w:t>
      </w:r>
      <w:r w:rsidRPr="00106443">
        <w:rPr>
          <w:rFonts w:ascii="Times New Roman" w:eastAsia="Times New Roman" w:hAnsi="Times New Roman" w:cs="David"/>
          <w:sz w:val="20"/>
          <w:szCs w:val="24"/>
          <w:rtl/>
          <w:lang w:eastAsia="he-IL"/>
        </w:rPr>
        <w:t>"ל</w:t>
      </w:r>
      <w:r w:rsidR="003C6C12">
        <w:rPr>
          <w:rFonts w:ascii="Times New Roman" w:eastAsia="Times New Roman" w:hAnsi="Times New Roman" w:cs="David" w:hint="cs"/>
          <w:sz w:val="20"/>
          <w:szCs w:val="24"/>
          <w:rtl/>
          <w:lang w:eastAsia="he-IL"/>
        </w:rPr>
        <w:t xml:space="preserve"> </w:t>
      </w:r>
      <w:r w:rsidRPr="00106443">
        <w:rPr>
          <w:rFonts w:ascii="Times New Roman" w:eastAsia="Times New Roman" w:hAnsi="Times New Roman" w:cs="David" w:hint="eastAsia"/>
          <w:sz w:val="20"/>
          <w:szCs w:val="24"/>
          <w:rtl/>
          <w:lang w:eastAsia="he-IL"/>
        </w:rPr>
        <w:t>ומצויים</w:t>
      </w:r>
      <w:r w:rsidRPr="00106443">
        <w:rPr>
          <w:rFonts w:ascii="Times New Roman" w:eastAsia="Times New Roman" w:hAnsi="Times New Roman" w:cs="David"/>
          <w:sz w:val="20"/>
          <w:szCs w:val="24"/>
          <w:rtl/>
          <w:lang w:eastAsia="he-IL"/>
        </w:rPr>
        <w:t xml:space="preserve"> במגרשים כלולים בשכ"ט הנקוב </w:t>
      </w:r>
      <w:r w:rsidR="003C6C12">
        <w:rPr>
          <w:rFonts w:ascii="Times New Roman" w:eastAsia="Times New Roman" w:hAnsi="Times New Roman" w:cs="David" w:hint="cs"/>
          <w:sz w:val="20"/>
          <w:szCs w:val="24"/>
          <w:rtl/>
          <w:lang w:eastAsia="he-IL"/>
        </w:rPr>
        <w:t xml:space="preserve">לרבות : חד"ט , מבנים טכניים וכיו"ב </w:t>
      </w:r>
      <w:r w:rsidRPr="00106443">
        <w:rPr>
          <w:rFonts w:ascii="Times New Roman" w:eastAsia="Times New Roman" w:hAnsi="Times New Roman" w:cs="David"/>
          <w:sz w:val="20"/>
          <w:szCs w:val="24"/>
          <w:rtl/>
          <w:lang w:eastAsia="he-IL"/>
        </w:rPr>
        <w:t xml:space="preserve">. </w:t>
      </w:r>
    </w:p>
    <w:p w14:paraId="5414B72F" w14:textId="77777777" w:rsidR="005807A5" w:rsidRPr="00700E5D" w:rsidRDefault="00F73029" w:rsidP="00104E1B">
      <w:pPr>
        <w:widowControl w:val="0"/>
        <w:spacing w:before="0" w:beforeAutospacing="0" w:after="0" w:afterAutospacing="0" w:line="240" w:lineRule="auto"/>
        <w:ind w:left="1223" w:hanging="425"/>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מבנים טכניים </w:t>
      </w:r>
      <w:r w:rsidR="005807A5">
        <w:rPr>
          <w:rFonts w:ascii="Times New Roman" w:eastAsia="Times New Roman" w:hAnsi="Times New Roman" w:cs="David" w:hint="cs"/>
          <w:sz w:val="20"/>
          <w:szCs w:val="24"/>
          <w:rtl/>
          <w:lang w:eastAsia="he-IL"/>
        </w:rPr>
        <w:t xml:space="preserve"> מחוץ למגרשים בפיתוח אשר נדרש להגיש בגינם היתרים בנפרד למבנים </w:t>
      </w:r>
      <w:r w:rsidR="005807A5">
        <w:rPr>
          <w:rFonts w:ascii="Times New Roman" w:eastAsia="Times New Roman" w:hAnsi="Times New Roman" w:cs="David"/>
          <w:sz w:val="20"/>
          <w:szCs w:val="24"/>
          <w:rtl/>
          <w:lang w:eastAsia="he-IL"/>
        </w:rPr>
        <w:t>–</w:t>
      </w:r>
      <w:r w:rsidR="005807A5">
        <w:rPr>
          <w:rFonts w:ascii="Times New Roman" w:eastAsia="Times New Roman" w:hAnsi="Times New Roman" w:cs="David" w:hint="cs"/>
          <w:sz w:val="20"/>
          <w:szCs w:val="24"/>
          <w:rtl/>
          <w:lang w:eastAsia="he-IL"/>
        </w:rPr>
        <w:t xml:space="preserve"> ישולם שכ"ט של 10,000 ₪ לחד"ט / מבנה טכני .</w:t>
      </w:r>
    </w:p>
    <w:p w14:paraId="39C470FF" w14:textId="77777777" w:rsidR="005F4993" w:rsidRDefault="005F4993" w:rsidP="00106443">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p>
    <w:p w14:paraId="402FC832"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041FECAD" w14:textId="77777777" w:rsidR="00B27B4C" w:rsidRPr="00022C60" w:rsidRDefault="00B27B4C" w:rsidP="00B37B6C">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2C60">
        <w:rPr>
          <w:rFonts w:ascii="Times New Roman" w:eastAsia="Times New Roman" w:hAnsi="Times New Roman" w:cs="David" w:hint="cs"/>
          <w:sz w:val="20"/>
          <w:szCs w:val="24"/>
          <w:rtl/>
          <w:lang w:eastAsia="he-IL"/>
        </w:rPr>
        <w:t xml:space="preserve">הסכום המפורט בסעיף </w:t>
      </w:r>
      <w:r w:rsidR="00D814A3" w:rsidRPr="00022C60">
        <w:rPr>
          <w:rFonts w:ascii="Times New Roman" w:eastAsia="Times New Roman" w:hAnsi="Times New Roman" w:cs="David" w:hint="cs"/>
          <w:sz w:val="20"/>
          <w:szCs w:val="24"/>
          <w:rtl/>
          <w:lang w:eastAsia="he-IL"/>
        </w:rPr>
        <w:t xml:space="preserve">1 </w:t>
      </w:r>
      <w:r w:rsidRPr="00022C60">
        <w:rPr>
          <w:rFonts w:ascii="Times New Roman" w:eastAsia="Times New Roman" w:hAnsi="Times New Roman" w:cs="David" w:hint="cs"/>
          <w:sz w:val="20"/>
          <w:szCs w:val="24"/>
          <w:rtl/>
          <w:lang w:eastAsia="he-IL"/>
        </w:rPr>
        <w:t xml:space="preserve">לעיל יהיה </w:t>
      </w:r>
      <w:r w:rsidRPr="00022C60">
        <w:rPr>
          <w:rFonts w:ascii="Times New Roman" w:eastAsia="Times New Roman" w:hAnsi="Times New Roman" w:cs="David" w:hint="eastAsia"/>
          <w:b/>
          <w:bCs/>
          <w:sz w:val="20"/>
          <w:szCs w:val="24"/>
          <w:rtl/>
          <w:lang w:eastAsia="he-IL"/>
        </w:rPr>
        <w:t>צמוד</w:t>
      </w:r>
      <w:r w:rsidRPr="00022C60">
        <w:rPr>
          <w:rFonts w:ascii="Times New Roman" w:eastAsia="Times New Roman" w:hAnsi="Times New Roman" w:cs="David"/>
          <w:b/>
          <w:bCs/>
          <w:sz w:val="20"/>
          <w:szCs w:val="24"/>
          <w:rtl/>
          <w:lang w:eastAsia="he-IL"/>
        </w:rPr>
        <w:t xml:space="preserve"> </w:t>
      </w:r>
      <w:r w:rsidRPr="00022C60">
        <w:rPr>
          <w:rFonts w:ascii="Times New Roman" w:eastAsia="Times New Roman" w:hAnsi="Times New Roman" w:cs="David" w:hint="eastAsia"/>
          <w:b/>
          <w:bCs/>
          <w:sz w:val="20"/>
          <w:szCs w:val="24"/>
          <w:rtl/>
          <w:lang w:eastAsia="he-IL"/>
        </w:rPr>
        <w:t>ל</w:t>
      </w:r>
      <w:sdt>
        <w:sdtPr>
          <w:rPr>
            <w:rFonts w:ascii="Times New Roman" w:eastAsia="Times New Roman" w:hAnsi="Times New Roman" w:cs="David" w:hint="cs"/>
            <w:b/>
            <w:bCs/>
            <w:color w:val="008000"/>
            <w:sz w:val="24"/>
            <w:szCs w:val="24"/>
            <w:rtl/>
          </w:rPr>
          <w:alias w:val="סוג מדד כותרת"/>
          <w:tag w:val="cntMadadTypeTitle"/>
          <w:id w:val="1394936735"/>
          <w:placeholder>
            <w:docPart w:val="8A1FF8E09B7C4E439BA2096A006BCA9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883A18" w:rsidRPr="00022C60">
            <w:rPr>
              <w:rFonts w:ascii="Times New Roman" w:eastAsia="Times New Roman" w:hAnsi="Times New Roman" w:cs="David" w:hint="cs"/>
              <w:b/>
              <w:bCs/>
              <w:color w:val="008000"/>
              <w:sz w:val="24"/>
              <w:szCs w:val="24"/>
              <w:rtl/>
            </w:rPr>
            <w:t>מדד המחירים לצרכן</w:t>
          </w:r>
        </w:sdtContent>
      </w:sdt>
      <w:r w:rsidRPr="00022C60">
        <w:rPr>
          <w:rFonts w:ascii="Times New Roman" w:eastAsia="Times New Roman" w:hAnsi="Times New Roman" w:cs="David"/>
          <w:b/>
          <w:bCs/>
          <w:color w:val="008000"/>
          <w:sz w:val="24"/>
          <w:szCs w:val="24"/>
          <w:rtl/>
        </w:rPr>
        <w:br/>
      </w:r>
      <w:sdt>
        <w:sdtPr>
          <w:rPr>
            <w:rFonts w:ascii="Times New Roman" w:eastAsia="Times New Roman" w:hAnsi="Times New Roman" w:cs="David" w:hint="cs"/>
            <w:b/>
            <w:bCs/>
            <w:color w:val="008000"/>
            <w:sz w:val="24"/>
            <w:szCs w:val="24"/>
            <w:rtl/>
          </w:rPr>
          <w:alias w:val="מדד בגין/ידוע - כותרת"/>
          <w:tag w:val="cntIsKnownTitle"/>
          <w:id w:val="1149088069"/>
          <w:placeholder>
            <w:docPart w:val="7E88FD9D4A894B78AE2B3CA0B0E374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883A18" w:rsidRPr="00022C60">
            <w:rPr>
              <w:rFonts w:ascii="Times New Roman" w:eastAsia="Times New Roman" w:hAnsi="Times New Roman" w:cs="David" w:hint="cs"/>
              <w:b/>
              <w:bCs/>
              <w:color w:val="008000"/>
              <w:sz w:val="24"/>
              <w:szCs w:val="24"/>
              <w:rtl/>
            </w:rPr>
            <w:t>בגין</w:t>
          </w:r>
        </w:sdtContent>
      </w:sdt>
      <w:r w:rsidRPr="00022C60">
        <w:rPr>
          <w:rFonts w:ascii="Times New Roman" w:eastAsia="Times New Roman" w:hAnsi="Times New Roman" w:cs="David"/>
          <w:b/>
          <w:bCs/>
          <w:color w:val="008000"/>
          <w:sz w:val="24"/>
          <w:szCs w:val="24"/>
          <w:rtl/>
        </w:rPr>
        <w:t xml:space="preserve"> </w:t>
      </w:r>
      <w:sdt>
        <w:sdtPr>
          <w:rPr>
            <w:rFonts w:ascii="Times New Roman" w:eastAsia="Times New Roman" w:hAnsi="Times New Roman" w:cs="David" w:hint="cs"/>
            <w:b/>
            <w:bCs/>
            <w:color w:val="008000"/>
            <w:sz w:val="24"/>
            <w:szCs w:val="24"/>
            <w:rtl/>
          </w:rPr>
          <w:alias w:val="מדד בסיס"/>
          <w:tag w:val="cntMadadBase"/>
          <w:id w:val="1021983075"/>
          <w:placeholder>
            <w:docPart w:val="F37BF645784A4FBB8CB2604D72F44C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9-07-10T00:00:00Z">
            <w:dateFormat w:val="dd/MM/yyyy"/>
            <w:lid w:val="he-IL"/>
            <w:storeMappedDataAs w:val="dateTime"/>
            <w:calendar w:val="gregorian"/>
          </w:date>
        </w:sdtPr>
        <w:sdtEndPr/>
        <w:sdtContent>
          <w:r w:rsidR="00883A18" w:rsidRPr="00022C60">
            <w:rPr>
              <w:rFonts w:ascii="Times New Roman" w:eastAsia="Times New Roman" w:hAnsi="Times New Roman" w:cs="David" w:hint="cs"/>
              <w:b/>
              <w:bCs/>
              <w:color w:val="008000"/>
              <w:sz w:val="24"/>
              <w:szCs w:val="24"/>
              <w:rtl/>
            </w:rPr>
            <w:t>‏10/07/2019</w:t>
          </w:r>
        </w:sdtContent>
      </w:sdt>
      <w:r w:rsidRPr="00022C60">
        <w:rPr>
          <w:rFonts w:ascii="Times New Roman" w:eastAsia="Times New Roman" w:hAnsi="Times New Roman" w:cs="David"/>
          <w:sz w:val="24"/>
          <w:szCs w:val="24"/>
          <w:rtl/>
        </w:rPr>
        <w:t xml:space="preserve"> </w:t>
      </w:r>
      <w:r w:rsidR="00C34D9C" w:rsidRPr="00022C60">
        <w:rPr>
          <w:rFonts w:ascii="Times New Roman" w:eastAsia="Times New Roman" w:hAnsi="Times New Roman" w:cs="David" w:hint="cs"/>
          <w:sz w:val="24"/>
          <w:szCs w:val="24"/>
          <w:rtl/>
        </w:rPr>
        <w:t xml:space="preserve">   </w:t>
      </w:r>
      <w:r w:rsidRPr="00022C60">
        <w:rPr>
          <w:rFonts w:ascii="Times New Roman" w:eastAsia="Times New Roman" w:hAnsi="Times New Roman" w:cs="David"/>
          <w:sz w:val="24"/>
          <w:szCs w:val="24"/>
          <w:rtl/>
        </w:rPr>
        <w:t xml:space="preserve">(העומד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4C123D9408C400DADA79C21767B17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883A18" w:rsidRPr="00022C60">
            <w:rPr>
              <w:rFonts w:ascii="Times New Roman" w:eastAsia="Times New Roman" w:hAnsi="Times New Roman" w:cs="David" w:hint="cs"/>
              <w:color w:val="008000"/>
              <w:sz w:val="24"/>
              <w:szCs w:val="24"/>
              <w:rtl/>
            </w:rPr>
            <w:t>225.1206</w:t>
          </w:r>
        </w:sdtContent>
      </w:sdt>
      <w:r w:rsidRPr="00022C60">
        <w:rPr>
          <w:rFonts w:ascii="Times New Roman" w:eastAsia="Times New Roman" w:hAnsi="Times New Roman" w:cs="David"/>
          <w:sz w:val="24"/>
          <w:szCs w:val="24"/>
          <w:rtl/>
        </w:rPr>
        <w:t xml:space="preserve"> נקודות) </w:t>
      </w:r>
      <w:r w:rsidRPr="00022C60">
        <w:rPr>
          <w:rFonts w:ascii="Times New Roman" w:eastAsia="Times New Roman" w:hAnsi="Times New Roman" w:cs="David"/>
          <w:sz w:val="24"/>
          <w:szCs w:val="24"/>
          <w:rtl/>
          <w:lang w:eastAsia="he-IL"/>
        </w:rPr>
        <w:t xml:space="preserve"> עד למדד הידוע ביום הגשת כל חשבון.</w:t>
      </w:r>
    </w:p>
    <w:p w14:paraId="57C75966"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15BD92DF"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למען הסר ספק:</w:t>
      </w:r>
    </w:p>
    <w:p w14:paraId="24B82F4F" w14:textId="77777777" w:rsidR="00B27B4C" w:rsidRPr="00B27B4C" w:rsidRDefault="00B27B4C" w:rsidP="00B27B4C">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8FBA950"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799B4411"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48F307E"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14443668"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17E7E516"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364C4466"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26E8DADE"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4E213A02"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6BBB43E1" w14:textId="77777777" w:rsidR="00B27B4C" w:rsidRPr="00B27B4C" w:rsidRDefault="00B27B4C" w:rsidP="00B27B4C">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0A27F0D3" w14:textId="77777777" w:rsidR="00B27B4C" w:rsidRDefault="00B27B4C" w:rsidP="00B37B6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394E794A" w14:textId="77777777" w:rsidR="00C44FDC" w:rsidRDefault="00C44FDC" w:rsidP="007124B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128FCCEC" w14:textId="77777777" w:rsidR="00274DE0" w:rsidRPr="00B27B4C" w:rsidRDefault="00274DE0" w:rsidP="00B37B6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כל תשלום מותנה בהמצאת "אישור עריכת ביטוחים" התקף למועד הגשת החשבון.</w:t>
      </w:r>
    </w:p>
    <w:p w14:paraId="31B546B0" w14:textId="77777777" w:rsidR="00B27B4C" w:rsidRPr="00B27B4C" w:rsidRDefault="00B27B4C" w:rsidP="00B37B6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12659652" w14:textId="77777777" w:rsidR="00B27B4C" w:rsidRPr="00B27B4C" w:rsidRDefault="00B27B4C" w:rsidP="006C74EA">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5E448D1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4"/>
          <w:rtl/>
          <w:lang w:eastAsia="he-IL"/>
        </w:rPr>
        <w:br w:type="page"/>
      </w:r>
    </w:p>
    <w:p w14:paraId="06E5D299" w14:textId="77777777" w:rsidR="00B27B4C" w:rsidRPr="00B27B4C" w:rsidRDefault="00B27B4C" w:rsidP="00B27B4C">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9CCFB3E"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ה'</w:t>
      </w:r>
      <w:r w:rsidR="00672C76">
        <w:rPr>
          <w:rFonts w:ascii="Times New Roman" w:eastAsia="Times New Roman" w:hAnsi="Times New Roman" w:cs="David" w:hint="cs"/>
          <w:bCs/>
          <w:sz w:val="24"/>
          <w:szCs w:val="24"/>
          <w:u w:val="single"/>
          <w:rtl/>
          <w:lang w:eastAsia="he-IL"/>
        </w:rPr>
        <w:t>'</w:t>
      </w:r>
    </w:p>
    <w:p w14:paraId="07CF5431"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7DD8709" w14:textId="77777777" w:rsidR="00B27B4C" w:rsidRPr="00B27B4C" w:rsidRDefault="00B27B4C" w:rsidP="00B37B6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תשלומי שכר המתכנן</w:t>
      </w:r>
      <w:r w:rsidR="00B871BA">
        <w:rPr>
          <w:rFonts w:ascii="Times New Roman" w:eastAsia="Times New Roman" w:hAnsi="Times New Roman" w:cs="David" w:hint="cs"/>
          <w:bCs/>
          <w:sz w:val="24"/>
          <w:szCs w:val="24"/>
          <w:u w:val="single"/>
          <w:rtl/>
          <w:lang w:eastAsia="he-IL"/>
        </w:rPr>
        <w:t xml:space="preserve"> </w:t>
      </w:r>
    </w:p>
    <w:p w14:paraId="489236B1"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C48F6A6" w14:textId="77777777" w:rsidR="00B27B4C" w:rsidRDefault="00B27B4C" w:rsidP="00B37B6C">
      <w:pPr>
        <w:widowControl w:val="0"/>
        <w:spacing w:before="0" w:beforeAutospacing="0" w:after="0" w:afterAutospacing="0" w:line="240" w:lineRule="auto"/>
        <w:ind w:left="720"/>
        <w:rPr>
          <w:rFonts w:ascii="Times New Roman" w:eastAsia="Times New Roman" w:hAnsi="Times New Roman" w:cs="David"/>
          <w:b/>
          <w:bCs/>
          <w:sz w:val="24"/>
          <w:szCs w:val="24"/>
          <w:rtl/>
          <w:lang w:eastAsia="he-IL"/>
        </w:rPr>
      </w:pPr>
    </w:p>
    <w:p w14:paraId="062B09B0" w14:textId="77777777" w:rsidR="006C058B" w:rsidRPr="007124BC" w:rsidRDefault="006C058B" w:rsidP="006C74EA">
      <w:pPr>
        <w:widowControl w:val="0"/>
        <w:spacing w:before="0" w:beforeAutospacing="0" w:after="0" w:afterAutospacing="0" w:line="240" w:lineRule="auto"/>
        <w:ind w:left="720"/>
        <w:rPr>
          <w:rFonts w:ascii="Times New Roman" w:eastAsia="Times New Roman" w:hAnsi="Times New Roman" w:cs="David"/>
          <w:b/>
          <w:bCs/>
          <w:sz w:val="24"/>
          <w:szCs w:val="24"/>
          <w:rtl/>
          <w:lang w:eastAsia="he-IL"/>
        </w:rPr>
      </w:pPr>
    </w:p>
    <w:p w14:paraId="3C1F4E13" w14:textId="77777777" w:rsidR="00B27B4C" w:rsidRPr="00B27B4C" w:rsidRDefault="00B27B4C" w:rsidP="00B27B4C">
      <w:pPr>
        <w:widowControl w:val="0"/>
        <w:numPr>
          <w:ilvl w:val="0"/>
          <w:numId w:val="10"/>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1802FE0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5D82530" w14:textId="77777777" w:rsidR="00B27B4C" w:rsidRPr="00B27B4C" w:rsidRDefault="00B27B4C" w:rsidP="00465F1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00CE0C9C">
        <w:rPr>
          <w:rFonts w:ascii="Times New Roman" w:eastAsia="Times New Roman" w:hAnsi="Times New Roman" w:cs="David" w:hint="cs"/>
          <w:sz w:val="20"/>
          <w:szCs w:val="24"/>
          <w:rtl/>
          <w:lang w:eastAsia="he-IL"/>
        </w:rPr>
        <w:t>ל</w:t>
      </w:r>
      <w:r w:rsidRPr="00B27B4C">
        <w:rPr>
          <w:rFonts w:ascii="Times New Roman" w:eastAsia="Times New Roman" w:hAnsi="Times New Roman" w:cs="David" w:hint="cs"/>
          <w:sz w:val="20"/>
          <w:szCs w:val="24"/>
          <w:rtl/>
          <w:lang w:eastAsia="he-IL"/>
        </w:rPr>
        <w:t>תכנון בנייני</w:t>
      </w:r>
      <w:r w:rsidR="0070625C">
        <w:rPr>
          <w:rFonts w:ascii="Times New Roman" w:eastAsia="Times New Roman" w:hAnsi="Times New Roman" w:cs="David" w:hint="cs"/>
          <w:sz w:val="20"/>
          <w:szCs w:val="24"/>
          <w:rtl/>
          <w:lang w:eastAsia="he-IL"/>
        </w:rPr>
        <w:t xml:space="preserve">ם לרבות  </w:t>
      </w:r>
      <w:r w:rsidRPr="00B27B4C">
        <w:rPr>
          <w:rFonts w:ascii="Times New Roman" w:eastAsia="Times New Roman" w:hAnsi="Times New Roman" w:cs="David" w:hint="cs"/>
          <w:sz w:val="20"/>
          <w:szCs w:val="24"/>
          <w:rtl/>
          <w:lang w:eastAsia="he-IL"/>
        </w:rPr>
        <w:t>מגורים</w:t>
      </w:r>
      <w:r w:rsidR="0070625C">
        <w:rPr>
          <w:rFonts w:ascii="Times New Roman" w:eastAsia="Times New Roman" w:hAnsi="Times New Roman" w:cs="David" w:hint="cs"/>
          <w:sz w:val="20"/>
          <w:szCs w:val="24"/>
          <w:rtl/>
          <w:lang w:eastAsia="he-IL"/>
        </w:rPr>
        <w:t xml:space="preserve"> ו/או תעסוקה </w:t>
      </w:r>
      <w:r w:rsidRPr="00B27B4C">
        <w:rPr>
          <w:rFonts w:ascii="Times New Roman" w:eastAsia="Times New Roman" w:hAnsi="Times New Roman" w:cs="David" w:hint="cs"/>
          <w:sz w:val="20"/>
          <w:szCs w:val="24"/>
          <w:rtl/>
          <w:lang w:eastAsia="he-IL"/>
        </w:rPr>
        <w:t xml:space="preserve"> (באחוזים משכר המתכנן הנקוב בסעיף 1.2 לנספח ד לעיל):</w:t>
      </w:r>
    </w:p>
    <w:p w14:paraId="101789B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20A0A50" w14:textId="77777777" w:rsidR="00B27B4C" w:rsidRDefault="00B27B4C" w:rsidP="00465F10">
      <w:pPr>
        <w:widowControl w:val="0"/>
        <w:spacing w:before="0" w:beforeAutospacing="0" w:after="0" w:afterAutospacing="0" w:line="240" w:lineRule="auto"/>
        <w:ind w:left="72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u w:val="single"/>
          <w:rtl/>
          <w:lang w:eastAsia="he-IL"/>
        </w:rPr>
        <w:t>למבנה</w:t>
      </w:r>
    </w:p>
    <w:p w14:paraId="063A960D" w14:textId="77777777" w:rsidR="00CE0C9C" w:rsidRDefault="00CE0C9C" w:rsidP="00A74F15">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109B3549" w14:textId="77777777" w:rsidR="00CE0C9C" w:rsidRPr="00B27B4C" w:rsidRDefault="00CE0C9C" w:rsidP="00A74F15">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2D57ECB7" w14:textId="77777777" w:rsidR="00B27B4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1.1</w:t>
      </w:r>
      <w:r>
        <w:rPr>
          <w:rFonts w:ascii="Times New Roman" w:eastAsia="Times New Roman" w:hAnsi="Times New Roman" w:cs="David" w:hint="cs"/>
          <w:sz w:val="20"/>
          <w:szCs w:val="24"/>
          <w:rtl/>
          <w:lang w:eastAsia="he-IL"/>
        </w:rPr>
        <w:tab/>
        <w:t xml:space="preserve">עיצוב פרוגרמה והכנת תכנית </w:t>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10%</w:t>
      </w:r>
    </w:p>
    <w:p w14:paraId="2120EEFD"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77D36D5"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1.2</w:t>
      </w:r>
      <w:r>
        <w:rPr>
          <w:rFonts w:ascii="Times New Roman" w:eastAsia="Times New Roman" w:hAnsi="Times New Roman" w:cs="David" w:hint="cs"/>
          <w:sz w:val="20"/>
          <w:szCs w:val="24"/>
          <w:rtl/>
          <w:lang w:eastAsia="he-IL"/>
        </w:rPr>
        <w:tab/>
        <w:t xml:space="preserve">הכנת סט תכניטות ראשוני ( מרתפים חזיתצות ומרתפים ) </w:t>
      </w:r>
      <w:r w:rsidR="00A40D63">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ab/>
        <w:t>10%</w:t>
      </w:r>
    </w:p>
    <w:p w14:paraId="69AD3177"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44F82E4"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1.3</w:t>
      </w:r>
      <w:r>
        <w:rPr>
          <w:rFonts w:ascii="Times New Roman" w:eastAsia="Times New Roman" w:hAnsi="Times New Roman" w:cs="David" w:hint="cs"/>
          <w:sz w:val="20"/>
          <w:szCs w:val="24"/>
          <w:rtl/>
          <w:lang w:eastAsia="he-IL"/>
        </w:rPr>
        <w:tab/>
        <w:t xml:space="preserve">תיאום מול יועצים והגשה לקהיתר במקוונת </w:t>
      </w:r>
      <w:r>
        <w:rPr>
          <w:rFonts w:ascii="Times New Roman" w:eastAsia="Times New Roman" w:hAnsi="Times New Roman" w:cs="David" w:hint="cs"/>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10%</w:t>
      </w:r>
    </w:p>
    <w:p w14:paraId="695D2471"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54BE50F" w14:textId="77777777" w:rsidR="00CE0C9C" w:rsidRDefault="00CE0C9C" w:rsidP="00A40D63">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1.4</w:t>
      </w:r>
      <w:r>
        <w:rPr>
          <w:rFonts w:ascii="Times New Roman" w:eastAsia="Times New Roman" w:hAnsi="Times New Roman" w:cs="David" w:hint="cs"/>
          <w:sz w:val="20"/>
          <w:szCs w:val="24"/>
          <w:rtl/>
          <w:lang w:eastAsia="he-IL"/>
        </w:rPr>
        <w:tab/>
        <w:t xml:space="preserve">קבלת חלטה וועדה חיובית </w:t>
      </w:r>
      <w:r w:rsidR="00471B9E">
        <w:rPr>
          <w:rFonts w:ascii="Times New Roman" w:eastAsia="Times New Roman" w:hAnsi="Times New Roman" w:cs="David"/>
          <w:sz w:val="20"/>
          <w:szCs w:val="24"/>
          <w:rtl/>
          <w:lang w:eastAsia="he-IL"/>
        </w:rPr>
        <w:tab/>
      </w:r>
      <w:r w:rsidR="000328C9">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hint="cs"/>
          <w:sz w:val="20"/>
          <w:szCs w:val="24"/>
          <w:rtl/>
          <w:lang w:eastAsia="he-IL"/>
        </w:rPr>
        <w:t>5%</w:t>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p>
    <w:p w14:paraId="3B9F3A67"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69065F8" w14:textId="77777777" w:rsidR="00CE0C9C" w:rsidRDefault="00CE0C9C" w:rsidP="00A40D63">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1.5</w:t>
      </w:r>
      <w:r>
        <w:rPr>
          <w:rFonts w:ascii="Times New Roman" w:eastAsia="Times New Roman" w:hAnsi="Times New Roman" w:cs="David" w:hint="cs"/>
          <w:sz w:val="20"/>
          <w:szCs w:val="24"/>
          <w:rtl/>
          <w:lang w:eastAsia="he-IL"/>
        </w:rPr>
        <w:tab/>
        <w:t xml:space="preserve">קבלת היתר בניה </w:t>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0328C9">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hint="cs"/>
          <w:sz w:val="20"/>
          <w:szCs w:val="24"/>
          <w:rtl/>
          <w:lang w:eastAsia="he-IL"/>
        </w:rPr>
        <w:t>15%</w:t>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p>
    <w:p w14:paraId="4CA4D228"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A1F140F" w14:textId="77777777" w:rsid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1.6</w:t>
      </w:r>
      <w:r>
        <w:rPr>
          <w:rFonts w:ascii="Times New Roman" w:eastAsia="Times New Roman" w:hAnsi="Times New Roman" w:cs="David" w:hint="cs"/>
          <w:sz w:val="20"/>
          <w:szCs w:val="24"/>
          <w:rtl/>
          <w:lang w:eastAsia="he-IL"/>
        </w:rPr>
        <w:tab/>
        <w:t xml:space="preserve">תכניות עבודה מושלמות למכרז כולל פרטים </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15%</w:t>
      </w:r>
    </w:p>
    <w:p w14:paraId="455160E3" w14:textId="77777777" w:rsid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DFEAB58" w14:textId="77777777" w:rsid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1.7</w:t>
      </w:r>
      <w:r>
        <w:rPr>
          <w:rFonts w:ascii="Times New Roman" w:eastAsia="Times New Roman" w:hAnsi="Times New Roman" w:cs="David" w:hint="cs"/>
          <w:sz w:val="20"/>
          <w:szCs w:val="24"/>
          <w:rtl/>
          <w:lang w:eastAsia="he-IL"/>
        </w:rPr>
        <w:tab/>
        <w:t xml:space="preserve">תכניות מכר ואישור מפרטי מכר </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5%</w:t>
      </w:r>
    </w:p>
    <w:p w14:paraId="0E0048BB" w14:textId="77777777" w:rsid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BF2E7C7" w14:textId="77777777" w:rsidR="00CE0C9C" w:rsidRDefault="00CE0C9C" w:rsidP="00465F1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1.8</w:t>
      </w:r>
      <w:r>
        <w:rPr>
          <w:rFonts w:ascii="Times New Roman" w:eastAsia="Times New Roman" w:hAnsi="Times New Roman" w:cs="David" w:hint="cs"/>
          <w:sz w:val="20"/>
          <w:szCs w:val="24"/>
          <w:rtl/>
          <w:lang w:eastAsia="he-IL"/>
        </w:rPr>
        <w:tab/>
        <w:t xml:space="preserve">פרטים , רשימות , ותכניות "לבצוע " מושלמות </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sidR="00465F10">
        <w:rPr>
          <w:rFonts w:ascii="Times New Roman" w:eastAsia="Times New Roman" w:hAnsi="Times New Roman" w:cs="David" w:hint="cs"/>
          <w:sz w:val="20"/>
          <w:szCs w:val="24"/>
          <w:rtl/>
          <w:lang w:eastAsia="he-IL"/>
        </w:rPr>
        <w:t>10%</w:t>
      </w:r>
    </w:p>
    <w:p w14:paraId="70B29FD2" w14:textId="77777777" w:rsid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FAA3606" w14:textId="77777777" w:rsidR="00CE0C9C" w:rsidRDefault="00CE0C9C" w:rsidP="00471B9E">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1.9</w:t>
      </w:r>
      <w:r>
        <w:rPr>
          <w:rFonts w:ascii="Times New Roman" w:eastAsia="Times New Roman" w:hAnsi="Times New Roman" w:cs="David" w:hint="cs"/>
          <w:sz w:val="20"/>
          <w:szCs w:val="24"/>
          <w:rtl/>
          <w:lang w:eastAsia="he-IL"/>
        </w:rPr>
        <w:tab/>
        <w:t xml:space="preserve">פקוח עליון </w:t>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sz w:val="20"/>
          <w:szCs w:val="24"/>
          <w:rtl/>
          <w:lang w:eastAsia="he-IL"/>
        </w:rPr>
        <w:tab/>
      </w:r>
      <w:r w:rsidR="00471B9E">
        <w:rPr>
          <w:rFonts w:ascii="Times New Roman" w:eastAsia="Times New Roman" w:hAnsi="Times New Roman" w:cs="David" w:hint="cs"/>
          <w:sz w:val="20"/>
          <w:szCs w:val="24"/>
          <w:rtl/>
          <w:lang w:eastAsia="he-IL"/>
        </w:rPr>
        <w:t xml:space="preserve"> 15%</w:t>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r>
    </w:p>
    <w:p w14:paraId="0FE74C0A" w14:textId="77777777" w:rsid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75CD687" w14:textId="77777777" w:rsid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1.10</w:t>
      </w:r>
      <w:r>
        <w:rPr>
          <w:rFonts w:ascii="Times New Roman" w:eastAsia="Times New Roman" w:hAnsi="Times New Roman" w:cs="David" w:hint="cs"/>
          <w:sz w:val="20"/>
          <w:szCs w:val="24"/>
          <w:rtl/>
          <w:lang w:eastAsia="he-IL"/>
        </w:rPr>
        <w:tab/>
      </w:r>
      <w:r w:rsidR="00D27BA2">
        <w:rPr>
          <w:rFonts w:ascii="Times New Roman" w:eastAsia="Times New Roman" w:hAnsi="Times New Roman" w:cs="David" w:hint="cs"/>
          <w:sz w:val="20"/>
          <w:szCs w:val="24"/>
          <w:rtl/>
          <w:lang w:eastAsia="he-IL"/>
        </w:rPr>
        <w:t>השלמת כל הנדרש מאדריכל לתעודת גמר .</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r>
        <w:rPr>
          <w:rFonts w:ascii="Times New Roman" w:eastAsia="Times New Roman" w:hAnsi="Times New Roman" w:cs="David" w:hint="cs"/>
          <w:sz w:val="20"/>
          <w:szCs w:val="24"/>
          <w:rtl/>
          <w:lang w:eastAsia="he-IL"/>
        </w:rPr>
        <w:t>5%</w:t>
      </w:r>
    </w:p>
    <w:p w14:paraId="7F9ECA09" w14:textId="77777777" w:rsidR="00CE0C9C" w:rsidRDefault="00976F11" w:rsidP="00CE0C9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noProof/>
          <w:sz w:val="20"/>
          <w:szCs w:val="24"/>
          <w:rtl/>
        </w:rPr>
        <mc:AlternateContent>
          <mc:Choice Requires="wps">
            <w:drawing>
              <wp:anchor distT="0" distB="0" distL="114300" distR="114300" simplePos="0" relativeHeight="251663360" behindDoc="0" locked="0" layoutInCell="1" allowOverlap="1" wp14:anchorId="49A45283" wp14:editId="3FFE57F0">
                <wp:simplePos x="0" y="0"/>
                <wp:positionH relativeFrom="column">
                  <wp:posOffset>523875</wp:posOffset>
                </wp:positionH>
                <wp:positionV relativeFrom="paragraph">
                  <wp:posOffset>31749</wp:posOffset>
                </wp:positionV>
                <wp:extent cx="48291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48291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2296D1" id="Straight Connector 1"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25pt,2.5pt" to="421.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" strokecolor="#5b9bd5 [3204]" strokeweight=".5pt">
                <v:stroke joinstyle="miter"/>
              </v:line>
            </w:pict>
          </mc:Fallback>
        </mc:AlternateContent>
      </w:r>
    </w:p>
    <w:p w14:paraId="09B9C90A" w14:textId="77777777" w:rsidR="00CE0C9C" w:rsidRPr="00CE0C9C" w:rsidRDefault="00CE0C9C" w:rsidP="00CE0C9C">
      <w:pPr>
        <w:widowControl w:val="0"/>
        <w:spacing w:before="0" w:beforeAutospacing="0" w:after="0" w:afterAutospacing="0" w:line="240" w:lineRule="auto"/>
        <w:ind w:left="720" w:hanging="720"/>
        <w:jc w:val="both"/>
        <w:rPr>
          <w:rFonts w:ascii="Times New Roman" w:eastAsia="Times New Roman" w:hAnsi="Times New Roman" w:cs="David"/>
          <w:b/>
          <w:bCs/>
          <w:sz w:val="20"/>
          <w:szCs w:val="24"/>
          <w:rtl/>
          <w:lang w:eastAsia="he-IL"/>
        </w:rPr>
      </w:pPr>
      <w:r w:rsidRPr="00CE0C9C">
        <w:rPr>
          <w:rFonts w:ascii="Times New Roman" w:eastAsia="Times New Roman" w:hAnsi="Times New Roman" w:cs="David" w:hint="cs"/>
          <w:b/>
          <w:bCs/>
          <w:sz w:val="20"/>
          <w:szCs w:val="24"/>
          <w:rtl/>
          <w:lang w:eastAsia="he-IL"/>
        </w:rPr>
        <w:t xml:space="preserve">סה"כ : </w:t>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r>
      <w:r w:rsidRPr="00CE0C9C">
        <w:rPr>
          <w:rFonts w:ascii="Times New Roman" w:eastAsia="Times New Roman" w:hAnsi="Times New Roman" w:cs="David" w:hint="cs"/>
          <w:b/>
          <w:bCs/>
          <w:sz w:val="20"/>
          <w:szCs w:val="24"/>
          <w:rtl/>
          <w:lang w:eastAsia="he-IL"/>
        </w:rPr>
        <w:tab/>
        <w:t>100%</w:t>
      </w:r>
    </w:p>
    <w:p w14:paraId="37622B39"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C20F216"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6F421AA"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EBC5145"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986AE18" w14:textId="77777777" w:rsidR="00CE0C9C" w:rsidRDefault="00CE0C9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ED18318" w14:textId="77777777" w:rsidR="00EF442B" w:rsidRPr="00EF442B" w:rsidRDefault="00B27B4C" w:rsidP="00EF442B">
      <w:pPr>
        <w:pStyle w:val="ListParagraph"/>
        <w:widowControl w:val="0"/>
        <w:numPr>
          <w:ilvl w:val="0"/>
          <w:numId w:val="10"/>
        </w:numPr>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על אף האמור בסעיף 1 לעיל, רשאי המזמין לשלם למתכנן מקדמות בגין קידום התכנון </w:t>
      </w:r>
    </w:p>
    <w:p w14:paraId="269F0849" w14:textId="77777777" w:rsidR="00B27B4C" w:rsidRPr="00EF442B" w:rsidRDefault="00B27B4C" w:rsidP="00EF442B">
      <w:pPr>
        <w:pStyle w:val="ListParagraph"/>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אשר </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3E0DA6D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CC59903" w14:textId="77777777" w:rsidR="00EF442B" w:rsidRPr="00EF442B" w:rsidRDefault="00B27B4C" w:rsidP="00EF442B">
      <w:pPr>
        <w:pStyle w:val="ListParagraph"/>
        <w:widowControl w:val="0"/>
        <w:numPr>
          <w:ilvl w:val="0"/>
          <w:numId w:val="10"/>
        </w:numPr>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המתכנן יגיש חשבון לא יותר מאשר פעם בחודש. לכל חשבון יצרף המתכנן אישור מאת </w:t>
      </w:r>
    </w:p>
    <w:p w14:paraId="338BCFF2" w14:textId="77777777" w:rsidR="00B27B4C" w:rsidRPr="00EF442B" w:rsidRDefault="00B27B4C" w:rsidP="00EF442B">
      <w:pPr>
        <w:pStyle w:val="ListParagraph"/>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חברת</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הביטוח על קיומם של הביטוחים המפורטים בחוזה בנוסח המצ"ב כנספח ז' לחוזה.</w:t>
      </w:r>
    </w:p>
    <w:p w14:paraId="15B5582D" w14:textId="77777777" w:rsidR="00B27B4C" w:rsidRPr="00B27B4C" w:rsidRDefault="00B27B4C" w:rsidP="00B27B4C">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690460FB" w14:textId="77777777" w:rsidR="00B27B4C" w:rsidRPr="00682FE3" w:rsidRDefault="00B27B4C" w:rsidP="00682FE3">
      <w:pPr>
        <w:widowControl w:val="0"/>
        <w:spacing w:before="0" w:beforeAutospacing="0" w:after="0" w:afterAutospacing="0" w:line="240" w:lineRule="auto"/>
        <w:ind w:left="720"/>
        <w:jc w:val="both"/>
        <w:rPr>
          <w:rFonts w:ascii="Times New Roman" w:eastAsia="Times New Roman" w:hAnsi="Times New Roman" w:cs="David"/>
          <w:b/>
          <w:bCs/>
          <w:sz w:val="20"/>
          <w:szCs w:val="24"/>
          <w:lang w:eastAsia="he-IL"/>
        </w:rPr>
      </w:pPr>
      <w:r w:rsidRPr="00682FE3">
        <w:rPr>
          <w:rFonts w:ascii="Times New Roman" w:eastAsia="Times New Roman" w:hAnsi="Times New Roman" w:cs="David" w:hint="cs"/>
          <w:b/>
          <w:bCs/>
          <w:sz w:val="20"/>
          <w:szCs w:val="24"/>
          <w:rtl/>
          <w:lang w:eastAsia="he-IL"/>
        </w:rPr>
        <w:t xml:space="preserve">המזמין ישלם את שכר המתכנן תוך </w:t>
      </w:r>
      <w:r w:rsidRPr="00682FE3">
        <w:rPr>
          <w:rFonts w:ascii="Times New Roman" w:eastAsia="Times New Roman" w:hAnsi="Times New Roman" w:cs="David" w:hint="cs"/>
          <w:b/>
          <w:bCs/>
          <w:sz w:val="24"/>
          <w:szCs w:val="24"/>
          <w:rtl/>
        </w:rPr>
        <w:t xml:space="preserve">60 </w:t>
      </w:r>
      <w:r w:rsidRPr="00682FE3">
        <w:rPr>
          <w:rFonts w:ascii="Times New Roman" w:eastAsia="Times New Roman" w:hAnsi="Times New Roman" w:cs="David" w:hint="cs"/>
          <w:b/>
          <w:bCs/>
          <w:sz w:val="20"/>
          <w:szCs w:val="24"/>
          <w:rtl/>
          <w:lang w:eastAsia="he-IL"/>
        </w:rPr>
        <w:t>יום מתאריך אישור החשבון ע"י המנהל.</w:t>
      </w:r>
    </w:p>
    <w:p w14:paraId="68096495" w14:textId="77777777" w:rsidR="00B27B4C" w:rsidRPr="00672C76" w:rsidRDefault="00B27B4C" w:rsidP="00672C7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0"/>
          <w:u w:val="single"/>
          <w:rtl/>
          <w:lang w:eastAsia="he-IL"/>
        </w:rPr>
        <w:br w:type="page"/>
      </w:r>
      <w:r w:rsidRPr="00B27B4C">
        <w:rPr>
          <w:rFonts w:ascii="Times New Roman" w:eastAsia="Times New Roman" w:hAnsi="Times New Roman" w:cs="David" w:hint="cs"/>
          <w:bCs/>
          <w:sz w:val="20"/>
          <w:szCs w:val="24"/>
          <w:u w:val="single"/>
          <w:rtl/>
          <w:lang w:eastAsia="he-IL"/>
        </w:rPr>
        <w:t xml:space="preserve">נספח </w:t>
      </w:r>
      <w:r w:rsidR="00672C7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sidR="00672C76">
        <w:rPr>
          <w:rFonts w:ascii="Times New Roman" w:eastAsia="Times New Roman" w:hAnsi="Times New Roman" w:cs="David" w:hint="cs"/>
          <w:bCs/>
          <w:sz w:val="20"/>
          <w:szCs w:val="24"/>
          <w:u w:val="single"/>
          <w:rtl/>
          <w:lang w:eastAsia="he-IL"/>
        </w:rPr>
        <w:t>'</w:t>
      </w:r>
    </w:p>
    <w:p w14:paraId="4B649B71" w14:textId="77777777" w:rsidR="00B27B4C" w:rsidRPr="00B27B4C" w:rsidRDefault="00B27B4C" w:rsidP="00682FE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B199B9AAEAF477195FF18AFA2F156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5T00:00:00Z">
            <w:dateFormat w:val="dd/MM/yyyy"/>
            <w:lid w:val="he-IL"/>
            <w:storeMappedDataAs w:val="dateTime"/>
            <w:calendar w:val="gregorian"/>
          </w:date>
        </w:sdtPr>
        <w:sdtEndPr>
          <w:rPr>
            <w:rFonts w:hint="cs"/>
          </w:rPr>
        </w:sdtEndPr>
        <w:sdtContent>
          <w:r w:rsidR="00C508AC">
            <w:rPr>
              <w:rFonts w:ascii="Times New Roman" w:eastAsia="Times New Roman" w:hAnsi="Times New Roman" w:cs="David" w:hint="cs"/>
              <w:color w:val="008000"/>
              <w:sz w:val="24"/>
              <w:szCs w:val="24"/>
              <w:rtl/>
              <w:lang w:eastAsia="he-IL"/>
            </w:rPr>
            <w:t>‏05/01/2021</w:t>
          </w:r>
        </w:sdtContent>
      </w:sdt>
      <w:r w:rsidRPr="00B27B4C">
        <w:rPr>
          <w:rFonts w:ascii="Times New Roman" w:eastAsia="Times New Roman" w:hAnsi="Times New Roman" w:cs="David" w:hint="cs"/>
          <w:bCs/>
          <w:color w:val="FF0000"/>
          <w:sz w:val="24"/>
          <w:szCs w:val="24"/>
          <w:rtl/>
          <w:lang w:eastAsia="he-IL"/>
        </w:rPr>
        <w:br/>
      </w:r>
    </w:p>
    <w:p w14:paraId="6DAC2CC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9135925F52F94233967D84746B7B4D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13F536C" w14:textId="77777777" w:rsidR="00B27B4C" w:rsidRPr="00B27B4C" w:rsidRDefault="00BC38F6" w:rsidP="007124BC">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שיכון ובינוי נדל"ן בע"מ</w:t>
          </w:r>
          <w:r>
            <w:rPr>
              <w:rFonts w:ascii="Times New Roman" w:eastAsia="Times New Roman" w:hAnsi="Times New Roman" w:cs="David" w:hint="cs"/>
              <w:color w:val="008000"/>
              <w:sz w:val="24"/>
              <w:szCs w:val="24"/>
              <w:rtl/>
              <w:lang w:eastAsia="he-IL"/>
            </w:rPr>
            <w:br/>
            <w:t>שלם 3 רמת גן 52215</w:t>
          </w:r>
          <w:r>
            <w:rPr>
              <w:rFonts w:ascii="Times New Roman" w:eastAsia="Times New Roman" w:hAnsi="Times New Roman" w:cs="David" w:hint="cs"/>
              <w:color w:val="008000"/>
              <w:sz w:val="24"/>
              <w:szCs w:val="24"/>
              <w:rtl/>
              <w:lang w:eastAsia="he-IL"/>
            </w:rPr>
            <w:br/>
            <w:t>מ.ז 52-002117-1</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כלל נכסי נדלן נשר מרכז (נ.נ.נ.מ) שותפות מוגבלת</w:t>
          </w:r>
          <w:r>
            <w:rPr>
              <w:rFonts w:ascii="Times New Roman" w:eastAsia="Times New Roman" w:hAnsi="Times New Roman" w:cs="David" w:hint="cs"/>
              <w:color w:val="008000"/>
              <w:sz w:val="24"/>
              <w:szCs w:val="24"/>
              <w:rtl/>
              <w:lang w:eastAsia="he-IL"/>
            </w:rPr>
            <w:br/>
            <w:t>מרכז עזריאלי בניין משולש 3, תל אביב</w:t>
          </w:r>
          <w:r>
            <w:rPr>
              <w:rFonts w:ascii="Times New Roman" w:eastAsia="Times New Roman" w:hAnsi="Times New Roman" w:cs="David" w:hint="cs"/>
              <w:color w:val="008000"/>
              <w:sz w:val="24"/>
              <w:szCs w:val="24"/>
              <w:rtl/>
              <w:lang w:eastAsia="he-IL"/>
            </w:rPr>
            <w:br/>
            <w:t>540283033</w:t>
          </w:r>
          <w:r>
            <w:rPr>
              <w:rFonts w:ascii="Times New Roman" w:eastAsia="Times New Roman" w:hAnsi="Times New Roman" w:cs="David" w:hint="cs"/>
              <w:color w:val="008000"/>
              <w:sz w:val="24"/>
              <w:szCs w:val="24"/>
              <w:rtl/>
              <w:lang w:eastAsia="he-IL"/>
            </w:rPr>
            <w:br/>
          </w:r>
        </w:p>
      </w:sdtContent>
    </w:sdt>
    <w:p w14:paraId="75700A7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64E1B7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5D81B93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4AB6A44" w14:textId="77777777" w:rsidR="00B27B4C" w:rsidRP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4F18932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D176C9"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8E939AA715F4A88B51F450C0FA710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A55A1">
            <w:rPr>
              <w:rFonts w:ascii="Times New Roman" w:eastAsia="Times New Roman" w:hAnsi="Times New Roman" w:cs="David"/>
              <w:color w:val="008000"/>
              <w:sz w:val="24"/>
              <w:szCs w:val="24"/>
              <w:rtl/>
              <w:lang w:eastAsia="he-IL"/>
            </w:rPr>
            <w:t xml:space="preserve">                                        גיורא גור ושות' אדריכלים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232DB535FCD646F881DB7DF30D1C15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A55A1">
            <w:rPr>
              <w:rFonts w:ascii="Times New Roman" w:eastAsia="Times New Roman" w:hAnsi="Times New Roman" w:cs="David"/>
              <w:color w:val="008000"/>
              <w:sz w:val="24"/>
              <w:szCs w:val="24"/>
              <w:rtl/>
              <w:lang w:eastAsia="he-IL"/>
            </w:rPr>
            <w:t xml:space="preserve">                                        גיורא גור ושות' אדריכלים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3A29CBF09264146A742663AD690F1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A55A1">
            <w:rPr>
              <w:rFonts w:ascii="Times New Roman" w:eastAsia="Times New Roman" w:hAnsi="Times New Roman" w:cs="David"/>
              <w:color w:val="008000"/>
              <w:sz w:val="24"/>
              <w:szCs w:val="24"/>
              <w:rtl/>
              <w:lang w:eastAsia="he-IL"/>
            </w:rPr>
            <w:t xml:space="preserve">                                        גיורא גור ושות' אדריכלים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AC6EB64"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C41243D" w14:textId="77777777" w:rsidR="00B27B4C" w:rsidRPr="00B27B4C" w:rsidRDefault="00B27B4C" w:rsidP="00682FE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957E5EA60764A62B05C37BC96DAF1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A55A1">
            <w:rPr>
              <w:rFonts w:ascii="Times New Roman" w:eastAsia="Times New Roman" w:hAnsi="Times New Roman" w:cs="David"/>
              <w:color w:val="008000"/>
              <w:sz w:val="24"/>
              <w:szCs w:val="24"/>
              <w:rtl/>
              <w:lang w:eastAsia="he-IL"/>
            </w:rPr>
            <w:t xml:space="preserve">                                        גיורא גור ושות' אדריכלים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BF36EE9703D64E94A348A9367BA471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883A18">
            <w:rPr>
              <w:rFonts w:ascii="Times New Roman" w:eastAsia="Times New Roman" w:hAnsi="Times New Roman" w:cs="David" w:hint="cs"/>
              <w:bCs/>
              <w:color w:val="00B0F0"/>
              <w:sz w:val="24"/>
              <w:szCs w:val="24"/>
              <w:rtl/>
              <w:lang w:eastAsia="he-IL"/>
            </w:rPr>
            <w:t>אדריכל ראשי</w:t>
          </w:r>
        </w:sdtContent>
      </w:sdt>
      <w:r w:rsidRPr="00B27B4C">
        <w:rPr>
          <w:rFonts w:ascii="Times New Roman" w:eastAsia="Times New Roman" w:hAnsi="Times New Roman" w:cs="David" w:hint="cs"/>
          <w:bCs/>
          <w:color w:val="008000"/>
          <w:sz w:val="24"/>
          <w:szCs w:val="24"/>
          <w:rtl/>
          <w:lang w:eastAsia="he-IL"/>
        </w:rPr>
        <w:t xml:space="preserve"> </w:t>
      </w:r>
      <w:r w:rsidR="007E5EEA">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C48A7EE2680C43A2B9A9AD5B64D5CF9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F71CFB">
            <w:rPr>
              <w:rFonts w:ascii="Times New Roman" w:eastAsia="Times New Roman" w:hAnsi="Times New Roman" w:cs="David" w:hint="cs"/>
              <w:bCs/>
              <w:color w:val="008000"/>
              <w:sz w:val="24"/>
              <w:szCs w:val="24"/>
              <w:rtl/>
              <w:lang w:eastAsia="he-IL"/>
            </w:rPr>
            <w:tab/>
          </w:r>
          <w:r w:rsidR="00F71CFB">
            <w:rPr>
              <w:rFonts w:ascii="Times New Roman" w:eastAsia="Times New Roman" w:hAnsi="Times New Roman" w:cs="David" w:hint="cs"/>
              <w:bCs/>
              <w:color w:val="008000"/>
              <w:sz w:val="24"/>
              <w:szCs w:val="24"/>
              <w:rtl/>
              <w:lang w:eastAsia="he-IL"/>
            </w:rPr>
            <w:tab/>
            <w:t xml:space="preserve">נשר - ( שם זמני ) </w:t>
          </w:r>
        </w:sdtContent>
      </w:sdt>
      <w:r w:rsidRPr="00B27B4C">
        <w:rPr>
          <w:rFonts w:ascii="Times New Roman" w:eastAsia="Times New Roman" w:hAnsi="Times New Roman" w:cs="David" w:hint="cs"/>
          <w:color w:val="008000"/>
          <w:sz w:val="24"/>
          <w:szCs w:val="24"/>
          <w:rtl/>
          <w:lang w:eastAsia="he-IL"/>
        </w:rPr>
        <w:t>.</w:t>
      </w:r>
    </w:p>
    <w:p w14:paraId="3A17E185"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1338F59"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D3B76E8AF18B4CEB9E0F10485BC65A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A55A1">
            <w:rPr>
              <w:rFonts w:ascii="Times New Roman" w:eastAsia="Times New Roman" w:hAnsi="Times New Roman" w:cs="David" w:hint="cs"/>
              <w:color w:val="008000"/>
              <w:sz w:val="24"/>
              <w:szCs w:val="24"/>
              <w:rtl/>
              <w:lang w:eastAsia="he-IL"/>
            </w:rPr>
            <w:t xml:space="preserve">                                        גיורא גור ושות' אדריכלים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720F0F9D"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6D6E269" w14:textId="77777777" w:rsidR="00B27B4C" w:rsidRPr="00B27B4C" w:rsidRDefault="00B27B4C" w:rsidP="00B27B4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476E03A35A694B298F896315E279F8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A55A1">
            <w:rPr>
              <w:rFonts w:ascii="Times New Roman" w:eastAsia="Times New Roman" w:hAnsi="Times New Roman" w:cs="David" w:hint="cs"/>
              <w:color w:val="008000"/>
              <w:sz w:val="24"/>
              <w:szCs w:val="24"/>
              <w:rtl/>
              <w:lang w:eastAsia="he-IL"/>
            </w:rPr>
            <w:t xml:space="preserve">                                        גיורא גור ושות' אדריכלים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CB8B108"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46C6669"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DA19034"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A25EE5C"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C362698"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47399FE"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sidR="00EF442B">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21E77A05"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840D600"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A5EA313" w14:textId="77777777" w:rsidR="00672C76" w:rsidRPr="00435A20" w:rsidRDefault="00672C76" w:rsidP="00672C7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BA31162" w14:textId="77777777" w:rsidR="00672C76" w:rsidRPr="009130F0" w:rsidRDefault="00672C76" w:rsidP="00672C7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9DE8B48" w14:textId="77777777" w:rsidR="00672C76" w:rsidRPr="002459C5" w:rsidRDefault="00672C76" w:rsidP="002459C5">
      <w:pPr>
        <w:widowControl w:val="0"/>
        <w:spacing w:before="0" w:beforeAutospacing="0" w:after="0" w:afterAutospacing="0" w:line="240" w:lineRule="auto"/>
        <w:ind w:left="2231" w:hanging="71"/>
        <w:rPr>
          <w:rFonts w:ascii="Times New Roman" w:eastAsia="Times New Roman" w:hAnsi="Times New Roman" w:cs="David"/>
          <w:color w:val="00B0F0"/>
          <w:rtl/>
          <w:lang w:eastAsia="he-IL"/>
        </w:rPr>
      </w:pPr>
      <w:r w:rsidRPr="002459C5">
        <w:rPr>
          <w:rFonts w:ascii="Times New Roman" w:eastAsia="Times New Roman" w:hAnsi="Times New Roman" w:cs="David" w:hint="cs"/>
          <w:color w:val="00B0F0"/>
          <w:sz w:val="20"/>
          <w:szCs w:val="20"/>
          <w:rtl/>
          <w:lang w:eastAsia="he-IL"/>
        </w:rPr>
        <w:t xml:space="preserve">              </w:t>
      </w:r>
      <w:sdt>
        <w:sdtPr>
          <w:rPr>
            <w:rFonts w:ascii="Times New Roman" w:eastAsia="Times New Roman" w:hAnsi="Times New Roman" w:cs="David"/>
            <w:color w:val="00B0F0"/>
            <w:u w:val="single"/>
            <w:rtl/>
            <w:lang w:eastAsia="he-IL"/>
          </w:rPr>
          <w:alias w:val="שם ספק"/>
          <w:tag w:val="cntSupllierName"/>
          <w:id w:val="-1460642670"/>
          <w:placeholder>
            <w:docPart w:val="47AE1B7D36614706AD77066DE4DA19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A55A1" w:rsidRPr="002459C5">
            <w:rPr>
              <w:rFonts w:ascii="Times New Roman" w:eastAsia="Times New Roman" w:hAnsi="Times New Roman" w:cs="David" w:hint="cs"/>
              <w:color w:val="00B0F0"/>
              <w:u w:val="single"/>
              <w:rtl/>
              <w:lang w:eastAsia="he-IL"/>
            </w:rPr>
            <w:t xml:space="preserve">                                        גיורא גור ושות' אדריכלים בע"מ</w:t>
          </w:r>
        </w:sdtContent>
      </w:sdt>
    </w:p>
    <w:p w14:paraId="49922937" w14:textId="77777777" w:rsidR="00672C76" w:rsidRDefault="00672C76"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743F794"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557D9F03"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F4A2369"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6A3D4D81" w14:textId="77777777" w:rsidR="00B27B4C" w:rsidRPr="00B27B4C" w:rsidRDefault="00B27B4C" w:rsidP="001551B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682FE3">
        <w:rPr>
          <w:rFonts w:ascii="Times New Roman" w:eastAsia="Times New Roman" w:hAnsi="Times New Roman" w:cs="David" w:hint="cs"/>
          <w:sz w:val="24"/>
          <w:szCs w:val="24"/>
          <w:rtl/>
          <w:lang w:eastAsia="he-IL"/>
        </w:rPr>
        <w:t>*מחק את המיותר</w:t>
      </w:r>
    </w:p>
    <w:p w14:paraId="4CD3505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61BCEFF7" w14:textId="77777777" w:rsidR="00E034F9" w:rsidRPr="00232692" w:rsidRDefault="00E034F9" w:rsidP="001A2CB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284ECDF1" w14:textId="77777777" w:rsidR="00E034F9" w:rsidRPr="0009511C" w:rsidRDefault="00E034F9" w:rsidP="00E034F9">
      <w:pPr>
        <w:widowControl w:val="0"/>
        <w:spacing w:before="0" w:beforeAutospacing="0" w:after="0" w:afterAutospacing="0" w:line="240" w:lineRule="auto"/>
        <w:jc w:val="center"/>
        <w:rPr>
          <w:rFonts w:ascii="David" w:eastAsia="Times New Roman" w:hAnsi="David" w:cs="David"/>
          <w:sz w:val="24"/>
          <w:szCs w:val="24"/>
          <w:lang w:eastAsia="he-IL"/>
        </w:rPr>
      </w:pPr>
    </w:p>
    <w:p w14:paraId="723F7003" w14:textId="77777777" w:rsidR="00E034F9" w:rsidRPr="002419E5" w:rsidRDefault="00E034F9" w:rsidP="00E034F9">
      <w:pPr>
        <w:widowControl w:val="0"/>
        <w:bidi w:val="0"/>
        <w:spacing w:before="0" w:beforeAutospacing="0" w:after="0" w:afterAutospacing="0" w:line="240" w:lineRule="auto"/>
        <w:jc w:val="center"/>
        <w:rPr>
          <w:rFonts w:eastAsia="Times New Roman" w:cs="David"/>
          <w:bCs/>
          <w:sz w:val="24"/>
          <w:szCs w:val="24"/>
          <w:u w:val="single"/>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r w:rsidR="00F92F39">
        <w:rPr>
          <w:rFonts w:ascii="David" w:eastAsia="Times New Roman" w:hAnsi="David" w:cs="David"/>
          <w:bCs/>
          <w:sz w:val="24"/>
          <w:szCs w:val="24"/>
          <w:u w:val="single"/>
          <w:rtl/>
          <w:lang w:eastAsia="he-IL"/>
        </w:rPr>
        <w:t>–</w:t>
      </w:r>
      <w:r w:rsidR="00F92F39">
        <w:rPr>
          <w:rFonts w:ascii="David" w:eastAsia="Times New Roman" w:hAnsi="David" w:cs="David" w:hint="cs"/>
          <w:bCs/>
          <w:sz w:val="24"/>
          <w:szCs w:val="24"/>
          <w:u w:val="single"/>
          <w:rtl/>
          <w:lang w:eastAsia="he-IL"/>
        </w:rPr>
        <w:t xml:space="preserve"> </w:t>
      </w:r>
    </w:p>
    <w:p w14:paraId="06B91EA7" w14:textId="77777777" w:rsidR="002D3B98" w:rsidRPr="0020713D" w:rsidRDefault="002D3B98" w:rsidP="007124BC">
      <w:pPr>
        <w:spacing w:line="276" w:lineRule="auto"/>
        <w:jc w:val="both"/>
        <w:rPr>
          <w:rtl/>
        </w:rPr>
      </w:pPr>
      <w:r>
        <w:rPr>
          <w:rtl/>
        </w:rPr>
        <w:t>המתכנן</w:t>
      </w:r>
      <w:r w:rsidRPr="00B257A5">
        <w:rPr>
          <w:rtl/>
        </w:rPr>
        <w:t xml:space="preserve"> יערוך ויקיים את הביטוחים המפורטים להלן כאשר היקף הכיסוי הביטוחי </w:t>
      </w:r>
      <w:r>
        <w:rPr>
          <w:rFonts w:hint="cs"/>
          <w:rtl/>
        </w:rPr>
        <w:t xml:space="preserve"> ב</w:t>
      </w:r>
      <w:r w:rsidRPr="00B257A5">
        <w:rPr>
          <w:rtl/>
        </w:rPr>
        <w:t>נוסח "ביט"</w:t>
      </w:r>
      <w:r>
        <w:rPr>
          <w:rFonts w:hint="cs"/>
          <w:rtl/>
        </w:rPr>
        <w:t xml:space="preserve"> או בנוסח מקביל  </w:t>
      </w:r>
      <w:r w:rsidRPr="0020713D">
        <w:rPr>
          <w:rtl/>
        </w:rPr>
        <w:t>(למעט הפוליסה לאחריות מקצועית 2018)</w:t>
      </w:r>
      <w:r>
        <w:rPr>
          <w:rFonts w:hint="cs"/>
          <w:rtl/>
        </w:rPr>
        <w:t xml:space="preserve"> </w:t>
      </w:r>
      <w:r w:rsidRPr="00B257A5">
        <w:rPr>
          <w:rtl/>
        </w:rPr>
        <w:t>התקף במועד עריכת הביטוח:</w:t>
      </w:r>
    </w:p>
    <w:p w14:paraId="06D98E04" w14:textId="77777777" w:rsidR="002D3B98" w:rsidRPr="002D3DD3" w:rsidRDefault="002D3B98" w:rsidP="007124BC">
      <w:pPr>
        <w:pStyle w:val="ListParagraph"/>
        <w:numPr>
          <w:ilvl w:val="0"/>
          <w:numId w:val="31"/>
        </w:numPr>
        <w:spacing w:before="0" w:beforeAutospacing="0" w:after="0" w:afterAutospacing="0" w:line="360" w:lineRule="auto"/>
        <w:contextualSpacing w:val="0"/>
        <w:jc w:val="both"/>
        <w:rPr>
          <w:b/>
          <w:bCs/>
          <w:u w:val="single"/>
          <w:rtl/>
        </w:rPr>
      </w:pPr>
      <w:r w:rsidRPr="002D3DD3">
        <w:rPr>
          <w:rFonts w:hint="cs"/>
          <w:b/>
          <w:bCs/>
          <w:u w:val="single"/>
          <w:rtl/>
        </w:rPr>
        <w:t>פוליסה ל</w:t>
      </w:r>
      <w:r w:rsidRPr="002D3DD3">
        <w:rPr>
          <w:b/>
          <w:bCs/>
          <w:u w:val="single"/>
          <w:rtl/>
        </w:rPr>
        <w:t>ביטוח אחריות מעבידים</w:t>
      </w:r>
    </w:p>
    <w:p w14:paraId="6329DC69" w14:textId="77777777" w:rsidR="002D3B98" w:rsidRDefault="002D3B98" w:rsidP="007124BC">
      <w:pPr>
        <w:pStyle w:val="ListParagraph"/>
        <w:overflowPunct w:val="0"/>
        <w:autoSpaceDE w:val="0"/>
        <w:autoSpaceDN w:val="0"/>
        <w:adjustRightInd w:val="0"/>
        <w:spacing w:line="360" w:lineRule="auto"/>
        <w:jc w:val="both"/>
      </w:pPr>
      <w:r w:rsidRPr="00D23308">
        <w:rPr>
          <w:rtl/>
        </w:rPr>
        <w:t>ביטוח אחריות מעבידים</w:t>
      </w:r>
      <w:r>
        <w:rPr>
          <w:rFonts w:hint="cs"/>
          <w:rtl/>
        </w:rPr>
        <w:t xml:space="preserve"> ע"פ פקודת הנזיקין (נוסח חדש) ו </w:t>
      </w:r>
      <w:r w:rsidRPr="00D23308">
        <w:rPr>
          <w:rFonts w:hint="cs"/>
          <w:rtl/>
        </w:rPr>
        <w:t xml:space="preserve">חוק האחריות למוצרים פגומים, התש"ם-1980 </w:t>
      </w:r>
      <w:r w:rsidRPr="00D23308">
        <w:rPr>
          <w:rtl/>
        </w:rPr>
        <w:t xml:space="preserve">המבטח את חבות </w:t>
      </w:r>
      <w:r>
        <w:rPr>
          <w:rFonts w:hint="cs"/>
          <w:rtl/>
        </w:rPr>
        <w:t>המתכנן</w:t>
      </w:r>
      <w:r w:rsidRPr="00D23308">
        <w:rPr>
          <w:rtl/>
        </w:rPr>
        <w:t xml:space="preserve"> כלפי עובדיו בגין פגיעה גופנית ו/או מחלה מקצועית </w:t>
      </w:r>
      <w:r>
        <w:rPr>
          <w:rFonts w:hint="cs"/>
          <w:rtl/>
        </w:rPr>
        <w:t>שתיגרם</w:t>
      </w:r>
      <w:r w:rsidRPr="00D23308">
        <w:rPr>
          <w:rtl/>
        </w:rPr>
        <w:t xml:space="preserve"> למי מהם תוך כדי ועקב עבודתם במתן השירותים, בגבול אחריות של </w:t>
      </w:r>
      <w:r w:rsidRPr="00D23308">
        <w:rPr>
          <w:rFonts w:hint="cs"/>
          <w:rtl/>
        </w:rPr>
        <w:t>20,000,000 ₪ למקרה ולתקופה</w:t>
      </w:r>
      <w:r w:rsidRPr="00D23308">
        <w:rPr>
          <w:rtl/>
        </w:rPr>
        <w:t xml:space="preserve"> על-פי הפוליסה. ביטוח זה אינו כולל </w:t>
      </w:r>
      <w:r>
        <w:rPr>
          <w:rFonts w:hint="cs"/>
          <w:rtl/>
        </w:rPr>
        <w:t>חריג</w:t>
      </w:r>
      <w:r w:rsidRPr="00D23308">
        <w:rPr>
          <w:rtl/>
        </w:rPr>
        <w:t xml:space="preserve"> בדבר עבודות בגובה ובעומק, שעות עבודה,</w:t>
      </w:r>
      <w:r>
        <w:rPr>
          <w:rFonts w:hint="cs"/>
          <w:rtl/>
        </w:rPr>
        <w:t xml:space="preserve"> </w:t>
      </w:r>
      <w:r w:rsidRPr="00D23308">
        <w:rPr>
          <w:rtl/>
        </w:rPr>
        <w:t>ורעלים וכן בדבר העסקת נוער</w:t>
      </w:r>
      <w:r>
        <w:rPr>
          <w:rFonts w:hint="cs"/>
          <w:rtl/>
        </w:rPr>
        <w:t xml:space="preserve"> בהתאם לחוקים ותקנות</w:t>
      </w:r>
      <w:r w:rsidRPr="00D23308">
        <w:rPr>
          <w:rtl/>
        </w:rPr>
        <w:t xml:space="preserve">. הביטוח מורחב לשפות את </w:t>
      </w:r>
      <w:r>
        <w:rPr>
          <w:rFonts w:hint="cs"/>
          <w:rtl/>
        </w:rPr>
        <w:t>המזמין ו/או עובדיו ו/או מנהליו לרבות עובדים על בסיס חשבונית</w:t>
      </w:r>
      <w:r w:rsidRPr="00D23308">
        <w:rPr>
          <w:rtl/>
        </w:rPr>
        <w:t xml:space="preserve"> היה </w:t>
      </w:r>
      <w:r w:rsidRPr="00D23308">
        <w:rPr>
          <w:rFonts w:hint="cs"/>
          <w:rtl/>
        </w:rPr>
        <w:t>ויקבע</w:t>
      </w:r>
      <w:r w:rsidRPr="00D23308">
        <w:rPr>
          <w:rtl/>
        </w:rPr>
        <w:t xml:space="preserve"> לעניין קרות תאונת עבודה ו/או מחלה מקצועית כלשהי</w:t>
      </w:r>
      <w:r w:rsidRPr="00D23308">
        <w:rPr>
          <w:rFonts w:hint="cs"/>
          <w:rtl/>
        </w:rPr>
        <w:t xml:space="preserve"> </w:t>
      </w:r>
      <w:r w:rsidRPr="00D23308">
        <w:rPr>
          <w:rtl/>
        </w:rPr>
        <w:t xml:space="preserve">כי </w:t>
      </w:r>
      <w:r>
        <w:rPr>
          <w:rFonts w:hint="cs"/>
          <w:rtl/>
        </w:rPr>
        <w:t>מי מהם</w:t>
      </w:r>
      <w:r w:rsidRPr="00D23308">
        <w:rPr>
          <w:rtl/>
        </w:rPr>
        <w:t xml:space="preserve"> נושא בחובות מעביד כלשהן כלפי מי מעובדי </w:t>
      </w:r>
      <w:r>
        <w:rPr>
          <w:rFonts w:hint="cs"/>
          <w:rtl/>
        </w:rPr>
        <w:t>המתכנן</w:t>
      </w:r>
      <w:r w:rsidRPr="00D23308">
        <w:rPr>
          <w:rtl/>
        </w:rPr>
        <w:t xml:space="preserve">. כמו כן, כולל הביטוח כאמור סעיף בדבר ויתור על זכות תחלוף לטובת </w:t>
      </w:r>
      <w:r>
        <w:rPr>
          <w:rFonts w:hint="cs"/>
          <w:rtl/>
        </w:rPr>
        <w:t>המזמין</w:t>
      </w:r>
      <w:r w:rsidRPr="00D23308">
        <w:rPr>
          <w:rtl/>
        </w:rPr>
        <w:t xml:space="preserve"> </w:t>
      </w:r>
      <w:r>
        <w:rPr>
          <w:rFonts w:hint="cs"/>
          <w:rtl/>
        </w:rPr>
        <w:t>ו/או עובדיו  ו/או מנהליו</w:t>
      </w:r>
      <w:r w:rsidRPr="0044567C">
        <w:rPr>
          <w:rFonts w:hint="cs"/>
          <w:rtl/>
        </w:rPr>
        <w:t xml:space="preserve"> </w:t>
      </w:r>
      <w:r>
        <w:rPr>
          <w:rFonts w:hint="cs"/>
          <w:rtl/>
        </w:rPr>
        <w:t>לרבות עובדים על בסיס חשבונית</w:t>
      </w:r>
      <w:r w:rsidRPr="00D23308">
        <w:rPr>
          <w:rtl/>
        </w:rPr>
        <w:t>, אולם הויתור כאמור לא יחול לטובת בן אדם שגרם למקרה הביטוח בזדון.</w:t>
      </w:r>
    </w:p>
    <w:p w14:paraId="57F98162" w14:textId="77777777" w:rsidR="002D3B98" w:rsidRDefault="002D3B98" w:rsidP="007124BC">
      <w:pPr>
        <w:pStyle w:val="ListParagraph"/>
        <w:spacing w:line="360" w:lineRule="auto"/>
        <w:ind w:hanging="341"/>
        <w:jc w:val="both"/>
        <w:rPr>
          <w:rtl/>
        </w:rPr>
      </w:pPr>
    </w:p>
    <w:p w14:paraId="19E57342" w14:textId="77777777" w:rsidR="002D3B98" w:rsidRPr="002D3DD3" w:rsidRDefault="002D3B98" w:rsidP="007124BC">
      <w:pPr>
        <w:pStyle w:val="ListParagraph"/>
        <w:numPr>
          <w:ilvl w:val="0"/>
          <w:numId w:val="31"/>
        </w:numPr>
        <w:spacing w:before="0" w:beforeAutospacing="0" w:after="0" w:afterAutospacing="0" w:line="360" w:lineRule="auto"/>
        <w:contextualSpacing w:val="0"/>
        <w:jc w:val="both"/>
        <w:rPr>
          <w:b/>
          <w:bCs/>
          <w:u w:val="single"/>
          <w:rtl/>
        </w:rPr>
      </w:pPr>
      <w:r w:rsidRPr="002D3DD3">
        <w:rPr>
          <w:rFonts w:hint="cs"/>
          <w:b/>
          <w:bCs/>
          <w:u w:val="single"/>
          <w:rtl/>
        </w:rPr>
        <w:t>פוליסה ל</w:t>
      </w:r>
      <w:r w:rsidRPr="002D3DD3">
        <w:rPr>
          <w:b/>
          <w:bCs/>
          <w:u w:val="single"/>
          <w:rtl/>
        </w:rPr>
        <w:t>ביטוח אחריות כלפי צד שלישי</w:t>
      </w:r>
    </w:p>
    <w:p w14:paraId="1283589C" w14:textId="77777777" w:rsidR="002D3B98" w:rsidRPr="00D23308" w:rsidRDefault="002D3B98" w:rsidP="007124BC">
      <w:pPr>
        <w:pStyle w:val="ListParagraph"/>
        <w:overflowPunct w:val="0"/>
        <w:autoSpaceDE w:val="0"/>
        <w:autoSpaceDN w:val="0"/>
        <w:adjustRightInd w:val="0"/>
        <w:spacing w:line="360" w:lineRule="auto"/>
        <w:jc w:val="both"/>
        <w:rPr>
          <w:rtl/>
        </w:rPr>
      </w:pPr>
      <w:r w:rsidRPr="00D23308">
        <w:rPr>
          <w:rtl/>
        </w:rPr>
        <w:t xml:space="preserve">ביטוח אחריות כלפי צד שלישי המבטח את חבות </w:t>
      </w:r>
      <w:r>
        <w:rPr>
          <w:rFonts w:hint="cs"/>
          <w:rtl/>
        </w:rPr>
        <w:t>המתכנן</w:t>
      </w:r>
      <w:r w:rsidRPr="00D23308">
        <w:rPr>
          <w:rtl/>
        </w:rPr>
        <w:t xml:space="preserve"> על-פי דין בגין פגיעה גופנית ו/או נזק לרכוש </w:t>
      </w:r>
      <w:r>
        <w:rPr>
          <w:rFonts w:hint="cs"/>
          <w:rtl/>
        </w:rPr>
        <w:t>שייגרם</w:t>
      </w:r>
      <w:r w:rsidRPr="00D23308">
        <w:rPr>
          <w:rtl/>
        </w:rPr>
        <w:t xml:space="preserve"> לגופו ו/או לרכושו של אדם או יישות </w:t>
      </w:r>
      <w:r>
        <w:rPr>
          <w:rFonts w:hint="cs"/>
          <w:rtl/>
        </w:rPr>
        <w:t xml:space="preserve">משפטית </w:t>
      </w:r>
      <w:r w:rsidRPr="00D23308">
        <w:rPr>
          <w:rtl/>
        </w:rPr>
        <w:t>כלשהם בקשר למתן השירותים</w:t>
      </w:r>
      <w:r>
        <w:rPr>
          <w:rFonts w:hint="cs"/>
          <w:rtl/>
        </w:rPr>
        <w:t xml:space="preserve"> נשוא אישור זה</w:t>
      </w:r>
      <w:r w:rsidRPr="00D23308">
        <w:rPr>
          <w:rtl/>
        </w:rPr>
        <w:t xml:space="preserve">, בגבול אחריות של </w:t>
      </w:r>
      <w:r>
        <w:rPr>
          <w:rFonts w:hint="cs"/>
          <w:rtl/>
        </w:rPr>
        <w:t>4,000,000</w:t>
      </w:r>
      <w:r w:rsidRPr="00D23308">
        <w:rPr>
          <w:rFonts w:hint="cs"/>
          <w:rtl/>
        </w:rPr>
        <w:t xml:space="preserve"> ש"ח</w:t>
      </w:r>
      <w:r w:rsidRPr="00D23308">
        <w:rPr>
          <w:rtl/>
        </w:rPr>
        <w:t xml:space="preserve"> לאירוע ובמצטבר על-פי הפוליסה. הביטוח כאמור אינו כפוף </w:t>
      </w:r>
      <w:r>
        <w:rPr>
          <w:rFonts w:hint="cs"/>
          <w:rtl/>
        </w:rPr>
        <w:t>לחריג</w:t>
      </w:r>
      <w:r w:rsidRPr="00D23308">
        <w:rPr>
          <w:rtl/>
        </w:rPr>
        <w:t xml:space="preserve"> בדבר חבות הנובעת מאש, התפוצצות, בהלה, כלי הרמה, פריקה וטעינה של כלי רכב,</w:t>
      </w:r>
      <w:r w:rsidRPr="006D1DE7">
        <w:rPr>
          <w:rFonts w:hint="cs"/>
          <w:rtl/>
        </w:rPr>
        <w:t xml:space="preserve"> </w:t>
      </w:r>
      <w:r>
        <w:rPr>
          <w:rFonts w:hint="cs"/>
          <w:rtl/>
        </w:rPr>
        <w:t>,</w:t>
      </w:r>
      <w:r w:rsidRPr="00D23308">
        <w:rPr>
          <w:rtl/>
        </w:rPr>
        <w:t xml:space="preserve"> הרעלה או גוף זר במזון או במשקה, בעלי חיים, מתקנים סניטאריים פגומים, שביתה והשבתה, חבות בגין וכלפי קבלנים קבלני משנה ועובדיהם וכן תביעות תחלוף מצד המוסד לביטוח לאומי</w:t>
      </w:r>
      <w:r>
        <w:rPr>
          <w:rFonts w:hint="cs"/>
          <w:rtl/>
        </w:rPr>
        <w:t xml:space="preserve"> בהתאם לתקנה 328 למל"ל</w:t>
      </w:r>
      <w:r w:rsidRPr="00D23308">
        <w:rPr>
          <w:rtl/>
        </w:rPr>
        <w:t xml:space="preserve">. הביטוח מורחב </w:t>
      </w:r>
      <w:r>
        <w:rPr>
          <w:rFonts w:hint="cs"/>
          <w:rtl/>
        </w:rPr>
        <w:t>לכלול</w:t>
      </w:r>
      <w:r w:rsidRPr="00D23308">
        <w:rPr>
          <w:rtl/>
        </w:rPr>
        <w:t xml:space="preserve"> את </w:t>
      </w:r>
      <w:r>
        <w:rPr>
          <w:rFonts w:hint="cs"/>
          <w:rtl/>
        </w:rPr>
        <w:t>המזמין בשם המבוטח</w:t>
      </w:r>
      <w:r w:rsidRPr="00D23308">
        <w:rPr>
          <w:rtl/>
        </w:rPr>
        <w:t xml:space="preserve"> בגין אחריות אשר </w:t>
      </w:r>
      <w:r>
        <w:rPr>
          <w:rFonts w:hint="cs"/>
          <w:rtl/>
        </w:rPr>
        <w:t xml:space="preserve">תוטל עליו </w:t>
      </w:r>
      <w:r w:rsidRPr="00D23308">
        <w:rPr>
          <w:rtl/>
        </w:rPr>
        <w:t xml:space="preserve"> עקב מעשה ו/או מחדל של </w:t>
      </w:r>
      <w:r>
        <w:rPr>
          <w:rFonts w:hint="cs"/>
          <w:rtl/>
        </w:rPr>
        <w:t>המתכנן</w:t>
      </w:r>
      <w:r w:rsidRPr="00D23308">
        <w:rPr>
          <w:rtl/>
        </w:rPr>
        <w:t xml:space="preserve"> ו/או </w:t>
      </w:r>
      <w:r>
        <w:rPr>
          <w:rFonts w:hint="cs"/>
          <w:rtl/>
        </w:rPr>
        <w:t>אחריותו בגין</w:t>
      </w:r>
      <w:r w:rsidRPr="00D23308">
        <w:rPr>
          <w:rtl/>
        </w:rPr>
        <w:t xml:space="preserve"> מי מהבאים מטעמו, וזאת בכפוף לסעיף אחריות צולבת לפיו נחשב הביטוח כאילו נערך עבור כל אחד מיחידי המבוטח בנפרד</w:t>
      </w:r>
      <w:r w:rsidRPr="00E846D5">
        <w:rPr>
          <w:rFonts w:hint="cs"/>
          <w:rtl/>
        </w:rPr>
        <w:t xml:space="preserve"> </w:t>
      </w:r>
      <w:r>
        <w:rPr>
          <w:rFonts w:hint="cs"/>
          <w:rtl/>
        </w:rPr>
        <w:t>לרבות בכל הקשור לשירותים נשוא אישור זה</w:t>
      </w:r>
      <w:r w:rsidRPr="00D23308">
        <w:rPr>
          <w:rtl/>
        </w:rPr>
        <w:t>.</w:t>
      </w:r>
      <w:r>
        <w:rPr>
          <w:rFonts w:hint="cs"/>
          <w:rtl/>
        </w:rPr>
        <w:t xml:space="preserve"> רכושו</w:t>
      </w:r>
      <w:r w:rsidRPr="00D23308">
        <w:rPr>
          <w:rFonts w:hint="cs"/>
          <w:rtl/>
        </w:rPr>
        <w:t xml:space="preserve"> של </w:t>
      </w:r>
      <w:r>
        <w:rPr>
          <w:rFonts w:hint="cs"/>
          <w:rtl/>
        </w:rPr>
        <w:t>המזמין</w:t>
      </w:r>
      <w:r w:rsidRPr="00D23308">
        <w:rPr>
          <w:rFonts w:hint="cs"/>
          <w:rtl/>
        </w:rPr>
        <w:t xml:space="preserve"> יחשב צד שלישי למעט החלק בו פעל </w:t>
      </w:r>
      <w:r>
        <w:rPr>
          <w:rFonts w:hint="cs"/>
          <w:rtl/>
        </w:rPr>
        <w:t>המתכנן</w:t>
      </w:r>
      <w:r w:rsidRPr="00D23308">
        <w:rPr>
          <w:rFonts w:hint="cs"/>
          <w:rtl/>
        </w:rPr>
        <w:t xml:space="preserve"> במישרין. </w:t>
      </w:r>
    </w:p>
    <w:p w14:paraId="53EB23E6" w14:textId="77777777" w:rsidR="002D3B98" w:rsidRPr="002D3DD3" w:rsidRDefault="002D3B98" w:rsidP="007124BC">
      <w:pPr>
        <w:pStyle w:val="ListParagraph"/>
        <w:numPr>
          <w:ilvl w:val="0"/>
          <w:numId w:val="31"/>
        </w:numPr>
        <w:spacing w:before="0" w:beforeAutospacing="0" w:after="0" w:afterAutospacing="0" w:line="360" w:lineRule="auto"/>
        <w:contextualSpacing w:val="0"/>
        <w:jc w:val="both"/>
        <w:rPr>
          <w:b/>
          <w:bCs/>
          <w:u w:val="single"/>
          <w:rtl/>
        </w:rPr>
      </w:pPr>
      <w:r w:rsidRPr="002D3DD3">
        <w:rPr>
          <w:rFonts w:hint="cs"/>
          <w:b/>
          <w:bCs/>
          <w:u w:val="single"/>
          <w:rtl/>
        </w:rPr>
        <w:t>פוליסה לביטוח אחריות מקצועית</w:t>
      </w:r>
    </w:p>
    <w:p w14:paraId="7ECD167A" w14:textId="77777777" w:rsidR="002D3B98" w:rsidRDefault="002D3B98" w:rsidP="007124BC">
      <w:pPr>
        <w:pStyle w:val="ListParagraph"/>
        <w:overflowPunct w:val="0"/>
        <w:autoSpaceDE w:val="0"/>
        <w:autoSpaceDN w:val="0"/>
        <w:adjustRightInd w:val="0"/>
        <w:spacing w:line="360" w:lineRule="auto"/>
        <w:jc w:val="both"/>
      </w:pPr>
      <w:r w:rsidRPr="00D23308">
        <w:rPr>
          <w:rFonts w:hint="cs"/>
          <w:rtl/>
        </w:rPr>
        <w:t xml:space="preserve">לכיסוי אחריותו המקצועית </w:t>
      </w:r>
      <w:r>
        <w:rPr>
          <w:rFonts w:hint="cs"/>
          <w:rtl/>
        </w:rPr>
        <w:t>של המתכנן</w:t>
      </w:r>
      <w:r w:rsidRPr="00D23308">
        <w:rPr>
          <w:rtl/>
        </w:rPr>
        <w:t xml:space="preserve"> </w:t>
      </w:r>
      <w:r w:rsidRPr="00D23308">
        <w:rPr>
          <w:rFonts w:hint="cs"/>
          <w:rtl/>
        </w:rPr>
        <w:t>על פי דין בגין אובדן ו/או נזק שיגרם לכל אדם ו/או גוף</w:t>
      </w:r>
      <w:r>
        <w:rPr>
          <w:rFonts w:hint="cs"/>
          <w:rtl/>
        </w:rPr>
        <w:t xml:space="preserve"> משפטי</w:t>
      </w:r>
      <w:r w:rsidRPr="00D23308">
        <w:rPr>
          <w:rFonts w:hint="cs"/>
          <w:rtl/>
        </w:rPr>
        <w:t xml:space="preserve"> כלשהו (לרבות במפורש </w:t>
      </w:r>
      <w:r>
        <w:rPr>
          <w:rFonts w:hint="cs"/>
          <w:rtl/>
        </w:rPr>
        <w:t>המזמין</w:t>
      </w:r>
      <w:r w:rsidRPr="00D23308">
        <w:rPr>
          <w:rFonts w:hint="cs"/>
          <w:rtl/>
        </w:rPr>
        <w:t xml:space="preserve">), כתוצאה ממעשה ו/או מחדל מקצועי של </w:t>
      </w:r>
      <w:r>
        <w:rPr>
          <w:rFonts w:hint="cs"/>
          <w:rtl/>
        </w:rPr>
        <w:t>המתכנן</w:t>
      </w:r>
      <w:r w:rsidRPr="00D23308">
        <w:rPr>
          <w:rtl/>
        </w:rPr>
        <w:t xml:space="preserve"> </w:t>
      </w:r>
      <w:r w:rsidRPr="00D23308">
        <w:rPr>
          <w:rFonts w:hint="cs"/>
          <w:rtl/>
        </w:rPr>
        <w:t>ו/או עובדיו ו/או אחריותו בגין מי מטעמו</w:t>
      </w:r>
      <w:r>
        <w:rPr>
          <w:rFonts w:hint="cs"/>
          <w:rtl/>
        </w:rPr>
        <w:t xml:space="preserve"> בתחום עסוקו </w:t>
      </w:r>
      <w:r w:rsidRPr="00D23308">
        <w:rPr>
          <w:rFonts w:hint="cs"/>
          <w:rtl/>
        </w:rPr>
        <w:t xml:space="preserve"> לרבות טעות ו/או השמ</w:t>
      </w:r>
      <w:r>
        <w:rPr>
          <w:rFonts w:hint="cs"/>
          <w:rtl/>
        </w:rPr>
        <w:t>טה בקשר עם מתן השירותים, בגבול</w:t>
      </w:r>
      <w:r w:rsidRPr="00D23308">
        <w:rPr>
          <w:rFonts w:hint="cs"/>
          <w:rtl/>
        </w:rPr>
        <w:t xml:space="preserve"> אחריות של </w:t>
      </w:r>
      <w:r>
        <w:rPr>
          <w:rFonts w:hint="cs"/>
          <w:rtl/>
        </w:rPr>
        <w:t>4,000,000</w:t>
      </w:r>
      <w:r w:rsidRPr="00D23308">
        <w:rPr>
          <w:rFonts w:hint="cs"/>
          <w:rtl/>
        </w:rPr>
        <w:t xml:space="preserve"> ₪ למקרה ובמצטבר לתקופת ביטוח. הביטוח אינו כולל </w:t>
      </w:r>
      <w:r>
        <w:rPr>
          <w:rFonts w:hint="cs"/>
          <w:rtl/>
        </w:rPr>
        <w:t>חריג</w:t>
      </w:r>
      <w:r w:rsidRPr="00D23308">
        <w:rPr>
          <w:rFonts w:hint="cs"/>
          <w:rtl/>
        </w:rPr>
        <w:t xml:space="preserve"> בדבר</w:t>
      </w:r>
      <w:r>
        <w:rPr>
          <w:rFonts w:hint="cs"/>
          <w:rtl/>
        </w:rPr>
        <w:t xml:space="preserve"> חריגה מסמכות בתום לב של מי מעובדי המבוטח ו/או</w:t>
      </w:r>
      <w:r w:rsidRPr="00D23308">
        <w:rPr>
          <w:rFonts w:hint="cs"/>
          <w:rtl/>
        </w:rPr>
        <w:t xml:space="preserve"> אובדן שימוש ו/או עיכוב בעקבות מקרה ביטוח</w:t>
      </w:r>
      <w:r>
        <w:rPr>
          <w:rFonts w:hint="cs"/>
          <w:rtl/>
        </w:rPr>
        <w:t xml:space="preserve"> מכוסה, אובדן ו/או שחזור מסמכים</w:t>
      </w:r>
      <w:r w:rsidRPr="00D23308">
        <w:rPr>
          <w:rFonts w:hint="cs"/>
          <w:rtl/>
        </w:rPr>
        <w:t>,</w:t>
      </w:r>
      <w:r>
        <w:rPr>
          <w:rFonts w:hint="cs"/>
          <w:rtl/>
        </w:rPr>
        <w:t xml:space="preserve"> </w:t>
      </w:r>
      <w:r w:rsidRPr="00D23308">
        <w:rPr>
          <w:rFonts w:hint="cs"/>
          <w:rtl/>
        </w:rPr>
        <w:t>הפרת סודיות</w:t>
      </w:r>
      <w:r>
        <w:rPr>
          <w:rFonts w:hint="cs"/>
          <w:rtl/>
        </w:rPr>
        <w:t>, דיבה השמצה</w:t>
      </w:r>
      <w:r w:rsidRPr="00D23308">
        <w:rPr>
          <w:rFonts w:hint="cs"/>
          <w:rtl/>
        </w:rPr>
        <w:t xml:space="preserve"> </w:t>
      </w:r>
      <w:r>
        <w:rPr>
          <w:rFonts w:hint="cs"/>
          <w:rtl/>
        </w:rPr>
        <w:t xml:space="preserve"> בתם לב </w:t>
      </w:r>
      <w:r w:rsidRPr="00D23308">
        <w:rPr>
          <w:rFonts w:hint="cs"/>
          <w:rtl/>
        </w:rPr>
        <w:t>ואי יושר של עובדים</w:t>
      </w:r>
      <w:r>
        <w:rPr>
          <w:rFonts w:hint="cs"/>
          <w:rtl/>
        </w:rPr>
        <w:t xml:space="preserve"> ו</w:t>
      </w:r>
      <w:r w:rsidRPr="00D23308">
        <w:rPr>
          <w:rFonts w:hint="cs"/>
          <w:rtl/>
        </w:rPr>
        <w:t xml:space="preserve">הביטוח הינו בעל תחולה רטרואקטיבית מיום התחלת מתן השירותים, אף אם ניתנו בטרם נחתם ההסכם אך לא לפני התאריך _____________(להלן :" </w:t>
      </w:r>
      <w:r w:rsidRPr="000772FE">
        <w:rPr>
          <w:rFonts w:hint="cs"/>
          <w:b/>
          <w:bCs/>
          <w:rtl/>
        </w:rPr>
        <w:t>התאריך הרטרואקטיבי</w:t>
      </w:r>
      <w:r w:rsidRPr="00D23308">
        <w:rPr>
          <w:rFonts w:hint="cs"/>
          <w:rtl/>
        </w:rPr>
        <w:t xml:space="preserve">"), וכולל תקופת גילוי מורחבת </w:t>
      </w:r>
      <w:r>
        <w:rPr>
          <w:rFonts w:hint="cs"/>
          <w:rtl/>
        </w:rPr>
        <w:t xml:space="preserve">בת </w:t>
      </w:r>
      <w:r w:rsidRPr="00D23308">
        <w:rPr>
          <w:rFonts w:hint="cs"/>
          <w:rtl/>
        </w:rPr>
        <w:t xml:space="preserve"> </w:t>
      </w:r>
      <w:r>
        <w:rPr>
          <w:rFonts w:hint="cs"/>
          <w:rtl/>
        </w:rPr>
        <w:t>12</w:t>
      </w:r>
      <w:r w:rsidRPr="00D23308">
        <w:rPr>
          <w:rFonts w:hint="cs"/>
          <w:rtl/>
        </w:rPr>
        <w:t xml:space="preserve"> חודשים</w:t>
      </w:r>
      <w:r>
        <w:rPr>
          <w:rFonts w:hint="cs"/>
          <w:rtl/>
        </w:rPr>
        <w:t xml:space="preserve"> למעט במקרה של מרמה ו/או אי תשלום פרמיה ו/או במקרה שנערכה פוליסה המכסה את אותה חבות באמצעות מבטחת אחרת</w:t>
      </w:r>
      <w:r w:rsidRPr="00D23308">
        <w:rPr>
          <w:rFonts w:hint="cs"/>
          <w:rtl/>
        </w:rPr>
        <w:t xml:space="preserve">. הביטוח כאמור הורחב לכלול את </w:t>
      </w:r>
      <w:r>
        <w:rPr>
          <w:rFonts w:hint="cs"/>
          <w:rtl/>
        </w:rPr>
        <w:t>המזמין</w:t>
      </w:r>
      <w:r w:rsidRPr="00D23308">
        <w:rPr>
          <w:rFonts w:hint="cs"/>
          <w:rtl/>
        </w:rPr>
        <w:t xml:space="preserve"> </w:t>
      </w:r>
      <w:r>
        <w:rPr>
          <w:rFonts w:hint="cs"/>
          <w:rtl/>
        </w:rPr>
        <w:t>בשם המבוטח</w:t>
      </w:r>
      <w:r w:rsidRPr="00D23308">
        <w:rPr>
          <w:rFonts w:hint="cs"/>
          <w:rtl/>
        </w:rPr>
        <w:t xml:space="preserve"> </w:t>
      </w:r>
      <w:r>
        <w:rPr>
          <w:rFonts w:hint="cs"/>
          <w:rtl/>
        </w:rPr>
        <w:t>בגין</w:t>
      </w:r>
      <w:r w:rsidRPr="00D23308">
        <w:rPr>
          <w:rFonts w:hint="cs"/>
          <w:rtl/>
        </w:rPr>
        <w:t xml:space="preserve"> אחריות</w:t>
      </w:r>
      <w:r>
        <w:rPr>
          <w:rFonts w:hint="cs"/>
          <w:rtl/>
        </w:rPr>
        <w:t xml:space="preserve"> שתוטל עליו</w:t>
      </w:r>
      <w:r w:rsidRPr="00D23308">
        <w:rPr>
          <w:rFonts w:hint="cs"/>
          <w:rtl/>
        </w:rPr>
        <w:t xml:space="preserve"> </w:t>
      </w:r>
      <w:r>
        <w:rPr>
          <w:rFonts w:hint="cs"/>
          <w:rtl/>
        </w:rPr>
        <w:t xml:space="preserve">עקב </w:t>
      </w:r>
      <w:r w:rsidRPr="00D23308">
        <w:rPr>
          <w:rFonts w:hint="cs"/>
          <w:rtl/>
        </w:rPr>
        <w:t xml:space="preserve">מעשי ו/או מחדלי </w:t>
      </w:r>
      <w:r>
        <w:rPr>
          <w:rFonts w:hint="cs"/>
          <w:rtl/>
        </w:rPr>
        <w:t>המתכנן</w:t>
      </w:r>
      <w:r w:rsidRPr="00D23308">
        <w:rPr>
          <w:rtl/>
        </w:rPr>
        <w:t xml:space="preserve"> </w:t>
      </w:r>
      <w:r w:rsidRPr="00D23308">
        <w:rPr>
          <w:rFonts w:hint="cs"/>
          <w:rtl/>
        </w:rPr>
        <w:t>ו/או עובדיו</w:t>
      </w:r>
      <w:r>
        <w:rPr>
          <w:rFonts w:hint="cs"/>
          <w:rtl/>
        </w:rPr>
        <w:t xml:space="preserve"> ו/או מנהליו </w:t>
      </w:r>
      <w:r w:rsidRPr="00D23308">
        <w:rPr>
          <w:rFonts w:hint="cs"/>
          <w:rtl/>
        </w:rPr>
        <w:t>בכפוף לסעיף אחריות צולבת לפיו ייחשב הביטוח כאילו נערך בנפרד עבור כל אחד מיחידי המבוטח</w:t>
      </w:r>
      <w:r>
        <w:rPr>
          <w:rFonts w:hint="cs"/>
          <w:rtl/>
        </w:rPr>
        <w:t xml:space="preserve"> בכל הקשור לשירותים נשוא אישור זה</w:t>
      </w:r>
      <w:r w:rsidRPr="00D23308">
        <w:rPr>
          <w:rFonts w:hint="cs"/>
          <w:rtl/>
        </w:rPr>
        <w:t xml:space="preserve"> ואולם, מובהר </w:t>
      </w:r>
      <w:r>
        <w:rPr>
          <w:rFonts w:hint="cs"/>
          <w:rtl/>
        </w:rPr>
        <w:t>כי הפוליסה אינה מכסה את אחריותו</w:t>
      </w:r>
      <w:r w:rsidRPr="00D23308">
        <w:rPr>
          <w:rFonts w:hint="cs"/>
          <w:rtl/>
        </w:rPr>
        <w:t xml:space="preserve"> המקצועית של </w:t>
      </w:r>
      <w:r>
        <w:rPr>
          <w:rFonts w:hint="cs"/>
          <w:rtl/>
        </w:rPr>
        <w:t>המזמין</w:t>
      </w:r>
      <w:r w:rsidRPr="00D23308">
        <w:rPr>
          <w:rFonts w:hint="cs"/>
          <w:rtl/>
        </w:rPr>
        <w:t xml:space="preserve"> כלפי </w:t>
      </w:r>
      <w:r>
        <w:rPr>
          <w:rFonts w:hint="cs"/>
          <w:rtl/>
        </w:rPr>
        <w:t>המתכנן</w:t>
      </w:r>
      <w:r w:rsidRPr="00D23308">
        <w:rPr>
          <w:rFonts w:hint="cs"/>
          <w:rtl/>
        </w:rPr>
        <w:t xml:space="preserve">. </w:t>
      </w:r>
    </w:p>
    <w:p w14:paraId="1CE4440D" w14:textId="77777777" w:rsidR="002D3B98" w:rsidRDefault="002D3B98" w:rsidP="007124BC">
      <w:pPr>
        <w:pStyle w:val="1"/>
        <w:tabs>
          <w:tab w:val="left" w:pos="540"/>
        </w:tabs>
        <w:spacing w:line="360" w:lineRule="auto"/>
        <w:ind w:left="720"/>
        <w:jc w:val="both"/>
        <w:rPr>
          <w:b/>
          <w:bCs/>
          <w:u w:val="single"/>
          <w:rtl/>
        </w:rPr>
      </w:pPr>
    </w:p>
    <w:p w14:paraId="7C1378C4" w14:textId="77777777" w:rsidR="002D3B98" w:rsidRDefault="002D3B98" w:rsidP="007124BC">
      <w:pPr>
        <w:pStyle w:val="ListParagraph"/>
        <w:numPr>
          <w:ilvl w:val="0"/>
          <w:numId w:val="31"/>
        </w:numPr>
        <w:spacing w:before="0" w:beforeAutospacing="0" w:after="0" w:afterAutospacing="0" w:line="360" w:lineRule="auto"/>
        <w:contextualSpacing w:val="0"/>
        <w:jc w:val="both"/>
        <w:rPr>
          <w:b/>
          <w:bCs/>
          <w:u w:val="single"/>
          <w:rtl/>
        </w:rPr>
      </w:pPr>
      <w:r w:rsidRPr="00CC2F6B">
        <w:rPr>
          <w:rFonts w:hint="cs"/>
          <w:b/>
          <w:bCs/>
          <w:u w:val="single"/>
          <w:rtl/>
        </w:rPr>
        <w:t>כללי</w:t>
      </w:r>
    </w:p>
    <w:p w14:paraId="120CF370" w14:textId="77777777" w:rsidR="002D3B98" w:rsidRDefault="002D3B98" w:rsidP="007124BC">
      <w:pPr>
        <w:pStyle w:val="ListParagraph"/>
        <w:spacing w:line="360" w:lineRule="auto"/>
        <w:jc w:val="both"/>
        <w:rPr>
          <w:b/>
          <w:bCs/>
          <w:u w:val="single"/>
          <w:rtl/>
        </w:rPr>
      </w:pPr>
    </w:p>
    <w:p w14:paraId="15E3C976" w14:textId="77777777" w:rsidR="002D3B98" w:rsidRDefault="002D3B98" w:rsidP="007124BC">
      <w:pPr>
        <w:pStyle w:val="ListParagraph"/>
        <w:numPr>
          <w:ilvl w:val="0"/>
          <w:numId w:val="32"/>
        </w:numPr>
        <w:overflowPunct w:val="0"/>
        <w:autoSpaceDE w:val="0"/>
        <w:autoSpaceDN w:val="0"/>
        <w:adjustRightInd w:val="0"/>
        <w:spacing w:before="0" w:beforeAutospacing="0" w:after="200" w:afterAutospacing="0" w:line="360" w:lineRule="auto"/>
        <w:jc w:val="both"/>
      </w:pPr>
      <w:r w:rsidRPr="00B56525">
        <w:rPr>
          <w:rFonts w:hint="cs"/>
          <w:rtl/>
        </w:rPr>
        <w:t xml:space="preserve">הפוליסות דלעיל כוללות תנאי מפורש על-פיו הינן קודמות לכל ביטוח אשר נערך ע"י המזמין </w:t>
      </w:r>
      <w:r>
        <w:rPr>
          <w:rFonts w:hint="cs"/>
          <w:rtl/>
        </w:rPr>
        <w:t>ושענינו העבודה נשוא חוזה זה  .</w:t>
      </w:r>
    </w:p>
    <w:p w14:paraId="5EB46911" w14:textId="77777777" w:rsidR="002D3B98" w:rsidRPr="00B56525" w:rsidRDefault="002D3B98" w:rsidP="007124BC">
      <w:pPr>
        <w:pStyle w:val="ListParagraph"/>
        <w:overflowPunct w:val="0"/>
        <w:autoSpaceDE w:val="0"/>
        <w:autoSpaceDN w:val="0"/>
        <w:adjustRightInd w:val="0"/>
        <w:spacing w:after="200" w:line="360" w:lineRule="auto"/>
        <w:ind w:left="1080"/>
        <w:jc w:val="both"/>
        <w:rPr>
          <w:rtl/>
        </w:rPr>
      </w:pPr>
    </w:p>
    <w:p w14:paraId="4A2F89AA" w14:textId="77777777" w:rsidR="002D3B98" w:rsidRPr="00B56525" w:rsidRDefault="002D3B98" w:rsidP="007124BC">
      <w:pPr>
        <w:pStyle w:val="ListParagraph"/>
        <w:numPr>
          <w:ilvl w:val="0"/>
          <w:numId w:val="32"/>
        </w:numPr>
        <w:overflowPunct w:val="0"/>
        <w:autoSpaceDE w:val="0"/>
        <w:autoSpaceDN w:val="0"/>
        <w:adjustRightInd w:val="0"/>
        <w:spacing w:before="0" w:beforeAutospacing="0" w:after="200" w:afterAutospacing="0" w:line="360" w:lineRule="auto"/>
        <w:jc w:val="both"/>
      </w:pPr>
      <w:r>
        <w:rPr>
          <w:rFonts w:hint="cs"/>
          <w:rtl/>
        </w:rPr>
        <w:t>המתכנן</w:t>
      </w:r>
      <w:r w:rsidRPr="00B56525">
        <w:rPr>
          <w:rFonts w:hint="cs"/>
          <w:rtl/>
        </w:rPr>
        <w:t xml:space="preserve"> ידאג להוסיף לפוליסה הבהרה כי אי קיום תנאי הפוליסות והתנאותיהן בתום לב על-ידי </w:t>
      </w:r>
      <w:r>
        <w:rPr>
          <w:rFonts w:hint="cs"/>
          <w:rtl/>
        </w:rPr>
        <w:t>המתכנן</w:t>
      </w:r>
      <w:r w:rsidRPr="00B56525">
        <w:rPr>
          <w:rtl/>
        </w:rPr>
        <w:t xml:space="preserve"> </w:t>
      </w:r>
      <w:r w:rsidRPr="00B56525">
        <w:rPr>
          <w:rFonts w:hint="cs"/>
          <w:rtl/>
        </w:rPr>
        <w:t xml:space="preserve">ו/או מי מטעמו, לא תגרע מזכויות המזמין לקבלת שיפוי על פי הפוליסות. </w:t>
      </w:r>
    </w:p>
    <w:p w14:paraId="1CC12C75" w14:textId="77777777" w:rsidR="002D3B98" w:rsidRPr="00B56525" w:rsidRDefault="002D3B98" w:rsidP="007124BC">
      <w:pPr>
        <w:pStyle w:val="ListParagraph"/>
        <w:overflowPunct w:val="0"/>
        <w:autoSpaceDE w:val="0"/>
        <w:autoSpaceDN w:val="0"/>
        <w:adjustRightInd w:val="0"/>
        <w:spacing w:line="360" w:lineRule="auto"/>
        <w:ind w:left="1080"/>
        <w:jc w:val="both"/>
        <w:rPr>
          <w:rtl/>
        </w:rPr>
      </w:pPr>
    </w:p>
    <w:p w14:paraId="39D334FC" w14:textId="77777777" w:rsidR="002D3B98" w:rsidRPr="00B56525" w:rsidRDefault="002D3B98" w:rsidP="007124BC">
      <w:pPr>
        <w:pStyle w:val="ListParagraph"/>
        <w:numPr>
          <w:ilvl w:val="0"/>
          <w:numId w:val="32"/>
        </w:numPr>
        <w:overflowPunct w:val="0"/>
        <w:autoSpaceDE w:val="0"/>
        <w:autoSpaceDN w:val="0"/>
        <w:adjustRightInd w:val="0"/>
        <w:spacing w:before="0" w:beforeAutospacing="0" w:after="200" w:afterAutospacing="0" w:line="360" w:lineRule="auto"/>
        <w:jc w:val="both"/>
      </w:pPr>
      <w:r>
        <w:rPr>
          <w:rFonts w:hint="cs"/>
          <w:rtl/>
        </w:rPr>
        <w:t>המתכנן</w:t>
      </w:r>
      <w:r w:rsidRPr="00B56525">
        <w:rPr>
          <w:rFonts w:hint="cs"/>
          <w:rtl/>
        </w:rPr>
        <w:t xml:space="preserve"> ידאג להוסיף לפוליסה הבהרה כי הפוליסות הנ"ל לא תבוטלנה ולא יחול בהן שינוי לרעה במשך תקופת הביטוח אלא אם תישלח הודעה כתובה בדואר רשום לידי המזמין 30 יום מראש לכתובת הרשומה לעיל. </w:t>
      </w:r>
    </w:p>
    <w:p w14:paraId="76A46F07" w14:textId="77777777" w:rsidR="002D3B98" w:rsidRPr="00B56525" w:rsidRDefault="002D3B98" w:rsidP="007124BC">
      <w:pPr>
        <w:pStyle w:val="ListParagraph"/>
        <w:overflowPunct w:val="0"/>
        <w:autoSpaceDE w:val="0"/>
        <w:autoSpaceDN w:val="0"/>
        <w:adjustRightInd w:val="0"/>
        <w:spacing w:line="360" w:lineRule="auto"/>
        <w:ind w:left="1080"/>
        <w:jc w:val="both"/>
      </w:pPr>
    </w:p>
    <w:p w14:paraId="1D444453" w14:textId="77777777" w:rsidR="002D3B98" w:rsidRPr="00B56525" w:rsidRDefault="002D3B98" w:rsidP="007124BC">
      <w:pPr>
        <w:pStyle w:val="ListParagraph"/>
        <w:numPr>
          <w:ilvl w:val="0"/>
          <w:numId w:val="32"/>
        </w:numPr>
        <w:overflowPunct w:val="0"/>
        <w:autoSpaceDE w:val="0"/>
        <w:autoSpaceDN w:val="0"/>
        <w:adjustRightInd w:val="0"/>
        <w:spacing w:before="0" w:beforeAutospacing="0" w:after="200" w:afterAutospacing="0" w:line="360" w:lineRule="auto"/>
        <w:jc w:val="both"/>
      </w:pPr>
      <w:r>
        <w:rPr>
          <w:rFonts w:hint="cs"/>
          <w:rtl/>
        </w:rPr>
        <w:t>המתכנן</w:t>
      </w:r>
      <w:r w:rsidRPr="00B56525">
        <w:rPr>
          <w:rFonts w:hint="cs"/>
          <w:rtl/>
        </w:rPr>
        <w:t xml:space="preserve"> ידאג להוסיף לפוליסה הבהרה כי </w:t>
      </w:r>
      <w:r>
        <w:rPr>
          <w:rFonts w:hint="cs"/>
          <w:rtl/>
        </w:rPr>
        <w:t>המתכנן</w:t>
      </w:r>
      <w:r w:rsidRPr="00B56525">
        <w:rPr>
          <w:rtl/>
        </w:rPr>
        <w:t xml:space="preserve"> </w:t>
      </w:r>
      <w:r w:rsidRPr="00B56525">
        <w:rPr>
          <w:rFonts w:hint="cs"/>
          <w:rtl/>
        </w:rPr>
        <w:t>בלבד אחראי לתשלום דמי הביטוח עבור הפוליסות הנ"ל ונושא בהשתתפויות העצמיות החלות על פי הפוליסות כאמור.</w:t>
      </w:r>
    </w:p>
    <w:p w14:paraId="5EFDE377" w14:textId="77777777" w:rsidR="002D3B98" w:rsidRDefault="002D3B98" w:rsidP="007124BC">
      <w:pPr>
        <w:pStyle w:val="ListParagraph"/>
        <w:overflowPunct w:val="0"/>
        <w:autoSpaceDE w:val="0"/>
        <w:autoSpaceDN w:val="0"/>
        <w:adjustRightInd w:val="0"/>
        <w:spacing w:line="360" w:lineRule="auto"/>
        <w:ind w:left="1080"/>
        <w:jc w:val="both"/>
      </w:pPr>
    </w:p>
    <w:p w14:paraId="4D0C38BA" w14:textId="77777777" w:rsidR="002D3B98" w:rsidRPr="00B56525" w:rsidRDefault="002D3B98" w:rsidP="007124BC">
      <w:pPr>
        <w:pStyle w:val="ListParagraph"/>
        <w:numPr>
          <w:ilvl w:val="0"/>
          <w:numId w:val="32"/>
        </w:numPr>
        <w:overflowPunct w:val="0"/>
        <w:autoSpaceDE w:val="0"/>
        <w:autoSpaceDN w:val="0"/>
        <w:adjustRightInd w:val="0"/>
        <w:spacing w:before="0" w:beforeAutospacing="0" w:after="200" w:afterAutospacing="0" w:line="360" w:lineRule="auto"/>
        <w:jc w:val="both"/>
      </w:pPr>
      <w:r w:rsidRPr="00B56525">
        <w:rPr>
          <w:rFonts w:hint="cs"/>
          <w:rtl/>
        </w:rPr>
        <w:t>חריג רשלנות רבתי מבוטל אך מובהר בזה כי אין בביטול הסעיף כאמור לגרוע מחובת הזהירות של המבוטח ו/או מזכויות המבטח על פי הפוליסה ו/או על פי חוק חוזה הביטוח , תשמ"א-1981, וזאת בכפוף לאמור באישור זה.</w:t>
      </w:r>
    </w:p>
    <w:p w14:paraId="68E91202" w14:textId="77777777" w:rsidR="002D3B98" w:rsidRPr="00735358" w:rsidRDefault="002D3B98" w:rsidP="007124BC">
      <w:pPr>
        <w:pStyle w:val="1"/>
        <w:tabs>
          <w:tab w:val="left" w:pos="2880"/>
          <w:tab w:val="left" w:pos="5400"/>
          <w:tab w:val="left" w:pos="7560"/>
        </w:tabs>
        <w:spacing w:line="360" w:lineRule="auto"/>
        <w:ind w:left="225" w:hanging="90"/>
        <w:jc w:val="both"/>
        <w:rPr>
          <w:spacing w:val="10"/>
          <w:sz w:val="22"/>
          <w:rtl/>
        </w:rPr>
      </w:pPr>
    </w:p>
    <w:p w14:paraId="5064B9C8" w14:textId="77777777" w:rsidR="00467F32" w:rsidRDefault="00467F32">
      <w:pPr>
        <w:bidi w:val="0"/>
        <w:spacing w:before="0" w:beforeAutospacing="0" w:after="160" w:afterAutospacing="0" w:line="259" w:lineRule="auto"/>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43380C71" w14:textId="77777777" w:rsidR="006B5833" w:rsidRDefault="006B5833" w:rsidP="006B583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421C46" w14:textId="77777777" w:rsidR="00E034F9" w:rsidRPr="002419E5" w:rsidRDefault="00E034F9" w:rsidP="006B583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7B437F5F" w14:textId="77777777" w:rsidR="00E034F9" w:rsidRDefault="00E034F9" w:rsidP="00E034F9">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r w:rsidR="00F92F39">
        <w:rPr>
          <w:rFonts w:ascii="Times New Roman" w:eastAsia="Times New Roman" w:hAnsi="Times New Roman" w:cs="David" w:hint="cs"/>
          <w:b/>
          <w:bCs/>
          <w:sz w:val="20"/>
          <w:szCs w:val="24"/>
          <w:u w:val="single"/>
          <w:rtl/>
          <w:lang w:eastAsia="he-IL"/>
        </w:rPr>
        <w:t xml:space="preserve"> </w:t>
      </w:r>
      <w:r w:rsidR="00F92F39">
        <w:rPr>
          <w:rFonts w:ascii="Times New Roman" w:eastAsia="Times New Roman" w:hAnsi="Times New Roman" w:cs="David"/>
          <w:b/>
          <w:bCs/>
          <w:sz w:val="20"/>
          <w:szCs w:val="24"/>
          <w:u w:val="single"/>
          <w:rtl/>
          <w:lang w:eastAsia="he-IL"/>
        </w:rPr>
        <w:t>–</w:t>
      </w:r>
      <w:r w:rsidR="00F92F39">
        <w:rPr>
          <w:rFonts w:ascii="Times New Roman" w:eastAsia="Times New Roman" w:hAnsi="Times New Roman" w:cs="David" w:hint="cs"/>
          <w:b/>
          <w:bCs/>
          <w:sz w:val="20"/>
          <w:szCs w:val="24"/>
          <w:u w:val="single"/>
          <w:rtl/>
          <w:lang w:eastAsia="he-IL"/>
        </w:rPr>
        <w:t xml:space="preserve"> ליאור עם יועצי ביטוח </w:t>
      </w:r>
      <w:r w:rsidR="00997035">
        <w:rPr>
          <w:rFonts w:ascii="Times New Roman" w:eastAsia="Times New Roman" w:hAnsi="Times New Roman" w:cs="David"/>
          <w:b/>
          <w:bCs/>
          <w:sz w:val="20"/>
          <w:szCs w:val="24"/>
          <w:u w:val="single"/>
          <w:rtl/>
          <w:lang w:eastAsia="he-IL"/>
        </w:rPr>
        <w:t>–</w:t>
      </w:r>
      <w:r w:rsidR="00997035">
        <w:rPr>
          <w:rFonts w:ascii="Times New Roman" w:eastAsia="Times New Roman" w:hAnsi="Times New Roman" w:cs="David" w:hint="cs"/>
          <w:b/>
          <w:bCs/>
          <w:sz w:val="20"/>
          <w:szCs w:val="24"/>
          <w:u w:val="single"/>
          <w:rtl/>
          <w:lang w:eastAsia="he-IL"/>
        </w:rPr>
        <w:t xml:space="preserve"> להתאים לנוסח שכולל את כל היזמים</w:t>
      </w:r>
    </w:p>
    <w:p w14:paraId="677A4676" w14:textId="77777777" w:rsidR="00E034F9" w:rsidRPr="00400B84" w:rsidRDefault="00E034F9" w:rsidP="00E034F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8EE0CE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tbl>
      <w:tblPr>
        <w:tblpPr w:leftFromText="180" w:rightFromText="180" w:vertAnchor="text" w:horzAnchor="page" w:tblpX="1215" w:tblpY="281"/>
        <w:bidiVisual/>
        <w:tblW w:w="9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5"/>
        <w:gridCol w:w="1537"/>
        <w:gridCol w:w="1769"/>
        <w:gridCol w:w="2840"/>
      </w:tblGrid>
      <w:tr w:rsidR="00DD2F91" w:rsidRPr="00735358" w14:paraId="1EFC3128" w14:textId="77777777" w:rsidTr="007124BC">
        <w:trPr>
          <w:trHeight w:val="463"/>
          <w:tblHeader/>
        </w:trPr>
        <w:tc>
          <w:tcPr>
            <w:tcW w:w="7091" w:type="dxa"/>
            <w:gridSpan w:val="3"/>
            <w:shd w:val="clear" w:color="auto" w:fill="F2F2F2"/>
          </w:tcPr>
          <w:p w14:paraId="3F712925" w14:textId="77777777" w:rsidR="00DD2F91" w:rsidRPr="00735358" w:rsidRDefault="00DD2F91" w:rsidP="00467F32">
            <w:pPr>
              <w:rPr>
                <w:rFonts w:ascii="David" w:eastAsia="Calibri" w:hAnsi="David" w:cs="Arial"/>
                <w:rtl/>
              </w:rPr>
            </w:pPr>
            <w:r w:rsidRPr="00735358">
              <w:rPr>
                <w:rFonts w:ascii="David" w:eastAsia="Calibri" w:hAnsi="David" w:cs="Arial"/>
                <w:rtl/>
              </w:rPr>
              <w:t>אישור קיום ביטוחים</w:t>
            </w:r>
          </w:p>
        </w:tc>
        <w:tc>
          <w:tcPr>
            <w:tcW w:w="2840" w:type="dxa"/>
            <w:shd w:val="clear" w:color="auto" w:fill="auto"/>
          </w:tcPr>
          <w:p w14:paraId="7344519F" w14:textId="77777777" w:rsidR="00DD2F91" w:rsidRPr="00735358" w:rsidRDefault="00DD2F91" w:rsidP="00467F32">
            <w:pPr>
              <w:rPr>
                <w:rFonts w:ascii="David" w:eastAsia="Calibri" w:hAnsi="David" w:cs="Arial"/>
                <w:rtl/>
              </w:rPr>
            </w:pPr>
            <w:r w:rsidRPr="00735358">
              <w:rPr>
                <w:rFonts w:ascii="David" w:eastAsia="Calibri" w:hAnsi="David" w:cs="Arial"/>
                <w:rtl/>
              </w:rPr>
              <w:t>תאריך הנפקת האישור(</w:t>
            </w:r>
            <w:r w:rsidRPr="00735358">
              <w:rPr>
                <w:rFonts w:ascii="David" w:eastAsia="Calibri" w:hAnsi="David" w:cs="Arial"/>
              </w:rPr>
              <w:t>DD/MM/YYYY</w:t>
            </w:r>
            <w:r w:rsidRPr="00735358">
              <w:rPr>
                <w:rFonts w:ascii="David" w:eastAsia="Calibri" w:hAnsi="David" w:cs="Arial"/>
                <w:rtl/>
              </w:rPr>
              <w:t>)</w:t>
            </w:r>
          </w:p>
        </w:tc>
      </w:tr>
      <w:tr w:rsidR="00DD2F91" w:rsidRPr="00735358" w14:paraId="4D19A2E1" w14:textId="77777777" w:rsidTr="007124BC">
        <w:trPr>
          <w:trHeight w:val="315"/>
        </w:trPr>
        <w:tc>
          <w:tcPr>
            <w:tcW w:w="9931" w:type="dxa"/>
            <w:gridSpan w:val="4"/>
            <w:shd w:val="clear" w:color="auto" w:fill="auto"/>
          </w:tcPr>
          <w:p w14:paraId="4BF690B1" w14:textId="77777777" w:rsidR="00DD2F91" w:rsidRPr="00735358" w:rsidRDefault="00DD2F91" w:rsidP="00467F32">
            <w:pPr>
              <w:rPr>
                <w:rFonts w:ascii="David" w:eastAsia="Calibri" w:hAnsi="David" w:cs="Arial"/>
                <w:rtl/>
              </w:rPr>
            </w:pPr>
            <w:r w:rsidRPr="00735358">
              <w:rPr>
                <w:rFonts w:ascii="David" w:eastAsia="Calibri" w:hAnsi="David" w:cs="Arial"/>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467F32" w:rsidRPr="00735358" w14:paraId="6942340A" w14:textId="77777777" w:rsidTr="00467F32">
        <w:trPr>
          <w:trHeight w:val="278"/>
        </w:trPr>
        <w:tc>
          <w:tcPr>
            <w:tcW w:w="3785" w:type="dxa"/>
            <w:shd w:val="clear" w:color="auto" w:fill="F2F2F2"/>
          </w:tcPr>
          <w:p w14:paraId="6B8A5DA3" w14:textId="77777777" w:rsidR="00DD2F91" w:rsidRPr="00735358" w:rsidRDefault="00DD2F91" w:rsidP="00467F32">
            <w:pPr>
              <w:rPr>
                <w:rFonts w:ascii="David" w:eastAsia="Calibri" w:hAnsi="David" w:cs="Arial"/>
                <w:rtl/>
              </w:rPr>
            </w:pPr>
            <w:r w:rsidRPr="00735358">
              <w:rPr>
                <w:rFonts w:ascii="David" w:eastAsia="Calibri" w:hAnsi="David" w:cs="Arial"/>
                <w:rtl/>
              </w:rPr>
              <w:t>מבקש האישור*</w:t>
            </w:r>
          </w:p>
        </w:tc>
        <w:tc>
          <w:tcPr>
            <w:tcW w:w="1537" w:type="dxa"/>
            <w:shd w:val="clear" w:color="auto" w:fill="F2F2F2"/>
          </w:tcPr>
          <w:p w14:paraId="3637367E" w14:textId="77777777" w:rsidR="00DD2F91" w:rsidRPr="00735358" w:rsidRDefault="00DD2F91" w:rsidP="00467F32">
            <w:pPr>
              <w:rPr>
                <w:rFonts w:ascii="David" w:eastAsia="Calibri" w:hAnsi="David" w:cs="Arial"/>
                <w:rtl/>
              </w:rPr>
            </w:pPr>
            <w:r w:rsidRPr="00735358" w:rsidDel="009955DA">
              <w:rPr>
                <w:rFonts w:ascii="David" w:eastAsia="Calibri" w:hAnsi="David" w:cs="Arial"/>
                <w:rtl/>
              </w:rPr>
              <w:t>ה</w:t>
            </w:r>
            <w:r w:rsidRPr="00735358">
              <w:rPr>
                <w:rFonts w:ascii="David" w:eastAsia="Calibri" w:hAnsi="David" w:cs="Arial"/>
                <w:rtl/>
              </w:rPr>
              <w:t>מבוטח</w:t>
            </w:r>
          </w:p>
        </w:tc>
        <w:tc>
          <w:tcPr>
            <w:tcW w:w="1769" w:type="dxa"/>
            <w:shd w:val="clear" w:color="auto" w:fill="F2F2F2"/>
          </w:tcPr>
          <w:p w14:paraId="7F325869" w14:textId="77777777" w:rsidR="00DD2F91" w:rsidRPr="00735358" w:rsidRDefault="00DD2F91" w:rsidP="00467F32">
            <w:pPr>
              <w:rPr>
                <w:rFonts w:ascii="David" w:eastAsia="Calibri" w:hAnsi="David" w:cs="Arial"/>
                <w:rtl/>
              </w:rPr>
            </w:pPr>
            <w:r w:rsidRPr="00735358">
              <w:rPr>
                <w:rFonts w:ascii="David" w:eastAsia="Calibri" w:hAnsi="David" w:cs="Arial"/>
                <w:rtl/>
              </w:rPr>
              <w:t>אופי העסקה*</w:t>
            </w:r>
          </w:p>
        </w:tc>
        <w:tc>
          <w:tcPr>
            <w:tcW w:w="2840" w:type="dxa"/>
            <w:shd w:val="clear" w:color="auto" w:fill="F2F2F2"/>
          </w:tcPr>
          <w:p w14:paraId="4976AFC7" w14:textId="77777777" w:rsidR="00DD2F91" w:rsidRPr="00735358" w:rsidRDefault="00DD2F91" w:rsidP="00467F32">
            <w:pPr>
              <w:rPr>
                <w:rFonts w:ascii="David" w:eastAsia="Calibri" w:hAnsi="David" w:cs="Arial"/>
                <w:rtl/>
              </w:rPr>
            </w:pPr>
            <w:r w:rsidRPr="00735358">
              <w:rPr>
                <w:rFonts w:ascii="David" w:eastAsia="Calibri" w:hAnsi="David" w:cs="Arial"/>
                <w:rtl/>
              </w:rPr>
              <w:t>מעמד מבקש האישור*</w:t>
            </w:r>
          </w:p>
        </w:tc>
      </w:tr>
      <w:tr w:rsidR="00DD2F91" w:rsidRPr="00735358" w14:paraId="3CD73095" w14:textId="77777777" w:rsidTr="007124BC">
        <w:trPr>
          <w:trHeight w:val="551"/>
        </w:trPr>
        <w:tc>
          <w:tcPr>
            <w:tcW w:w="3785" w:type="dxa"/>
            <w:shd w:val="clear" w:color="auto" w:fill="auto"/>
          </w:tcPr>
          <w:p w14:paraId="2BD3602A" w14:textId="77777777" w:rsidR="00DD2F91" w:rsidRPr="00735358" w:rsidRDefault="00DD2F91" w:rsidP="00467F32">
            <w:pPr>
              <w:tabs>
                <w:tab w:val="right" w:pos="3852"/>
              </w:tabs>
              <w:rPr>
                <w:rFonts w:asciiTheme="minorBidi" w:hAnsiTheme="minorBidi"/>
                <w:rtl/>
              </w:rPr>
            </w:pPr>
            <w:r w:rsidRPr="00735358">
              <w:rPr>
                <w:rFonts w:asciiTheme="minorBidi" w:hAnsiTheme="minorBidi"/>
                <w:rtl/>
              </w:rPr>
              <w:t>שם</w:t>
            </w:r>
            <w:r>
              <w:rPr>
                <w:rFonts w:asciiTheme="minorBidi" w:hAnsiTheme="minorBidi"/>
                <w:rtl/>
              </w:rPr>
              <w:tab/>
            </w:r>
          </w:p>
          <w:p w14:paraId="671D00C0" w14:textId="77777777" w:rsidR="00DD2F91" w:rsidRPr="00735358" w:rsidRDefault="00DD2F91" w:rsidP="00467F32">
            <w:pPr>
              <w:spacing w:line="220" w:lineRule="exact"/>
              <w:rPr>
                <w:rFonts w:ascii="David" w:hAnsi="David"/>
                <w:b/>
                <w:bCs/>
                <w:rtl/>
              </w:rPr>
            </w:pPr>
            <w:r w:rsidRPr="00735358">
              <w:rPr>
                <w:rFonts w:ascii="David" w:hAnsi="David" w:hint="cs"/>
                <w:b/>
                <w:bCs/>
                <w:rtl/>
              </w:rPr>
              <w:t>אפריקה ישראל מגורים בע"מ</w:t>
            </w:r>
          </w:p>
          <w:p w14:paraId="5EB2A941" w14:textId="77777777" w:rsidR="00DD2F91" w:rsidRPr="00735358" w:rsidRDefault="00DD2F91" w:rsidP="00467F32">
            <w:pPr>
              <w:spacing w:line="220" w:lineRule="exact"/>
              <w:rPr>
                <w:rFonts w:ascii="David" w:hAnsi="David"/>
                <w:b/>
                <w:bCs/>
              </w:rPr>
            </w:pPr>
            <w:r w:rsidRPr="00735358">
              <w:rPr>
                <w:rFonts w:ascii="David" w:hAnsi="David"/>
                <w:b/>
                <w:bCs/>
                <w:rtl/>
              </w:rPr>
              <w:t xml:space="preserve">ו/או חברות בנות ו/או חברות שלובות </w:t>
            </w:r>
          </w:p>
          <w:p w14:paraId="071404D9" w14:textId="77777777" w:rsidR="00DD2F91" w:rsidRPr="00735358" w:rsidRDefault="00DD2F91" w:rsidP="00467F32">
            <w:pPr>
              <w:spacing w:line="220" w:lineRule="exact"/>
              <w:rPr>
                <w:rFonts w:ascii="David" w:hAnsi="David"/>
                <w:rtl/>
              </w:rPr>
            </w:pPr>
            <w:r w:rsidRPr="00735358">
              <w:rPr>
                <w:rFonts w:ascii="David" w:hAnsi="David"/>
                <w:b/>
                <w:bCs/>
                <w:rtl/>
              </w:rPr>
              <w:t>ו/או חברות קשורות ו/או שותפויות</w:t>
            </w:r>
            <w:r>
              <w:rPr>
                <w:rFonts w:ascii="David" w:hAnsi="David" w:hint="cs"/>
                <w:rtl/>
              </w:rPr>
              <w:t xml:space="preserve"> ו/או </w:t>
            </w:r>
            <w:r>
              <w:rPr>
                <w:rFonts w:hint="cs"/>
                <w:b/>
                <w:bCs/>
                <w:rtl/>
              </w:rPr>
              <w:t xml:space="preserve"> שיכון ובינוי נדל"ן בע"מ ח.פ. </w:t>
            </w:r>
            <w:r w:rsidRPr="004B7D7A">
              <w:rPr>
                <w:b/>
                <w:bCs/>
                <w:rtl/>
              </w:rPr>
              <w:t>520021171</w:t>
            </w:r>
            <w:r>
              <w:rPr>
                <w:rFonts w:ascii="David" w:hAnsi="David" w:hint="cs"/>
                <w:rtl/>
              </w:rPr>
              <w:t xml:space="preserve"> ו/או </w:t>
            </w:r>
            <w:r w:rsidRPr="005023DD">
              <w:rPr>
                <w:b/>
                <w:bCs/>
                <w:rtl/>
              </w:rPr>
              <w:t xml:space="preserve"> כלל נכסי נדל"ן נשר מרכז (נ.נ.נ.מ) שותפות מוגבלת</w:t>
            </w:r>
            <w:r w:rsidRPr="005023DD">
              <w:rPr>
                <w:rFonts w:hint="cs"/>
                <w:b/>
                <w:bCs/>
                <w:rtl/>
              </w:rPr>
              <w:t>,</w:t>
            </w:r>
            <w:r w:rsidRPr="005023DD">
              <w:rPr>
                <w:b/>
                <w:bCs/>
                <w:rtl/>
              </w:rPr>
              <w:t xml:space="preserve"> מס' שותפות 540283033</w:t>
            </w:r>
          </w:p>
          <w:p w14:paraId="260AB154" w14:textId="77777777" w:rsidR="00DD2F91" w:rsidRPr="00735358" w:rsidRDefault="00DD2F91" w:rsidP="00467F32">
            <w:pPr>
              <w:pStyle w:val="1"/>
              <w:ind w:left="0"/>
              <w:rPr>
                <w:rFonts w:asciiTheme="minorBidi" w:hAnsiTheme="minorBidi" w:cstheme="minorBidi"/>
                <w:b/>
                <w:bCs/>
                <w:sz w:val="22"/>
                <w:szCs w:val="22"/>
                <w:rtl/>
              </w:rPr>
            </w:pPr>
            <w:r w:rsidRPr="00735358">
              <w:rPr>
                <w:rFonts w:asciiTheme="minorBidi" w:hAnsiTheme="minorBidi" w:cstheme="minorBidi"/>
                <w:b/>
                <w:bCs/>
                <w:sz w:val="22"/>
                <w:szCs w:val="22"/>
                <w:rtl/>
              </w:rPr>
              <w:tab/>
            </w:r>
          </w:p>
        </w:tc>
        <w:tc>
          <w:tcPr>
            <w:tcW w:w="1537" w:type="dxa"/>
            <w:shd w:val="clear" w:color="auto" w:fill="auto"/>
          </w:tcPr>
          <w:p w14:paraId="0341BBB6" w14:textId="77777777" w:rsidR="00DD2F91" w:rsidRPr="00735358" w:rsidRDefault="00DD2F91" w:rsidP="00467F32">
            <w:pPr>
              <w:rPr>
                <w:rFonts w:ascii="David" w:eastAsia="Calibri" w:hAnsi="David" w:cs="Arial"/>
                <w:rtl/>
              </w:rPr>
            </w:pPr>
            <w:r w:rsidRPr="00735358">
              <w:rPr>
                <w:rFonts w:eastAsia="Calibri" w:cs="Arial" w:hint="cs"/>
                <w:rtl/>
              </w:rPr>
              <w:t>ש</w:t>
            </w:r>
            <w:r w:rsidRPr="00735358">
              <w:rPr>
                <w:rFonts w:ascii="David" w:eastAsia="Calibri" w:hAnsi="David" w:cs="Arial"/>
                <w:rtl/>
              </w:rPr>
              <w:t>ם</w:t>
            </w:r>
          </w:p>
        </w:tc>
        <w:tc>
          <w:tcPr>
            <w:tcW w:w="1769" w:type="dxa"/>
            <w:vMerge w:val="restart"/>
            <w:shd w:val="clear" w:color="auto" w:fill="auto"/>
          </w:tcPr>
          <w:p w14:paraId="0BCAE094" w14:textId="77777777" w:rsidR="00DD2F91" w:rsidRPr="00735358" w:rsidRDefault="00DD2F91" w:rsidP="00467F32">
            <w:pPr>
              <w:ind w:left="50" w:right="78"/>
              <w:rPr>
                <w:rFonts w:ascii="David" w:eastAsia="Calibri" w:hAnsi="David" w:cs="Arial"/>
                <w:b/>
                <w:rtl/>
              </w:rPr>
            </w:pPr>
          </w:p>
          <w:p w14:paraId="01164EBC" w14:textId="77777777" w:rsidR="00DD2F91" w:rsidRPr="00735358" w:rsidRDefault="00DD2F91" w:rsidP="00467F32">
            <w:pPr>
              <w:ind w:left="50" w:right="78"/>
              <w:rPr>
                <w:rFonts w:ascii="David" w:eastAsia="Calibri" w:hAnsi="David" w:cs="Arial"/>
                <w:bCs/>
                <w:rtl/>
              </w:rPr>
            </w:pPr>
            <w:r w:rsidRPr="00735358">
              <w:rPr>
                <w:rFonts w:ascii="Segoe UI Symbol" w:eastAsia="MS Gothic" w:hAnsi="Segoe UI Symbol" w:cs="Segoe UI Symbol" w:hint="cs"/>
                <w:bCs/>
                <w:rtl/>
              </w:rPr>
              <w:t>☒</w:t>
            </w:r>
            <w:r w:rsidRPr="00735358">
              <w:rPr>
                <w:rFonts w:ascii="David" w:eastAsia="Calibri" w:hAnsi="David" w:cs="Arial"/>
                <w:bCs/>
                <w:rtl/>
              </w:rPr>
              <w:t xml:space="preserve">שירותים </w:t>
            </w:r>
          </w:p>
          <w:p w14:paraId="4FD738E9" w14:textId="77777777" w:rsidR="00DD2F91" w:rsidRPr="00735358" w:rsidRDefault="00DD2F91" w:rsidP="00467F32">
            <w:pPr>
              <w:ind w:left="50" w:right="78"/>
              <w:rPr>
                <w:rFonts w:ascii="David" w:eastAsia="Calibri" w:hAnsi="David" w:cs="Arial"/>
                <w:b/>
                <w:rtl/>
              </w:rPr>
            </w:pPr>
          </w:p>
        </w:tc>
        <w:tc>
          <w:tcPr>
            <w:tcW w:w="2840" w:type="dxa"/>
            <w:vMerge w:val="restart"/>
            <w:shd w:val="clear" w:color="auto" w:fill="auto"/>
          </w:tcPr>
          <w:p w14:paraId="0EAF1D31" w14:textId="77777777" w:rsidR="00DD2F91" w:rsidRPr="00735358" w:rsidRDefault="00DD2F91" w:rsidP="00467F32">
            <w:pPr>
              <w:ind w:left="50" w:right="78"/>
              <w:rPr>
                <w:rFonts w:ascii="David" w:eastAsia="Calibri" w:hAnsi="David" w:cs="Arial"/>
                <w:b/>
                <w:rtl/>
              </w:rPr>
            </w:pPr>
          </w:p>
          <w:p w14:paraId="6EFF90FA" w14:textId="77777777" w:rsidR="00DD2F91" w:rsidRPr="00735358" w:rsidRDefault="00DD2F91" w:rsidP="00467F32">
            <w:pPr>
              <w:ind w:left="50" w:right="78"/>
              <w:rPr>
                <w:rFonts w:ascii="David" w:eastAsia="Calibri" w:hAnsi="David" w:cs="Arial"/>
                <w:bCs/>
                <w:rtl/>
              </w:rPr>
            </w:pPr>
            <w:r w:rsidRPr="00735358">
              <w:rPr>
                <w:rFonts w:ascii="Segoe UI Symbol" w:eastAsia="MS Gothic" w:hAnsi="Segoe UI Symbol" w:cs="Segoe UI Symbol" w:hint="cs"/>
                <w:bCs/>
                <w:rtl/>
              </w:rPr>
              <w:t>☒</w:t>
            </w:r>
            <w:r w:rsidRPr="00735358">
              <w:rPr>
                <w:rFonts w:ascii="David" w:eastAsia="Calibri" w:hAnsi="David" w:cs="Arial"/>
                <w:bCs/>
                <w:rtl/>
              </w:rPr>
              <w:t>מזמין שירותים</w:t>
            </w:r>
          </w:p>
          <w:p w14:paraId="5D69BF27" w14:textId="77777777" w:rsidR="00DD2F91" w:rsidRPr="00735358" w:rsidRDefault="00DD2F91" w:rsidP="00467F32">
            <w:pPr>
              <w:ind w:left="50" w:right="78"/>
              <w:rPr>
                <w:rFonts w:ascii="David" w:eastAsia="Calibri" w:hAnsi="David" w:cs="Arial"/>
                <w:b/>
                <w:rtl/>
              </w:rPr>
            </w:pPr>
          </w:p>
        </w:tc>
      </w:tr>
      <w:tr w:rsidR="00DD2F91" w:rsidRPr="00735358" w14:paraId="4DC3EE48" w14:textId="77777777" w:rsidTr="007124BC">
        <w:trPr>
          <w:trHeight w:val="571"/>
        </w:trPr>
        <w:tc>
          <w:tcPr>
            <w:tcW w:w="3785" w:type="dxa"/>
            <w:shd w:val="clear" w:color="auto" w:fill="auto"/>
          </w:tcPr>
          <w:p w14:paraId="266F8FCF" w14:textId="77777777" w:rsidR="00DD2F91" w:rsidRPr="00735358" w:rsidRDefault="00DD2F91" w:rsidP="00467F32">
            <w:pPr>
              <w:rPr>
                <w:rFonts w:ascii="David" w:hAnsi="David"/>
                <w:rtl/>
              </w:rPr>
            </w:pPr>
            <w:r w:rsidRPr="00735358">
              <w:rPr>
                <w:rFonts w:ascii="David" w:hAnsi="David" w:hint="cs"/>
                <w:rtl/>
              </w:rPr>
              <w:t>ת.ז./ח.פ.</w:t>
            </w:r>
          </w:p>
          <w:p w14:paraId="20ECBD36" w14:textId="77777777" w:rsidR="00DD2F91" w:rsidRPr="00735358" w:rsidRDefault="00DD2F91" w:rsidP="00467F32">
            <w:pPr>
              <w:rPr>
                <w:rFonts w:ascii="David" w:hAnsi="David"/>
                <w:b/>
                <w:bCs/>
                <w:rtl/>
              </w:rPr>
            </w:pPr>
            <w:r w:rsidRPr="00735358">
              <w:rPr>
                <w:rFonts w:ascii="David" w:hAnsi="David" w:hint="cs"/>
                <w:b/>
                <w:bCs/>
                <w:rtl/>
              </w:rPr>
              <w:t>520034763</w:t>
            </w:r>
          </w:p>
        </w:tc>
        <w:tc>
          <w:tcPr>
            <w:tcW w:w="1537" w:type="dxa"/>
            <w:shd w:val="clear" w:color="auto" w:fill="auto"/>
          </w:tcPr>
          <w:p w14:paraId="35237F42" w14:textId="77777777" w:rsidR="00DD2F91" w:rsidRPr="00735358" w:rsidRDefault="00DD2F91" w:rsidP="00467F32">
            <w:pPr>
              <w:rPr>
                <w:rFonts w:ascii="David" w:eastAsia="Calibri" w:hAnsi="David" w:cs="Arial"/>
                <w:rtl/>
              </w:rPr>
            </w:pPr>
            <w:r w:rsidRPr="00735358">
              <w:rPr>
                <w:rFonts w:ascii="David" w:eastAsia="Calibri" w:hAnsi="David" w:cs="Arial"/>
                <w:rtl/>
              </w:rPr>
              <w:t>ת.ז./ח.פ.</w:t>
            </w:r>
          </w:p>
        </w:tc>
        <w:tc>
          <w:tcPr>
            <w:tcW w:w="1769" w:type="dxa"/>
            <w:vMerge/>
            <w:shd w:val="clear" w:color="auto" w:fill="auto"/>
          </w:tcPr>
          <w:p w14:paraId="2DD5DB1F" w14:textId="77777777" w:rsidR="00DD2F91" w:rsidRPr="00735358" w:rsidRDefault="00DD2F91" w:rsidP="00467F32">
            <w:pPr>
              <w:ind w:left="50" w:right="78"/>
              <w:rPr>
                <w:rFonts w:ascii="David" w:eastAsia="Calibri" w:hAnsi="David" w:cs="Arial"/>
                <w:b/>
                <w:rtl/>
              </w:rPr>
            </w:pPr>
          </w:p>
        </w:tc>
        <w:tc>
          <w:tcPr>
            <w:tcW w:w="2840" w:type="dxa"/>
            <w:vMerge/>
            <w:shd w:val="clear" w:color="auto" w:fill="auto"/>
          </w:tcPr>
          <w:p w14:paraId="00440D6E" w14:textId="77777777" w:rsidR="00DD2F91" w:rsidRPr="00735358" w:rsidRDefault="00DD2F91" w:rsidP="00467F32">
            <w:pPr>
              <w:ind w:left="50" w:right="78"/>
              <w:rPr>
                <w:rFonts w:ascii="David" w:eastAsia="Calibri" w:hAnsi="David" w:cs="Arial"/>
                <w:b/>
                <w:rtl/>
              </w:rPr>
            </w:pPr>
          </w:p>
        </w:tc>
      </w:tr>
      <w:tr w:rsidR="00DD2F91" w:rsidRPr="00735358" w14:paraId="6F401E5A" w14:textId="77777777" w:rsidTr="007124BC">
        <w:trPr>
          <w:trHeight w:val="391"/>
        </w:trPr>
        <w:tc>
          <w:tcPr>
            <w:tcW w:w="3785" w:type="dxa"/>
            <w:shd w:val="clear" w:color="auto" w:fill="auto"/>
          </w:tcPr>
          <w:p w14:paraId="70991845" w14:textId="77777777" w:rsidR="00DD2F91" w:rsidRPr="00735358" w:rsidRDefault="00DD2F91" w:rsidP="00467F32">
            <w:pPr>
              <w:rPr>
                <w:rFonts w:asciiTheme="minorBidi" w:hAnsiTheme="minorBidi"/>
                <w:rtl/>
              </w:rPr>
            </w:pPr>
            <w:r w:rsidRPr="00735358">
              <w:rPr>
                <w:rFonts w:asciiTheme="minorBidi" w:hAnsiTheme="minorBidi"/>
                <w:rtl/>
              </w:rPr>
              <w:t xml:space="preserve">מען </w:t>
            </w:r>
          </w:p>
          <w:p w14:paraId="3C450EAB" w14:textId="77777777" w:rsidR="00DD2F91" w:rsidRPr="00735358" w:rsidRDefault="00DD2F91" w:rsidP="00467F32">
            <w:pPr>
              <w:spacing w:line="220" w:lineRule="exact"/>
              <w:rPr>
                <w:rFonts w:ascii="David" w:hAnsi="David"/>
                <w:b/>
                <w:bCs/>
                <w:rtl/>
              </w:rPr>
            </w:pPr>
            <w:r w:rsidRPr="00735358">
              <w:rPr>
                <w:rFonts w:ascii="David" w:hAnsi="David" w:hint="cs"/>
                <w:b/>
                <w:bCs/>
                <w:rtl/>
              </w:rPr>
              <w:t>דרך החורש 4, יהוד</w:t>
            </w:r>
          </w:p>
        </w:tc>
        <w:tc>
          <w:tcPr>
            <w:tcW w:w="1537" w:type="dxa"/>
            <w:shd w:val="clear" w:color="auto" w:fill="auto"/>
          </w:tcPr>
          <w:p w14:paraId="40509CD9" w14:textId="77777777" w:rsidR="00DD2F91" w:rsidRPr="00735358" w:rsidRDefault="00DD2F91" w:rsidP="00467F32">
            <w:pPr>
              <w:rPr>
                <w:rFonts w:ascii="David" w:eastAsia="Calibri" w:hAnsi="David" w:cs="Arial"/>
                <w:rtl/>
              </w:rPr>
            </w:pPr>
            <w:r w:rsidRPr="00735358">
              <w:rPr>
                <w:rFonts w:ascii="David" w:eastAsia="Calibri" w:hAnsi="David" w:cs="Arial"/>
                <w:rtl/>
              </w:rPr>
              <w:t>מען</w:t>
            </w:r>
          </w:p>
        </w:tc>
        <w:tc>
          <w:tcPr>
            <w:tcW w:w="1769" w:type="dxa"/>
            <w:vMerge/>
            <w:shd w:val="clear" w:color="auto" w:fill="auto"/>
          </w:tcPr>
          <w:p w14:paraId="6F9E0BCB" w14:textId="77777777" w:rsidR="00DD2F91" w:rsidRPr="00735358" w:rsidRDefault="00DD2F91" w:rsidP="00467F32">
            <w:pPr>
              <w:ind w:left="50" w:right="78"/>
              <w:rPr>
                <w:rFonts w:ascii="David" w:eastAsia="Calibri" w:hAnsi="David" w:cs="Arial"/>
                <w:b/>
                <w:rtl/>
              </w:rPr>
            </w:pPr>
          </w:p>
        </w:tc>
        <w:tc>
          <w:tcPr>
            <w:tcW w:w="2840" w:type="dxa"/>
            <w:vMerge/>
            <w:shd w:val="clear" w:color="auto" w:fill="auto"/>
          </w:tcPr>
          <w:p w14:paraId="1D375838" w14:textId="77777777" w:rsidR="00DD2F91" w:rsidRPr="00735358" w:rsidRDefault="00DD2F91" w:rsidP="00467F32">
            <w:pPr>
              <w:ind w:left="50" w:right="78"/>
              <w:rPr>
                <w:rFonts w:ascii="David" w:eastAsia="Calibri" w:hAnsi="David" w:cs="Arial"/>
                <w:b/>
                <w:rtl/>
              </w:rPr>
            </w:pPr>
          </w:p>
        </w:tc>
      </w:tr>
    </w:tbl>
    <w:tbl>
      <w:tblPr>
        <w:tblpPr w:leftFromText="180" w:rightFromText="180" w:vertAnchor="text" w:horzAnchor="page" w:tblpX="601" w:tblpY="-1155"/>
        <w:bidiVisual/>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9"/>
        <w:gridCol w:w="992"/>
        <w:gridCol w:w="992"/>
        <w:gridCol w:w="851"/>
        <w:gridCol w:w="1134"/>
        <w:gridCol w:w="1406"/>
        <w:gridCol w:w="1286"/>
        <w:gridCol w:w="2400"/>
      </w:tblGrid>
      <w:tr w:rsidR="00DD2F91" w:rsidRPr="00AD4E93" w14:paraId="73D9418B" w14:textId="77777777" w:rsidTr="00DD2F91">
        <w:trPr>
          <w:trHeight w:val="303"/>
          <w:tblHeader/>
        </w:trPr>
        <w:tc>
          <w:tcPr>
            <w:tcW w:w="10060" w:type="dxa"/>
            <w:gridSpan w:val="8"/>
            <w:shd w:val="clear" w:color="auto" w:fill="auto"/>
          </w:tcPr>
          <w:p w14:paraId="09D963E0" w14:textId="77777777" w:rsidR="00DD2F91" w:rsidRPr="00AD4E93" w:rsidRDefault="00DD2F91" w:rsidP="00DD2F91">
            <w:pPr>
              <w:rPr>
                <w:rFonts w:ascii="David" w:eastAsia="Calibri" w:hAnsi="David" w:cs="Arial"/>
                <w:rtl/>
              </w:rPr>
            </w:pPr>
            <w:r w:rsidRPr="00AD4E93">
              <w:rPr>
                <w:rFonts w:ascii="David" w:eastAsia="Calibri" w:hAnsi="David" w:cs="Arial"/>
                <w:rtl/>
              </w:rPr>
              <w:t>כיסויים</w:t>
            </w:r>
          </w:p>
        </w:tc>
      </w:tr>
      <w:tr w:rsidR="00DD2F91" w:rsidRPr="00AD4E93" w14:paraId="3503AAB8" w14:textId="77777777" w:rsidTr="00DD2F91">
        <w:trPr>
          <w:trHeight w:val="173"/>
        </w:trPr>
        <w:tc>
          <w:tcPr>
            <w:tcW w:w="999" w:type="dxa"/>
            <w:vMerge w:val="restart"/>
            <w:shd w:val="clear" w:color="auto" w:fill="F2F2F2"/>
          </w:tcPr>
          <w:p w14:paraId="70B46209" w14:textId="77777777" w:rsidR="00DD2F91" w:rsidRPr="00AD4E93" w:rsidRDefault="00DD2F91" w:rsidP="00DD2F91">
            <w:pPr>
              <w:rPr>
                <w:rFonts w:ascii="David" w:eastAsia="Calibri" w:hAnsi="David" w:cs="Arial"/>
                <w:rtl/>
              </w:rPr>
            </w:pPr>
            <w:r w:rsidRPr="00AD4E93">
              <w:rPr>
                <w:rFonts w:ascii="David" w:eastAsia="Calibri" w:hAnsi="David" w:cs="Arial"/>
                <w:rtl/>
              </w:rPr>
              <w:t>סוג הביטוח</w:t>
            </w:r>
          </w:p>
          <w:p w14:paraId="5321ECE1" w14:textId="77777777" w:rsidR="00DD2F91" w:rsidRPr="00AD4E93" w:rsidRDefault="00DD2F91" w:rsidP="00DD2F91">
            <w:pPr>
              <w:rPr>
                <w:rFonts w:ascii="David" w:eastAsia="Calibri" w:hAnsi="David" w:cs="Arial"/>
                <w:rtl/>
              </w:rPr>
            </w:pPr>
          </w:p>
          <w:p w14:paraId="57894615" w14:textId="77777777" w:rsidR="00DD2F91" w:rsidRPr="00AD4E93" w:rsidRDefault="00DD2F91" w:rsidP="00DD2F91">
            <w:pPr>
              <w:rPr>
                <w:rFonts w:ascii="David" w:eastAsia="Calibri" w:hAnsi="David" w:cs="Arial"/>
                <w:rtl/>
              </w:rPr>
            </w:pPr>
            <w:r w:rsidRPr="00AD4E93">
              <w:rPr>
                <w:rFonts w:ascii="David" w:eastAsia="Calibri" w:hAnsi="David" w:cs="Arial"/>
                <w:rtl/>
              </w:rPr>
              <w:t>חלוקה לפי גבולות אחריות או סכומי ביטוח</w:t>
            </w:r>
          </w:p>
        </w:tc>
        <w:tc>
          <w:tcPr>
            <w:tcW w:w="992" w:type="dxa"/>
            <w:vMerge w:val="restart"/>
            <w:shd w:val="clear" w:color="auto" w:fill="F2F2F2"/>
          </w:tcPr>
          <w:p w14:paraId="4852855F" w14:textId="77777777" w:rsidR="00DD2F91" w:rsidRPr="00AD4E93" w:rsidRDefault="00DD2F91" w:rsidP="00DD2F91">
            <w:pPr>
              <w:rPr>
                <w:rFonts w:ascii="David" w:eastAsia="Calibri" w:hAnsi="David" w:cs="Arial"/>
                <w:rtl/>
              </w:rPr>
            </w:pPr>
            <w:r w:rsidRPr="00AD4E93">
              <w:rPr>
                <w:rFonts w:ascii="David" w:eastAsia="Calibri" w:hAnsi="David" w:cs="Arial"/>
                <w:rtl/>
              </w:rPr>
              <w:t>מספר הפוליסה</w:t>
            </w:r>
          </w:p>
        </w:tc>
        <w:tc>
          <w:tcPr>
            <w:tcW w:w="992" w:type="dxa"/>
            <w:vMerge w:val="restart"/>
            <w:shd w:val="clear" w:color="auto" w:fill="F2F2F2"/>
          </w:tcPr>
          <w:p w14:paraId="20D35D03" w14:textId="77777777" w:rsidR="00DD2F91" w:rsidRPr="00AD4E93" w:rsidRDefault="00DD2F91" w:rsidP="00DD2F91">
            <w:pPr>
              <w:rPr>
                <w:rFonts w:ascii="David" w:eastAsia="Calibri" w:hAnsi="David" w:cs="Arial"/>
                <w:rtl/>
              </w:rPr>
            </w:pPr>
            <w:r w:rsidRPr="00AD4E93">
              <w:rPr>
                <w:rFonts w:ascii="David" w:eastAsia="Calibri" w:hAnsi="David" w:cs="Arial"/>
                <w:rtl/>
              </w:rPr>
              <w:t>נוסח ומהדורת הפוליסה</w:t>
            </w:r>
          </w:p>
        </w:tc>
        <w:tc>
          <w:tcPr>
            <w:tcW w:w="851" w:type="dxa"/>
            <w:vMerge w:val="restart"/>
            <w:shd w:val="clear" w:color="auto" w:fill="F2F2F2"/>
          </w:tcPr>
          <w:p w14:paraId="67A40B36" w14:textId="77777777" w:rsidR="00DD2F91" w:rsidRPr="00AD4E93" w:rsidRDefault="00DD2F91" w:rsidP="00DD2F91">
            <w:pPr>
              <w:rPr>
                <w:rFonts w:ascii="David" w:eastAsia="Calibri" w:hAnsi="David" w:cs="Arial"/>
                <w:rtl/>
              </w:rPr>
            </w:pPr>
            <w:r w:rsidRPr="00AD4E93">
              <w:rPr>
                <w:rFonts w:ascii="David" w:eastAsia="Calibri" w:hAnsi="David" w:cs="Arial"/>
                <w:rtl/>
              </w:rPr>
              <w:t>תאריך תחילה</w:t>
            </w:r>
          </w:p>
        </w:tc>
        <w:tc>
          <w:tcPr>
            <w:tcW w:w="1134" w:type="dxa"/>
            <w:vMerge w:val="restart"/>
            <w:shd w:val="clear" w:color="auto" w:fill="F2F2F2"/>
          </w:tcPr>
          <w:p w14:paraId="1B4F0FA1" w14:textId="77777777" w:rsidR="00DD2F91" w:rsidRPr="00AD4E93" w:rsidRDefault="00DD2F91" w:rsidP="00DD2F91">
            <w:pPr>
              <w:rPr>
                <w:rFonts w:ascii="David" w:eastAsia="Calibri" w:hAnsi="David" w:cs="Arial"/>
                <w:rtl/>
              </w:rPr>
            </w:pPr>
            <w:r w:rsidRPr="00AD4E93">
              <w:rPr>
                <w:rFonts w:ascii="David" w:eastAsia="Calibri" w:hAnsi="David" w:cs="Arial"/>
                <w:rtl/>
              </w:rPr>
              <w:t>תאריך סיום</w:t>
            </w:r>
          </w:p>
        </w:tc>
        <w:tc>
          <w:tcPr>
            <w:tcW w:w="2692" w:type="dxa"/>
            <w:gridSpan w:val="2"/>
            <w:shd w:val="clear" w:color="auto" w:fill="F2F2F2"/>
          </w:tcPr>
          <w:p w14:paraId="43175460" w14:textId="77777777" w:rsidR="00DD2F91" w:rsidRPr="00AD4E93" w:rsidRDefault="00DD2F91" w:rsidP="00DD2F91">
            <w:pPr>
              <w:rPr>
                <w:rFonts w:ascii="David" w:eastAsia="Calibri" w:hAnsi="David" w:cs="Arial"/>
                <w:rtl/>
              </w:rPr>
            </w:pPr>
            <w:r w:rsidRPr="00AD4E93">
              <w:rPr>
                <w:rFonts w:ascii="David" w:eastAsia="Calibri" w:hAnsi="David" w:cs="Arial"/>
                <w:rtl/>
              </w:rPr>
              <w:t>גבול האחריות/ סכום ביטוח</w:t>
            </w:r>
          </w:p>
        </w:tc>
        <w:tc>
          <w:tcPr>
            <w:tcW w:w="2400" w:type="dxa"/>
            <w:vMerge w:val="restart"/>
            <w:shd w:val="clear" w:color="auto" w:fill="F2F2F2"/>
          </w:tcPr>
          <w:p w14:paraId="710CCC40" w14:textId="77777777" w:rsidR="00DD2F91" w:rsidRPr="00AD4E93" w:rsidRDefault="00DD2F91" w:rsidP="00DD2F91">
            <w:pPr>
              <w:rPr>
                <w:rFonts w:ascii="David" w:eastAsia="Calibri" w:hAnsi="David" w:cs="Arial"/>
                <w:rtl/>
              </w:rPr>
            </w:pPr>
            <w:r w:rsidRPr="00AD4E93">
              <w:rPr>
                <w:rFonts w:ascii="David" w:eastAsia="Calibri" w:hAnsi="David" w:cs="Arial"/>
                <w:rtl/>
              </w:rPr>
              <w:t xml:space="preserve">כיסויים נוספים בתוקף וביטול חריגים </w:t>
            </w:r>
          </w:p>
          <w:p w14:paraId="1304AA3D" w14:textId="77777777" w:rsidR="00DD2F91" w:rsidRPr="00AD4E93" w:rsidRDefault="00DD2F91" w:rsidP="00DD2F91">
            <w:pPr>
              <w:rPr>
                <w:rFonts w:ascii="David" w:eastAsia="Calibri" w:hAnsi="David" w:cs="Arial"/>
                <w:rtl/>
              </w:rPr>
            </w:pPr>
            <w:r w:rsidRPr="00AD4E93">
              <w:rPr>
                <w:rFonts w:ascii="David" w:eastAsia="Calibri" w:hAnsi="David" w:cs="Arial"/>
                <w:rtl/>
              </w:rPr>
              <w:t>יש לציין קוד כיסוי בהתאם לנספח ד'</w:t>
            </w:r>
          </w:p>
        </w:tc>
      </w:tr>
      <w:tr w:rsidR="00DD2F91" w:rsidRPr="00AD4E93" w14:paraId="431C3DA9" w14:textId="77777777" w:rsidTr="00DD2F91">
        <w:trPr>
          <w:trHeight w:val="43"/>
        </w:trPr>
        <w:tc>
          <w:tcPr>
            <w:tcW w:w="999" w:type="dxa"/>
            <w:vMerge/>
            <w:shd w:val="clear" w:color="auto" w:fill="F2F2F2"/>
          </w:tcPr>
          <w:p w14:paraId="68B93666" w14:textId="77777777" w:rsidR="00DD2F91" w:rsidRPr="00AD4E93" w:rsidRDefault="00DD2F91" w:rsidP="00DD2F91">
            <w:pPr>
              <w:rPr>
                <w:rFonts w:ascii="David" w:eastAsia="Calibri" w:hAnsi="David" w:cs="Arial"/>
                <w:rtl/>
              </w:rPr>
            </w:pPr>
          </w:p>
        </w:tc>
        <w:tc>
          <w:tcPr>
            <w:tcW w:w="992" w:type="dxa"/>
            <w:vMerge/>
            <w:shd w:val="clear" w:color="auto" w:fill="F2F2F2"/>
          </w:tcPr>
          <w:p w14:paraId="2468D3ED" w14:textId="77777777" w:rsidR="00DD2F91" w:rsidRPr="00AD4E93" w:rsidRDefault="00DD2F91" w:rsidP="00DD2F91">
            <w:pPr>
              <w:rPr>
                <w:rFonts w:ascii="David" w:eastAsia="Calibri" w:hAnsi="David" w:cs="Arial"/>
                <w:rtl/>
              </w:rPr>
            </w:pPr>
          </w:p>
        </w:tc>
        <w:tc>
          <w:tcPr>
            <w:tcW w:w="992" w:type="dxa"/>
            <w:vMerge/>
            <w:shd w:val="clear" w:color="auto" w:fill="F2F2F2"/>
          </w:tcPr>
          <w:p w14:paraId="64970203" w14:textId="77777777" w:rsidR="00DD2F91" w:rsidRPr="00AD4E93" w:rsidRDefault="00DD2F91" w:rsidP="00DD2F91">
            <w:pPr>
              <w:rPr>
                <w:rFonts w:ascii="David" w:eastAsia="Calibri" w:hAnsi="David" w:cs="Arial"/>
                <w:rtl/>
              </w:rPr>
            </w:pPr>
          </w:p>
        </w:tc>
        <w:tc>
          <w:tcPr>
            <w:tcW w:w="851" w:type="dxa"/>
            <w:vMerge/>
            <w:shd w:val="clear" w:color="auto" w:fill="F2F2F2"/>
          </w:tcPr>
          <w:p w14:paraId="103521E8" w14:textId="77777777" w:rsidR="00DD2F91" w:rsidRPr="00AD4E93" w:rsidRDefault="00DD2F91" w:rsidP="00DD2F91">
            <w:pPr>
              <w:rPr>
                <w:rFonts w:ascii="David" w:eastAsia="Calibri" w:hAnsi="David" w:cs="Arial"/>
                <w:rtl/>
              </w:rPr>
            </w:pPr>
          </w:p>
        </w:tc>
        <w:tc>
          <w:tcPr>
            <w:tcW w:w="1134" w:type="dxa"/>
            <w:vMerge/>
            <w:shd w:val="clear" w:color="auto" w:fill="F2F2F2"/>
          </w:tcPr>
          <w:p w14:paraId="61627B93" w14:textId="77777777" w:rsidR="00DD2F91" w:rsidRPr="00AD4E93" w:rsidRDefault="00DD2F91" w:rsidP="00DD2F91">
            <w:pPr>
              <w:rPr>
                <w:rFonts w:ascii="David" w:eastAsia="Calibri" w:hAnsi="David" w:cs="Arial"/>
                <w:rtl/>
              </w:rPr>
            </w:pPr>
          </w:p>
        </w:tc>
        <w:tc>
          <w:tcPr>
            <w:tcW w:w="1406" w:type="dxa"/>
            <w:shd w:val="clear" w:color="auto" w:fill="F2F2F2"/>
          </w:tcPr>
          <w:p w14:paraId="1A2B9C62" w14:textId="77777777" w:rsidR="00DD2F91" w:rsidRPr="00AD4E93" w:rsidRDefault="00DD2F91" w:rsidP="00DD2F91">
            <w:pPr>
              <w:rPr>
                <w:rFonts w:ascii="David" w:eastAsia="Calibri" w:hAnsi="David" w:cs="Arial"/>
                <w:rtl/>
              </w:rPr>
            </w:pPr>
            <w:r w:rsidRPr="00AD4E93">
              <w:rPr>
                <w:rFonts w:ascii="David" w:eastAsia="Calibri" w:hAnsi="David" w:cs="Arial"/>
                <w:rtl/>
              </w:rPr>
              <w:t>סכום</w:t>
            </w:r>
          </w:p>
        </w:tc>
        <w:tc>
          <w:tcPr>
            <w:tcW w:w="1286" w:type="dxa"/>
            <w:shd w:val="clear" w:color="auto" w:fill="F2F2F2"/>
          </w:tcPr>
          <w:p w14:paraId="161B173F" w14:textId="77777777" w:rsidR="00DD2F91" w:rsidRPr="00AD4E93" w:rsidRDefault="00DD2F91" w:rsidP="00DD2F91">
            <w:pPr>
              <w:rPr>
                <w:rFonts w:ascii="David" w:eastAsia="Calibri" w:hAnsi="David" w:cs="Arial"/>
                <w:rtl/>
              </w:rPr>
            </w:pPr>
            <w:r w:rsidRPr="00AD4E93">
              <w:rPr>
                <w:rFonts w:ascii="David" w:eastAsia="Calibri" w:hAnsi="David" w:cs="Arial"/>
                <w:rtl/>
              </w:rPr>
              <w:t>מטבע</w:t>
            </w:r>
          </w:p>
        </w:tc>
        <w:tc>
          <w:tcPr>
            <w:tcW w:w="2400" w:type="dxa"/>
            <w:vMerge/>
            <w:shd w:val="clear" w:color="auto" w:fill="F2F2F2"/>
          </w:tcPr>
          <w:p w14:paraId="285795D8" w14:textId="77777777" w:rsidR="00DD2F91" w:rsidRPr="00AD4E93" w:rsidRDefault="00DD2F91" w:rsidP="00DD2F91">
            <w:pPr>
              <w:rPr>
                <w:rFonts w:ascii="David" w:eastAsia="Calibri" w:hAnsi="David" w:cs="Arial"/>
                <w:rtl/>
              </w:rPr>
            </w:pPr>
          </w:p>
        </w:tc>
      </w:tr>
      <w:tr w:rsidR="00DD2F91" w:rsidRPr="00AD4E93" w14:paraId="041C6D08" w14:textId="77777777" w:rsidTr="00DD2F91">
        <w:trPr>
          <w:trHeight w:val="850"/>
        </w:trPr>
        <w:tc>
          <w:tcPr>
            <w:tcW w:w="999" w:type="dxa"/>
            <w:shd w:val="clear" w:color="auto" w:fill="F2F2F2"/>
          </w:tcPr>
          <w:p w14:paraId="2D764D18" w14:textId="77777777" w:rsidR="00DD2F91" w:rsidRPr="00AD4E93" w:rsidRDefault="00DD2F91" w:rsidP="00DD2F91">
            <w:pPr>
              <w:rPr>
                <w:rFonts w:ascii="David" w:eastAsia="Calibri" w:hAnsi="David" w:cs="Arial"/>
                <w:rtl/>
              </w:rPr>
            </w:pPr>
            <w:r w:rsidRPr="00AD4E93">
              <w:rPr>
                <w:rFonts w:ascii="David" w:eastAsia="Calibri" w:hAnsi="David" w:cs="Arial"/>
                <w:rtl/>
              </w:rPr>
              <w:t>צד ג'</w:t>
            </w:r>
          </w:p>
        </w:tc>
        <w:tc>
          <w:tcPr>
            <w:tcW w:w="992" w:type="dxa"/>
            <w:shd w:val="clear" w:color="auto" w:fill="F2F2F2"/>
          </w:tcPr>
          <w:p w14:paraId="2E785D3F" w14:textId="77777777" w:rsidR="00DD2F91" w:rsidRPr="00AD4E93" w:rsidRDefault="00DD2F91" w:rsidP="00DD2F91">
            <w:pPr>
              <w:rPr>
                <w:rFonts w:ascii="David" w:eastAsia="Calibri" w:hAnsi="David" w:cs="Arial"/>
                <w:rtl/>
              </w:rPr>
            </w:pPr>
          </w:p>
        </w:tc>
        <w:tc>
          <w:tcPr>
            <w:tcW w:w="992" w:type="dxa"/>
            <w:shd w:val="clear" w:color="auto" w:fill="F2F2F2"/>
          </w:tcPr>
          <w:p w14:paraId="5A9E1752" w14:textId="77777777" w:rsidR="00DD2F91" w:rsidRPr="00AD4E93" w:rsidRDefault="00DD2F91" w:rsidP="00DD2F91">
            <w:pPr>
              <w:rPr>
                <w:rFonts w:ascii="David" w:eastAsia="Calibri" w:hAnsi="David" w:cs="Arial"/>
                <w:rtl/>
              </w:rPr>
            </w:pPr>
          </w:p>
        </w:tc>
        <w:tc>
          <w:tcPr>
            <w:tcW w:w="851" w:type="dxa"/>
            <w:shd w:val="clear" w:color="auto" w:fill="F2F2F2"/>
          </w:tcPr>
          <w:p w14:paraId="7DF19208" w14:textId="77777777" w:rsidR="00DD2F91" w:rsidRPr="00AD4E93" w:rsidRDefault="00DD2F91" w:rsidP="00DD2F91">
            <w:pPr>
              <w:rPr>
                <w:rFonts w:ascii="David" w:eastAsia="Calibri" w:hAnsi="David" w:cs="Arial"/>
                <w:rtl/>
              </w:rPr>
            </w:pPr>
          </w:p>
        </w:tc>
        <w:tc>
          <w:tcPr>
            <w:tcW w:w="1134" w:type="dxa"/>
            <w:shd w:val="clear" w:color="auto" w:fill="F2F2F2"/>
          </w:tcPr>
          <w:p w14:paraId="377C36AA" w14:textId="77777777" w:rsidR="00DD2F91" w:rsidRPr="00AD4E93" w:rsidRDefault="00DD2F91" w:rsidP="00DD2F91">
            <w:pPr>
              <w:rPr>
                <w:rFonts w:ascii="David" w:eastAsia="Calibri" w:hAnsi="David" w:cs="Arial"/>
                <w:rtl/>
              </w:rPr>
            </w:pPr>
          </w:p>
        </w:tc>
        <w:tc>
          <w:tcPr>
            <w:tcW w:w="1406" w:type="dxa"/>
            <w:shd w:val="clear" w:color="auto" w:fill="F2F2F2"/>
          </w:tcPr>
          <w:p w14:paraId="3349F80B" w14:textId="77777777" w:rsidR="00DD2F91" w:rsidRPr="00AD4E93" w:rsidRDefault="00DD2F91" w:rsidP="00DD2F91">
            <w:pPr>
              <w:rPr>
                <w:rFonts w:ascii="David" w:eastAsia="Calibri" w:hAnsi="David" w:cs="Arial"/>
                <w:b/>
                <w:bCs/>
                <w:rtl/>
              </w:rPr>
            </w:pPr>
            <w:r w:rsidRPr="00AD4E93">
              <w:rPr>
                <w:rFonts w:ascii="David" w:eastAsia="Calibri" w:hAnsi="David" w:cs="Arial" w:hint="cs"/>
                <w:b/>
                <w:bCs/>
                <w:rtl/>
              </w:rPr>
              <w:t>4,000,000</w:t>
            </w:r>
          </w:p>
        </w:tc>
        <w:tc>
          <w:tcPr>
            <w:tcW w:w="1286" w:type="dxa"/>
            <w:shd w:val="clear" w:color="auto" w:fill="F2F2F2"/>
          </w:tcPr>
          <w:p w14:paraId="37BD8122" w14:textId="77777777" w:rsidR="00DD2F91" w:rsidRPr="00AD4E93" w:rsidRDefault="00DD2F91" w:rsidP="00DD2F91">
            <w:pPr>
              <w:rPr>
                <w:rFonts w:ascii="David" w:eastAsia="Calibri" w:hAnsi="David" w:cs="Arial"/>
                <w:b/>
                <w:bCs/>
                <w:rtl/>
              </w:rPr>
            </w:pPr>
            <w:r w:rsidRPr="00AD4E93">
              <w:rPr>
                <w:rFonts w:ascii="David" w:eastAsia="Calibri" w:hAnsi="David" w:cs="Arial"/>
                <w:b/>
                <w:bCs/>
                <w:rtl/>
              </w:rPr>
              <w:t>שקל</w:t>
            </w:r>
          </w:p>
        </w:tc>
        <w:tc>
          <w:tcPr>
            <w:tcW w:w="2400" w:type="dxa"/>
            <w:shd w:val="clear" w:color="auto" w:fill="F2F2F2"/>
          </w:tcPr>
          <w:p w14:paraId="7C0FC599" w14:textId="77777777" w:rsidR="00DD2F91" w:rsidRPr="00AD4E93" w:rsidRDefault="00DD2F91" w:rsidP="00DD2F91">
            <w:pPr>
              <w:ind w:left="50" w:right="78"/>
              <w:rPr>
                <w:rFonts w:ascii="David" w:eastAsia="Calibri" w:hAnsi="David" w:cs="Arial"/>
                <w:bCs/>
                <w:rtl/>
              </w:rPr>
            </w:pPr>
            <w:r w:rsidRPr="00AD4E93">
              <w:rPr>
                <w:rFonts w:ascii="David" w:eastAsia="Calibri" w:hAnsi="David" w:cs="Arial" w:hint="cs"/>
                <w:bCs/>
                <w:rtl/>
              </w:rPr>
              <w:t>302/307/315/321/322/328/329</w:t>
            </w:r>
          </w:p>
        </w:tc>
      </w:tr>
      <w:tr w:rsidR="00DD2F91" w:rsidRPr="00AD4E93" w14:paraId="673C63F2" w14:textId="77777777" w:rsidTr="00DD2F91">
        <w:trPr>
          <w:trHeight w:val="850"/>
        </w:trPr>
        <w:tc>
          <w:tcPr>
            <w:tcW w:w="999" w:type="dxa"/>
            <w:shd w:val="clear" w:color="auto" w:fill="FFFFFF"/>
          </w:tcPr>
          <w:p w14:paraId="518F757E" w14:textId="77777777" w:rsidR="00DD2F91" w:rsidRPr="00AD4E93" w:rsidRDefault="00DD2F91" w:rsidP="00DD2F91">
            <w:pPr>
              <w:rPr>
                <w:rFonts w:ascii="David" w:eastAsia="Calibri" w:hAnsi="David" w:cs="Arial"/>
                <w:rtl/>
              </w:rPr>
            </w:pPr>
            <w:r w:rsidRPr="00AD4E93">
              <w:rPr>
                <w:rFonts w:ascii="David" w:eastAsia="Calibri" w:hAnsi="David" w:cs="Arial"/>
                <w:rtl/>
              </w:rPr>
              <w:t>אחריות מעבידים</w:t>
            </w:r>
          </w:p>
        </w:tc>
        <w:tc>
          <w:tcPr>
            <w:tcW w:w="992" w:type="dxa"/>
            <w:shd w:val="clear" w:color="auto" w:fill="FFFFFF"/>
          </w:tcPr>
          <w:p w14:paraId="079B3559" w14:textId="77777777" w:rsidR="00DD2F91" w:rsidRPr="00AD4E93" w:rsidRDefault="00DD2F91" w:rsidP="00DD2F91">
            <w:pPr>
              <w:rPr>
                <w:rFonts w:ascii="David" w:eastAsia="Calibri" w:hAnsi="David" w:cs="Arial"/>
                <w:rtl/>
              </w:rPr>
            </w:pPr>
          </w:p>
        </w:tc>
        <w:tc>
          <w:tcPr>
            <w:tcW w:w="992" w:type="dxa"/>
            <w:shd w:val="clear" w:color="auto" w:fill="FFFFFF"/>
          </w:tcPr>
          <w:p w14:paraId="685A5140" w14:textId="77777777" w:rsidR="00DD2F91" w:rsidRPr="00AD4E93" w:rsidRDefault="00DD2F91" w:rsidP="00DD2F91">
            <w:pPr>
              <w:rPr>
                <w:rFonts w:ascii="David" w:eastAsia="Calibri" w:hAnsi="David" w:cs="Arial"/>
                <w:rtl/>
              </w:rPr>
            </w:pPr>
          </w:p>
        </w:tc>
        <w:tc>
          <w:tcPr>
            <w:tcW w:w="851" w:type="dxa"/>
            <w:shd w:val="clear" w:color="auto" w:fill="FFFFFF"/>
          </w:tcPr>
          <w:p w14:paraId="6BEBEDBF" w14:textId="77777777" w:rsidR="00DD2F91" w:rsidRPr="00AD4E93" w:rsidRDefault="00DD2F91" w:rsidP="00DD2F91">
            <w:pPr>
              <w:rPr>
                <w:rFonts w:ascii="David" w:eastAsia="Calibri" w:hAnsi="David" w:cs="Arial"/>
                <w:rtl/>
              </w:rPr>
            </w:pPr>
          </w:p>
        </w:tc>
        <w:tc>
          <w:tcPr>
            <w:tcW w:w="1134" w:type="dxa"/>
            <w:shd w:val="clear" w:color="auto" w:fill="FFFFFF"/>
          </w:tcPr>
          <w:p w14:paraId="550CAEFF" w14:textId="77777777" w:rsidR="00DD2F91" w:rsidRPr="00AD4E93" w:rsidRDefault="00DD2F91" w:rsidP="00DD2F91">
            <w:pPr>
              <w:rPr>
                <w:rFonts w:ascii="David" w:eastAsia="Calibri" w:hAnsi="David" w:cs="Arial"/>
                <w:rtl/>
              </w:rPr>
            </w:pPr>
          </w:p>
        </w:tc>
        <w:tc>
          <w:tcPr>
            <w:tcW w:w="1406" w:type="dxa"/>
            <w:shd w:val="clear" w:color="auto" w:fill="FFFFFF"/>
          </w:tcPr>
          <w:p w14:paraId="62A25B27" w14:textId="77777777" w:rsidR="00DD2F91" w:rsidRPr="00AD4E93" w:rsidRDefault="00DD2F91" w:rsidP="00DD2F91">
            <w:pPr>
              <w:rPr>
                <w:rFonts w:ascii="David" w:eastAsia="Calibri" w:hAnsi="David" w:cs="Arial"/>
                <w:b/>
                <w:bCs/>
                <w:rtl/>
              </w:rPr>
            </w:pPr>
            <w:r w:rsidRPr="00AD4E93">
              <w:rPr>
                <w:rFonts w:ascii="David" w:eastAsia="Calibri" w:hAnsi="David" w:cs="Arial"/>
                <w:b/>
                <w:bCs/>
                <w:rtl/>
              </w:rPr>
              <w:t>20,000,000</w:t>
            </w:r>
          </w:p>
        </w:tc>
        <w:tc>
          <w:tcPr>
            <w:tcW w:w="1286" w:type="dxa"/>
            <w:shd w:val="clear" w:color="auto" w:fill="FFFFFF"/>
          </w:tcPr>
          <w:p w14:paraId="098FE44D" w14:textId="77777777" w:rsidR="00DD2F91" w:rsidRPr="00AD4E93" w:rsidRDefault="00DD2F91" w:rsidP="00DD2F91">
            <w:pPr>
              <w:rPr>
                <w:rFonts w:ascii="David" w:eastAsia="Calibri" w:hAnsi="David" w:cs="Arial"/>
                <w:b/>
                <w:bCs/>
                <w:rtl/>
              </w:rPr>
            </w:pPr>
            <w:r w:rsidRPr="00AD4E93">
              <w:rPr>
                <w:rFonts w:ascii="David" w:eastAsia="Calibri" w:hAnsi="David" w:cs="Arial"/>
                <w:b/>
                <w:bCs/>
                <w:rtl/>
              </w:rPr>
              <w:t>שקל</w:t>
            </w:r>
          </w:p>
        </w:tc>
        <w:tc>
          <w:tcPr>
            <w:tcW w:w="2400" w:type="dxa"/>
            <w:shd w:val="clear" w:color="auto" w:fill="FFFFFF"/>
          </w:tcPr>
          <w:p w14:paraId="70361E7C" w14:textId="77777777" w:rsidR="00DD2F91" w:rsidRPr="00AD4E93" w:rsidRDefault="00DD2F91" w:rsidP="00DD2F91">
            <w:pPr>
              <w:ind w:left="50" w:right="78"/>
              <w:rPr>
                <w:rFonts w:ascii="David" w:eastAsia="Calibri" w:hAnsi="David" w:cs="Arial"/>
                <w:bCs/>
                <w:rtl/>
              </w:rPr>
            </w:pPr>
            <w:r w:rsidRPr="00AD4E93">
              <w:rPr>
                <w:rFonts w:ascii="David" w:eastAsia="Calibri" w:hAnsi="David" w:cs="Arial"/>
                <w:bCs/>
                <w:rtl/>
              </w:rPr>
              <w:t>30</w:t>
            </w:r>
            <w:r w:rsidRPr="00AD4E93">
              <w:rPr>
                <w:rFonts w:ascii="David" w:eastAsia="Calibri" w:hAnsi="David" w:cs="Arial" w:hint="cs"/>
                <w:bCs/>
                <w:rtl/>
              </w:rPr>
              <w:t>2</w:t>
            </w:r>
            <w:r w:rsidRPr="00AD4E93">
              <w:rPr>
                <w:rFonts w:ascii="David" w:eastAsia="Calibri" w:hAnsi="David" w:cs="Arial"/>
                <w:bCs/>
                <w:rtl/>
              </w:rPr>
              <w:t>/30</w:t>
            </w:r>
            <w:r w:rsidRPr="00AD4E93">
              <w:rPr>
                <w:rFonts w:ascii="David" w:eastAsia="Calibri" w:hAnsi="David" w:cs="Arial" w:hint="cs"/>
                <w:bCs/>
                <w:rtl/>
              </w:rPr>
              <w:t>4</w:t>
            </w:r>
            <w:r w:rsidRPr="00AD4E93">
              <w:rPr>
                <w:rFonts w:ascii="David" w:eastAsia="Calibri" w:hAnsi="David" w:cs="Arial"/>
                <w:bCs/>
                <w:rtl/>
              </w:rPr>
              <w:t>/309/308</w:t>
            </w:r>
            <w:r w:rsidRPr="00AD4E93">
              <w:rPr>
                <w:rFonts w:ascii="David" w:eastAsia="Calibri" w:hAnsi="David" w:cs="Arial" w:hint="cs"/>
                <w:bCs/>
                <w:rtl/>
              </w:rPr>
              <w:t>/319/</w:t>
            </w:r>
            <w:r w:rsidRPr="00AD4E93">
              <w:rPr>
                <w:rFonts w:ascii="David" w:eastAsia="Calibri" w:hAnsi="David" w:cs="Arial"/>
                <w:bCs/>
                <w:rtl/>
              </w:rPr>
              <w:t>328</w:t>
            </w:r>
          </w:p>
        </w:tc>
      </w:tr>
      <w:tr w:rsidR="00DD2F91" w:rsidRPr="00AD4E93" w14:paraId="0F4088AC" w14:textId="77777777" w:rsidTr="00DD2F91">
        <w:trPr>
          <w:trHeight w:val="850"/>
        </w:trPr>
        <w:tc>
          <w:tcPr>
            <w:tcW w:w="999" w:type="dxa"/>
            <w:shd w:val="clear" w:color="auto" w:fill="F2F2F2"/>
          </w:tcPr>
          <w:p w14:paraId="12D32025" w14:textId="77777777" w:rsidR="00DD2F91" w:rsidRPr="00AD4E93" w:rsidRDefault="00DD2F91" w:rsidP="00DD2F91">
            <w:pPr>
              <w:rPr>
                <w:rFonts w:ascii="David" w:eastAsia="Calibri" w:hAnsi="David" w:cs="Arial"/>
                <w:rtl/>
              </w:rPr>
            </w:pPr>
            <w:r w:rsidRPr="00AD4E93">
              <w:rPr>
                <w:rFonts w:ascii="David" w:eastAsia="Calibri" w:hAnsi="David" w:cs="Arial"/>
                <w:rtl/>
              </w:rPr>
              <w:t xml:space="preserve">אחריות </w:t>
            </w:r>
            <w:r w:rsidRPr="00AD4E93">
              <w:rPr>
                <w:rFonts w:ascii="David" w:eastAsia="Calibri" w:hAnsi="David" w:cs="Arial" w:hint="cs"/>
                <w:rtl/>
              </w:rPr>
              <w:t>מקצועית</w:t>
            </w:r>
          </w:p>
        </w:tc>
        <w:tc>
          <w:tcPr>
            <w:tcW w:w="992" w:type="dxa"/>
            <w:shd w:val="clear" w:color="auto" w:fill="F2F2F2"/>
          </w:tcPr>
          <w:p w14:paraId="4884EE21" w14:textId="77777777" w:rsidR="00DD2F91" w:rsidRPr="00AD4E93" w:rsidRDefault="00DD2F91" w:rsidP="00DD2F91">
            <w:pPr>
              <w:rPr>
                <w:rFonts w:ascii="David" w:eastAsia="Calibri" w:hAnsi="David" w:cs="Arial"/>
                <w:strike/>
                <w:rtl/>
              </w:rPr>
            </w:pPr>
          </w:p>
        </w:tc>
        <w:tc>
          <w:tcPr>
            <w:tcW w:w="992" w:type="dxa"/>
            <w:shd w:val="clear" w:color="auto" w:fill="F2F2F2"/>
          </w:tcPr>
          <w:p w14:paraId="2EB034CB" w14:textId="77777777" w:rsidR="00DD2F91" w:rsidRPr="00AD4E93" w:rsidRDefault="00DD2F91" w:rsidP="00DD2F91">
            <w:pPr>
              <w:rPr>
                <w:rFonts w:ascii="David" w:eastAsia="Calibri" w:hAnsi="David" w:cs="Arial"/>
                <w:strike/>
                <w:rtl/>
              </w:rPr>
            </w:pPr>
          </w:p>
        </w:tc>
        <w:tc>
          <w:tcPr>
            <w:tcW w:w="851" w:type="dxa"/>
            <w:shd w:val="clear" w:color="auto" w:fill="F2F2F2"/>
          </w:tcPr>
          <w:p w14:paraId="38E60A31" w14:textId="77777777" w:rsidR="00DD2F91" w:rsidRPr="00AD4E93" w:rsidRDefault="00DD2F91" w:rsidP="00DD2F91">
            <w:pPr>
              <w:rPr>
                <w:rFonts w:ascii="David" w:eastAsia="Calibri" w:hAnsi="David" w:cs="Arial"/>
                <w:strike/>
                <w:rtl/>
              </w:rPr>
            </w:pPr>
          </w:p>
        </w:tc>
        <w:tc>
          <w:tcPr>
            <w:tcW w:w="1134" w:type="dxa"/>
            <w:shd w:val="clear" w:color="auto" w:fill="F2F2F2"/>
          </w:tcPr>
          <w:p w14:paraId="6C21C759" w14:textId="77777777" w:rsidR="00DD2F91" w:rsidRPr="00AD4E93" w:rsidRDefault="00DD2F91" w:rsidP="00DD2F91">
            <w:pPr>
              <w:rPr>
                <w:rFonts w:ascii="David" w:eastAsia="Calibri" w:hAnsi="David" w:cs="Arial"/>
                <w:strike/>
                <w:rtl/>
              </w:rPr>
            </w:pPr>
          </w:p>
        </w:tc>
        <w:tc>
          <w:tcPr>
            <w:tcW w:w="1406" w:type="dxa"/>
            <w:shd w:val="clear" w:color="auto" w:fill="F2F2F2"/>
          </w:tcPr>
          <w:p w14:paraId="66E9A175" w14:textId="77777777" w:rsidR="00DD2F91" w:rsidRPr="00AD4E93" w:rsidRDefault="00DD2F91" w:rsidP="00DD2F91">
            <w:pPr>
              <w:rPr>
                <w:rFonts w:ascii="David" w:eastAsia="Calibri" w:hAnsi="David" w:cs="Arial"/>
                <w:b/>
                <w:bCs/>
                <w:rtl/>
              </w:rPr>
            </w:pPr>
            <w:r w:rsidRPr="00AD4E93">
              <w:rPr>
                <w:rFonts w:ascii="David" w:eastAsia="Calibri" w:hAnsi="David" w:cs="Arial" w:hint="cs"/>
                <w:b/>
                <w:bCs/>
                <w:rtl/>
              </w:rPr>
              <w:t>4,000,000</w:t>
            </w:r>
          </w:p>
        </w:tc>
        <w:tc>
          <w:tcPr>
            <w:tcW w:w="1286" w:type="dxa"/>
            <w:shd w:val="clear" w:color="auto" w:fill="F2F2F2"/>
          </w:tcPr>
          <w:p w14:paraId="2BE3F6B9" w14:textId="77777777" w:rsidR="00DD2F91" w:rsidRPr="00AD4E93" w:rsidRDefault="00DD2F91" w:rsidP="00DD2F91">
            <w:pPr>
              <w:rPr>
                <w:rFonts w:ascii="David" w:eastAsia="Calibri" w:hAnsi="David" w:cs="Arial"/>
                <w:b/>
                <w:bCs/>
                <w:rtl/>
              </w:rPr>
            </w:pPr>
            <w:r w:rsidRPr="00AD4E93">
              <w:rPr>
                <w:rFonts w:ascii="David" w:eastAsia="Calibri" w:hAnsi="David" w:cs="Arial"/>
                <w:b/>
                <w:bCs/>
                <w:rtl/>
              </w:rPr>
              <w:t>שקל</w:t>
            </w:r>
          </w:p>
        </w:tc>
        <w:tc>
          <w:tcPr>
            <w:tcW w:w="2400" w:type="dxa"/>
            <w:shd w:val="clear" w:color="auto" w:fill="F2F2F2"/>
          </w:tcPr>
          <w:p w14:paraId="637CDC4A" w14:textId="77777777" w:rsidR="00DD2F91" w:rsidRPr="00AD4E93" w:rsidRDefault="00DD2F91" w:rsidP="00DD2F91">
            <w:pPr>
              <w:ind w:left="50" w:right="78"/>
              <w:rPr>
                <w:rFonts w:ascii="David" w:eastAsia="Calibri" w:hAnsi="David" w:cs="Arial"/>
                <w:bCs/>
                <w:rtl/>
              </w:rPr>
            </w:pPr>
            <w:r w:rsidRPr="00AD4E93">
              <w:rPr>
                <w:rFonts w:ascii="David" w:eastAsia="Calibri" w:hAnsi="David" w:cs="Arial" w:hint="cs"/>
                <w:bCs/>
                <w:rtl/>
              </w:rPr>
              <w:t>301/302/303/321/</w:t>
            </w:r>
          </w:p>
          <w:p w14:paraId="481BEEDB" w14:textId="77777777" w:rsidR="00DD2F91" w:rsidRPr="00AD4E93" w:rsidRDefault="00DD2F91" w:rsidP="00DD2F91">
            <w:pPr>
              <w:ind w:left="50" w:right="78"/>
              <w:rPr>
                <w:rFonts w:ascii="David" w:eastAsia="Calibri" w:hAnsi="David" w:cs="Arial"/>
                <w:bCs/>
                <w:rtl/>
              </w:rPr>
            </w:pPr>
            <w:r w:rsidRPr="00AD4E93">
              <w:rPr>
                <w:rFonts w:ascii="David" w:eastAsia="Calibri" w:hAnsi="David" w:cs="Arial" w:hint="cs"/>
                <w:bCs/>
                <w:rtl/>
              </w:rPr>
              <w:t>325/326/327/328/</w:t>
            </w:r>
          </w:p>
          <w:p w14:paraId="72A71794" w14:textId="77777777" w:rsidR="00DD2F91" w:rsidRPr="00AD4E93" w:rsidRDefault="00DD2F91" w:rsidP="00DD2F91">
            <w:pPr>
              <w:ind w:left="50" w:right="78"/>
              <w:rPr>
                <w:rFonts w:ascii="David" w:eastAsia="Calibri" w:hAnsi="David" w:cs="Arial"/>
                <w:bCs/>
                <w:strike/>
                <w:rtl/>
              </w:rPr>
            </w:pPr>
            <w:r w:rsidRPr="00AD4E93">
              <w:rPr>
                <w:rFonts w:ascii="David" w:eastAsia="Calibri" w:hAnsi="David" w:cs="Arial" w:hint="cs"/>
                <w:bCs/>
                <w:rtl/>
              </w:rPr>
              <w:t xml:space="preserve">332: 12 חודשים.  </w:t>
            </w:r>
          </w:p>
        </w:tc>
      </w:tr>
    </w:tbl>
    <w:p w14:paraId="39C7E45C"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449067E7"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72EED185"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pPr w:leftFromText="180" w:rightFromText="180" w:vertAnchor="text" w:horzAnchor="margin" w:tblpXSpec="center" w:tblpY="-211"/>
        <w:bidiVisual/>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88"/>
      </w:tblGrid>
      <w:tr w:rsidR="00F14653" w:rsidRPr="00AD4E93" w14:paraId="5648AE57" w14:textId="77777777" w:rsidTr="007124BC">
        <w:trPr>
          <w:trHeight w:val="227"/>
          <w:tblHeader/>
        </w:trPr>
        <w:tc>
          <w:tcPr>
            <w:tcW w:w="10188" w:type="dxa"/>
            <w:shd w:val="clear" w:color="auto" w:fill="F2F2F2"/>
          </w:tcPr>
          <w:p w14:paraId="4EE8DBE5" w14:textId="77777777" w:rsidR="00F14653" w:rsidRPr="00AD4E93" w:rsidRDefault="00F14653" w:rsidP="00380A96">
            <w:pPr>
              <w:ind w:left="50" w:right="78"/>
              <w:rPr>
                <w:rFonts w:ascii="David" w:eastAsia="Calibri" w:hAnsi="David" w:cs="Arial"/>
                <w:b/>
                <w:rtl/>
              </w:rPr>
            </w:pPr>
            <w:r w:rsidRPr="00AD4E93">
              <w:rPr>
                <w:rFonts w:ascii="David" w:eastAsia="Calibri" w:hAnsi="David" w:cs="Arial"/>
                <w:b/>
                <w:rtl/>
              </w:rPr>
              <w:t>חתימת האישור</w:t>
            </w:r>
          </w:p>
        </w:tc>
      </w:tr>
      <w:tr w:rsidR="00F14653" w:rsidRPr="00AD4E93" w14:paraId="0755FE37" w14:textId="77777777" w:rsidTr="007124BC">
        <w:trPr>
          <w:trHeight w:val="598"/>
        </w:trPr>
        <w:tc>
          <w:tcPr>
            <w:tcW w:w="10188" w:type="dxa"/>
            <w:shd w:val="clear" w:color="auto" w:fill="auto"/>
          </w:tcPr>
          <w:p w14:paraId="3D552AC1" w14:textId="77777777" w:rsidR="00F14653" w:rsidRPr="00AD4E93" w:rsidRDefault="00F14653" w:rsidP="00380A96">
            <w:pPr>
              <w:ind w:left="50" w:right="78"/>
              <w:rPr>
                <w:rFonts w:ascii="David" w:eastAsia="Calibri" w:hAnsi="David" w:cs="Arial"/>
                <w:b/>
                <w:rtl/>
              </w:rPr>
            </w:pPr>
            <w:r w:rsidRPr="00AD4E93">
              <w:rPr>
                <w:rFonts w:ascii="David" w:eastAsia="Calibri" w:hAnsi="David" w:cs="Arial"/>
                <w:b/>
                <w:rtl/>
              </w:rPr>
              <w:t>המבטח:</w:t>
            </w:r>
          </w:p>
        </w:tc>
      </w:tr>
    </w:tbl>
    <w:p w14:paraId="09063E21"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pPr w:leftFromText="180" w:rightFromText="180" w:vertAnchor="text" w:horzAnchor="margin" w:tblpXSpec="center" w:tblpY="-241"/>
        <w:bidiVisual/>
        <w:tblW w:w="10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47"/>
      </w:tblGrid>
      <w:tr w:rsidR="00F14653" w:rsidRPr="00AD4E93" w14:paraId="026D4903" w14:textId="77777777" w:rsidTr="007124BC">
        <w:trPr>
          <w:trHeight w:val="57"/>
          <w:tblHeader/>
        </w:trPr>
        <w:tc>
          <w:tcPr>
            <w:tcW w:w="10047" w:type="dxa"/>
            <w:shd w:val="clear" w:color="auto" w:fill="F2F2F2"/>
          </w:tcPr>
          <w:p w14:paraId="4F8A29AA" w14:textId="77777777" w:rsidR="00F14653" w:rsidRPr="00AD4E93" w:rsidRDefault="00F14653" w:rsidP="00380A96">
            <w:pPr>
              <w:ind w:left="50" w:right="78"/>
              <w:rPr>
                <w:rFonts w:ascii="David" w:eastAsia="Calibri" w:hAnsi="David" w:cs="Arial"/>
                <w:b/>
                <w:rtl/>
              </w:rPr>
            </w:pPr>
            <w:r w:rsidRPr="00AD4E93">
              <w:rPr>
                <w:rFonts w:ascii="David" w:eastAsia="Calibri" w:hAnsi="David" w:cs="Arial"/>
                <w:b/>
                <w:rtl/>
              </w:rPr>
              <w:t xml:space="preserve">פירוט השירותים (בכפוף, לשירותים המפורטים בהסכם בין המבוטח למבקש האישור, יש לציין את קוד השירות מתוך הרשימה המפורטת בנספח </w:t>
            </w:r>
            <w:r w:rsidRPr="00AD4E93">
              <w:rPr>
                <w:rFonts w:ascii="David" w:eastAsia="Calibri" w:hAnsi="David" w:cs="Arial"/>
                <w:bCs/>
                <w:rtl/>
              </w:rPr>
              <w:t>ג'</w:t>
            </w:r>
            <w:r w:rsidRPr="00AD4E93">
              <w:rPr>
                <w:rFonts w:ascii="David" w:eastAsia="Calibri" w:hAnsi="David" w:cs="Arial"/>
                <w:b/>
                <w:rtl/>
              </w:rPr>
              <w:t>)*:</w:t>
            </w:r>
          </w:p>
        </w:tc>
      </w:tr>
      <w:tr w:rsidR="00F14653" w:rsidRPr="00AD4E93" w14:paraId="6DC2880F" w14:textId="77777777" w:rsidTr="007124BC">
        <w:trPr>
          <w:trHeight w:val="798"/>
        </w:trPr>
        <w:tc>
          <w:tcPr>
            <w:tcW w:w="10047" w:type="dxa"/>
            <w:shd w:val="clear" w:color="auto" w:fill="auto"/>
          </w:tcPr>
          <w:p w14:paraId="35969AEF" w14:textId="77777777" w:rsidR="00F14653" w:rsidRPr="00AD4E93" w:rsidRDefault="00F14653" w:rsidP="00380A96">
            <w:pPr>
              <w:ind w:left="50" w:right="78"/>
              <w:rPr>
                <w:rFonts w:ascii="David" w:eastAsia="Calibri" w:hAnsi="David" w:cs="Arial"/>
                <w:bCs/>
              </w:rPr>
            </w:pPr>
            <w:r w:rsidRPr="00AD4E93">
              <w:rPr>
                <w:rFonts w:ascii="David" w:eastAsia="Calibri" w:hAnsi="David" w:cs="Arial" w:hint="cs"/>
                <w:bCs/>
                <w:rtl/>
              </w:rPr>
              <w:t>011/038/040/082/084/085/086/</w:t>
            </w:r>
          </w:p>
        </w:tc>
      </w:tr>
    </w:tbl>
    <w:p w14:paraId="5AEA91FF" w14:textId="77777777" w:rsidR="00F14653" w:rsidRDefault="00F14653" w:rsidP="00DD2F91">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p>
    <w:tbl>
      <w:tblPr>
        <w:tblpPr w:leftFromText="180" w:rightFromText="180" w:vertAnchor="text" w:horzAnchor="margin" w:tblpXSpec="center" w:tblpY="-196"/>
        <w:bidiVisual/>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88"/>
      </w:tblGrid>
      <w:tr w:rsidR="002C7EB8" w:rsidRPr="00AD4E93" w14:paraId="50F9AF55" w14:textId="77777777" w:rsidTr="007124BC">
        <w:trPr>
          <w:trHeight w:val="227"/>
          <w:tblHeader/>
        </w:trPr>
        <w:tc>
          <w:tcPr>
            <w:tcW w:w="10188" w:type="dxa"/>
            <w:shd w:val="clear" w:color="auto" w:fill="F2F2F2"/>
          </w:tcPr>
          <w:p w14:paraId="73EFC8DD" w14:textId="77777777" w:rsidR="002C7EB8" w:rsidRPr="00AD4E93" w:rsidRDefault="002C7EB8" w:rsidP="00380A96">
            <w:pPr>
              <w:ind w:left="50" w:right="78"/>
              <w:rPr>
                <w:rFonts w:ascii="David" w:eastAsia="Calibri" w:hAnsi="David" w:cs="Arial"/>
                <w:b/>
                <w:rtl/>
              </w:rPr>
            </w:pPr>
            <w:r w:rsidRPr="00AD4E93">
              <w:rPr>
                <w:rFonts w:ascii="David" w:eastAsia="Calibri" w:hAnsi="David" w:cs="Arial"/>
                <w:b/>
                <w:rtl/>
              </w:rPr>
              <w:t>חתימת האישור</w:t>
            </w:r>
          </w:p>
        </w:tc>
      </w:tr>
      <w:tr w:rsidR="002C7EB8" w:rsidRPr="00AD4E93" w14:paraId="3EC69D8C" w14:textId="77777777" w:rsidTr="007124BC">
        <w:trPr>
          <w:trHeight w:val="598"/>
        </w:trPr>
        <w:tc>
          <w:tcPr>
            <w:tcW w:w="10188" w:type="dxa"/>
            <w:shd w:val="clear" w:color="auto" w:fill="auto"/>
          </w:tcPr>
          <w:p w14:paraId="15C84332" w14:textId="77777777" w:rsidR="002C7EB8" w:rsidRPr="00AD4E93" w:rsidRDefault="002C7EB8" w:rsidP="00380A96">
            <w:pPr>
              <w:ind w:left="50" w:right="78"/>
              <w:rPr>
                <w:rFonts w:ascii="David" w:eastAsia="Calibri" w:hAnsi="David" w:cs="Arial"/>
                <w:b/>
                <w:rtl/>
              </w:rPr>
            </w:pPr>
            <w:r w:rsidRPr="00AD4E93">
              <w:rPr>
                <w:rFonts w:ascii="David" w:eastAsia="Calibri" w:hAnsi="David" w:cs="Arial"/>
                <w:b/>
                <w:rtl/>
              </w:rPr>
              <w:t>המבטח:</w:t>
            </w:r>
          </w:p>
        </w:tc>
      </w:tr>
    </w:tbl>
    <w:p w14:paraId="6496C92B" w14:textId="77777777" w:rsidR="00F14653" w:rsidRDefault="00F14653" w:rsidP="00DD2F91">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p>
    <w:tbl>
      <w:tblPr>
        <w:tblpPr w:leftFromText="180" w:rightFromText="180" w:vertAnchor="text" w:horzAnchor="margin" w:tblpXSpec="center" w:tblpY="-29"/>
        <w:bidiVisual/>
        <w:tblW w:w="10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98"/>
      </w:tblGrid>
      <w:tr w:rsidR="002C7EB8" w:rsidRPr="0056686B" w14:paraId="12256F61" w14:textId="77777777" w:rsidTr="007124BC">
        <w:trPr>
          <w:trHeight w:val="227"/>
          <w:tblHeader/>
        </w:trPr>
        <w:tc>
          <w:tcPr>
            <w:tcW w:w="10198" w:type="dxa"/>
            <w:shd w:val="clear" w:color="auto" w:fill="F2F2F2"/>
          </w:tcPr>
          <w:p w14:paraId="07B05123" w14:textId="77777777" w:rsidR="002C7EB8" w:rsidRPr="0056686B" w:rsidRDefault="002C7EB8" w:rsidP="00380A96">
            <w:pPr>
              <w:ind w:left="50" w:right="78"/>
              <w:rPr>
                <w:rFonts w:ascii="David" w:eastAsia="Calibri" w:hAnsi="David" w:cs="Arial"/>
                <w:b/>
                <w:rtl/>
              </w:rPr>
            </w:pPr>
            <w:r w:rsidRPr="0056686B">
              <w:rPr>
                <w:rFonts w:ascii="David" w:eastAsia="Calibri" w:hAnsi="David" w:cs="Arial"/>
                <w:b/>
                <w:rtl/>
              </w:rPr>
              <w:t>ביטול/שינוי הפוליסה *</w:t>
            </w:r>
          </w:p>
        </w:tc>
      </w:tr>
      <w:tr w:rsidR="002C7EB8" w:rsidRPr="0056686B" w14:paraId="326BCFBB" w14:textId="77777777" w:rsidTr="007124BC">
        <w:trPr>
          <w:trHeight w:val="334"/>
        </w:trPr>
        <w:tc>
          <w:tcPr>
            <w:tcW w:w="10198" w:type="dxa"/>
            <w:shd w:val="clear" w:color="auto" w:fill="auto"/>
            <w:vAlign w:val="center"/>
          </w:tcPr>
          <w:p w14:paraId="412E908A" w14:textId="77777777" w:rsidR="002C7EB8" w:rsidRPr="0056686B" w:rsidRDefault="002C7EB8" w:rsidP="00380A96">
            <w:pPr>
              <w:rPr>
                <w:rFonts w:ascii="David" w:eastAsia="Calibri" w:hAnsi="David" w:cs="Arial"/>
                <w:bCs/>
                <w:rtl/>
              </w:rPr>
            </w:pPr>
            <w:r w:rsidRPr="0056686B">
              <w:rPr>
                <w:rFonts w:ascii="David" w:eastAsia="Calibri" w:hAnsi="David" w:cs="Arial"/>
                <w:b/>
                <w:rtl/>
              </w:rPr>
              <w:t xml:space="preserve">שינוי לרעת מבקש האישור או ביטול של פוליסת ביטוח,  לא ייכנס לתוקף אלא </w:t>
            </w:r>
            <w:r w:rsidRPr="0056686B">
              <w:rPr>
                <w:rFonts w:ascii="David" w:eastAsia="Calibri" w:hAnsi="David" w:cs="Arial"/>
                <w:bCs/>
                <w:rtl/>
              </w:rPr>
              <w:t>30 יום</w:t>
            </w:r>
            <w:r w:rsidRPr="0056686B">
              <w:rPr>
                <w:rFonts w:ascii="David" w:eastAsia="Calibri" w:hAnsi="David" w:cs="Arial"/>
                <w:b/>
                <w:rtl/>
              </w:rPr>
              <w:t xml:space="preserve"> לאחר משלוח הודעה למבקש האישור בדבר השינוי או הביטול.</w:t>
            </w:r>
          </w:p>
        </w:tc>
      </w:tr>
    </w:tbl>
    <w:p w14:paraId="6D0D0B5A" w14:textId="77777777" w:rsidR="002C7EB8" w:rsidRPr="00B257A5" w:rsidRDefault="002C7EB8" w:rsidP="002C7EB8">
      <w:pPr>
        <w:spacing w:after="200" w:line="276" w:lineRule="auto"/>
        <w:rPr>
          <w:rFonts w:ascii="David" w:eastAsia="Calibri" w:hAnsi="David"/>
          <w:b/>
          <w:bCs/>
          <w:u w:val="single"/>
          <w:rtl/>
        </w:rPr>
      </w:pPr>
      <w:r w:rsidRPr="00AD4E93">
        <w:rPr>
          <w:rFonts w:ascii="David" w:eastAsia="Calibri" w:hAnsi="David"/>
          <w:b/>
          <w:bCs/>
          <w:u w:val="single"/>
          <w:rtl/>
        </w:rPr>
        <w:t xml:space="preserve">* באישור ביטוח כללי </w:t>
      </w:r>
      <w:r w:rsidRPr="00AD4E93">
        <w:rPr>
          <w:rFonts w:ascii="David" w:eastAsia="Calibri" w:hAnsi="David"/>
          <w:rtl/>
        </w:rPr>
        <w:t>ניתן לסמן שדות אלה כשדות שאינם בתוקף.</w:t>
      </w:r>
      <w:r w:rsidRPr="00B257A5">
        <w:rPr>
          <w:rFonts w:ascii="David" w:eastAsia="Calibri" w:hAnsi="David"/>
          <w:rtl/>
        </w:rPr>
        <w:t xml:space="preserve"> </w:t>
      </w:r>
    </w:p>
    <w:p w14:paraId="28797468" w14:textId="77777777" w:rsidR="00F14653" w:rsidRDefault="00F14653" w:rsidP="00DD2F91">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p>
    <w:p w14:paraId="5673853C" w14:textId="77777777" w:rsidR="00F14653" w:rsidRDefault="00F14653" w:rsidP="00DD2F91">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p>
    <w:p w14:paraId="28CB2544" w14:textId="77777777" w:rsidR="00F14653" w:rsidRDefault="00F14653" w:rsidP="00DD2F91">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p>
    <w:p w14:paraId="14616CB6" w14:textId="77777777" w:rsidR="00F14653" w:rsidRDefault="00F14653" w:rsidP="00DD2F91">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p>
    <w:p w14:paraId="78942EC5" w14:textId="77777777" w:rsidR="00F14653" w:rsidRDefault="00F14653" w:rsidP="00DD2F91">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p>
    <w:p w14:paraId="67D345A8" w14:textId="77777777" w:rsidR="00467F32" w:rsidRDefault="00467F32">
      <w:pPr>
        <w:bidi w:val="0"/>
        <w:spacing w:before="0" w:beforeAutospacing="0" w:after="160" w:afterAutospacing="0" w:line="259" w:lineRule="auto"/>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2F24353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 xml:space="preserve">נספח </w:t>
      </w:r>
      <w:r w:rsidR="00672C76">
        <w:rPr>
          <w:rFonts w:ascii="Times New Roman" w:eastAsia="Times New Roman" w:hAnsi="Times New Roman" w:cs="David" w:hint="cs"/>
          <w:b/>
          <w:bCs/>
          <w:sz w:val="20"/>
          <w:szCs w:val="24"/>
          <w:u w:val="single"/>
          <w:rtl/>
          <w:lang w:eastAsia="he-IL"/>
        </w:rPr>
        <w:t>"</w:t>
      </w:r>
      <w:r w:rsidRPr="00B27B4C">
        <w:rPr>
          <w:rFonts w:ascii="Times New Roman" w:eastAsia="Times New Roman" w:hAnsi="Times New Roman" w:cs="David" w:hint="cs"/>
          <w:b/>
          <w:bCs/>
          <w:sz w:val="20"/>
          <w:szCs w:val="24"/>
          <w:u w:val="single"/>
          <w:rtl/>
          <w:lang w:eastAsia="he-IL"/>
        </w:rPr>
        <w:t>ח'</w:t>
      </w:r>
      <w:r w:rsidR="00672C76">
        <w:rPr>
          <w:rFonts w:ascii="Times New Roman" w:eastAsia="Times New Roman" w:hAnsi="Times New Roman" w:cs="David" w:hint="cs"/>
          <w:b/>
          <w:bCs/>
          <w:sz w:val="20"/>
          <w:szCs w:val="24"/>
          <w:u w:val="single"/>
          <w:rtl/>
          <w:lang w:eastAsia="he-IL"/>
        </w:rPr>
        <w:t>'</w:t>
      </w:r>
    </w:p>
    <w:p w14:paraId="1B1B64FE"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04FE131C"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4"/>
          <w:u w:val="single"/>
          <w:rtl/>
          <w:lang w:eastAsia="he-IL"/>
        </w:rPr>
        <w:t>רשימת התכניות והמסמכים שעל המתכנן להנפיק</w:t>
      </w:r>
    </w:p>
    <w:p w14:paraId="222FBA7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C104D6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387645C8"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C5FC99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w:t>
      </w:r>
      <w:r w:rsidRPr="00B27B4C">
        <w:rPr>
          <w:rFonts w:ascii="Times New Roman" w:eastAsia="Times New Roman" w:hAnsi="Times New Roman" w:cs="David" w:hint="cs"/>
          <w:sz w:val="20"/>
          <w:szCs w:val="24"/>
          <w:rtl/>
          <w:lang w:eastAsia="he-IL"/>
        </w:rPr>
        <w:tab/>
      </w:r>
      <w:r w:rsidR="00C45A4A">
        <w:rPr>
          <w:rFonts w:ascii="Times New Roman" w:eastAsia="Times New Roman" w:hAnsi="Times New Roman" w:cs="David" w:hint="cs"/>
          <w:sz w:val="20"/>
          <w:szCs w:val="24"/>
          <w:rtl/>
          <w:lang w:eastAsia="he-IL"/>
        </w:rPr>
        <w:t xml:space="preserve">מבוטל </w:t>
      </w:r>
    </w:p>
    <w:p w14:paraId="71C4BD8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2.</w:t>
      </w:r>
      <w:r w:rsidRPr="00B27B4C">
        <w:rPr>
          <w:rFonts w:ascii="Times New Roman" w:eastAsia="Times New Roman" w:hAnsi="Times New Roman" w:cs="David" w:hint="cs"/>
          <w:sz w:val="20"/>
          <w:szCs w:val="24"/>
          <w:rtl/>
          <w:lang w:eastAsia="he-IL"/>
        </w:rPr>
        <w:tab/>
      </w:r>
      <w:r w:rsidR="00C45A4A">
        <w:rPr>
          <w:rFonts w:ascii="Times New Roman" w:eastAsia="Times New Roman" w:hAnsi="Times New Roman" w:cs="David" w:hint="cs"/>
          <w:sz w:val="20"/>
          <w:szCs w:val="24"/>
          <w:rtl/>
          <w:lang w:eastAsia="he-IL"/>
        </w:rPr>
        <w:t xml:space="preserve">מבוטל </w:t>
      </w:r>
    </w:p>
    <w:p w14:paraId="23A8D06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לבניה:</w:t>
      </w:r>
    </w:p>
    <w:p w14:paraId="1E507F0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124EC9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כל התכניות יסופקו, עפ"י בקשת המזמין, גם בקנ"מ אחר מהמצוין.</w:t>
      </w:r>
    </w:p>
    <w:p w14:paraId="5094D1D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8430A6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3.1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המוקדם</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יבוצע במספר חלופות עד לקביעת החלופה הנבחרת.</w:t>
      </w:r>
    </w:p>
    <w:p w14:paraId="3EF327C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14AAC3B"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פרוגרמות.</w:t>
      </w:r>
    </w:p>
    <w:p w14:paraId="78BE1538"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מודלים, הדמיות ופרספקטיבות.</w:t>
      </w:r>
    </w:p>
    <w:p w14:paraId="2F40F19E"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תכנית קומת כניסה/קרקע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1:100(כולל קטע מהפיתוח הצמוד).</w:t>
      </w:r>
    </w:p>
    <w:p w14:paraId="69820001"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 טיפוסית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3B471CC0"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קומה/קומות עליונות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3226CB4A"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גגות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1551B20C"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סידור פנימי/ריהוט באלטרנטיבות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A2839DE"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חזיתות מ- 4 כיוונים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7440ECBC"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חתכים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אורך ורוחב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9C6E87F"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תאום תכנית עקרונית לפיתוח החצר ולסידור מקומות החניה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1:250.</w:t>
      </w:r>
    </w:p>
    <w:p w14:paraId="5ED2483F"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מסד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 (כולל קטע מהפיתוח הצמוד).</w:t>
      </w:r>
    </w:p>
    <w:p w14:paraId="442A7952"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מרתף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2C7D0FDD" w14:textId="77777777" w:rsidR="00B27B4C" w:rsidRPr="00B27B4C" w:rsidRDefault="00B27B4C" w:rsidP="00B37B6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תכניות מכירה </w:t>
      </w:r>
      <w:r w:rsidR="00C45A4A">
        <w:rPr>
          <w:rFonts w:ascii="Times New Roman" w:eastAsia="Times New Roman" w:hAnsi="Times New Roman" w:cs="David" w:hint="cs"/>
          <w:sz w:val="20"/>
          <w:szCs w:val="24"/>
          <w:rtl/>
          <w:lang w:eastAsia="he-IL"/>
        </w:rPr>
        <w:t xml:space="preserve">ללא גרפיקת מכירה </w:t>
      </w:r>
      <w:r w:rsidRPr="00B27B4C">
        <w:rPr>
          <w:rFonts w:ascii="Times New Roman" w:eastAsia="Times New Roman" w:hAnsi="Times New Roman" w:cs="David" w:hint="cs"/>
          <w:sz w:val="20"/>
          <w:szCs w:val="24"/>
          <w:rtl/>
          <w:lang w:eastAsia="he-IL"/>
        </w:rPr>
        <w:t xml:space="preserve">ותכניות מכר </w:t>
      </w:r>
      <w:r w:rsidR="00C45A4A">
        <w:rPr>
          <w:rFonts w:ascii="Times New Roman" w:eastAsia="Times New Roman" w:hAnsi="Times New Roman" w:cs="David" w:hint="cs"/>
          <w:sz w:val="20"/>
          <w:szCs w:val="24"/>
          <w:rtl/>
          <w:lang w:eastAsia="he-IL"/>
        </w:rPr>
        <w:t>.</w:t>
      </w:r>
    </w:p>
    <w:p w14:paraId="54D6594A"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טבלאות חשובי שטחים: לרישוי, למכירה, להתחשבנות עם הקבלן.</w:t>
      </w:r>
    </w:p>
    <w:p w14:paraId="3E2C5B1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6AED70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3C7BC2F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2F36A00"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הסופי</w:t>
      </w:r>
      <w:r w:rsidRPr="00B27B4C">
        <w:rPr>
          <w:rFonts w:ascii="Times New Roman" w:eastAsia="Times New Roman" w:hAnsi="Times New Roman" w:cs="David" w:hint="cs"/>
          <w:sz w:val="20"/>
          <w:szCs w:val="24"/>
          <w:rtl/>
          <w:lang w:eastAsia="he-IL"/>
        </w:rPr>
        <w:t xml:space="preserve"> </w:t>
      </w:r>
    </w:p>
    <w:p w14:paraId="7F366DE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622D99C"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תכניות הגשה בקשות להיתרים למבני המגורים, למבנה המכירות וסביבתו, לדירה לדוגמא וסביבתה, לתחנות טרנספורמציה וסביבתן, כולל כל המסמכים הנדרשים ע"י הרשויות.</w:t>
      </w:r>
    </w:p>
    <w:p w14:paraId="62031368" w14:textId="77777777" w:rsidR="00B27B4C" w:rsidRPr="00B27B4C" w:rsidRDefault="00B27B4C" w:rsidP="00F92F39">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תכנית מרחבים מוגנים. </w:t>
      </w:r>
    </w:p>
    <w:p w14:paraId="2B0C5F8A"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טבלאות חישובי שטחים: לרישוי, למכירה, להתחשבנות עם הקבלן וכד'.</w:t>
      </w:r>
    </w:p>
    <w:p w14:paraId="14B9F40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עדכון תכניות המכירה ותכניות המכר (לאחר קבלת היתר).</w:t>
      </w:r>
    </w:p>
    <w:p w14:paraId="3CD42BB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29D6CD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למכרז</w:t>
      </w:r>
    </w:p>
    <w:p w14:paraId="5C651C6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E000412" w14:textId="77777777" w:rsidR="00B27B4C" w:rsidRPr="00B27B4C" w:rsidRDefault="00B27B4C" w:rsidP="00B27B4C">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המפורט בסעיף 2.4 ערוך ומוגש בקנ"מ מוקטן בחוברת או באופן אחר עפ"י דרישת המזמין.</w:t>
      </w:r>
    </w:p>
    <w:p w14:paraId="51A9002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ab/>
        <w:t>3.4</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לביצוע:</w:t>
      </w:r>
    </w:p>
    <w:p w14:paraId="5B77BB4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B59385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התכניות בקנ"מ 1:50 אם לא צוין אחרת.</w:t>
      </w:r>
    </w:p>
    <w:p w14:paraId="48D414E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B321EC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קומות מרתפים (אם יהיו).</w:t>
      </w:r>
    </w:p>
    <w:p w14:paraId="1CD3C21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מסד (אם תהיה) כולל קטע מהפיתוח הצמוד.</w:t>
      </w:r>
    </w:p>
    <w:p w14:paraId="02C9A14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קרקע/כניסה כולל קטע מהפיתוח הצמוד.</w:t>
      </w:r>
    </w:p>
    <w:p w14:paraId="0C3C1D9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תחנת טרנספורמציה, חדרי חשמל וגנרטור</w:t>
      </w:r>
      <w:r w:rsidR="00F92F39">
        <w:rPr>
          <w:rFonts w:ascii="Times New Roman" w:eastAsia="Times New Roman" w:hAnsi="Times New Roman" w:cs="David" w:hint="cs"/>
          <w:sz w:val="24"/>
          <w:szCs w:val="24"/>
          <w:rtl/>
          <w:lang w:eastAsia="he-IL"/>
        </w:rPr>
        <w:t xml:space="preserve">- ככל שנדרש </w:t>
      </w:r>
      <w:r w:rsidRPr="00B27B4C">
        <w:rPr>
          <w:rFonts w:ascii="Times New Roman" w:eastAsia="Times New Roman" w:hAnsi="Times New Roman" w:cs="David" w:hint="cs"/>
          <w:sz w:val="24"/>
          <w:szCs w:val="24"/>
          <w:rtl/>
          <w:lang w:eastAsia="he-IL"/>
        </w:rPr>
        <w:t>.</w:t>
      </w:r>
    </w:p>
    <w:p w14:paraId="79482809" w14:textId="77777777" w:rsidR="00B27B4C" w:rsidRPr="00B27B4C" w:rsidRDefault="00B27B4C" w:rsidP="00F92F39">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חדר בזק</w:t>
      </w:r>
      <w:r w:rsidR="00F92F39">
        <w:rPr>
          <w:rFonts w:ascii="Times New Roman" w:eastAsia="Times New Roman" w:hAnsi="Times New Roman" w:cs="David" w:hint="cs"/>
          <w:sz w:val="24"/>
          <w:szCs w:val="24"/>
          <w:rtl/>
          <w:lang w:eastAsia="he-IL"/>
        </w:rPr>
        <w:t xml:space="preserve"> ככל שנדרש . </w:t>
      </w:r>
      <w:r w:rsidR="00F92F39" w:rsidRPr="00B27B4C" w:rsidDel="00F92F39">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תכנית "גרעין" ולובי בכל הקומות כולל פריסת חיפויים 1:20 / 1:50.</w:t>
      </w:r>
    </w:p>
    <w:p w14:paraId="6034CD9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חתכים/לנ"ל.</w:t>
      </w:r>
    </w:p>
    <w:p w14:paraId="64C0970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מרחבים מוגנים בכל הקומות.</w:t>
      </w:r>
    </w:p>
    <w:p w14:paraId="4B6F2B6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w:t>
      </w:r>
    </w:p>
    <w:p w14:paraId="02E1074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תקרות אקוסטיות ותותבות 1:20 / 1:50.</w:t>
      </w:r>
    </w:p>
    <w:p w14:paraId="0DE1081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חדרי המדרגות במפלסים השונים 1:20 / 1:50.</w:t>
      </w:r>
    </w:p>
    <w:p w14:paraId="0D00E16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 1:20 / 1:50.</w:t>
      </w:r>
    </w:p>
    <w:p w14:paraId="75D51FD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 אשפה וחצרות משק.</w:t>
      </w:r>
    </w:p>
    <w:p w14:paraId="0C333DA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קומה/קומות טיפוסיות.</w:t>
      </w:r>
    </w:p>
    <w:p w14:paraId="24D0A1C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קומות ייחודיות. </w:t>
      </w:r>
    </w:p>
    <w:p w14:paraId="72DC44E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גגות.</w:t>
      </w:r>
    </w:p>
    <w:p w14:paraId="074B854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מתקנים על הגג וגגות עליונים.</w:t>
      </w:r>
    </w:p>
    <w:p w14:paraId="7744629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אנכיים.</w:t>
      </w:r>
    </w:p>
    <w:p w14:paraId="1586E90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מ- 4 כיוונים כולל פריסות אבן, פסיפס וכד'.</w:t>
      </w:r>
    </w:p>
    <w:p w14:paraId="73A5EDB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נסתרות.</w:t>
      </w:r>
    </w:p>
    <w:p w14:paraId="3F9E1060" w14:textId="77777777" w:rsidR="00B27B4C" w:rsidRPr="00B27B4C" w:rsidRDefault="00B27B4C" w:rsidP="007057B2">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מדרגות </w:t>
      </w:r>
      <w:r w:rsidR="007057B2">
        <w:rPr>
          <w:rFonts w:ascii="Times New Roman" w:eastAsia="Times New Roman" w:hAnsi="Times New Roman" w:cs="David" w:hint="cs"/>
          <w:sz w:val="24"/>
          <w:szCs w:val="24"/>
          <w:rtl/>
          <w:lang w:eastAsia="he-IL"/>
        </w:rPr>
        <w:t>1:20</w:t>
      </w:r>
    </w:p>
    <w:p w14:paraId="2DE70D0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וחתכים לפירים, מעליות ולמערכות 1:20 / 1:50.</w:t>
      </w:r>
    </w:p>
    <w:p w14:paraId="13EB19A3" w14:textId="77777777" w:rsidR="00B27B4C" w:rsidRPr="00B27B4C" w:rsidRDefault="00B27B4C" w:rsidP="007057B2">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p>
    <w:p w14:paraId="3D434B1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תכנית מטבחים, ארונות מטבח ופריסת קירות 1:20.</w:t>
      </w:r>
    </w:p>
    <w:p w14:paraId="59A5B3F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נגרות.</w:t>
      </w:r>
    </w:p>
    <w:p w14:paraId="44F6AE9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מסגרות, כולל חזיתות של ארונות חשמל, הידרנטים, תקשורת ופירים למיניהם, מעקות וכד'.</w:t>
      </w:r>
    </w:p>
    <w:p w14:paraId="46942A0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אלומיניום וזכוכית.</w:t>
      </w:r>
    </w:p>
    <w:p w14:paraId="3D1DF6B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פרטי בניין.</w:t>
      </w:r>
    </w:p>
    <w:p w14:paraId="418F651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תאום פיתוח חצרות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1:100.</w:t>
      </w:r>
    </w:p>
    <w:p w14:paraId="3526C2B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אזורי איטום עם הפניות לפרטים: גגות ואזורים רטובים במבנה. </w:t>
      </w:r>
    </w:p>
    <w:p w14:paraId="2B0863E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חתכים ופרטיהם לאלמנטים מתועשים.</w:t>
      </w:r>
    </w:p>
    <w:p w14:paraId="7BEE9AE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BBA141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3.5</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בניין עיקריים בקנ"מ 1:5, 1:10, 1:20</w:t>
      </w:r>
    </w:p>
    <w:p w14:paraId="7CA0C33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E6D01A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מעקות.</w:t>
      </w:r>
    </w:p>
    <w:p w14:paraId="76E5F96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פריקסטים.</w:t>
      </w:r>
    </w:p>
    <w:p w14:paraId="6F9EB18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פרטי בניה בגבס.</w:t>
      </w:r>
    </w:p>
    <w:p w14:paraId="360E37E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כרכובים.</w:t>
      </w:r>
    </w:p>
    <w:p w14:paraId="5A827B7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אדניות.</w:t>
      </w:r>
    </w:p>
    <w:p w14:paraId="5AC878E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בסיסים לציוד (מ"א, גנרטור וכו').</w:t>
      </w:r>
    </w:p>
    <w:p w14:paraId="57D3E201" w14:textId="77777777" w:rsidR="00B27B4C" w:rsidRPr="00B27B4C" w:rsidRDefault="00B27B4C" w:rsidP="00B65161">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תפרי בניין</w:t>
      </w:r>
      <w:r w:rsidR="00B65161">
        <w:rPr>
          <w:rFonts w:ascii="Times New Roman" w:eastAsia="Times New Roman" w:hAnsi="Times New Roman" w:cs="David" w:hint="cs"/>
          <w:sz w:val="20"/>
          <w:szCs w:val="24"/>
          <w:rtl/>
          <w:lang w:eastAsia="he-IL"/>
        </w:rPr>
        <w:t xml:space="preserve">- לא נדרש לבצע פרט כי אם להפנות ליועצים רלוונטיים . </w:t>
      </w:r>
    </w:p>
    <w:p w14:paraId="76922C4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בטון גלוי.</w:t>
      </w:r>
    </w:p>
    <w:p w14:paraId="60B8CF6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צפויים.</w:t>
      </w:r>
    </w:p>
    <w:p w14:paraId="2CF9336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סבכות ניקוז ואוורור.</w:t>
      </w:r>
    </w:p>
    <w:p w14:paraId="6F36BF5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 xml:space="preserve">פרטי רמפות פריקה וטעינה.  </w:t>
      </w:r>
    </w:p>
    <w:p w14:paraId="2257C8F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1CC5B3E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סורגים לפתחים בחזיתות.</w:t>
      </w:r>
    </w:p>
    <w:p w14:paraId="679273C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הגבהת מעקות במרפסות בכ- 30 ס"מ</w:t>
      </w:r>
    </w:p>
    <w:p w14:paraId="7870D6EF"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פרגולות</w:t>
      </w:r>
    </w:p>
    <w:p w14:paraId="1BF284C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1DC031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3.6</w:t>
      </w:r>
      <w:r w:rsidRPr="00B27B4C">
        <w:rPr>
          <w:rFonts w:ascii="Times New Roman" w:eastAsia="Times New Roman" w:hAnsi="Times New Roman" w:cs="David" w:hint="cs"/>
          <w:sz w:val="20"/>
          <w:szCs w:val="24"/>
          <w:rtl/>
          <w:lang w:eastAsia="he-IL"/>
        </w:rPr>
        <w:tab/>
      </w:r>
      <w:r w:rsidR="00B65161">
        <w:rPr>
          <w:rFonts w:ascii="Times New Roman" w:eastAsia="Times New Roman" w:hAnsi="Times New Roman" w:cs="David" w:hint="cs"/>
          <w:sz w:val="20"/>
          <w:szCs w:val="24"/>
          <w:u w:val="single"/>
          <w:rtl/>
          <w:lang w:eastAsia="he-IL"/>
        </w:rPr>
        <w:t xml:space="preserve">בוטל </w:t>
      </w:r>
    </w:p>
    <w:p w14:paraId="306F1917"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3.7</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גמר</w:t>
      </w:r>
      <w:r w:rsidR="00B65161">
        <w:rPr>
          <w:rFonts w:ascii="Times New Roman" w:eastAsia="Times New Roman" w:hAnsi="Times New Roman" w:cs="David" w:hint="cs"/>
          <w:sz w:val="20"/>
          <w:szCs w:val="24"/>
          <w:u w:val="single"/>
          <w:rtl/>
          <w:lang w:eastAsia="he-IL"/>
        </w:rPr>
        <w:t xml:space="preserve"> במידת הצורך .</w:t>
      </w:r>
    </w:p>
    <w:p w14:paraId="312266B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FCC434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מדרגות.</w:t>
      </w:r>
    </w:p>
    <w:p w14:paraId="2A3D630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ריצוף וחיפויים.</w:t>
      </w:r>
    </w:p>
    <w:p w14:paraId="100D609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אדני חלונות.</w:t>
      </w:r>
    </w:p>
    <w:p w14:paraId="6C3F07D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ספי מוזאיקה.</w:t>
      </w:r>
    </w:p>
    <w:p w14:paraId="491BFF5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משטחי עבודה במטבח ובחדרי שירותים.</w:t>
      </w:r>
    </w:p>
    <w:p w14:paraId="5220B18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פרטי טיח פנים וחוץ.</w:t>
      </w:r>
    </w:p>
    <w:p w14:paraId="4B4890D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פרטי קירות מסך.</w:t>
      </w:r>
    </w:p>
    <w:p w14:paraId="39E881E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פרטי נגרות.</w:t>
      </w:r>
    </w:p>
    <w:p w14:paraId="27CC954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מסגרות.</w:t>
      </w:r>
    </w:p>
    <w:p w14:paraId="6E8758C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אלומיניום עקרוניים (תכניות ייצור יוכנו ע"י היצרן, יבוקרו ויאושרו ע"י המתכנן) כולל חזיתות כניסה ותיבות דואר.</w:t>
      </w:r>
    </w:p>
    <w:p w14:paraId="5966770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פרטי מעקות.</w:t>
      </w:r>
    </w:p>
    <w:p w14:paraId="4AF2321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 גמר סיפים ושיפולים בחדרי מדרגות.</w:t>
      </w:r>
    </w:p>
    <w:p w14:paraId="4879A78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יג.</w:t>
      </w:r>
      <w:r w:rsidRPr="00B27B4C">
        <w:rPr>
          <w:rFonts w:ascii="Times New Roman" w:eastAsia="Times New Roman" w:hAnsi="Times New Roman" w:cs="David" w:hint="cs"/>
          <w:sz w:val="20"/>
          <w:szCs w:val="24"/>
          <w:rtl/>
          <w:lang w:eastAsia="he-IL"/>
        </w:rPr>
        <w:tab/>
        <w:t>פרטי שילוט חוץ ופנים (ועד הבית).</w:t>
      </w:r>
    </w:p>
    <w:p w14:paraId="7E1CBED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יד.</w:t>
      </w:r>
      <w:r w:rsidRPr="00B27B4C">
        <w:rPr>
          <w:rFonts w:ascii="Times New Roman" w:eastAsia="Times New Roman" w:hAnsi="Times New Roman" w:cs="David" w:hint="cs"/>
          <w:sz w:val="20"/>
          <w:szCs w:val="24"/>
          <w:rtl/>
          <w:lang w:eastAsia="he-IL"/>
        </w:rPr>
        <w:tab/>
        <w:t>פרטי מתקני אשפה.</w:t>
      </w:r>
    </w:p>
    <w:p w14:paraId="2FD1D49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טו.</w:t>
      </w:r>
      <w:r w:rsidRPr="00B27B4C">
        <w:rPr>
          <w:rFonts w:ascii="Times New Roman" w:eastAsia="Times New Roman" w:hAnsi="Times New Roman" w:cs="David" w:hint="cs"/>
          <w:sz w:val="20"/>
          <w:szCs w:val="24"/>
          <w:rtl/>
          <w:lang w:eastAsia="he-IL"/>
        </w:rPr>
        <w:tab/>
        <w:t>פרטי מחיצות.</w:t>
      </w:r>
    </w:p>
    <w:p w14:paraId="1FD544D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טז.</w:t>
      </w:r>
      <w:r w:rsidRPr="00B27B4C">
        <w:rPr>
          <w:rFonts w:ascii="Times New Roman" w:eastAsia="Times New Roman" w:hAnsi="Times New Roman" w:cs="David" w:hint="cs"/>
          <w:sz w:val="20"/>
          <w:szCs w:val="24"/>
          <w:rtl/>
          <w:lang w:eastAsia="he-IL"/>
        </w:rPr>
        <w:tab/>
        <w:t>שערים.</w:t>
      </w:r>
    </w:p>
    <w:p w14:paraId="53BF282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יז.</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sz w:val="20"/>
          <w:szCs w:val="20"/>
          <w:lang w:eastAsia="he-IL"/>
        </w:rPr>
        <w:t>SKYLIGHTS</w:t>
      </w:r>
      <w:r w:rsidRPr="00B27B4C">
        <w:rPr>
          <w:rFonts w:ascii="Times New Roman" w:eastAsia="Times New Roman" w:hAnsi="Times New Roman" w:cs="David" w:hint="cs"/>
          <w:sz w:val="20"/>
          <w:szCs w:val="20"/>
          <w:rtl/>
          <w:lang w:eastAsia="he-IL"/>
        </w:rPr>
        <w:t>.</w:t>
      </w:r>
    </w:p>
    <w:p w14:paraId="67751D0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16"/>
          <w:szCs w:val="20"/>
          <w:rtl/>
          <w:lang w:eastAsia="he-IL"/>
        </w:rPr>
      </w:pPr>
    </w:p>
    <w:p w14:paraId="12E7E88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65D0E327"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3.8</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עדכון תכניות וטבלאות</w:t>
      </w:r>
      <w:r w:rsidRPr="00B27B4C">
        <w:rPr>
          <w:rFonts w:ascii="Times New Roman" w:eastAsia="Times New Roman" w:hAnsi="Times New Roman" w:cs="David" w:hint="cs"/>
          <w:sz w:val="20"/>
          <w:szCs w:val="24"/>
          <w:rtl/>
          <w:lang w:eastAsia="he-IL"/>
        </w:rPr>
        <w:t>:</w:t>
      </w:r>
    </w:p>
    <w:p w14:paraId="19A7340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E839063"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עדכון תכניות מכירה ותכניות המכר לפי תכניות הביצוע.</w:t>
      </w:r>
    </w:p>
    <w:p w14:paraId="5847075F"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עדכון חשובי שטחים למכירה ולצורכי התחשבנות עם הקבלנים לפי תכניות הביצוע. </w:t>
      </w:r>
    </w:p>
    <w:p w14:paraId="37F2A672"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תכניות/בקשות להיתרים.</w:t>
      </w:r>
    </w:p>
    <w:p w14:paraId="72E84292"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534ECF1A"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3.9</w:t>
      </w:r>
      <w:r w:rsidRPr="00B27B4C">
        <w:rPr>
          <w:rFonts w:ascii="Times New Roman" w:eastAsia="Times New Roman" w:hAnsi="Times New Roman" w:cs="David" w:hint="cs"/>
          <w:sz w:val="20"/>
          <w:szCs w:val="24"/>
          <w:rtl/>
          <w:lang w:eastAsia="he-IL"/>
        </w:rPr>
        <w:tab/>
        <w:t>כל תכנית ו/או פרט אחר שידרשו במהלך התכנון והביצוע לשם ביצוע התכנון והעבודות באופן מושלם, בהתאם לשקול המנהל.</w:t>
      </w:r>
    </w:p>
    <w:p w14:paraId="116C0039"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77515422"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3.10</w:t>
      </w:r>
      <w:r w:rsidRPr="00B27B4C">
        <w:rPr>
          <w:rFonts w:ascii="Times New Roman" w:eastAsia="Times New Roman" w:hAnsi="Times New Roman" w:cs="David" w:hint="cs"/>
          <w:sz w:val="20"/>
          <w:szCs w:val="24"/>
          <w:rtl/>
          <w:lang w:eastAsia="he-IL"/>
        </w:rPr>
        <w:tab/>
        <w:t>רשימות מעודכנות של תכניות כולל תאריך ומספר מהדורה – לפחות פעם בחודש.</w:t>
      </w:r>
    </w:p>
    <w:p w14:paraId="06159CDC"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062F44D2"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3.11</w:t>
      </w:r>
      <w:r w:rsidRPr="00B27B4C">
        <w:rPr>
          <w:rFonts w:ascii="Times New Roman" w:eastAsia="Times New Roman" w:hAnsi="Times New Roman" w:cs="David" w:hint="cs"/>
          <w:sz w:val="20"/>
          <w:szCs w:val="24"/>
          <w:rtl/>
          <w:lang w:eastAsia="he-IL"/>
        </w:rPr>
        <w:tab/>
        <w:t>מובהר בזאת שהתכניות יוכנו לפי ביצוע בקטעים של הפרויקט ויכללו פתרונות לקטעי הביניים.</w:t>
      </w:r>
    </w:p>
    <w:p w14:paraId="5E6FD5CC"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0369E514"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3.12</w:t>
      </w:r>
      <w:r w:rsidRPr="00B27B4C">
        <w:rPr>
          <w:rFonts w:ascii="Times New Roman" w:eastAsia="Times New Roman" w:hAnsi="Times New Roman" w:cs="David" w:hint="cs"/>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1085EE4F"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lang w:eastAsia="he-IL"/>
        </w:rPr>
        <w:tab/>
      </w:r>
      <w:r w:rsidRPr="00B27B4C">
        <w:rPr>
          <w:rFonts w:ascii="Times New Roman" w:eastAsia="Times New Roman" w:hAnsi="Times New Roman" w:cs="David" w:hint="cs"/>
          <w:sz w:val="20"/>
          <w:szCs w:val="24"/>
          <w:rtl/>
          <w:lang w:eastAsia="he-IL"/>
        </w:rPr>
        <w:t>בניה טרומית/מתועשת:</w:t>
      </w:r>
    </w:p>
    <w:p w14:paraId="7D140F75"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05A1F5A4"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4"/>
          <w:szCs w:val="8"/>
          <w:rtl/>
          <w:lang w:eastAsia="he-IL"/>
        </w:rPr>
      </w:pPr>
    </w:p>
    <w:p w14:paraId="31594B0D"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כל המסמכים והתכניות יערכו בשפה העברית.</w:t>
      </w:r>
    </w:p>
    <w:p w14:paraId="49A10D9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p>
    <w:p w14:paraId="4293017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AD1BFD" w14:textId="77777777" w:rsidR="00B27B4C" w:rsidRPr="00B27B4C" w:rsidRDefault="00B27B4C" w:rsidP="00B27B4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38176AE3"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56C6638"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A9A77CA"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2F26D8D"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61AD03"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337306C"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7495B07" w14:textId="77777777" w:rsidR="00F3375F" w:rsidRDefault="00C508A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07E4EA177C449D6B8D2DAA1AA0F0F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BC38F6">
            <w:rPr>
              <w:rFonts w:ascii="Times New Roman" w:eastAsia="Times New Roman" w:hAnsi="Times New Roman" w:cs="David" w:hint="cs"/>
              <w:color w:val="008000"/>
              <w:sz w:val="24"/>
              <w:szCs w:val="24"/>
              <w:rtl/>
              <w:lang w:eastAsia="he-IL"/>
            </w:rPr>
            <w:br/>
          </w:r>
          <w:r w:rsidR="00BC38F6">
            <w:rPr>
              <w:rFonts w:ascii="Times New Roman" w:eastAsia="Times New Roman" w:hAnsi="Times New Roman" w:cs="David" w:hint="cs"/>
              <w:color w:val="008000"/>
              <w:sz w:val="24"/>
              <w:szCs w:val="24"/>
              <w:rtl/>
              <w:lang w:eastAsia="he-IL"/>
            </w:rPr>
            <w:br/>
            <w:t>אפריקה ישראל מגורים בע"מ</w:t>
          </w:r>
          <w:r w:rsidR="00BC38F6">
            <w:rPr>
              <w:rFonts w:ascii="Times New Roman" w:eastAsia="Times New Roman" w:hAnsi="Times New Roman" w:cs="David" w:hint="cs"/>
              <w:color w:val="008000"/>
              <w:sz w:val="24"/>
              <w:szCs w:val="24"/>
              <w:rtl/>
              <w:lang w:eastAsia="he-IL"/>
            </w:rPr>
            <w:br/>
            <w:t>יוני נתניהו 1 ג' אור יהודה</w:t>
          </w:r>
          <w:r w:rsidR="00BC38F6">
            <w:rPr>
              <w:rFonts w:ascii="Times New Roman" w:eastAsia="Times New Roman" w:hAnsi="Times New Roman" w:cs="David" w:hint="cs"/>
              <w:color w:val="008000"/>
              <w:sz w:val="24"/>
              <w:szCs w:val="24"/>
              <w:rtl/>
              <w:lang w:eastAsia="he-IL"/>
            </w:rPr>
            <w:br/>
            <w:t>מ.ז 52-003476-0</w:t>
          </w:r>
          <w:r w:rsidR="00BC38F6">
            <w:rPr>
              <w:rFonts w:ascii="Times New Roman" w:eastAsia="Times New Roman" w:hAnsi="Times New Roman" w:cs="David" w:hint="cs"/>
              <w:color w:val="008000"/>
              <w:sz w:val="24"/>
              <w:szCs w:val="24"/>
              <w:rtl/>
              <w:lang w:eastAsia="he-IL"/>
            </w:rPr>
            <w:br/>
          </w:r>
          <w:r w:rsidR="00BC38F6">
            <w:rPr>
              <w:rFonts w:ascii="Times New Roman" w:eastAsia="Times New Roman" w:hAnsi="Times New Roman" w:cs="David" w:hint="cs"/>
              <w:color w:val="008000"/>
              <w:sz w:val="24"/>
              <w:szCs w:val="24"/>
              <w:rtl/>
              <w:lang w:eastAsia="he-IL"/>
            </w:rPr>
            <w:br/>
            <w:t>שיכון ובינוי נדל"ן בע"מ</w:t>
          </w:r>
          <w:r w:rsidR="00BC38F6">
            <w:rPr>
              <w:rFonts w:ascii="Times New Roman" w:eastAsia="Times New Roman" w:hAnsi="Times New Roman" w:cs="David" w:hint="cs"/>
              <w:color w:val="008000"/>
              <w:sz w:val="24"/>
              <w:szCs w:val="24"/>
              <w:rtl/>
              <w:lang w:eastAsia="he-IL"/>
            </w:rPr>
            <w:br/>
            <w:t>שלם 3 רמת גן 52215</w:t>
          </w:r>
          <w:r w:rsidR="00BC38F6">
            <w:rPr>
              <w:rFonts w:ascii="Times New Roman" w:eastAsia="Times New Roman" w:hAnsi="Times New Roman" w:cs="David" w:hint="cs"/>
              <w:color w:val="008000"/>
              <w:sz w:val="24"/>
              <w:szCs w:val="24"/>
              <w:rtl/>
              <w:lang w:eastAsia="he-IL"/>
            </w:rPr>
            <w:br/>
            <w:t>מ.ז 52-002117-1</w:t>
          </w:r>
          <w:r w:rsidR="00BC38F6">
            <w:rPr>
              <w:rFonts w:ascii="Times New Roman" w:eastAsia="Times New Roman" w:hAnsi="Times New Roman" w:cs="David" w:hint="cs"/>
              <w:color w:val="008000"/>
              <w:sz w:val="24"/>
              <w:szCs w:val="24"/>
              <w:rtl/>
              <w:lang w:eastAsia="he-IL"/>
            </w:rPr>
            <w:br/>
          </w:r>
          <w:r w:rsidR="00BC38F6">
            <w:rPr>
              <w:rFonts w:ascii="Times New Roman" w:eastAsia="Times New Roman" w:hAnsi="Times New Roman" w:cs="David" w:hint="cs"/>
              <w:color w:val="008000"/>
              <w:sz w:val="24"/>
              <w:szCs w:val="24"/>
              <w:rtl/>
              <w:lang w:eastAsia="he-IL"/>
            </w:rPr>
            <w:br/>
            <w:t>כלל נכסי נדלן נשר מרכז (נ.נ.נ.מ) שותפות מוגבלת</w:t>
          </w:r>
          <w:r w:rsidR="00BC38F6">
            <w:rPr>
              <w:rFonts w:ascii="Times New Roman" w:eastAsia="Times New Roman" w:hAnsi="Times New Roman" w:cs="David" w:hint="cs"/>
              <w:color w:val="008000"/>
              <w:sz w:val="24"/>
              <w:szCs w:val="24"/>
              <w:rtl/>
              <w:lang w:eastAsia="he-IL"/>
            </w:rPr>
            <w:br/>
            <w:t>מרכז עזריאלי בניין משולש 3, תל אביב</w:t>
          </w:r>
          <w:r w:rsidR="00BC38F6">
            <w:rPr>
              <w:rFonts w:ascii="Times New Roman" w:eastAsia="Times New Roman" w:hAnsi="Times New Roman" w:cs="David" w:hint="cs"/>
              <w:color w:val="008000"/>
              <w:sz w:val="24"/>
              <w:szCs w:val="24"/>
              <w:rtl/>
              <w:lang w:eastAsia="he-IL"/>
            </w:rPr>
            <w:br/>
            <w:t>540283033</w:t>
          </w:r>
          <w:r w:rsidR="00BC38F6">
            <w:rPr>
              <w:rFonts w:ascii="Times New Roman" w:eastAsia="Times New Roman" w:hAnsi="Times New Roman" w:cs="David" w:hint="cs"/>
              <w:color w:val="008000"/>
              <w:sz w:val="24"/>
              <w:szCs w:val="24"/>
              <w:rtl/>
              <w:lang w:eastAsia="he-IL"/>
            </w:rPr>
            <w:br/>
          </w:r>
        </w:sdtContent>
      </w:sdt>
      <w:r w:rsidR="00B27B4C" w:rsidRPr="00B27B4C">
        <w:rPr>
          <w:rFonts w:ascii="Times New Roman" w:eastAsia="Times New Roman" w:hAnsi="Times New Roman" w:cs="David" w:hint="cs"/>
          <w:color w:val="008000"/>
          <w:sz w:val="24"/>
          <w:szCs w:val="24"/>
          <w:rtl/>
          <w:lang w:eastAsia="he-IL"/>
        </w:rPr>
        <w:br/>
      </w:r>
    </w:p>
    <w:p w14:paraId="6435F36F" w14:textId="77777777" w:rsidR="00B27B4C" w:rsidRPr="00B27B4C" w:rsidRDefault="00B27B4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04C8C5A4"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552CFAA"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4F5713D" w14:textId="77777777" w:rsidR="00B27B4C" w:rsidRPr="00B27B4C" w:rsidRDefault="00B27B4C" w:rsidP="00682FE3">
      <w:pPr>
        <w:widowControl w:val="0"/>
        <w:spacing w:before="0" w:beforeAutospacing="0" w:after="0" w:afterAutospacing="0" w:line="276"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C51339740184AB2BB02125B33078D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2A55A1">
            <w:rPr>
              <w:rFonts w:ascii="Times New Roman" w:eastAsia="Times New Roman" w:hAnsi="Times New Roman" w:cs="David" w:hint="cs"/>
              <w:color w:val="008000"/>
              <w:sz w:val="24"/>
              <w:szCs w:val="24"/>
              <w:rtl/>
              <w:lang w:eastAsia="he-IL"/>
            </w:rPr>
            <w:t xml:space="preserve">                                        גיורא גור ושות' אדריכלים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400DE39EDDE43CB987761D6F5E71BC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883A18">
            <w:rPr>
              <w:rFonts w:ascii="Times New Roman" w:eastAsia="Times New Roman" w:hAnsi="Times New Roman" w:cs="David"/>
              <w:color w:val="008000"/>
              <w:sz w:val="24"/>
              <w:szCs w:val="24"/>
              <w:rtl/>
              <w:lang w:eastAsia="he-IL"/>
            </w:rPr>
            <w:t>( טרם ניתן שם לפרויקט ) בעיר נשר</w:t>
          </w:r>
        </w:sdtContent>
      </w:sdt>
      <w:r w:rsidR="00124F1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B149FF165530461888E0EC1321C179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883A18">
            <w:rPr>
              <w:rFonts w:ascii="Times New Roman" w:eastAsia="Times New Roman" w:hAnsi="Times New Roman" w:cs="David" w:hint="cs"/>
              <w:color w:val="008000"/>
              <w:sz w:val="24"/>
              <w:szCs w:val="24"/>
              <w:rtl/>
            </w:rPr>
            <w:t xml:space="preserve">תכנון ויעוץ באדריכלות במגרשי המגורים ו/או מסחר/משרדים  ו/או שילוב </w:t>
          </w:r>
        </w:sdtContent>
      </w:sdt>
      <w:r w:rsidRPr="00B27B4C">
        <w:rPr>
          <w:rFonts w:ascii="Times New Roman" w:eastAsia="Times New Roman" w:hAnsi="Times New Roman" w:cs="David" w:hint="cs"/>
          <w:sz w:val="24"/>
          <w:szCs w:val="24"/>
          <w:rtl/>
          <w:lang w:eastAsia="he-IL"/>
        </w:rPr>
        <w:t xml:space="preserve">, מאשר בזאת שהעבודות הנ"ל בוצעו והושלמו בהתאם </w:t>
      </w:r>
      <w:r w:rsidR="00ED6C9C" w:rsidRPr="00B27B4C">
        <w:rPr>
          <w:rFonts w:ascii="Times New Roman" w:eastAsia="Times New Roman" w:hAnsi="Times New Roman" w:cs="David" w:hint="cs"/>
          <w:sz w:val="24"/>
          <w:szCs w:val="24"/>
          <w:rtl/>
          <w:lang w:eastAsia="he-IL"/>
        </w:rPr>
        <w:t>להנחיותי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r w:rsidR="00ED6C9C" w:rsidRPr="00B27B4C">
        <w:rPr>
          <w:rFonts w:ascii="Times New Roman" w:eastAsia="Times New Roman" w:hAnsi="Times New Roman" w:cs="David" w:hint="cs"/>
          <w:sz w:val="24"/>
          <w:szCs w:val="24"/>
          <w:rtl/>
          <w:lang w:eastAsia="he-IL"/>
        </w:rPr>
        <w:t>לתכניותי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706321E"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3BD4D3E"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48FAAB"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AC56655" w14:textId="77777777" w:rsidR="00F3375F" w:rsidRDefault="00B27B4C" w:rsidP="00682FE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1F3C084"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F2D68AF" w14:textId="77777777" w:rsidR="00E319B9" w:rsidRPr="00B27B4C" w:rsidRDefault="00E319B9" w:rsidP="00682FE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3C15EE85" w14:textId="77777777" w:rsidR="00B27B4C" w:rsidRPr="00B27B4C" w:rsidRDefault="00C508AC" w:rsidP="00672C7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280C7CCE32D94ADEB48C41A8EDCD07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A55A1">
            <w:rPr>
              <w:rFonts w:ascii="Times New Roman" w:eastAsia="Times New Roman" w:hAnsi="Times New Roman" w:cs="David" w:hint="cs"/>
              <w:color w:val="00B0F0"/>
              <w:sz w:val="20"/>
              <w:szCs w:val="24"/>
              <w:u w:val="single"/>
              <w:rtl/>
              <w:lang w:eastAsia="he-IL"/>
            </w:rPr>
            <w:t xml:space="preserve">                                        גיורא גור ושות' אדריכלים בע"מ</w:t>
          </w:r>
        </w:sdtContent>
      </w:sdt>
    </w:p>
    <w:p w14:paraId="306C425A" w14:textId="77777777" w:rsidR="00BA6EA1" w:rsidRDefault="00B27B4C" w:rsidP="00682FE3">
      <w:pPr>
        <w:widowControl w:val="0"/>
        <w:bidi w:val="0"/>
        <w:spacing w:before="0" w:beforeAutospacing="0" w:after="0" w:afterAutospacing="0" w:line="240" w:lineRule="auto"/>
        <w:jc w:val="center"/>
        <w:rPr>
          <w:rFonts w:ascii="Times New Roman" w:eastAsia="Times New Roman" w:hAnsi="Times New Roman" w:cs="David"/>
          <w:sz w:val="20"/>
          <w:szCs w:val="20"/>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43A4EF6" w14:textId="77777777" w:rsidR="00BA6EA1" w:rsidRDefault="00BA6EA1">
      <w:pPr>
        <w:bidi w:val="0"/>
        <w:spacing w:before="0" w:beforeAutospacing="0" w:after="160" w:afterAutospacing="0" w:line="259" w:lineRule="auto"/>
        <w:rPr>
          <w:rFonts w:ascii="Times New Roman" w:eastAsia="Times New Roman" w:hAnsi="Times New Roman" w:cs="David"/>
          <w:sz w:val="20"/>
          <w:szCs w:val="20"/>
          <w:lang w:eastAsia="he-IL"/>
        </w:rPr>
      </w:pPr>
      <w:r>
        <w:rPr>
          <w:rFonts w:ascii="Times New Roman" w:eastAsia="Times New Roman" w:hAnsi="Times New Roman" w:cs="David"/>
          <w:sz w:val="20"/>
          <w:szCs w:val="20"/>
          <w:lang w:eastAsia="he-IL"/>
        </w:rPr>
        <w:br w:type="page"/>
      </w:r>
    </w:p>
    <w:p w14:paraId="0BF40C29" w14:textId="77777777" w:rsidR="00BA6EA1" w:rsidRDefault="00BA6EA1" w:rsidP="00BA6EA1">
      <w:pPr>
        <w:widowControl w:val="0"/>
        <w:bidi w:val="0"/>
        <w:spacing w:before="0" w:beforeAutospacing="0" w:after="0" w:afterAutospacing="0" w:line="240" w:lineRule="auto"/>
        <w:jc w:val="center"/>
        <w:rPr>
          <w:rFonts w:ascii="Times New Roman" w:eastAsia="Times New Roman" w:hAnsi="Times New Roman" w:cs="David"/>
          <w:sz w:val="20"/>
          <w:szCs w:val="20"/>
          <w:rtl/>
          <w:lang w:eastAsia="he-IL"/>
        </w:rPr>
      </w:pPr>
    </w:p>
    <w:p w14:paraId="2C833DBD" w14:textId="77777777" w:rsidR="00BA6EA1" w:rsidRDefault="00BA6EA1" w:rsidP="00BA6EA1">
      <w:pPr>
        <w:widowControl w:val="0"/>
        <w:bidi w:val="0"/>
        <w:spacing w:before="0" w:beforeAutospacing="0" w:after="0" w:afterAutospacing="0" w:line="240" w:lineRule="auto"/>
        <w:jc w:val="center"/>
        <w:rPr>
          <w:rFonts w:ascii="Times New Roman" w:eastAsia="Times New Roman" w:hAnsi="Times New Roman" w:cs="David"/>
          <w:sz w:val="20"/>
          <w:szCs w:val="20"/>
          <w:rtl/>
          <w:lang w:eastAsia="he-IL"/>
        </w:rPr>
      </w:pPr>
    </w:p>
    <w:p w14:paraId="41E44205" w14:textId="77777777" w:rsidR="00B27B4C" w:rsidRPr="00B27B4C" w:rsidRDefault="00B27B4C" w:rsidP="005478D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b/>
          <w:bCs/>
          <w:sz w:val="24"/>
          <w:szCs w:val="24"/>
          <w:u w:val="single"/>
          <w:rtl/>
          <w:lang w:eastAsia="he-IL"/>
        </w:rPr>
        <w:t xml:space="preserve">נספח "י" </w:t>
      </w:r>
    </w:p>
    <w:p w14:paraId="6CC582CB"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037A2C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216D7275" w14:textId="77777777" w:rsidR="00B27B4C" w:rsidRPr="00B27B4C" w:rsidRDefault="00B27B4C" w:rsidP="00B27B4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ECCC033" w14:textId="77777777" w:rsidR="00B27B4C" w:rsidRPr="00B27B4C" w:rsidRDefault="00B27B4C" w:rsidP="00F1104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0C7025B2A8A4E6C8DA601183F1F75B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BC38F6">
            <w:rPr>
              <w:rFonts w:ascii="Times New Roman" w:eastAsia="Times New Roman" w:hAnsi="Times New Roman" w:cs="David" w:hint="cs"/>
              <w:color w:val="008000"/>
              <w:sz w:val="24"/>
              <w:szCs w:val="24"/>
              <w:rtl/>
              <w:lang w:eastAsia="he-IL"/>
            </w:rPr>
            <w:br/>
          </w:r>
          <w:r w:rsidR="00BC38F6">
            <w:rPr>
              <w:rFonts w:ascii="Times New Roman" w:eastAsia="Times New Roman" w:hAnsi="Times New Roman" w:cs="David" w:hint="cs"/>
              <w:color w:val="008000"/>
              <w:sz w:val="24"/>
              <w:szCs w:val="24"/>
              <w:rtl/>
              <w:lang w:eastAsia="he-IL"/>
            </w:rPr>
            <w:br/>
            <w:t>אפריקה ישראל מגורים בע"מ</w:t>
          </w:r>
          <w:r w:rsidR="00BC38F6">
            <w:rPr>
              <w:rFonts w:ascii="Times New Roman" w:eastAsia="Times New Roman" w:hAnsi="Times New Roman" w:cs="David" w:hint="cs"/>
              <w:color w:val="008000"/>
              <w:sz w:val="24"/>
              <w:szCs w:val="24"/>
              <w:rtl/>
              <w:lang w:eastAsia="he-IL"/>
            </w:rPr>
            <w:br/>
            <w:t>יוני נתניהו 1 ג' אור יהודה</w:t>
          </w:r>
          <w:r w:rsidR="00BC38F6">
            <w:rPr>
              <w:rFonts w:ascii="Times New Roman" w:eastAsia="Times New Roman" w:hAnsi="Times New Roman" w:cs="David" w:hint="cs"/>
              <w:color w:val="008000"/>
              <w:sz w:val="24"/>
              <w:szCs w:val="24"/>
              <w:rtl/>
              <w:lang w:eastAsia="he-IL"/>
            </w:rPr>
            <w:br/>
            <w:t>מ.ז 52-003476-0</w:t>
          </w:r>
          <w:r w:rsidR="00BC38F6">
            <w:rPr>
              <w:rFonts w:ascii="Times New Roman" w:eastAsia="Times New Roman" w:hAnsi="Times New Roman" w:cs="David" w:hint="cs"/>
              <w:color w:val="008000"/>
              <w:sz w:val="24"/>
              <w:szCs w:val="24"/>
              <w:rtl/>
              <w:lang w:eastAsia="he-IL"/>
            </w:rPr>
            <w:br/>
          </w:r>
          <w:r w:rsidR="00BC38F6">
            <w:rPr>
              <w:rFonts w:ascii="Times New Roman" w:eastAsia="Times New Roman" w:hAnsi="Times New Roman" w:cs="David" w:hint="cs"/>
              <w:color w:val="008000"/>
              <w:sz w:val="24"/>
              <w:szCs w:val="24"/>
              <w:rtl/>
              <w:lang w:eastAsia="he-IL"/>
            </w:rPr>
            <w:br/>
            <w:t>שיכון ובינוי נדל"ן בע"מ</w:t>
          </w:r>
          <w:r w:rsidR="00BC38F6">
            <w:rPr>
              <w:rFonts w:ascii="Times New Roman" w:eastAsia="Times New Roman" w:hAnsi="Times New Roman" w:cs="David" w:hint="cs"/>
              <w:color w:val="008000"/>
              <w:sz w:val="24"/>
              <w:szCs w:val="24"/>
              <w:rtl/>
              <w:lang w:eastAsia="he-IL"/>
            </w:rPr>
            <w:br/>
            <w:t>שלם 3 רמת גן 52215</w:t>
          </w:r>
          <w:r w:rsidR="00BC38F6">
            <w:rPr>
              <w:rFonts w:ascii="Times New Roman" w:eastAsia="Times New Roman" w:hAnsi="Times New Roman" w:cs="David" w:hint="cs"/>
              <w:color w:val="008000"/>
              <w:sz w:val="24"/>
              <w:szCs w:val="24"/>
              <w:rtl/>
              <w:lang w:eastAsia="he-IL"/>
            </w:rPr>
            <w:br/>
            <w:t>מ.ז 52-002117-1</w:t>
          </w:r>
          <w:r w:rsidR="00BC38F6">
            <w:rPr>
              <w:rFonts w:ascii="Times New Roman" w:eastAsia="Times New Roman" w:hAnsi="Times New Roman" w:cs="David" w:hint="cs"/>
              <w:color w:val="008000"/>
              <w:sz w:val="24"/>
              <w:szCs w:val="24"/>
              <w:rtl/>
              <w:lang w:eastAsia="he-IL"/>
            </w:rPr>
            <w:br/>
          </w:r>
          <w:r w:rsidR="00BC38F6">
            <w:rPr>
              <w:rFonts w:ascii="Times New Roman" w:eastAsia="Times New Roman" w:hAnsi="Times New Roman" w:cs="David" w:hint="cs"/>
              <w:color w:val="008000"/>
              <w:sz w:val="24"/>
              <w:szCs w:val="24"/>
              <w:rtl/>
              <w:lang w:eastAsia="he-IL"/>
            </w:rPr>
            <w:br/>
            <w:t>כלל נכסי נדלן נשר מרכז (נ.נ.נ.מ) שותפות מוגבלת</w:t>
          </w:r>
          <w:r w:rsidR="00BC38F6">
            <w:rPr>
              <w:rFonts w:ascii="Times New Roman" w:eastAsia="Times New Roman" w:hAnsi="Times New Roman" w:cs="David" w:hint="cs"/>
              <w:color w:val="008000"/>
              <w:sz w:val="24"/>
              <w:szCs w:val="24"/>
              <w:rtl/>
              <w:lang w:eastAsia="he-IL"/>
            </w:rPr>
            <w:br/>
            <w:t>מרכז עזריאלי בניין משולש 3, תל אביב</w:t>
          </w:r>
          <w:r w:rsidR="00BC38F6">
            <w:rPr>
              <w:rFonts w:ascii="Times New Roman" w:eastAsia="Times New Roman" w:hAnsi="Times New Roman" w:cs="David" w:hint="cs"/>
              <w:color w:val="008000"/>
              <w:sz w:val="24"/>
              <w:szCs w:val="24"/>
              <w:rtl/>
              <w:lang w:eastAsia="he-IL"/>
            </w:rPr>
            <w:br/>
            <w:t>540283033</w:t>
          </w:r>
          <w:r w:rsidR="00BC38F6">
            <w:rPr>
              <w:rFonts w:ascii="Times New Roman" w:eastAsia="Times New Roman" w:hAnsi="Times New Roman" w:cs="David" w:hint="cs"/>
              <w:color w:val="008000"/>
              <w:sz w:val="24"/>
              <w:szCs w:val="24"/>
              <w:rtl/>
              <w:lang w:eastAsia="he-IL"/>
            </w:rPr>
            <w:br/>
          </w:r>
        </w:sdtContent>
      </w:sdt>
    </w:p>
    <w:p w14:paraId="0FF6729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C96F3A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60F387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0F640EA"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5A74010F7104A0984D8C575BFC485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883A18">
            <w:rPr>
              <w:rFonts w:ascii="Times New Roman" w:eastAsia="Times New Roman" w:hAnsi="Times New Roman" w:cs="David" w:hint="cs"/>
              <w:color w:val="008000"/>
              <w:sz w:val="24"/>
              <w:szCs w:val="24"/>
              <w:rtl/>
              <w:lang w:eastAsia="he-IL"/>
            </w:rPr>
            <w:t>( טרם ניתן שם לפרויקט ) בעיר נשר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CA6261C4E1148E2A0219DE413711C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5T00:00:00Z">
            <w:dateFormat w:val="dd/MM/yyyy"/>
            <w:lid w:val="he-IL"/>
            <w:storeMappedDataAs w:val="dateTime"/>
            <w:calendar w:val="gregorian"/>
          </w:date>
        </w:sdtPr>
        <w:sdtEndPr>
          <w:rPr>
            <w:rFonts w:hint="cs"/>
          </w:rPr>
        </w:sdtEndPr>
        <w:sdtContent>
          <w:r w:rsidR="00C508AC">
            <w:rPr>
              <w:rFonts w:ascii="Times New Roman" w:eastAsia="Times New Roman" w:hAnsi="Times New Roman" w:cs="David" w:hint="cs"/>
              <w:color w:val="008000"/>
              <w:sz w:val="24"/>
              <w:szCs w:val="24"/>
              <w:rtl/>
              <w:lang w:eastAsia="he-IL"/>
            </w:rPr>
            <w:t>‏05/01/2021</w:t>
          </w:r>
        </w:sdtContent>
      </w:sdt>
      <w:r w:rsidR="00ED6C9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2252B6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6FDB79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E794B7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E51CB4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2EF7C71"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885D03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092C885"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2362A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A8D177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1CAAFF5"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7CD47E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94B88E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1D11EE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E9A605A" w14:textId="77777777" w:rsidR="00B27B4C" w:rsidRPr="00B27B4C" w:rsidRDefault="00B27B4C" w:rsidP="00B27B4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36F2287" w14:textId="77777777" w:rsidR="00E319B9" w:rsidRDefault="00B27B4C" w:rsidP="00B27B4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698C79F8" w14:textId="77777777" w:rsidR="009130F0" w:rsidRDefault="009130F0" w:rsidP="009130F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00B27B4C"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4D3012A2" w14:textId="77777777" w:rsidR="009130F0" w:rsidRPr="009130F0" w:rsidRDefault="009130F0" w:rsidP="009130F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847AE23" w14:textId="77777777" w:rsidR="009130F0" w:rsidRPr="009130F0" w:rsidRDefault="009130F0" w:rsidP="00367FB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393ED5BB37DC441AB2DE608B7D2816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2A55A1">
            <w:rPr>
              <w:rFonts w:ascii="Times New Roman" w:eastAsia="Times New Roman" w:hAnsi="Times New Roman" w:cs="David" w:hint="cs"/>
              <w:color w:val="00B0F0"/>
              <w:sz w:val="20"/>
              <w:szCs w:val="24"/>
              <w:u w:val="single"/>
              <w:rtl/>
              <w:lang w:eastAsia="he-IL"/>
            </w:rPr>
            <w:t xml:space="preserve">                                        גיורא גור ושות' אדריכלים בע"מ</w:t>
          </w:r>
        </w:sdtContent>
      </w:sdt>
    </w:p>
    <w:p w14:paraId="00F05407"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ED445D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0874263" w14:textId="77777777" w:rsidR="00F3375F" w:rsidRDefault="00F3375F"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00A9EA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27638C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C6BF8C9" w14:textId="77777777" w:rsidR="00B27B4C" w:rsidRPr="00B27B4C" w:rsidRDefault="00B27B4C" w:rsidP="00B27B4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5342B76" w14:textId="77777777" w:rsidR="00B27B4C" w:rsidRPr="00B27B4C" w:rsidRDefault="00B27B4C" w:rsidP="00B27B4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D740BD5"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7F6CC89" w14:textId="77777777" w:rsidR="00B27B4C" w:rsidRPr="00B27B4C" w:rsidRDefault="00B27B4C" w:rsidP="00B27B4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2117BA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3C1DEB5"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2F899734"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4C7A6A60" w14:textId="77777777" w:rsidR="00B27B4C" w:rsidRPr="00B27B4C" w:rsidRDefault="00B27B4C" w:rsidP="00B27B4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0F4FBF77" w14:textId="77777777" w:rsidR="001A69D5" w:rsidRPr="00134C85" w:rsidRDefault="001A69D5">
      <w:pPr>
        <w:rPr>
          <w:rFonts w:ascii="David" w:hAnsi="David" w:cs="David"/>
        </w:rPr>
      </w:pPr>
    </w:p>
    <w:sectPr w:rsidR="001A69D5" w:rsidRPr="00134C85" w:rsidSect="006F07FB">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58A96F" w14:textId="77777777" w:rsidR="007235BD" w:rsidRDefault="007235BD" w:rsidP="00AF234B">
      <w:pPr>
        <w:spacing w:before="0" w:after="0" w:line="240" w:lineRule="auto"/>
      </w:pPr>
      <w:r>
        <w:separator/>
      </w:r>
    </w:p>
  </w:endnote>
  <w:endnote w:type="continuationSeparator" w:id="0">
    <w:p w14:paraId="0BCEB4B0" w14:textId="77777777" w:rsidR="007235BD" w:rsidRDefault="007235BD" w:rsidP="00AF234B">
      <w:pPr>
        <w:spacing w:before="0" w:after="0" w:line="240" w:lineRule="auto"/>
      </w:pPr>
      <w:r>
        <w:continuationSeparator/>
      </w:r>
    </w:p>
  </w:endnote>
  <w:endnote w:type="continuationNotice" w:id="1">
    <w:p w14:paraId="719AABD1" w14:textId="77777777" w:rsidR="007235BD" w:rsidRDefault="007235B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avid">
    <w:altName w:val="Segoe UI"/>
    <w:charset w:val="00"/>
    <w:family w:val="swiss"/>
    <w:pitch w:val="variable"/>
    <w:sig w:usb0="00000000"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3461"/>
      <w:gridCol w:w="2337"/>
      <w:gridCol w:w="221"/>
      <w:gridCol w:w="662"/>
      <w:gridCol w:w="944"/>
    </w:tblGrid>
    <w:tr w:rsidR="007235BD" w:rsidRPr="00F9528C" w14:paraId="08E63DBC" w14:textId="77777777" w:rsidTr="00C04A72">
      <w:tc>
        <w:tcPr>
          <w:tcW w:w="753" w:type="dxa"/>
        </w:tcPr>
        <w:p w14:paraId="6564B147"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62F1E2AF" w14:textId="77777777" w:rsidR="007235BD" w:rsidRPr="00F9528C" w:rsidRDefault="007235BD" w:rsidP="00F9528C">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ab/>
              </w:r>
              <w:r>
                <w:rPr>
                  <w:rFonts w:ascii="David" w:hAnsi="David"/>
                  <w:color w:val="00B0F0"/>
                  <w:sz w:val="20"/>
                  <w:szCs w:val="20"/>
                  <w:rtl/>
                </w:rPr>
                <w:tab/>
                <w:t xml:space="preserve">נשר - ( שם זמני ) </w:t>
              </w:r>
            </w:p>
          </w:tc>
        </w:sdtContent>
      </w:sdt>
      <w:tc>
        <w:tcPr>
          <w:tcW w:w="2232" w:type="dxa"/>
        </w:tcPr>
        <w:p w14:paraId="74923102"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אדריכל ראשי</w:t>
              </w:r>
            </w:sdtContent>
          </w:sdt>
        </w:p>
      </w:tc>
      <w:tc>
        <w:tcPr>
          <w:tcW w:w="236" w:type="dxa"/>
        </w:tcPr>
        <w:p w14:paraId="276F06F9" w14:textId="77777777" w:rsidR="007235BD" w:rsidRPr="00F9528C" w:rsidRDefault="007235BD" w:rsidP="00F9528C">
          <w:pPr>
            <w:tabs>
              <w:tab w:val="center" w:pos="4153"/>
              <w:tab w:val="right" w:pos="8306"/>
            </w:tabs>
            <w:spacing w:before="0" w:after="0" w:line="240" w:lineRule="auto"/>
            <w:rPr>
              <w:rFonts w:ascii="David" w:hAnsi="David"/>
              <w:sz w:val="16"/>
              <w:szCs w:val="16"/>
              <w:rtl/>
            </w:rPr>
          </w:pPr>
        </w:p>
      </w:tc>
      <w:tc>
        <w:tcPr>
          <w:tcW w:w="1129" w:type="dxa"/>
        </w:tcPr>
        <w:p w14:paraId="696B5200"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5535B825"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del w:id="1" w:author="Avi Cohen" w:date="2020-06-25T11:52:00Z">
                <w:r w:rsidDel="00311867">
                  <w:rPr>
                    <w:rFonts w:ascii="David" w:hAnsi="David" w:hint="cs"/>
                    <w:sz w:val="20"/>
                    <w:szCs w:val="20"/>
                  </w:rPr>
                  <w:delText>CONT-5-565</w:delText>
                </w:r>
              </w:del>
              <w:ins w:id="2" w:author="Avi Cohen" w:date="2020-07-12T16:16:00Z">
                <w:r>
                  <w:rPr>
                    <w:rFonts w:ascii="David" w:hAnsi="David" w:hint="cs"/>
                    <w:sz w:val="20"/>
                    <w:szCs w:val="20"/>
                  </w:rPr>
                  <w:t>CO</w:t>
                </w:r>
                <w:r>
                  <w:rPr>
                    <w:rFonts w:ascii="David" w:hAnsi="David" w:hint="cs"/>
                    <w:sz w:val="20"/>
                    <w:szCs w:val="20"/>
                    <w:rtl/>
                  </w:rPr>
                  <w:t>NT-10-1927</w:t>
                </w:r>
              </w:ins>
            </w:p>
          </w:tc>
        </w:sdtContent>
      </w:sdt>
    </w:tr>
    <w:tr w:rsidR="007235BD" w:rsidRPr="00F9528C" w14:paraId="5531DB67" w14:textId="77777777" w:rsidTr="00C04A72">
      <w:tc>
        <w:tcPr>
          <w:tcW w:w="753" w:type="dxa"/>
        </w:tcPr>
        <w:p w14:paraId="03DB040E"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04374DC1" w14:textId="77777777" w:rsidR="007235BD" w:rsidRPr="00F9528C" w:rsidRDefault="002A55A1" w:rsidP="00F9528C">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 xml:space="preserve">                                        גיורא גור ושות' אדריכלים בע"מ</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235BD" w:rsidRPr="00F9528C" w14:paraId="50D92219" w14:textId="77777777" w:rsidTr="00C04A72">
            <w:trPr>
              <w:trHeight w:val="201"/>
            </w:trPr>
            <w:tc>
              <w:tcPr>
                <w:tcW w:w="926" w:type="dxa"/>
              </w:tcPr>
              <w:p w14:paraId="58AE8F39"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BB95AB2" w14:textId="77777777" w:rsidR="007235BD" w:rsidRPr="00F9528C" w:rsidRDefault="007235BD" w:rsidP="00F9528C">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0.20</w:t>
                    </w:r>
                  </w:p>
                </w:tc>
              </w:sdtContent>
            </w:sdt>
          </w:tr>
        </w:tbl>
        <w:p w14:paraId="34FE0534"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p>
      </w:tc>
      <w:tc>
        <w:tcPr>
          <w:tcW w:w="236" w:type="dxa"/>
        </w:tcPr>
        <w:p w14:paraId="101A79DB"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p>
      </w:tc>
      <w:tc>
        <w:tcPr>
          <w:tcW w:w="1129" w:type="dxa"/>
        </w:tcPr>
        <w:p w14:paraId="62C1717E"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22BCBB0" w14:textId="77777777" w:rsidR="007235BD" w:rsidRPr="00F9528C" w:rsidRDefault="00C508AC" w:rsidP="00F9528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7235BD">
                <w:rPr>
                  <w:rFonts w:ascii="David" w:hAnsi="David" w:hint="cs"/>
                  <w:sz w:val="20"/>
                  <w:szCs w:val="20"/>
                  <w:rtl/>
                </w:rPr>
                <w:t>3;#</w:t>
              </w:r>
              <w:r w:rsidR="007235BD">
                <w:rPr>
                  <w:rFonts w:ascii="David" w:hAnsi="David" w:hint="cs"/>
                  <w:sz w:val="20"/>
                  <w:szCs w:val="20"/>
                </w:rPr>
                <w:t>Draft</w:t>
              </w:r>
            </w:sdtContent>
          </w:sdt>
        </w:p>
      </w:tc>
    </w:tr>
    <w:tr w:rsidR="007235BD" w:rsidRPr="00F9528C" w14:paraId="1BEF0C3F" w14:textId="77777777" w:rsidTr="00F9528C">
      <w:trPr>
        <w:trHeight w:val="80"/>
      </w:trPr>
      <w:tc>
        <w:tcPr>
          <w:tcW w:w="753" w:type="dxa"/>
        </w:tcPr>
        <w:p w14:paraId="74BAEEA8"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p>
      </w:tc>
      <w:tc>
        <w:tcPr>
          <w:tcW w:w="1883" w:type="dxa"/>
        </w:tcPr>
        <w:p w14:paraId="4262A6FB" w14:textId="77777777" w:rsidR="007235BD" w:rsidRPr="00F9528C" w:rsidRDefault="007235BD" w:rsidP="00F9528C">
          <w:pPr>
            <w:tabs>
              <w:tab w:val="center" w:pos="4153"/>
              <w:tab w:val="right" w:pos="8306"/>
            </w:tabs>
            <w:spacing w:before="0" w:after="0" w:line="240" w:lineRule="auto"/>
            <w:rPr>
              <w:rFonts w:ascii="David" w:hAnsi="David"/>
              <w:color w:val="00B0F0"/>
              <w:sz w:val="20"/>
              <w:szCs w:val="20"/>
              <w:rtl/>
            </w:rPr>
          </w:pPr>
        </w:p>
      </w:tc>
      <w:tc>
        <w:tcPr>
          <w:tcW w:w="2232" w:type="dxa"/>
        </w:tcPr>
        <w:p w14:paraId="5DACC013"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p>
      </w:tc>
      <w:tc>
        <w:tcPr>
          <w:tcW w:w="236" w:type="dxa"/>
        </w:tcPr>
        <w:p w14:paraId="47519163"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p>
      </w:tc>
      <w:tc>
        <w:tcPr>
          <w:tcW w:w="1129" w:type="dxa"/>
        </w:tcPr>
        <w:p w14:paraId="1F435FCE"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p>
      </w:tc>
      <w:tc>
        <w:tcPr>
          <w:tcW w:w="2073" w:type="dxa"/>
        </w:tcPr>
        <w:p w14:paraId="76BF1755" w14:textId="77777777" w:rsidR="007235BD" w:rsidRPr="00F9528C" w:rsidRDefault="007235BD" w:rsidP="00F9528C">
          <w:pPr>
            <w:tabs>
              <w:tab w:val="center" w:pos="4153"/>
              <w:tab w:val="right" w:pos="8306"/>
            </w:tabs>
            <w:spacing w:before="0" w:after="0" w:line="240" w:lineRule="auto"/>
            <w:rPr>
              <w:rFonts w:ascii="David" w:hAnsi="David"/>
              <w:sz w:val="20"/>
              <w:szCs w:val="20"/>
              <w:rtl/>
            </w:rPr>
          </w:pPr>
        </w:p>
      </w:tc>
    </w:tr>
  </w:tbl>
  <w:p w14:paraId="3CB583CF" w14:textId="77777777" w:rsidR="007235BD" w:rsidRPr="00F9528C" w:rsidRDefault="007235BD" w:rsidP="00F9528C">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805EB1" w14:textId="77777777" w:rsidR="007235BD" w:rsidRDefault="007235BD" w:rsidP="00AF234B">
      <w:pPr>
        <w:spacing w:before="0" w:after="0" w:line="240" w:lineRule="auto"/>
      </w:pPr>
      <w:r>
        <w:separator/>
      </w:r>
    </w:p>
  </w:footnote>
  <w:footnote w:type="continuationSeparator" w:id="0">
    <w:p w14:paraId="4CADE8D5" w14:textId="77777777" w:rsidR="007235BD" w:rsidRDefault="007235BD" w:rsidP="00AF234B">
      <w:pPr>
        <w:spacing w:before="0" w:after="0" w:line="240" w:lineRule="auto"/>
      </w:pPr>
      <w:r>
        <w:continuationSeparator/>
      </w:r>
    </w:p>
  </w:footnote>
  <w:footnote w:type="continuationNotice" w:id="1">
    <w:p w14:paraId="502D91BB" w14:textId="77777777" w:rsidR="007235BD" w:rsidRDefault="007235BD">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01668605" w14:textId="77777777" w:rsidR="007235BD" w:rsidRDefault="007235BD">
        <w:pPr>
          <w:pStyle w:val="Header"/>
          <w:jc w:val="center"/>
        </w:pPr>
        <w:r>
          <w:fldChar w:fldCharType="begin"/>
        </w:r>
        <w:r>
          <w:instrText xml:space="preserve"> PAGE   \* MERGEFORMAT </w:instrText>
        </w:r>
        <w:r>
          <w:fldChar w:fldCharType="separate"/>
        </w:r>
        <w:r w:rsidR="00C508AC">
          <w:rPr>
            <w:noProof/>
            <w:rtl/>
          </w:rPr>
          <w:t>2</w:t>
        </w:r>
        <w:r>
          <w:rPr>
            <w:noProof/>
          </w:rPr>
          <w:fldChar w:fldCharType="end"/>
        </w:r>
      </w:p>
    </w:sdtContent>
  </w:sdt>
  <w:p w14:paraId="553031B3" w14:textId="77777777" w:rsidR="007235BD" w:rsidRDefault="007235B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E64898"/>
    <w:multiLevelType w:val="multilevel"/>
    <w:tmpl w:val="8C16A1A4"/>
    <w:lvl w:ilvl="0">
      <w:start w:val="1"/>
      <w:numFmt w:val="decimal"/>
      <w:lvlText w:val="%1"/>
      <w:lvlJc w:val="left"/>
      <w:pPr>
        <w:ind w:left="142"/>
      </w:pPr>
      <w:rPr>
        <w:rFonts w:ascii="David" w:eastAsia="David" w:hAnsi="David" w:cs="David"/>
        <w:b/>
        <w:bCs/>
        <w:i w:val="0"/>
        <w:strike w:val="0"/>
        <w:dstrike w:val="0"/>
        <w:color w:val="000000"/>
        <w:sz w:val="28"/>
        <w:szCs w:val="28"/>
        <w:u w:val="none" w:color="000000"/>
        <w:bdr w:val="none" w:sz="0" w:space="0" w:color="auto"/>
        <w:shd w:val="clear" w:color="auto" w:fill="auto"/>
        <w:vertAlign w:val="baseline"/>
      </w:rPr>
    </w:lvl>
    <w:lvl w:ilvl="1">
      <w:start w:val="1"/>
      <w:numFmt w:val="hebrew1"/>
      <w:lvlText w:val="%2."/>
      <w:lvlJc w:val="center"/>
      <w:pPr>
        <w:ind w:left="919"/>
      </w:pPr>
      <w:rPr>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5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2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98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70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42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1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8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6A97F4A"/>
    <w:multiLevelType w:val="hybridMultilevel"/>
    <w:tmpl w:val="818C46B6"/>
    <w:lvl w:ilvl="0" w:tplc="43DA959E">
      <w:start w:val="1"/>
      <w:numFmt w:val="hebrew1"/>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4" w15:restartNumberingAfterBreak="0">
    <w:nsid w:val="1F43098C"/>
    <w:multiLevelType w:val="hybridMultilevel"/>
    <w:tmpl w:val="CE7272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22C3717"/>
    <w:multiLevelType w:val="hybridMultilevel"/>
    <w:tmpl w:val="D7FC9BAC"/>
    <w:lvl w:ilvl="0" w:tplc="FC1EB01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7"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8"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3E81850"/>
    <w:multiLevelType w:val="multilevel"/>
    <w:tmpl w:val="B66E4362"/>
    <w:lvl w:ilvl="0">
      <w:start w:val="1"/>
      <w:numFmt w:val="decimal"/>
      <w:lvlText w:val="%1"/>
      <w:lvlJc w:val="left"/>
      <w:pPr>
        <w:ind w:left="142"/>
      </w:pPr>
      <w:rPr>
        <w:rFonts w:ascii="David" w:eastAsia="David" w:hAnsi="David" w:cs="David"/>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919"/>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5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2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98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70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42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1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8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D5400A1"/>
    <w:multiLevelType w:val="hybridMultilevel"/>
    <w:tmpl w:val="E19CAF7E"/>
    <w:lvl w:ilvl="0" w:tplc="0A9A185C">
      <w:start w:val="4"/>
      <w:numFmt w:val="decimal"/>
      <w:lvlText w:val="%1."/>
      <w:lvlJc w:val="left"/>
      <w:pPr>
        <w:ind w:left="2055" w:hanging="360"/>
      </w:pPr>
      <w:rPr>
        <w:rFonts w:ascii="Times New Roman" w:eastAsia="Times New Roman" w:hAnsi="Times New Roman" w:hint="default"/>
      </w:rPr>
    </w:lvl>
    <w:lvl w:ilvl="1" w:tplc="04090019" w:tentative="1">
      <w:start w:val="1"/>
      <w:numFmt w:val="lowerLetter"/>
      <w:lvlText w:val="%2."/>
      <w:lvlJc w:val="left"/>
      <w:pPr>
        <w:ind w:left="2775" w:hanging="360"/>
      </w:pPr>
    </w:lvl>
    <w:lvl w:ilvl="2" w:tplc="0409001B" w:tentative="1">
      <w:start w:val="1"/>
      <w:numFmt w:val="lowerRoman"/>
      <w:lvlText w:val="%3."/>
      <w:lvlJc w:val="right"/>
      <w:pPr>
        <w:ind w:left="3495" w:hanging="180"/>
      </w:pPr>
    </w:lvl>
    <w:lvl w:ilvl="3" w:tplc="0409000F" w:tentative="1">
      <w:start w:val="1"/>
      <w:numFmt w:val="decimal"/>
      <w:lvlText w:val="%4."/>
      <w:lvlJc w:val="left"/>
      <w:pPr>
        <w:ind w:left="4215" w:hanging="360"/>
      </w:pPr>
    </w:lvl>
    <w:lvl w:ilvl="4" w:tplc="04090019" w:tentative="1">
      <w:start w:val="1"/>
      <w:numFmt w:val="lowerLetter"/>
      <w:lvlText w:val="%5."/>
      <w:lvlJc w:val="left"/>
      <w:pPr>
        <w:ind w:left="4935" w:hanging="360"/>
      </w:pPr>
    </w:lvl>
    <w:lvl w:ilvl="5" w:tplc="0409001B" w:tentative="1">
      <w:start w:val="1"/>
      <w:numFmt w:val="lowerRoman"/>
      <w:lvlText w:val="%6."/>
      <w:lvlJc w:val="right"/>
      <w:pPr>
        <w:ind w:left="5655" w:hanging="180"/>
      </w:pPr>
    </w:lvl>
    <w:lvl w:ilvl="6" w:tplc="0409000F" w:tentative="1">
      <w:start w:val="1"/>
      <w:numFmt w:val="decimal"/>
      <w:lvlText w:val="%7."/>
      <w:lvlJc w:val="left"/>
      <w:pPr>
        <w:ind w:left="6375" w:hanging="360"/>
      </w:pPr>
    </w:lvl>
    <w:lvl w:ilvl="7" w:tplc="04090019" w:tentative="1">
      <w:start w:val="1"/>
      <w:numFmt w:val="lowerLetter"/>
      <w:lvlText w:val="%8."/>
      <w:lvlJc w:val="left"/>
      <w:pPr>
        <w:ind w:left="7095" w:hanging="360"/>
      </w:pPr>
    </w:lvl>
    <w:lvl w:ilvl="8" w:tplc="0409001B" w:tentative="1">
      <w:start w:val="1"/>
      <w:numFmt w:val="lowerRoman"/>
      <w:lvlText w:val="%9."/>
      <w:lvlJc w:val="right"/>
      <w:pPr>
        <w:ind w:left="7815" w:hanging="180"/>
      </w:p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4C423320"/>
    <w:multiLevelType w:val="hybridMultilevel"/>
    <w:tmpl w:val="C0921CC2"/>
    <w:lvl w:ilvl="0" w:tplc="D34467E8">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2" w15:restartNumberingAfterBreak="0">
    <w:nsid w:val="6E0E66EE"/>
    <w:multiLevelType w:val="hybridMultilevel"/>
    <w:tmpl w:val="C6EA7ACC"/>
    <w:lvl w:ilvl="0" w:tplc="1CE629C4">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507"/>
        </w:tabs>
        <w:ind w:left="3345"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4" w15:restartNumberingAfterBreak="0">
    <w:nsid w:val="7D381663"/>
    <w:multiLevelType w:val="multilevel"/>
    <w:tmpl w:val="07884D86"/>
    <w:lvl w:ilvl="0">
      <w:start w:val="1"/>
      <w:numFmt w:val="decimal"/>
      <w:lvlText w:val="%1"/>
      <w:lvlJc w:val="left"/>
      <w:pPr>
        <w:ind w:left="142"/>
      </w:pPr>
      <w:rPr>
        <w:rFonts w:ascii="David" w:eastAsia="David" w:hAnsi="David" w:cs="David"/>
        <w:b/>
        <w:bCs/>
        <w:i w:val="0"/>
        <w:strike w:val="0"/>
        <w:dstrike w:val="0"/>
        <w:color w:val="000000"/>
        <w:sz w:val="28"/>
        <w:szCs w:val="28"/>
        <w:u w:val="none" w:color="000000"/>
        <w:bdr w:val="none" w:sz="0" w:space="0" w:color="auto"/>
        <w:shd w:val="clear" w:color="auto" w:fill="auto"/>
        <w:vertAlign w:val="baseline"/>
      </w:rPr>
    </w:lvl>
    <w:lvl w:ilvl="1">
      <w:start w:val="1"/>
      <w:numFmt w:val="hebrew1"/>
      <w:lvlText w:val="%2."/>
      <w:lvlJc w:val="center"/>
      <w:pPr>
        <w:ind w:left="919"/>
      </w:pPr>
      <w:rPr>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5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2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98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70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42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14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863"/>
      </w:pPr>
      <w:rPr>
        <w:rFonts w:ascii="David" w:eastAsia="David" w:hAnsi="David" w:cs="David"/>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3"/>
  </w:num>
  <w:num w:numId="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2"/>
  </w:num>
  <w:num w:numId="14">
    <w:abstractNumId w:val="10"/>
  </w:num>
  <w:num w:numId="15">
    <w:abstractNumId w:val="21"/>
  </w:num>
  <w:num w:numId="16">
    <w:abstractNumId w:val="25"/>
  </w:num>
  <w:num w:numId="17">
    <w:abstractNumId w:val="3"/>
  </w:num>
  <w:num w:numId="18">
    <w:abstractNumId w:val="8"/>
  </w:num>
  <w:num w:numId="19">
    <w:abstractNumId w:val="12"/>
  </w:num>
  <w:num w:numId="20">
    <w:abstractNumId w:val="11"/>
  </w:num>
  <w:num w:numId="21">
    <w:abstractNumId w:val="16"/>
  </w:num>
  <w:num w:numId="22">
    <w:abstractNumId w:val="15"/>
  </w:num>
  <w:num w:numId="23">
    <w:abstractNumId w:val="22"/>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14"/>
  </w:num>
  <w:num w:numId="27">
    <w:abstractNumId w:val="5"/>
  </w:num>
  <w:num w:numId="28">
    <w:abstractNumId w:val="4"/>
  </w:num>
  <w:num w:numId="29">
    <w:abstractNumId w:val="24"/>
  </w:num>
  <w:num w:numId="30">
    <w:abstractNumId w:val="0"/>
  </w:num>
  <w:num w:numId="31">
    <w:abstractNumId w:val="1"/>
  </w:num>
  <w:num w:numId="32">
    <w:abstractNumId w:val="2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trackedChanges" w:enforcement="0"/>
  <w:defaultTabStop w:val="720"/>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3687"/>
    <w:rsid w:val="00013E55"/>
    <w:rsid w:val="00014690"/>
    <w:rsid w:val="00022C60"/>
    <w:rsid w:val="00032533"/>
    <w:rsid w:val="000328C9"/>
    <w:rsid w:val="00050BE4"/>
    <w:rsid w:val="000645F8"/>
    <w:rsid w:val="000801E1"/>
    <w:rsid w:val="000B178F"/>
    <w:rsid w:val="000B4F06"/>
    <w:rsid w:val="000D1F3D"/>
    <w:rsid w:val="000D2EDE"/>
    <w:rsid w:val="000D6671"/>
    <w:rsid w:val="000E4231"/>
    <w:rsid w:val="00101CB5"/>
    <w:rsid w:val="00104E1B"/>
    <w:rsid w:val="00106443"/>
    <w:rsid w:val="001136E7"/>
    <w:rsid w:val="00113BAC"/>
    <w:rsid w:val="00115829"/>
    <w:rsid w:val="00124F1F"/>
    <w:rsid w:val="00127EFC"/>
    <w:rsid w:val="00134C85"/>
    <w:rsid w:val="001361AD"/>
    <w:rsid w:val="001551B5"/>
    <w:rsid w:val="001632B2"/>
    <w:rsid w:val="00166C84"/>
    <w:rsid w:val="00170934"/>
    <w:rsid w:val="00170ACE"/>
    <w:rsid w:val="0018191E"/>
    <w:rsid w:val="00184F40"/>
    <w:rsid w:val="0019323D"/>
    <w:rsid w:val="001A03DC"/>
    <w:rsid w:val="001A0C3C"/>
    <w:rsid w:val="001A19E8"/>
    <w:rsid w:val="001A2CBF"/>
    <w:rsid w:val="001A69D5"/>
    <w:rsid w:val="001B48D8"/>
    <w:rsid w:val="001C356E"/>
    <w:rsid w:val="001C53DD"/>
    <w:rsid w:val="001C7FC8"/>
    <w:rsid w:val="001D6FC0"/>
    <w:rsid w:val="001F3ACA"/>
    <w:rsid w:val="001F4C64"/>
    <w:rsid w:val="00201EDB"/>
    <w:rsid w:val="0020570E"/>
    <w:rsid w:val="00214298"/>
    <w:rsid w:val="00214ACF"/>
    <w:rsid w:val="00227EBF"/>
    <w:rsid w:val="00231CEF"/>
    <w:rsid w:val="00235529"/>
    <w:rsid w:val="002419E5"/>
    <w:rsid w:val="002459C5"/>
    <w:rsid w:val="00255ACD"/>
    <w:rsid w:val="00256E9B"/>
    <w:rsid w:val="00263199"/>
    <w:rsid w:val="0027248C"/>
    <w:rsid w:val="00274663"/>
    <w:rsid w:val="00274DE0"/>
    <w:rsid w:val="002A55A1"/>
    <w:rsid w:val="002C537A"/>
    <w:rsid w:val="002C7EB8"/>
    <w:rsid w:val="002D3B98"/>
    <w:rsid w:val="002D3E36"/>
    <w:rsid w:val="002D7834"/>
    <w:rsid w:val="002E7459"/>
    <w:rsid w:val="00311532"/>
    <w:rsid w:val="00311867"/>
    <w:rsid w:val="003176D0"/>
    <w:rsid w:val="003214B1"/>
    <w:rsid w:val="00331BBA"/>
    <w:rsid w:val="00341DD1"/>
    <w:rsid w:val="00357374"/>
    <w:rsid w:val="00367FB9"/>
    <w:rsid w:val="003711C4"/>
    <w:rsid w:val="00380A96"/>
    <w:rsid w:val="00380EC4"/>
    <w:rsid w:val="00385D12"/>
    <w:rsid w:val="003A4904"/>
    <w:rsid w:val="003A56AA"/>
    <w:rsid w:val="003C6C12"/>
    <w:rsid w:val="003F2F80"/>
    <w:rsid w:val="004007D5"/>
    <w:rsid w:val="0040483F"/>
    <w:rsid w:val="00406A01"/>
    <w:rsid w:val="004103D1"/>
    <w:rsid w:val="00433F2A"/>
    <w:rsid w:val="0043488B"/>
    <w:rsid w:val="004361AC"/>
    <w:rsid w:val="00446416"/>
    <w:rsid w:val="00456878"/>
    <w:rsid w:val="0046360F"/>
    <w:rsid w:val="00465F10"/>
    <w:rsid w:val="00466902"/>
    <w:rsid w:val="00467F32"/>
    <w:rsid w:val="00471B9E"/>
    <w:rsid w:val="004875BF"/>
    <w:rsid w:val="004A359A"/>
    <w:rsid w:val="004B5A13"/>
    <w:rsid w:val="004B7898"/>
    <w:rsid w:val="004E078C"/>
    <w:rsid w:val="004E215F"/>
    <w:rsid w:val="004E454F"/>
    <w:rsid w:val="004E61D3"/>
    <w:rsid w:val="004F6C1F"/>
    <w:rsid w:val="005367F1"/>
    <w:rsid w:val="00537497"/>
    <w:rsid w:val="005478D3"/>
    <w:rsid w:val="00552E11"/>
    <w:rsid w:val="00561888"/>
    <w:rsid w:val="0056366A"/>
    <w:rsid w:val="00564715"/>
    <w:rsid w:val="005717B2"/>
    <w:rsid w:val="005807A5"/>
    <w:rsid w:val="0058594E"/>
    <w:rsid w:val="0059525F"/>
    <w:rsid w:val="005A6344"/>
    <w:rsid w:val="005B0177"/>
    <w:rsid w:val="005C272D"/>
    <w:rsid w:val="005C5A8D"/>
    <w:rsid w:val="005C65AA"/>
    <w:rsid w:val="005E188D"/>
    <w:rsid w:val="005F297E"/>
    <w:rsid w:val="005F4993"/>
    <w:rsid w:val="005F6CAF"/>
    <w:rsid w:val="00640557"/>
    <w:rsid w:val="00646233"/>
    <w:rsid w:val="0065056B"/>
    <w:rsid w:val="006625DB"/>
    <w:rsid w:val="00666443"/>
    <w:rsid w:val="00672C76"/>
    <w:rsid w:val="0068037F"/>
    <w:rsid w:val="00682FE3"/>
    <w:rsid w:val="006905F7"/>
    <w:rsid w:val="006A4324"/>
    <w:rsid w:val="006B0246"/>
    <w:rsid w:val="006B5833"/>
    <w:rsid w:val="006C058B"/>
    <w:rsid w:val="006C74EA"/>
    <w:rsid w:val="006D1B57"/>
    <w:rsid w:val="006D2AA2"/>
    <w:rsid w:val="006D4ED5"/>
    <w:rsid w:val="006D617C"/>
    <w:rsid w:val="006E0095"/>
    <w:rsid w:val="006F07FB"/>
    <w:rsid w:val="00700E5D"/>
    <w:rsid w:val="00703F1F"/>
    <w:rsid w:val="007057B2"/>
    <w:rsid w:val="00706117"/>
    <w:rsid w:val="0070625C"/>
    <w:rsid w:val="007124BC"/>
    <w:rsid w:val="0072103C"/>
    <w:rsid w:val="007235BD"/>
    <w:rsid w:val="00727B7A"/>
    <w:rsid w:val="00730ABA"/>
    <w:rsid w:val="00746D8C"/>
    <w:rsid w:val="00767F9D"/>
    <w:rsid w:val="0078000F"/>
    <w:rsid w:val="0078266D"/>
    <w:rsid w:val="007832E4"/>
    <w:rsid w:val="007846CA"/>
    <w:rsid w:val="007852C6"/>
    <w:rsid w:val="00786BBF"/>
    <w:rsid w:val="007A3A2A"/>
    <w:rsid w:val="007A3A3D"/>
    <w:rsid w:val="007B1B1C"/>
    <w:rsid w:val="007E5EEA"/>
    <w:rsid w:val="00803001"/>
    <w:rsid w:val="00812E7F"/>
    <w:rsid w:val="00816D8E"/>
    <w:rsid w:val="00817C5E"/>
    <w:rsid w:val="00844490"/>
    <w:rsid w:val="008524DD"/>
    <w:rsid w:val="0086220F"/>
    <w:rsid w:val="0086397F"/>
    <w:rsid w:val="00874B8B"/>
    <w:rsid w:val="00877539"/>
    <w:rsid w:val="00880F2B"/>
    <w:rsid w:val="008819EA"/>
    <w:rsid w:val="00883A18"/>
    <w:rsid w:val="008955F4"/>
    <w:rsid w:val="0089718B"/>
    <w:rsid w:val="008A4C15"/>
    <w:rsid w:val="008C3CCA"/>
    <w:rsid w:val="008C64C6"/>
    <w:rsid w:val="008D7965"/>
    <w:rsid w:val="008E1562"/>
    <w:rsid w:val="008F5534"/>
    <w:rsid w:val="008F5765"/>
    <w:rsid w:val="009047F2"/>
    <w:rsid w:val="009130F0"/>
    <w:rsid w:val="00913BB1"/>
    <w:rsid w:val="00917BA7"/>
    <w:rsid w:val="00936CED"/>
    <w:rsid w:val="00942177"/>
    <w:rsid w:val="00950169"/>
    <w:rsid w:val="00955F00"/>
    <w:rsid w:val="0096232C"/>
    <w:rsid w:val="0096575B"/>
    <w:rsid w:val="00976F11"/>
    <w:rsid w:val="00986355"/>
    <w:rsid w:val="00997035"/>
    <w:rsid w:val="009A29EA"/>
    <w:rsid w:val="009A5483"/>
    <w:rsid w:val="009B66D2"/>
    <w:rsid w:val="009D06C3"/>
    <w:rsid w:val="009E0EE6"/>
    <w:rsid w:val="009E2792"/>
    <w:rsid w:val="009E7D33"/>
    <w:rsid w:val="009F0A95"/>
    <w:rsid w:val="00A0137D"/>
    <w:rsid w:val="00A10190"/>
    <w:rsid w:val="00A27297"/>
    <w:rsid w:val="00A272C2"/>
    <w:rsid w:val="00A40D63"/>
    <w:rsid w:val="00A42052"/>
    <w:rsid w:val="00A421F8"/>
    <w:rsid w:val="00A434F7"/>
    <w:rsid w:val="00A5304F"/>
    <w:rsid w:val="00A55BEC"/>
    <w:rsid w:val="00A564D0"/>
    <w:rsid w:val="00A6434A"/>
    <w:rsid w:val="00A74C89"/>
    <w:rsid w:val="00A74F15"/>
    <w:rsid w:val="00A84A86"/>
    <w:rsid w:val="00A92402"/>
    <w:rsid w:val="00AB6B8B"/>
    <w:rsid w:val="00AC2F37"/>
    <w:rsid w:val="00AD36C1"/>
    <w:rsid w:val="00AE18FA"/>
    <w:rsid w:val="00AE605F"/>
    <w:rsid w:val="00AF0A90"/>
    <w:rsid w:val="00AF234B"/>
    <w:rsid w:val="00B003AC"/>
    <w:rsid w:val="00B12868"/>
    <w:rsid w:val="00B1421E"/>
    <w:rsid w:val="00B213F4"/>
    <w:rsid w:val="00B2672B"/>
    <w:rsid w:val="00B27B4C"/>
    <w:rsid w:val="00B35F3A"/>
    <w:rsid w:val="00B37B6C"/>
    <w:rsid w:val="00B4502A"/>
    <w:rsid w:val="00B65161"/>
    <w:rsid w:val="00B6755A"/>
    <w:rsid w:val="00B7343D"/>
    <w:rsid w:val="00B871BA"/>
    <w:rsid w:val="00BA6EA1"/>
    <w:rsid w:val="00BB267C"/>
    <w:rsid w:val="00BC38F6"/>
    <w:rsid w:val="00BC719C"/>
    <w:rsid w:val="00BD40B3"/>
    <w:rsid w:val="00BD4118"/>
    <w:rsid w:val="00BD424B"/>
    <w:rsid w:val="00BD46D8"/>
    <w:rsid w:val="00BD794C"/>
    <w:rsid w:val="00BE17B4"/>
    <w:rsid w:val="00BE1810"/>
    <w:rsid w:val="00BE533B"/>
    <w:rsid w:val="00BF4DBB"/>
    <w:rsid w:val="00BF6FF9"/>
    <w:rsid w:val="00C04A72"/>
    <w:rsid w:val="00C22AB1"/>
    <w:rsid w:val="00C23457"/>
    <w:rsid w:val="00C27C13"/>
    <w:rsid w:val="00C34D9C"/>
    <w:rsid w:val="00C41F2F"/>
    <w:rsid w:val="00C44FDC"/>
    <w:rsid w:val="00C45A4A"/>
    <w:rsid w:val="00C508AC"/>
    <w:rsid w:val="00C63015"/>
    <w:rsid w:val="00C82868"/>
    <w:rsid w:val="00C93F30"/>
    <w:rsid w:val="00CE0C9C"/>
    <w:rsid w:val="00CF586E"/>
    <w:rsid w:val="00D00AFC"/>
    <w:rsid w:val="00D0656D"/>
    <w:rsid w:val="00D07D85"/>
    <w:rsid w:val="00D27BA2"/>
    <w:rsid w:val="00D27C2C"/>
    <w:rsid w:val="00D3056F"/>
    <w:rsid w:val="00D50E2D"/>
    <w:rsid w:val="00D6579E"/>
    <w:rsid w:val="00D65B92"/>
    <w:rsid w:val="00D72B49"/>
    <w:rsid w:val="00D814A3"/>
    <w:rsid w:val="00D82448"/>
    <w:rsid w:val="00D87CF7"/>
    <w:rsid w:val="00D936DF"/>
    <w:rsid w:val="00D94868"/>
    <w:rsid w:val="00D97438"/>
    <w:rsid w:val="00DA0366"/>
    <w:rsid w:val="00DA4F89"/>
    <w:rsid w:val="00DB39DE"/>
    <w:rsid w:val="00DC78DB"/>
    <w:rsid w:val="00DD2F91"/>
    <w:rsid w:val="00DD3642"/>
    <w:rsid w:val="00DD3BC6"/>
    <w:rsid w:val="00DD691B"/>
    <w:rsid w:val="00DE4D7C"/>
    <w:rsid w:val="00DE6183"/>
    <w:rsid w:val="00DE67FB"/>
    <w:rsid w:val="00DE6A76"/>
    <w:rsid w:val="00DE7868"/>
    <w:rsid w:val="00DF6012"/>
    <w:rsid w:val="00E034F9"/>
    <w:rsid w:val="00E071C7"/>
    <w:rsid w:val="00E319B9"/>
    <w:rsid w:val="00E33D5A"/>
    <w:rsid w:val="00E33E82"/>
    <w:rsid w:val="00E43F01"/>
    <w:rsid w:val="00E5253D"/>
    <w:rsid w:val="00E60442"/>
    <w:rsid w:val="00E61967"/>
    <w:rsid w:val="00E679C7"/>
    <w:rsid w:val="00E71192"/>
    <w:rsid w:val="00E76C4E"/>
    <w:rsid w:val="00E8462D"/>
    <w:rsid w:val="00E95AE9"/>
    <w:rsid w:val="00EC00A1"/>
    <w:rsid w:val="00EC37B6"/>
    <w:rsid w:val="00EC69C3"/>
    <w:rsid w:val="00ED6C9C"/>
    <w:rsid w:val="00EE48BB"/>
    <w:rsid w:val="00EE7DCE"/>
    <w:rsid w:val="00EF442B"/>
    <w:rsid w:val="00F03B0E"/>
    <w:rsid w:val="00F1104F"/>
    <w:rsid w:val="00F14653"/>
    <w:rsid w:val="00F15FB2"/>
    <w:rsid w:val="00F16F0C"/>
    <w:rsid w:val="00F24F9E"/>
    <w:rsid w:val="00F2771C"/>
    <w:rsid w:val="00F319D3"/>
    <w:rsid w:val="00F3375F"/>
    <w:rsid w:val="00F40212"/>
    <w:rsid w:val="00F40E6F"/>
    <w:rsid w:val="00F55DF8"/>
    <w:rsid w:val="00F66988"/>
    <w:rsid w:val="00F670F3"/>
    <w:rsid w:val="00F71CFB"/>
    <w:rsid w:val="00F73029"/>
    <w:rsid w:val="00F82703"/>
    <w:rsid w:val="00F9010A"/>
    <w:rsid w:val="00F92F39"/>
    <w:rsid w:val="00F9528C"/>
    <w:rsid w:val="00FB6CEF"/>
    <w:rsid w:val="00FC616E"/>
    <w:rsid w:val="00FE3667"/>
    <w:rsid w:val="00FE5392"/>
    <w:rsid w:val="00FF305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A2E3899"/>
  <w15:chartTrackingRefBased/>
  <w15:docId w15:val="{83598505-7CB1-497C-B0EC-53D5F4993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B27B4C"/>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B27B4C"/>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B27B4C"/>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B27B4C"/>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B27B4C"/>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27B4C"/>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B27B4C"/>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B27B4C"/>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B27B4C"/>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B27B4C"/>
    <w:rPr>
      <w:rFonts w:ascii="Times New Roman" w:eastAsia="Times New Roman" w:hAnsi="Times New Roman" w:cs="David"/>
      <w:b/>
      <w:bCs/>
      <w:i/>
      <w:iCs/>
      <w:sz w:val="26"/>
      <w:szCs w:val="26"/>
      <w:lang w:eastAsia="he-IL"/>
    </w:rPr>
  </w:style>
  <w:style w:type="numbering" w:customStyle="1" w:styleId="NoList1">
    <w:name w:val="No List1"/>
    <w:next w:val="NoList"/>
    <w:semiHidden/>
    <w:rsid w:val="00B27B4C"/>
  </w:style>
  <w:style w:type="paragraph" w:customStyle="1" w:styleId="Heading11">
    <w:name w:val="Heading 11"/>
    <w:basedOn w:val="Normal"/>
    <w:next w:val="Normal"/>
    <w:rsid w:val="00B27B4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B27B4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B27B4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B27B4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B27B4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B27B4C"/>
    <w:rPr>
      <w:rFonts w:ascii="Times New Roman" w:eastAsia="Times New Roman" w:hAnsi="Times New Roman" w:cs="David"/>
      <w:sz w:val="20"/>
      <w:szCs w:val="24"/>
      <w:lang w:eastAsia="he-IL"/>
    </w:rPr>
  </w:style>
  <w:style w:type="paragraph" w:styleId="Title">
    <w:name w:val="Title"/>
    <w:basedOn w:val="Normal"/>
    <w:link w:val="TitleChar"/>
    <w:qFormat/>
    <w:rsid w:val="00B27B4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B27B4C"/>
    <w:rPr>
      <w:rFonts w:ascii="Times New Roman" w:eastAsia="Times New Roman" w:hAnsi="Times New Roman" w:cs="David"/>
      <w:bCs/>
      <w:i/>
      <w:iCs/>
      <w:sz w:val="32"/>
      <w:szCs w:val="32"/>
      <w:u w:val="single"/>
      <w:lang w:eastAsia="he-IL"/>
    </w:rPr>
  </w:style>
  <w:style w:type="character" w:customStyle="1" w:styleId="PageNumber1">
    <w:name w:val="Page Number1"/>
    <w:rsid w:val="00B27B4C"/>
    <w:rPr>
      <w:rFonts w:cs="Times New Roman"/>
    </w:rPr>
  </w:style>
  <w:style w:type="paragraph" w:styleId="BlockText">
    <w:name w:val="Block Text"/>
    <w:basedOn w:val="Normal"/>
    <w:rsid w:val="00B27B4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B27B4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B27B4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B27B4C"/>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B27B4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B27B4C"/>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B27B4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B27B4C"/>
    <w:rPr>
      <w:rFonts w:ascii="Tahoma" w:eastAsia="Times New Roman" w:hAnsi="Tahoma" w:cs="Tahoma"/>
      <w:sz w:val="16"/>
      <w:szCs w:val="16"/>
      <w:lang w:eastAsia="he-IL"/>
    </w:rPr>
  </w:style>
  <w:style w:type="paragraph" w:customStyle="1" w:styleId="a">
    <w:name w:val="סגנון"/>
    <w:basedOn w:val="Normal"/>
    <w:next w:val="BlockText"/>
    <w:rsid w:val="00B27B4C"/>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B27B4C"/>
    <w:rPr>
      <w:rFonts w:cs="Times New Roman"/>
    </w:rPr>
  </w:style>
  <w:style w:type="paragraph" w:styleId="DocumentMap">
    <w:name w:val="Document Map"/>
    <w:basedOn w:val="Normal"/>
    <w:link w:val="DocumentMapChar"/>
    <w:semiHidden/>
    <w:rsid w:val="00B27B4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B27B4C"/>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B27B4C"/>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B27B4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B27B4C"/>
    <w:pPr>
      <w:tabs>
        <w:tab w:val="left" w:pos="2880"/>
        <w:tab w:val="left" w:pos="5220"/>
        <w:tab w:val="left" w:pos="7740"/>
      </w:tabs>
      <w:ind w:left="360"/>
    </w:pPr>
    <w:rPr>
      <w:sz w:val="22"/>
      <w:szCs w:val="22"/>
    </w:rPr>
  </w:style>
  <w:style w:type="paragraph" w:customStyle="1" w:styleId="10">
    <w:name w:val="חתימה קו 1 נקודות"/>
    <w:basedOn w:val="1"/>
    <w:rsid w:val="00B27B4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NoSpacing">
    <w:name w:val="No Spacing"/>
    <w:uiPriority w:val="1"/>
    <w:qFormat/>
    <w:rsid w:val="00EE48BB"/>
    <w:pPr>
      <w:bidi/>
      <w:spacing w:beforeAutospacing="1" w:after="0" w:afterAutospacing="1" w:line="240" w:lineRule="auto"/>
    </w:pPr>
  </w:style>
  <w:style w:type="paragraph" w:customStyle="1" w:styleId="a2">
    <w:name w:val="שדות בטופס"/>
    <w:basedOn w:val="Normal"/>
    <w:qFormat/>
    <w:rsid w:val="00EE48BB"/>
    <w:pPr>
      <w:spacing w:line="360" w:lineRule="auto"/>
    </w:pPr>
    <w:rPr>
      <w:rFonts w:ascii="Times New Roman" w:eastAsia="Times New Roman" w:hAnsi="Times New Roman" w:cs="David"/>
      <w:color w:val="00B0F0"/>
      <w:sz w:val="24"/>
      <w:szCs w:val="24"/>
    </w:rPr>
  </w:style>
  <w:style w:type="paragraph" w:styleId="ListParagraph">
    <w:name w:val="List Paragraph"/>
    <w:basedOn w:val="Normal"/>
    <w:link w:val="ListParagraphChar"/>
    <w:uiPriority w:val="99"/>
    <w:qFormat/>
    <w:rsid w:val="00BB267C"/>
    <w:pPr>
      <w:ind w:left="720"/>
      <w:contextualSpacing/>
    </w:pPr>
  </w:style>
  <w:style w:type="paragraph" w:customStyle="1" w:styleId="AutoFields">
    <w:name w:val="AutoFields"/>
    <w:basedOn w:val="Footer"/>
    <w:link w:val="AutoFieldsChar"/>
    <w:qFormat/>
    <w:rsid w:val="00F40E6F"/>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F40E6F"/>
    <w:rPr>
      <w:rFonts w:ascii="David" w:hAnsi="David" w:cs="David"/>
      <w:color w:val="0070C0"/>
      <w:sz w:val="20"/>
      <w:szCs w:val="24"/>
    </w:rPr>
  </w:style>
  <w:style w:type="table" w:customStyle="1" w:styleId="11">
    <w:name w:val="רשת טבלה1"/>
    <w:basedOn w:val="TableNormal"/>
    <w:next w:val="TableGrid"/>
    <w:rsid w:val="00F95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name w:val="היסט_כפול"/>
    <w:basedOn w:val="Normal"/>
    <w:rsid w:val="0001368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character" w:customStyle="1" w:styleId="xdtextbox1">
    <w:name w:val="xdtextbox1"/>
    <w:basedOn w:val="DefaultParagraphFont"/>
    <w:rsid w:val="00C41F2F"/>
    <w:rPr>
      <w:color w:val="auto"/>
      <w:bdr w:val="single" w:sz="8" w:space="1" w:color="DCDCDC" w:frame="1"/>
      <w:shd w:val="clear" w:color="auto" w:fill="FFFFFF"/>
    </w:rPr>
  </w:style>
  <w:style w:type="paragraph" w:styleId="CommentText">
    <w:name w:val="annotation text"/>
    <w:basedOn w:val="Normal"/>
    <w:link w:val="CommentTextChar"/>
    <w:uiPriority w:val="99"/>
    <w:semiHidden/>
    <w:unhideWhenUsed/>
    <w:rsid w:val="00EC69C3"/>
    <w:pPr>
      <w:spacing w:line="240" w:lineRule="auto"/>
    </w:pPr>
    <w:rPr>
      <w:sz w:val="20"/>
      <w:szCs w:val="20"/>
    </w:rPr>
  </w:style>
  <w:style w:type="character" w:customStyle="1" w:styleId="CommentTextChar">
    <w:name w:val="Comment Text Char"/>
    <w:basedOn w:val="DefaultParagraphFont"/>
    <w:link w:val="CommentText"/>
    <w:uiPriority w:val="99"/>
    <w:semiHidden/>
    <w:rsid w:val="00EC69C3"/>
    <w:rPr>
      <w:sz w:val="20"/>
      <w:szCs w:val="20"/>
    </w:rPr>
  </w:style>
  <w:style w:type="character" w:styleId="CommentReference">
    <w:name w:val="annotation reference"/>
    <w:basedOn w:val="DefaultParagraphFont"/>
    <w:uiPriority w:val="99"/>
    <w:semiHidden/>
    <w:unhideWhenUsed/>
    <w:rsid w:val="00EC69C3"/>
    <w:rPr>
      <w:sz w:val="16"/>
      <w:szCs w:val="16"/>
    </w:rPr>
  </w:style>
  <w:style w:type="character" w:customStyle="1" w:styleId="ListParagraphChar">
    <w:name w:val="List Paragraph Char"/>
    <w:link w:val="ListParagraph"/>
    <w:uiPriority w:val="99"/>
    <w:locked/>
    <w:rsid w:val="00E525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956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webSettings" Target="webSettings.xml"/><Relationship Id="rId14" Type="http://schemas.openxmlformats.org/officeDocument/2006/relationships/footer" Target="foot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8BEC85241D046D68AC5F22A80C30D74"/>
        <w:category>
          <w:name w:val="General"/>
          <w:gallery w:val="placeholder"/>
        </w:category>
        <w:types>
          <w:type w:val="bbPlcHdr"/>
        </w:types>
        <w:behaviors>
          <w:behavior w:val="content"/>
        </w:behaviors>
        <w:guid w:val="{C13D2235-5C33-4E42-8BAD-1AF9FC8C0A49}"/>
      </w:docPartPr>
      <w:docPartBody>
        <w:p w:rsidR="0049047A" w:rsidRDefault="0049047A">
          <w:r w:rsidRPr="003059F5">
            <w:rPr>
              <w:rStyle w:val="PlaceholderText"/>
              <w:rtl/>
            </w:rPr>
            <w:t>[תאריך חתימת חוזה]</w:t>
          </w:r>
        </w:p>
      </w:docPartBody>
    </w:docPart>
    <w:docPart>
      <w:docPartPr>
        <w:name w:val="109F14DBB3B44212801A6E51997517F2"/>
        <w:category>
          <w:name w:val="General"/>
          <w:gallery w:val="placeholder"/>
        </w:category>
        <w:types>
          <w:type w:val="bbPlcHdr"/>
        </w:types>
        <w:behaviors>
          <w:behavior w:val="content"/>
        </w:behaviors>
        <w:guid w:val="{CD7F43C7-59FD-467F-AE04-1DFE5E760B28}"/>
      </w:docPartPr>
      <w:docPartBody>
        <w:p w:rsidR="0049047A" w:rsidRDefault="0049047A">
          <w:r w:rsidRPr="003059F5">
            <w:rPr>
              <w:rStyle w:val="PlaceholderText"/>
              <w:rtl/>
            </w:rPr>
            <w:t>[צד א בחוזה]</w:t>
          </w:r>
        </w:p>
      </w:docPartBody>
    </w:docPart>
    <w:docPart>
      <w:docPartPr>
        <w:name w:val="93CE99CBAC854665A75B70EC36575189"/>
        <w:category>
          <w:name w:val="General"/>
          <w:gallery w:val="placeholder"/>
        </w:category>
        <w:types>
          <w:type w:val="bbPlcHdr"/>
        </w:types>
        <w:behaviors>
          <w:behavior w:val="content"/>
        </w:behaviors>
        <w:guid w:val="{56E813B0-CA3B-4F05-94E8-5E2E5F22B751}"/>
      </w:docPartPr>
      <w:docPartBody>
        <w:p w:rsidR="0049047A" w:rsidRDefault="0049047A">
          <w:r w:rsidRPr="003059F5">
            <w:rPr>
              <w:rStyle w:val="PlaceholderText"/>
              <w:rtl/>
            </w:rPr>
            <w:t>[שדה נוסף 3]</w:t>
          </w:r>
        </w:p>
      </w:docPartBody>
    </w:docPart>
    <w:docPart>
      <w:docPartPr>
        <w:name w:val="EEFCE66230024F7DAA23C511166D5191"/>
        <w:category>
          <w:name w:val="General"/>
          <w:gallery w:val="placeholder"/>
        </w:category>
        <w:types>
          <w:type w:val="bbPlcHdr"/>
        </w:types>
        <w:behaviors>
          <w:behavior w:val="content"/>
        </w:behaviors>
        <w:guid w:val="{F327CC40-C3AD-440B-98D8-889404E95B24}"/>
      </w:docPartPr>
      <w:docPartBody>
        <w:p w:rsidR="0049047A" w:rsidRDefault="0049047A">
          <w:r w:rsidRPr="003059F5">
            <w:rPr>
              <w:rStyle w:val="PlaceholderText"/>
              <w:rtl/>
            </w:rPr>
            <w:t>[שדה נוסף 4]</w:t>
          </w:r>
        </w:p>
      </w:docPartBody>
    </w:docPart>
    <w:docPart>
      <w:docPartPr>
        <w:name w:val="E14FF866FEC34005B418B62EABC22F51"/>
        <w:category>
          <w:name w:val="General"/>
          <w:gallery w:val="placeholder"/>
        </w:category>
        <w:types>
          <w:type w:val="bbPlcHdr"/>
        </w:types>
        <w:behaviors>
          <w:behavior w:val="content"/>
        </w:behaviors>
        <w:guid w:val="{053BDF43-2DDB-472F-A64B-342B7F2CA6B0}"/>
      </w:docPartPr>
      <w:docPartBody>
        <w:p w:rsidR="0049047A" w:rsidRDefault="0049047A">
          <w:r w:rsidRPr="003059F5">
            <w:rPr>
              <w:rStyle w:val="PlaceholderText"/>
              <w:rtl/>
            </w:rPr>
            <w:t>[שדה נוסף 5]</w:t>
          </w:r>
        </w:p>
      </w:docPartBody>
    </w:docPart>
    <w:docPart>
      <w:docPartPr>
        <w:name w:val="40F9A29635924AB1A307CD0CF28963EB"/>
        <w:category>
          <w:name w:val="General"/>
          <w:gallery w:val="placeholder"/>
        </w:category>
        <w:types>
          <w:type w:val="bbPlcHdr"/>
        </w:types>
        <w:behaviors>
          <w:behavior w:val="content"/>
        </w:behaviors>
        <w:guid w:val="{B0098B42-E1DF-4AAF-8F15-08870E2ACBB9}"/>
      </w:docPartPr>
      <w:docPartBody>
        <w:p w:rsidR="0049047A" w:rsidRDefault="0049047A">
          <w:r w:rsidRPr="003059F5">
            <w:rPr>
              <w:rStyle w:val="PlaceholderText"/>
              <w:rtl/>
            </w:rPr>
            <w:t>[שדה נוסף 6]</w:t>
          </w:r>
        </w:p>
      </w:docPartBody>
    </w:docPart>
    <w:docPart>
      <w:docPartPr>
        <w:name w:val="F37BF645784A4FBB8CB2604D72F44CE4"/>
        <w:category>
          <w:name w:val="General"/>
          <w:gallery w:val="placeholder"/>
        </w:category>
        <w:types>
          <w:type w:val="bbPlcHdr"/>
        </w:types>
        <w:behaviors>
          <w:behavior w:val="content"/>
        </w:behaviors>
        <w:guid w:val="{AAC73BBC-2852-4B97-8EA2-407207669E03}"/>
      </w:docPartPr>
      <w:docPartBody>
        <w:p w:rsidR="0049047A" w:rsidRDefault="0049047A">
          <w:r w:rsidRPr="003059F5">
            <w:rPr>
              <w:rStyle w:val="PlaceholderText"/>
              <w:rtl/>
            </w:rPr>
            <w:t>[מדד בסיס]</w:t>
          </w:r>
        </w:p>
      </w:docPartBody>
    </w:docPart>
    <w:docPart>
      <w:docPartPr>
        <w:name w:val="44C123D9408C400DADA79C21767B1758"/>
        <w:category>
          <w:name w:val="General"/>
          <w:gallery w:val="placeholder"/>
        </w:category>
        <w:types>
          <w:type w:val="bbPlcHdr"/>
        </w:types>
        <w:behaviors>
          <w:behavior w:val="content"/>
        </w:behaviors>
        <w:guid w:val="{9C934EEE-3F05-4543-AB57-6E124C08058B}"/>
      </w:docPartPr>
      <w:docPartBody>
        <w:p w:rsidR="0049047A" w:rsidRDefault="0049047A">
          <w:r w:rsidRPr="003059F5">
            <w:rPr>
              <w:rStyle w:val="PlaceholderText"/>
              <w:rtl/>
            </w:rPr>
            <w:t>[נקודות מדד]</w:t>
          </w:r>
        </w:p>
      </w:docPartBody>
    </w:docPart>
    <w:docPart>
      <w:docPartPr>
        <w:name w:val="6B199B9AAEAF477195FF18AFA2F15663"/>
        <w:category>
          <w:name w:val="General"/>
          <w:gallery w:val="placeholder"/>
        </w:category>
        <w:types>
          <w:type w:val="bbPlcHdr"/>
        </w:types>
        <w:behaviors>
          <w:behavior w:val="content"/>
        </w:behaviors>
        <w:guid w:val="{60C9BAA5-A08C-4DFB-A6D0-2DEFBDE8A145}"/>
      </w:docPartPr>
      <w:docPartBody>
        <w:p w:rsidR="0049047A" w:rsidRDefault="0049047A">
          <w:r w:rsidRPr="003059F5">
            <w:rPr>
              <w:rStyle w:val="PlaceholderText"/>
              <w:rtl/>
            </w:rPr>
            <w:t>[תאריך חתימת חוזה]</w:t>
          </w:r>
        </w:p>
      </w:docPartBody>
    </w:docPart>
    <w:docPart>
      <w:docPartPr>
        <w:name w:val="A8E939AA715F4A88B51F450C0FA71061"/>
        <w:category>
          <w:name w:val="General"/>
          <w:gallery w:val="placeholder"/>
        </w:category>
        <w:types>
          <w:type w:val="bbPlcHdr"/>
        </w:types>
        <w:behaviors>
          <w:behavior w:val="content"/>
        </w:behaviors>
        <w:guid w:val="{693923E0-C162-4E09-A645-DAB6292DE8F4}"/>
      </w:docPartPr>
      <w:docPartBody>
        <w:p w:rsidR="0049047A" w:rsidRDefault="0049047A">
          <w:r w:rsidRPr="003059F5">
            <w:rPr>
              <w:rStyle w:val="PlaceholderText"/>
              <w:rtl/>
            </w:rPr>
            <w:t>[שם ספק]</w:t>
          </w:r>
        </w:p>
      </w:docPartBody>
    </w:docPart>
    <w:docPart>
      <w:docPartPr>
        <w:name w:val="232DB535FCD646F881DB7DF30D1C1570"/>
        <w:category>
          <w:name w:val="General"/>
          <w:gallery w:val="placeholder"/>
        </w:category>
        <w:types>
          <w:type w:val="bbPlcHdr"/>
        </w:types>
        <w:behaviors>
          <w:behavior w:val="content"/>
        </w:behaviors>
        <w:guid w:val="{753B81F4-A444-4DF7-809B-9DED51AE26AF}"/>
      </w:docPartPr>
      <w:docPartBody>
        <w:p w:rsidR="0049047A" w:rsidRDefault="0049047A">
          <w:r w:rsidRPr="003059F5">
            <w:rPr>
              <w:rStyle w:val="PlaceholderText"/>
              <w:rtl/>
            </w:rPr>
            <w:t>[שם ספק]</w:t>
          </w:r>
        </w:p>
      </w:docPartBody>
    </w:docPart>
    <w:docPart>
      <w:docPartPr>
        <w:name w:val="D957E5EA60764A62B05C37BC96DAF1FE"/>
        <w:category>
          <w:name w:val="General"/>
          <w:gallery w:val="placeholder"/>
        </w:category>
        <w:types>
          <w:type w:val="bbPlcHdr"/>
        </w:types>
        <w:behaviors>
          <w:behavior w:val="content"/>
        </w:behaviors>
        <w:guid w:val="{12CB6675-7655-429E-A8DE-A26DF32CE4AB}"/>
      </w:docPartPr>
      <w:docPartBody>
        <w:p w:rsidR="0049047A" w:rsidRDefault="0049047A">
          <w:r w:rsidRPr="003059F5">
            <w:rPr>
              <w:rStyle w:val="PlaceholderText"/>
              <w:rtl/>
            </w:rPr>
            <w:t>[שם ספק]</w:t>
          </w:r>
        </w:p>
      </w:docPartBody>
    </w:docPart>
    <w:docPart>
      <w:docPartPr>
        <w:name w:val="D3B76E8AF18B4CEB9E0F10485BC65AA7"/>
        <w:category>
          <w:name w:val="General"/>
          <w:gallery w:val="placeholder"/>
        </w:category>
        <w:types>
          <w:type w:val="bbPlcHdr"/>
        </w:types>
        <w:behaviors>
          <w:behavior w:val="content"/>
        </w:behaviors>
        <w:guid w:val="{F558256F-4DF6-40A7-8CA8-05ECF9D8C141}"/>
      </w:docPartPr>
      <w:docPartBody>
        <w:p w:rsidR="00A4673E" w:rsidRDefault="0049047A">
          <w:r w:rsidRPr="003059F5">
            <w:rPr>
              <w:rStyle w:val="PlaceholderText"/>
              <w:rtl/>
            </w:rPr>
            <w:t>[שם ספק]</w:t>
          </w:r>
        </w:p>
      </w:docPartBody>
    </w:docPart>
    <w:docPart>
      <w:docPartPr>
        <w:name w:val="BF36EE9703D64E94A348A9367BA471BE"/>
        <w:category>
          <w:name w:val="General"/>
          <w:gallery w:val="placeholder"/>
        </w:category>
        <w:types>
          <w:type w:val="bbPlcHdr"/>
        </w:types>
        <w:behaviors>
          <w:behavior w:val="content"/>
        </w:behaviors>
        <w:guid w:val="{566AB3BF-ECA0-453B-89D2-9127CB8409FD}"/>
      </w:docPartPr>
      <w:docPartBody>
        <w:p w:rsidR="00A4673E" w:rsidRDefault="0049047A">
          <w:r w:rsidRPr="003059F5">
            <w:rPr>
              <w:rStyle w:val="PlaceholderText"/>
              <w:rtl/>
            </w:rPr>
            <w:t>[תבנית חוזה]</w:t>
          </w:r>
        </w:p>
      </w:docPartBody>
    </w:docPart>
    <w:docPart>
      <w:docPartPr>
        <w:name w:val="93A29CBF09264146A742663AD690F144"/>
        <w:category>
          <w:name w:val="General"/>
          <w:gallery w:val="placeholder"/>
        </w:category>
        <w:types>
          <w:type w:val="bbPlcHdr"/>
        </w:types>
        <w:behaviors>
          <w:behavior w:val="content"/>
        </w:behaviors>
        <w:guid w:val="{8D4FB124-CA64-495B-9E09-B024A85D0B76}"/>
      </w:docPartPr>
      <w:docPartBody>
        <w:p w:rsidR="00A4673E" w:rsidRDefault="0049047A">
          <w:r w:rsidRPr="003059F5">
            <w:rPr>
              <w:rStyle w:val="PlaceholderText"/>
              <w:rtl/>
            </w:rPr>
            <w:t>[שם ספק]</w:t>
          </w:r>
        </w:p>
      </w:docPartBody>
    </w:docPart>
    <w:docPart>
      <w:docPartPr>
        <w:name w:val="476E03A35A694B298F896315E279F82D"/>
        <w:category>
          <w:name w:val="General"/>
          <w:gallery w:val="placeholder"/>
        </w:category>
        <w:types>
          <w:type w:val="bbPlcHdr"/>
        </w:types>
        <w:behaviors>
          <w:behavior w:val="content"/>
        </w:behaviors>
        <w:guid w:val="{CC0E7FC2-1BD2-417D-B0AE-A4DE2758DD3C}"/>
      </w:docPartPr>
      <w:docPartBody>
        <w:p w:rsidR="00A4673E" w:rsidRDefault="0049047A">
          <w:r w:rsidRPr="003059F5">
            <w:rPr>
              <w:rStyle w:val="PlaceholderText"/>
              <w:rtl/>
            </w:rPr>
            <w:t>[שם ספק]</w:t>
          </w:r>
        </w:p>
      </w:docPartBody>
    </w:docPart>
    <w:docPart>
      <w:docPartPr>
        <w:name w:val="AC51339740184AB2BB02125B33078D4D"/>
        <w:category>
          <w:name w:val="General"/>
          <w:gallery w:val="placeholder"/>
        </w:category>
        <w:types>
          <w:type w:val="bbPlcHdr"/>
        </w:types>
        <w:behaviors>
          <w:behavior w:val="content"/>
        </w:behaviors>
        <w:guid w:val="{7E0457F2-3E3B-4881-A034-513CFE4FFB04}"/>
      </w:docPartPr>
      <w:docPartBody>
        <w:p w:rsidR="00A4673E" w:rsidRDefault="0049047A">
          <w:r w:rsidRPr="003059F5">
            <w:rPr>
              <w:rStyle w:val="PlaceholderText"/>
              <w:rtl/>
            </w:rPr>
            <w:t>[שם ספק]</w:t>
          </w:r>
        </w:p>
      </w:docPartBody>
    </w:docPart>
    <w:docPart>
      <w:docPartPr>
        <w:name w:val="D400DE39EDDE43CB987761D6F5E71BC5"/>
        <w:category>
          <w:name w:val="General"/>
          <w:gallery w:val="placeholder"/>
        </w:category>
        <w:types>
          <w:type w:val="bbPlcHdr"/>
        </w:types>
        <w:behaviors>
          <w:behavior w:val="content"/>
        </w:behaviors>
        <w:guid w:val="{D70F150C-5AB4-4186-B394-10CEA624A440}"/>
      </w:docPartPr>
      <w:docPartBody>
        <w:p w:rsidR="00A4673E" w:rsidRDefault="0049047A">
          <w:r w:rsidRPr="003059F5">
            <w:rPr>
              <w:rStyle w:val="PlaceholderText"/>
              <w:rtl/>
            </w:rPr>
            <w:t>[שם אתר]</w:t>
          </w:r>
        </w:p>
      </w:docPartBody>
    </w:docPart>
    <w:docPart>
      <w:docPartPr>
        <w:name w:val="B149FF165530461888E0EC1321C17958"/>
        <w:category>
          <w:name w:val="General"/>
          <w:gallery w:val="placeholder"/>
        </w:category>
        <w:types>
          <w:type w:val="bbPlcHdr"/>
        </w:types>
        <w:behaviors>
          <w:behavior w:val="content"/>
        </w:behaviors>
        <w:guid w:val="{699A0387-D71D-49CD-91BE-D031ABB05929}"/>
      </w:docPartPr>
      <w:docPartBody>
        <w:p w:rsidR="00A4673E" w:rsidRDefault="0049047A">
          <w:r w:rsidRPr="003059F5">
            <w:rPr>
              <w:rStyle w:val="PlaceholderText"/>
              <w:rtl/>
            </w:rPr>
            <w:t>[תיאור עבודה]</w:t>
          </w:r>
        </w:p>
      </w:docPartBody>
    </w:docPart>
    <w:docPart>
      <w:docPartPr>
        <w:name w:val="65A74010F7104A0984D8C575BFC48545"/>
        <w:category>
          <w:name w:val="General"/>
          <w:gallery w:val="placeholder"/>
        </w:category>
        <w:types>
          <w:type w:val="bbPlcHdr"/>
        </w:types>
        <w:behaviors>
          <w:behavior w:val="content"/>
        </w:behaviors>
        <w:guid w:val="{AEA9E532-A105-437C-9834-B79052EDC109}"/>
      </w:docPartPr>
      <w:docPartBody>
        <w:p w:rsidR="00A4673E" w:rsidRDefault="0049047A">
          <w:r w:rsidRPr="003059F5">
            <w:rPr>
              <w:rStyle w:val="PlaceholderText"/>
              <w:rtl/>
            </w:rPr>
            <w:t>[שם אתר]</w:t>
          </w:r>
        </w:p>
      </w:docPartBody>
    </w:docPart>
    <w:docPart>
      <w:docPartPr>
        <w:name w:val="BCA6261C4E1148E2A0219DE413711CCA"/>
        <w:category>
          <w:name w:val="General"/>
          <w:gallery w:val="placeholder"/>
        </w:category>
        <w:types>
          <w:type w:val="bbPlcHdr"/>
        </w:types>
        <w:behaviors>
          <w:behavior w:val="content"/>
        </w:behaviors>
        <w:guid w:val="{BF4A9701-D7E6-47A5-BD24-BD1785BA1818}"/>
      </w:docPartPr>
      <w:docPartBody>
        <w:p w:rsidR="00A4673E" w:rsidRDefault="0049047A">
          <w:r w:rsidRPr="003059F5">
            <w:rPr>
              <w:rStyle w:val="PlaceholderText"/>
              <w:rtl/>
            </w:rPr>
            <w:t>[תאריך חתימת חוזה]</w:t>
          </w:r>
        </w:p>
      </w:docPartBody>
    </w:docPart>
    <w:docPart>
      <w:docPartPr>
        <w:name w:val="8A1FF8E09B7C4E439BA2096A006BCA97"/>
        <w:category>
          <w:name w:val="General"/>
          <w:gallery w:val="placeholder"/>
        </w:category>
        <w:types>
          <w:type w:val="bbPlcHdr"/>
        </w:types>
        <w:behaviors>
          <w:behavior w:val="content"/>
        </w:behaviors>
        <w:guid w:val="{F38D60C5-CC71-47BB-AC25-819CE7F010C3}"/>
      </w:docPartPr>
      <w:docPartBody>
        <w:p w:rsidR="0044451B" w:rsidRDefault="00A4673E">
          <w:r w:rsidRPr="00064388">
            <w:rPr>
              <w:rStyle w:val="PlaceholderText"/>
              <w:rtl/>
            </w:rPr>
            <w:t>[סוג מדד כותרת]</w:t>
          </w:r>
        </w:p>
      </w:docPartBody>
    </w:docPart>
    <w:docPart>
      <w:docPartPr>
        <w:name w:val="7E88FD9D4A894B78AE2B3CA0B0E37420"/>
        <w:category>
          <w:name w:val="General"/>
          <w:gallery w:val="placeholder"/>
        </w:category>
        <w:types>
          <w:type w:val="bbPlcHdr"/>
        </w:types>
        <w:behaviors>
          <w:behavior w:val="content"/>
        </w:behaviors>
        <w:guid w:val="{ACEA3EBA-DB99-4218-8091-D54D4BCD1F06}"/>
      </w:docPartPr>
      <w:docPartBody>
        <w:p w:rsidR="00CC6362" w:rsidRDefault="00000574">
          <w:r w:rsidRPr="00033B28">
            <w:rPr>
              <w:rStyle w:val="PlaceholderText"/>
              <w:rtl/>
            </w:rPr>
            <w:t>[מדד בגין/ידוע - כותרת]</w:t>
          </w:r>
        </w:p>
      </w:docPartBody>
    </w:docPart>
    <w:docPart>
      <w:docPartPr>
        <w:name w:val="4E69DE22633C49118C6503665113EF1C"/>
        <w:category>
          <w:name w:val="כללי"/>
          <w:gallery w:val="placeholder"/>
        </w:category>
        <w:types>
          <w:type w:val="bbPlcHdr"/>
        </w:types>
        <w:behaviors>
          <w:behavior w:val="content"/>
        </w:behaviors>
        <w:guid w:val="{FCED6A54-8D6A-4BD4-B826-05B43816A9FA}"/>
      </w:docPartPr>
      <w:docPartBody>
        <w:p w:rsidR="003759F5" w:rsidRDefault="00476685">
          <w:r w:rsidRPr="00F11BAF">
            <w:rPr>
              <w:rStyle w:val="PlaceholderText"/>
              <w:rtl/>
            </w:rPr>
            <w:t>[שם אתר]</w:t>
          </w:r>
        </w:p>
      </w:docPartBody>
    </w:docPart>
    <w:docPart>
      <w:docPartPr>
        <w:name w:val="5B75EA75CC0D41979BD0B3DA82FFA0AB"/>
        <w:category>
          <w:name w:val="כללי"/>
          <w:gallery w:val="placeholder"/>
        </w:category>
        <w:types>
          <w:type w:val="bbPlcHdr"/>
        </w:types>
        <w:behaviors>
          <w:behavior w:val="content"/>
        </w:behaviors>
        <w:guid w:val="{BD6047CC-8538-4F1F-BB83-A7B1D8A45148}"/>
      </w:docPartPr>
      <w:docPartBody>
        <w:p w:rsidR="00D87396" w:rsidRDefault="00844630">
          <w:r w:rsidRPr="00EA1993">
            <w:rPr>
              <w:rStyle w:val="PlaceholderText"/>
              <w:rtl/>
            </w:rPr>
            <w:t>[צדדים נוספים]</w:t>
          </w:r>
        </w:p>
      </w:docPartBody>
    </w:docPart>
    <w:docPart>
      <w:docPartPr>
        <w:name w:val="C48A7EE2680C43A2B9A9AD5B64D5CF9D"/>
        <w:category>
          <w:name w:val="כללי"/>
          <w:gallery w:val="placeholder"/>
        </w:category>
        <w:types>
          <w:type w:val="bbPlcHdr"/>
        </w:types>
        <w:behaviors>
          <w:behavior w:val="content"/>
        </w:behaviors>
        <w:guid w:val="{6E832E44-1F8C-428C-B33A-B2A315BD558F}"/>
      </w:docPartPr>
      <w:docPartBody>
        <w:p w:rsidR="00A168C1" w:rsidRDefault="00A168C1">
          <w:r w:rsidRPr="009D00D7">
            <w:rPr>
              <w:rStyle w:val="PlaceholderText"/>
              <w:rtl/>
            </w:rPr>
            <w:t>[שם הפרויקט]</w:t>
          </w:r>
        </w:p>
      </w:docPartBody>
    </w:docPart>
    <w:docPart>
      <w:docPartPr>
        <w:name w:val="207E4EA177C449D6B8D2DAA1AA0F0FF6"/>
        <w:category>
          <w:name w:val="כללי"/>
          <w:gallery w:val="placeholder"/>
        </w:category>
        <w:types>
          <w:type w:val="bbPlcHdr"/>
        </w:types>
        <w:behaviors>
          <w:behavior w:val="content"/>
        </w:behaviors>
        <w:guid w:val="{97287291-6261-4052-A03F-FEC6D1298052}"/>
      </w:docPartPr>
      <w:docPartBody>
        <w:p w:rsidR="00261AE3" w:rsidRDefault="00EC6A11">
          <w:r w:rsidRPr="00C5438E">
            <w:rPr>
              <w:rStyle w:val="PlaceholderText"/>
              <w:rtl/>
            </w:rPr>
            <w:t>[צד א בחוזה]</w:t>
          </w:r>
        </w:p>
      </w:docPartBody>
    </w:docPart>
    <w:docPart>
      <w:docPartPr>
        <w:name w:val="9135925F52F94233967D84746B7B4DE7"/>
        <w:category>
          <w:name w:val="כללי"/>
          <w:gallery w:val="placeholder"/>
        </w:category>
        <w:types>
          <w:type w:val="bbPlcHdr"/>
        </w:types>
        <w:behaviors>
          <w:behavior w:val="content"/>
        </w:behaviors>
        <w:guid w:val="{258E09CD-9CB9-4FB0-B124-1563F96BE993}"/>
      </w:docPartPr>
      <w:docPartBody>
        <w:p w:rsidR="00A73F6A" w:rsidRDefault="00A73F6A">
          <w:r w:rsidRPr="0027244C">
            <w:rPr>
              <w:rStyle w:val="PlaceholderText"/>
              <w:rtl/>
            </w:rPr>
            <w:t>[צד א בחוזה]</w:t>
          </w:r>
        </w:p>
      </w:docPartBody>
    </w:docPart>
    <w:docPart>
      <w:docPartPr>
        <w:name w:val="20C7025B2A8A4E6C8DA601183F1F75B2"/>
        <w:category>
          <w:name w:val="כללי"/>
          <w:gallery w:val="placeholder"/>
        </w:category>
        <w:types>
          <w:type w:val="bbPlcHdr"/>
        </w:types>
        <w:behaviors>
          <w:behavior w:val="content"/>
        </w:behaviors>
        <w:guid w:val="{E5074913-367B-4945-82D8-AC38CCD5B41A}"/>
      </w:docPartPr>
      <w:docPartBody>
        <w:p w:rsidR="00A73F6A" w:rsidRDefault="00A73F6A" w:rsidP="00A73F6A">
          <w:pPr>
            <w:pStyle w:val="20C7025B2A8A4E6C8DA601183F1F75B2"/>
          </w:pPr>
          <w:r w:rsidRPr="00C5438E">
            <w:rPr>
              <w:rStyle w:val="PlaceholderText"/>
              <w:rtl/>
            </w:rPr>
            <w:t>[צד א בחוזה]</w:t>
          </w:r>
        </w:p>
      </w:docPartBody>
    </w:docPart>
    <w:docPart>
      <w:docPartPr>
        <w:name w:val="1EA00FA77BAF481D916A7AC1214B6C87"/>
        <w:category>
          <w:name w:val="כללי"/>
          <w:gallery w:val="placeholder"/>
        </w:category>
        <w:types>
          <w:type w:val="bbPlcHdr"/>
        </w:types>
        <w:behaviors>
          <w:behavior w:val="content"/>
        </w:behaviors>
        <w:guid w:val="{E48D1F47-3694-4AF6-9612-22F4B22583F8}"/>
      </w:docPartPr>
      <w:docPartBody>
        <w:p w:rsidR="00995DE3" w:rsidRDefault="0058523B" w:rsidP="0058523B">
          <w:pPr>
            <w:pStyle w:val="1EA00FA77BAF481D916A7AC1214B6C87"/>
          </w:pPr>
          <w:r w:rsidRPr="003E6FC4">
            <w:rPr>
              <w:rStyle w:val="PlaceholderText"/>
              <w:rtl/>
            </w:rPr>
            <w:t>[שם צד א]</w:t>
          </w:r>
        </w:p>
      </w:docPartBody>
    </w:docPart>
    <w:docPart>
      <w:docPartPr>
        <w:name w:val="47AE1B7D36614706AD77066DE4DA194C"/>
        <w:category>
          <w:name w:val="כללי"/>
          <w:gallery w:val="placeholder"/>
        </w:category>
        <w:types>
          <w:type w:val="bbPlcHdr"/>
        </w:types>
        <w:behaviors>
          <w:behavior w:val="content"/>
        </w:behaviors>
        <w:guid w:val="{46CD9F8C-3822-46BB-A11D-1430700AFE2D}"/>
      </w:docPartPr>
      <w:docPartBody>
        <w:p w:rsidR="00995DE3" w:rsidRDefault="0058523B" w:rsidP="0058523B">
          <w:pPr>
            <w:pStyle w:val="47AE1B7D36614706AD77066DE4DA194C"/>
          </w:pPr>
          <w:r w:rsidRPr="009C4355">
            <w:rPr>
              <w:rStyle w:val="PlaceholderText"/>
              <w:rtl/>
            </w:rPr>
            <w:t>[שם ספק]</w:t>
          </w:r>
        </w:p>
      </w:docPartBody>
    </w:docPart>
    <w:docPart>
      <w:docPartPr>
        <w:name w:val="280C7CCE32D94ADEB48C41A8EDCD07C1"/>
        <w:category>
          <w:name w:val="כללי"/>
          <w:gallery w:val="placeholder"/>
        </w:category>
        <w:types>
          <w:type w:val="bbPlcHdr"/>
        </w:types>
        <w:behaviors>
          <w:behavior w:val="content"/>
        </w:behaviors>
        <w:guid w:val="{E3D54711-A0AB-40EE-AC2A-C1AF5B6CF2BB}"/>
      </w:docPartPr>
      <w:docPartBody>
        <w:p w:rsidR="00995DE3" w:rsidRDefault="0058523B" w:rsidP="0058523B">
          <w:pPr>
            <w:pStyle w:val="280C7CCE32D94ADEB48C41A8EDCD07C1"/>
          </w:pPr>
          <w:r w:rsidRPr="009C4355">
            <w:rPr>
              <w:rStyle w:val="PlaceholderText"/>
              <w:rtl/>
            </w:rPr>
            <w:t>[שם ספק]</w:t>
          </w:r>
        </w:p>
      </w:docPartBody>
    </w:docPart>
    <w:docPart>
      <w:docPartPr>
        <w:name w:val="393ED5BB37DC441AB2DE608B7D28167F"/>
        <w:category>
          <w:name w:val="כללי"/>
          <w:gallery w:val="placeholder"/>
        </w:category>
        <w:types>
          <w:type w:val="bbPlcHdr"/>
        </w:types>
        <w:behaviors>
          <w:behavior w:val="content"/>
        </w:behaviors>
        <w:guid w:val="{6B936060-CAC1-40E8-8FE3-EAF2F26D3BE8}"/>
      </w:docPartPr>
      <w:docPartBody>
        <w:p w:rsidR="00995DE3" w:rsidRDefault="0058523B" w:rsidP="0058523B">
          <w:pPr>
            <w:pStyle w:val="393ED5BB37DC441AB2DE608B7D28167F"/>
          </w:pPr>
          <w:r w:rsidRPr="009C4355">
            <w:rPr>
              <w:rStyle w:val="PlaceholderText"/>
              <w:rtl/>
            </w:rPr>
            <w:t>[שם ספק]</w:t>
          </w:r>
        </w:p>
      </w:docPartBody>
    </w:docPart>
    <w:docPart>
      <w:docPartPr>
        <w:name w:val="252734FA9A9846D9BAA9A8C402FBC95A"/>
        <w:category>
          <w:name w:val="כללי"/>
          <w:gallery w:val="placeholder"/>
        </w:category>
        <w:types>
          <w:type w:val="bbPlcHdr"/>
        </w:types>
        <w:behaviors>
          <w:behavior w:val="content"/>
        </w:behaviors>
        <w:guid w:val="{A8E2B540-414A-44B7-86A5-5A9CD217DBA5}"/>
      </w:docPartPr>
      <w:docPartBody>
        <w:p w:rsidR="00D6449B" w:rsidRDefault="00C91D8D" w:rsidP="00C91D8D">
          <w:pPr>
            <w:pStyle w:val="252734FA9A9846D9BAA9A8C402FBC95A"/>
          </w:pPr>
          <w:r w:rsidRPr="003059F5">
            <w:rPr>
              <w:rStyle w:val="PlaceholderText"/>
              <w:rtl/>
            </w:rPr>
            <w:t>[רשות מקומית]</w:t>
          </w:r>
        </w:p>
      </w:docPartBody>
    </w:docPart>
    <w:docPart>
      <w:docPartPr>
        <w:name w:val="ECA1E0B2BA38423EBF8D3C329F49FA8B"/>
        <w:category>
          <w:name w:val="כללי"/>
          <w:gallery w:val="placeholder"/>
        </w:category>
        <w:types>
          <w:type w:val="bbPlcHdr"/>
        </w:types>
        <w:behaviors>
          <w:behavior w:val="content"/>
        </w:behaviors>
        <w:guid w:val="{79439BD3-2E69-4678-9A09-6437B6279F75}"/>
      </w:docPartPr>
      <w:docPartBody>
        <w:p w:rsidR="00D6449B" w:rsidRDefault="00C91D8D" w:rsidP="00C91D8D">
          <w:pPr>
            <w:pStyle w:val="ECA1E0B2BA38423EBF8D3C329F49FA8B"/>
          </w:pPr>
          <w:r w:rsidRPr="003059F5">
            <w:rPr>
              <w:rStyle w:val="PlaceholderText"/>
              <w:rtl/>
            </w:rPr>
            <w:t>[שם אתר]</w:t>
          </w:r>
        </w:p>
      </w:docPartBody>
    </w:docPart>
    <w:docPart>
      <w:docPartPr>
        <w:name w:val="5B20B03CE9DC4405AE75338FEA43CAD5"/>
        <w:category>
          <w:name w:val="כללי"/>
          <w:gallery w:val="placeholder"/>
        </w:category>
        <w:types>
          <w:type w:val="bbPlcHdr"/>
        </w:types>
        <w:behaviors>
          <w:behavior w:val="content"/>
        </w:behaviors>
        <w:guid w:val="{0F434EEC-DD3F-401F-B1E4-2F6007443CC9}"/>
      </w:docPartPr>
      <w:docPartBody>
        <w:p w:rsidR="00D6449B" w:rsidRDefault="00C91D8D" w:rsidP="00C91D8D">
          <w:pPr>
            <w:pStyle w:val="5B20B03CE9DC4405AE75338FEA43CAD5"/>
          </w:pPr>
          <w:r w:rsidRPr="003059F5">
            <w:rPr>
              <w:rStyle w:val="PlaceholderText"/>
              <w:rtl/>
            </w:rPr>
            <w:t>[שדה נוסף 2]</w:t>
          </w:r>
        </w:p>
      </w:docPartBody>
    </w:docPart>
    <w:docPart>
      <w:docPartPr>
        <w:name w:val="73DD567D8E6943779105D5071B4AF40B"/>
        <w:category>
          <w:name w:val="כללי"/>
          <w:gallery w:val="placeholder"/>
        </w:category>
        <w:types>
          <w:type w:val="bbPlcHdr"/>
        </w:types>
        <w:behaviors>
          <w:behavior w:val="content"/>
        </w:behaviors>
        <w:guid w:val="{D5E2D2FB-D943-4DDD-848C-D3F2FBD4A218}"/>
      </w:docPartPr>
      <w:docPartBody>
        <w:p w:rsidR="00D6449B" w:rsidRDefault="00C91D8D" w:rsidP="00C91D8D">
          <w:pPr>
            <w:pStyle w:val="73DD567D8E6943779105D5071B4AF40B"/>
          </w:pPr>
          <w:r w:rsidRPr="003059F5">
            <w:rPr>
              <w:rStyle w:val="PlaceholderText"/>
              <w:rtl/>
            </w:rPr>
            <w:t>[רשות מקומית]</w:t>
          </w:r>
        </w:p>
      </w:docPartBody>
    </w:docPart>
    <w:docPart>
      <w:docPartPr>
        <w:name w:val="C4C38DCCF1154F519B3B2AD665DE14E1"/>
        <w:category>
          <w:name w:val="כללי"/>
          <w:gallery w:val="placeholder"/>
        </w:category>
        <w:types>
          <w:type w:val="bbPlcHdr"/>
        </w:types>
        <w:behaviors>
          <w:behavior w:val="content"/>
        </w:behaviors>
        <w:guid w:val="{AB5B2D58-0439-4F14-B56C-645182E47C07}"/>
      </w:docPartPr>
      <w:docPartBody>
        <w:p w:rsidR="0046107F" w:rsidRDefault="001D6A5E" w:rsidP="001D6A5E">
          <w:pPr>
            <w:pStyle w:val="C4C38DCCF1154F519B3B2AD665DE14E1"/>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avid">
    <w:altName w:val="Segoe UI"/>
    <w:charset w:val="00"/>
    <w:family w:val="swiss"/>
    <w:pitch w:val="variable"/>
    <w:sig w:usb0="00000000"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0574"/>
    <w:rsid w:val="00032041"/>
    <w:rsid w:val="00061EB3"/>
    <w:rsid w:val="0006286A"/>
    <w:rsid w:val="00177879"/>
    <w:rsid w:val="001D6A5E"/>
    <w:rsid w:val="00254DFB"/>
    <w:rsid w:val="00261AE3"/>
    <w:rsid w:val="002B3D88"/>
    <w:rsid w:val="003759F5"/>
    <w:rsid w:val="00432818"/>
    <w:rsid w:val="0044451B"/>
    <w:rsid w:val="0046107F"/>
    <w:rsid w:val="00471A04"/>
    <w:rsid w:val="00476685"/>
    <w:rsid w:val="0049047A"/>
    <w:rsid w:val="0058523B"/>
    <w:rsid w:val="005E5F85"/>
    <w:rsid w:val="006865A5"/>
    <w:rsid w:val="00747FDF"/>
    <w:rsid w:val="007641B9"/>
    <w:rsid w:val="007B3E1C"/>
    <w:rsid w:val="00844630"/>
    <w:rsid w:val="00844768"/>
    <w:rsid w:val="00892780"/>
    <w:rsid w:val="0089490C"/>
    <w:rsid w:val="008A34B4"/>
    <w:rsid w:val="008B7690"/>
    <w:rsid w:val="0094021E"/>
    <w:rsid w:val="00995DE3"/>
    <w:rsid w:val="00A168C1"/>
    <w:rsid w:val="00A2009D"/>
    <w:rsid w:val="00A3216F"/>
    <w:rsid w:val="00A4673E"/>
    <w:rsid w:val="00A73F6A"/>
    <w:rsid w:val="00A74220"/>
    <w:rsid w:val="00BD7B72"/>
    <w:rsid w:val="00C52A3A"/>
    <w:rsid w:val="00C53130"/>
    <w:rsid w:val="00C801CB"/>
    <w:rsid w:val="00C91D8D"/>
    <w:rsid w:val="00CB2CB9"/>
    <w:rsid w:val="00CC6362"/>
    <w:rsid w:val="00D6449B"/>
    <w:rsid w:val="00D87396"/>
    <w:rsid w:val="00DA63BC"/>
    <w:rsid w:val="00DD6DE3"/>
    <w:rsid w:val="00E00DE4"/>
    <w:rsid w:val="00E4576F"/>
    <w:rsid w:val="00EC6A11"/>
    <w:rsid w:val="00ED2598"/>
    <w:rsid w:val="00FA493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6A5E"/>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CCC5EB0BBC854FCAABDABA0515EE56C0">
    <w:name w:val="CCC5EB0BBC854FCAABDABA0515EE56C0"/>
    <w:rsid w:val="00C801CB"/>
    <w:pPr>
      <w:bidi/>
    </w:pPr>
  </w:style>
  <w:style w:type="paragraph" w:customStyle="1" w:styleId="06F8F95D093841AE87792B945FFA60A4">
    <w:name w:val="06F8F95D093841AE87792B945FFA60A4"/>
    <w:rsid w:val="00C801CB"/>
    <w:pPr>
      <w:bidi/>
    </w:pPr>
  </w:style>
  <w:style w:type="paragraph" w:customStyle="1" w:styleId="159D4A388FE74092A8B1E2014B54745A">
    <w:name w:val="159D4A388FE74092A8B1E2014B54745A"/>
    <w:rsid w:val="00C801CB"/>
    <w:pPr>
      <w:bidi/>
    </w:pPr>
  </w:style>
  <w:style w:type="paragraph" w:customStyle="1" w:styleId="1297C6F03DDB4B32A4ECEB61B81BFF44">
    <w:name w:val="1297C6F03DDB4B32A4ECEB61B81BFF44"/>
    <w:rsid w:val="00C801CB"/>
    <w:pPr>
      <w:bidi/>
    </w:pPr>
  </w:style>
  <w:style w:type="paragraph" w:customStyle="1" w:styleId="372E64543FD6457C9511AD083EFEE55C">
    <w:name w:val="372E64543FD6457C9511AD083EFEE55C"/>
    <w:rsid w:val="00C801CB"/>
    <w:pPr>
      <w:bidi/>
    </w:pPr>
  </w:style>
  <w:style w:type="paragraph" w:customStyle="1" w:styleId="86707356FC1A42B4A77D39E880FAA457">
    <w:name w:val="86707356FC1A42B4A77D39E880FAA457"/>
    <w:rsid w:val="0089490C"/>
    <w:pPr>
      <w:bidi/>
    </w:pPr>
  </w:style>
  <w:style w:type="paragraph" w:customStyle="1" w:styleId="EBFC28161A2C4EA3906DBF946389479B">
    <w:name w:val="EBFC28161A2C4EA3906DBF946389479B"/>
    <w:rsid w:val="00254DFB"/>
    <w:pPr>
      <w:bidi/>
    </w:pPr>
  </w:style>
  <w:style w:type="paragraph" w:customStyle="1" w:styleId="5219E8EE6D7C4D1AA852D8AE074B90F1">
    <w:name w:val="5219E8EE6D7C4D1AA852D8AE074B90F1"/>
    <w:rsid w:val="00844768"/>
    <w:pPr>
      <w:bidi/>
    </w:pPr>
  </w:style>
  <w:style w:type="paragraph" w:customStyle="1" w:styleId="84CC985734184A8A9F4405A0BE91E0FC">
    <w:name w:val="84CC985734184A8A9F4405A0BE91E0FC"/>
    <w:rsid w:val="00844768"/>
    <w:pPr>
      <w:bidi/>
    </w:pPr>
  </w:style>
  <w:style w:type="paragraph" w:customStyle="1" w:styleId="5EA2FB1CA2164EC4B8A72836CB0DBEB0">
    <w:name w:val="5EA2FB1CA2164EC4B8A72836CB0DBEB0"/>
    <w:rsid w:val="00261AE3"/>
    <w:pPr>
      <w:bidi/>
    </w:pPr>
  </w:style>
  <w:style w:type="paragraph" w:customStyle="1" w:styleId="20C7025B2A8A4E6C8DA601183F1F75B2">
    <w:name w:val="20C7025B2A8A4E6C8DA601183F1F75B2"/>
    <w:rsid w:val="00A73F6A"/>
    <w:pPr>
      <w:bidi/>
    </w:pPr>
  </w:style>
  <w:style w:type="paragraph" w:customStyle="1" w:styleId="1EA00FA77BAF481D916A7AC1214B6C87">
    <w:name w:val="1EA00FA77BAF481D916A7AC1214B6C87"/>
    <w:rsid w:val="0058523B"/>
    <w:pPr>
      <w:bidi/>
    </w:pPr>
  </w:style>
  <w:style w:type="paragraph" w:customStyle="1" w:styleId="7D5C5996C98F458584D03B1A7909EACF">
    <w:name w:val="7D5C5996C98F458584D03B1A7909EACF"/>
    <w:rsid w:val="0058523B"/>
    <w:pPr>
      <w:bidi/>
    </w:pPr>
  </w:style>
  <w:style w:type="paragraph" w:customStyle="1" w:styleId="47AE1B7D36614706AD77066DE4DA194C">
    <w:name w:val="47AE1B7D36614706AD77066DE4DA194C"/>
    <w:rsid w:val="0058523B"/>
    <w:pPr>
      <w:bidi/>
    </w:pPr>
  </w:style>
  <w:style w:type="paragraph" w:customStyle="1" w:styleId="ED93D50223E34302B9DBEC4B5E6A0198">
    <w:name w:val="ED93D50223E34302B9DBEC4B5E6A0198"/>
    <w:rsid w:val="0058523B"/>
    <w:pPr>
      <w:bidi/>
    </w:pPr>
  </w:style>
  <w:style w:type="paragraph" w:customStyle="1" w:styleId="280C7CCE32D94ADEB48C41A8EDCD07C1">
    <w:name w:val="280C7CCE32D94ADEB48C41A8EDCD07C1"/>
    <w:rsid w:val="0058523B"/>
    <w:pPr>
      <w:bidi/>
    </w:pPr>
  </w:style>
  <w:style w:type="paragraph" w:customStyle="1" w:styleId="393ED5BB37DC441AB2DE608B7D28167F">
    <w:name w:val="393ED5BB37DC441AB2DE608B7D28167F"/>
    <w:rsid w:val="0058523B"/>
    <w:pPr>
      <w:bidi/>
    </w:pPr>
  </w:style>
  <w:style w:type="paragraph" w:customStyle="1" w:styleId="626507B9600641C4863CB5D8DA54400C">
    <w:name w:val="626507B9600641C4863CB5D8DA54400C"/>
    <w:rsid w:val="00E4576F"/>
    <w:pPr>
      <w:bidi/>
    </w:pPr>
  </w:style>
  <w:style w:type="paragraph" w:customStyle="1" w:styleId="FD342E92C4064249A3D027D25A85D6D3">
    <w:name w:val="FD342E92C4064249A3D027D25A85D6D3"/>
    <w:rsid w:val="00E4576F"/>
    <w:pPr>
      <w:bidi/>
    </w:pPr>
  </w:style>
  <w:style w:type="paragraph" w:customStyle="1" w:styleId="01BF619633AD44F194E44D14CBE3648C">
    <w:name w:val="01BF619633AD44F194E44D14CBE3648C"/>
    <w:rsid w:val="00E4576F"/>
    <w:pPr>
      <w:bidi/>
    </w:pPr>
  </w:style>
  <w:style w:type="paragraph" w:customStyle="1" w:styleId="3CD78A7C5A454D28B66A0131480ABDEA">
    <w:name w:val="3CD78A7C5A454D28B66A0131480ABDEA"/>
    <w:rsid w:val="00E4576F"/>
    <w:pPr>
      <w:bidi/>
    </w:pPr>
  </w:style>
  <w:style w:type="paragraph" w:customStyle="1" w:styleId="55E071768A26431CBE5D955F38165420">
    <w:name w:val="55E071768A26431CBE5D955F38165420"/>
    <w:rsid w:val="00E4576F"/>
    <w:pPr>
      <w:bidi/>
    </w:pPr>
  </w:style>
  <w:style w:type="paragraph" w:customStyle="1" w:styleId="22869E7550424BB58F7B88688619DE91">
    <w:name w:val="22869E7550424BB58F7B88688619DE91"/>
    <w:rsid w:val="00E4576F"/>
    <w:pPr>
      <w:bidi/>
    </w:pPr>
  </w:style>
  <w:style w:type="paragraph" w:customStyle="1" w:styleId="252734FA9A9846D9BAA9A8C402FBC95A">
    <w:name w:val="252734FA9A9846D9BAA9A8C402FBC95A"/>
    <w:rsid w:val="00C91D8D"/>
    <w:pPr>
      <w:bidi/>
    </w:pPr>
  </w:style>
  <w:style w:type="paragraph" w:customStyle="1" w:styleId="ECA1E0B2BA38423EBF8D3C329F49FA8B">
    <w:name w:val="ECA1E0B2BA38423EBF8D3C329F49FA8B"/>
    <w:rsid w:val="00C91D8D"/>
    <w:pPr>
      <w:bidi/>
    </w:pPr>
  </w:style>
  <w:style w:type="paragraph" w:customStyle="1" w:styleId="5B20B03CE9DC4405AE75338FEA43CAD5">
    <w:name w:val="5B20B03CE9DC4405AE75338FEA43CAD5"/>
    <w:rsid w:val="00C91D8D"/>
    <w:pPr>
      <w:bidi/>
    </w:pPr>
  </w:style>
  <w:style w:type="paragraph" w:customStyle="1" w:styleId="73DD567D8E6943779105D5071B4AF40B">
    <w:name w:val="73DD567D8E6943779105D5071B4AF40B"/>
    <w:rsid w:val="00C91D8D"/>
    <w:pPr>
      <w:bidi/>
    </w:pPr>
  </w:style>
  <w:style w:type="paragraph" w:customStyle="1" w:styleId="C4C38DCCF1154F519B3B2AD665DE14E1">
    <w:name w:val="C4C38DCCF1154F519B3B2AD665DE14E1"/>
    <w:rsid w:val="001D6A5E"/>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3" ma:contentTypeDescription="צור מסמך חדש." ma:contentTypeScope="" ma:versionID="634e70a43661de279bd4fb24943d3d53">
  <xsd:schema xmlns:xsd="http://www.w3.org/2001/XMLSchema" xmlns:xs="http://www.w3.org/2001/XMLSchema" xmlns:p="http://schemas.microsoft.com/office/2006/metadata/properties" xmlns:ns2="30e7bf55-46d6-4ffc-a761-d73d4a90fc9d" targetNamespace="http://schemas.microsoft.com/office/2006/metadata/properties" ma:root="true" ma:fieldsID="2026f1ef0856c5753c6898753728587b" ns2:_="">
    <xsd:import namespace="30e7bf55-46d6-4ffc-a761-d73d4a90fc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אדריכל ראשי" ma:contentTypeID="0x010100398782B37190B343ABC5A26867A4FDE20800D80CAA93D877F0498D6DF553D9D0C07E" ma:contentTypeVersion="175" ma:contentTypeDescription="" ma:contentTypeScope="" ma:versionID="0a184ade6cf3ce08c7c2b3ab56892225">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5FA4164A-6FBA-4F42-B1A7-6C985A03E887}"/>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A5F5E3EC-D164-4CB0-9326-D557FE106F73}"/>
</file>

<file path=customXml/itemProps6.xml><?xml version="1.0" encoding="utf-8"?>
<ds:datastoreItem xmlns:ds="http://schemas.openxmlformats.org/officeDocument/2006/customXml" ds:itemID="{AC82417B-C523-43C4-B43A-AFE23A2D0033}"/>
</file>

<file path=docProps/app.xml><?xml version="1.0" encoding="utf-8"?>
<Properties xmlns="http://schemas.openxmlformats.org/officeDocument/2006/extended-properties" xmlns:vt="http://schemas.openxmlformats.org/officeDocument/2006/docPropsVTypes">
  <Template>Normal</Template>
  <TotalTime>1</TotalTime>
  <Pages>4</Pages>
  <Words>12203</Words>
  <Characters>61017</Characters>
  <Application>Microsoft Office Word</Application>
  <DocSecurity>0</DocSecurity>
  <Lines>508</Lines>
  <Paragraphs>146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73074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2</cp:revision>
  <cp:lastPrinted>2020-09-03T10:38:00Z</cp:lastPrinted>
  <dcterms:created xsi:type="dcterms:W3CDTF">2021-01-03T12:00:00Z</dcterms:created>
  <dcterms:modified xsi:type="dcterms:W3CDTF">2021-01-03T12:00:00Z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8c316071-a2db-4ff4-91ec-504c86e4292c</vt:lpwstr>
  </property>
</Properties>
</file>