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2F0E9E" w14:textId="742FE2AC"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2509D50" w14:textId="7EC723B4"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AFDEB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AFF74A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652B4624" w14:textId="2E25FF3C"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1B46E1">
        <w:rPr>
          <w:rFonts w:ascii="Times New Roman" w:eastAsia="Times New Roman" w:hAnsi="Times New Roman" w:cs="David"/>
          <w:bCs/>
          <w:i/>
          <w:iCs/>
          <w:noProof/>
          <w:sz w:val="24"/>
          <w:szCs w:val="24"/>
        </w:rPr>
        <w:drawing>
          <wp:inline distT="0" distB="0" distL="0" distR="0" wp14:anchorId="2F38D423" wp14:editId="7326AF75">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482ECFAF"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46E2490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18BDA7"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B46E1">
        <w:rPr>
          <w:rFonts w:ascii="Times New Roman" w:eastAsia="Times New Roman" w:hAnsi="Times New Roman" w:cs="David" w:hint="cs"/>
          <w:bCs/>
          <w:sz w:val="32"/>
          <w:szCs w:val="32"/>
          <w:u w:val="single"/>
          <w:rtl/>
          <w:lang w:eastAsia="he-IL"/>
        </w:rPr>
        <w:t>חוזה איתור תשתיות</w:t>
      </w:r>
    </w:p>
    <w:p w14:paraId="3A309246"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6862C4"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A1E326"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A56D35" w14:textId="77777777" w:rsidR="007932CF" w:rsidRPr="00776496"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5B8549" w14:textId="77777777" w:rsidR="007932CF" w:rsidRPr="00776496"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152540" w14:textId="77777777" w:rsidR="007932CF" w:rsidRPr="00776496"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42D906" w14:textId="77777777"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E89D3B39C824290A25514225A1C13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E8C8DAD" w14:textId="77777777"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3123FF2A" w14:textId="77777777"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F045C6C3E1D94F4D88BCFD0A31FAC67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D00B584" w14:textId="4829F9C3"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2F4058D4" w14:textId="77777777"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865D42" w14:textId="3BC6B4BA"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B48B5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5149D6"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8A856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2CF1D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46F077"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83EEE1"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700BEB"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8642F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C2C1BD"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8F2D41"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C7D5ED"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66D19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838EA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704A615"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6478C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7A3B9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4CECC5"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23FE0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D56925"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2FB46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28353A"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68E9DD4"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49AADB"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2C491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FB9272"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C2E22FD" w14:textId="5DBF3E8E" w:rsidR="00227E5A" w:rsidRDefault="00227E5A"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CFAC13" w14:textId="77777777" w:rsidR="001B46E1" w:rsidRPr="00227E5A" w:rsidRDefault="001B46E1" w:rsidP="00227E5A">
      <w:pPr>
        <w:rPr>
          <w:rFonts w:ascii="Times New Roman" w:eastAsia="Times New Roman" w:hAnsi="Times New Roman" w:cs="David"/>
          <w:sz w:val="24"/>
          <w:szCs w:val="24"/>
          <w:rtl/>
          <w:lang w:eastAsia="he-IL"/>
        </w:rPr>
      </w:pPr>
    </w:p>
    <w:p w14:paraId="01011C41"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A5A30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6B62D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BA97CB"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5E412D"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F7541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608EE8" w14:textId="439B9E1B" w:rsidR="001B46E1" w:rsidRPr="002715A1" w:rsidRDefault="001B46E1" w:rsidP="001B46E1">
      <w:pPr>
        <w:widowControl w:val="0"/>
        <w:spacing w:before="0" w:beforeAutospacing="0" w:after="0" w:afterAutospacing="0" w:line="240" w:lineRule="auto"/>
        <w:jc w:val="center"/>
        <w:rPr>
          <w:rFonts w:ascii="Times New Roman" w:eastAsia="Times New Roman" w:hAnsi="Times New Roman" w:cs="David"/>
          <w:bCs/>
          <w:sz w:val="28"/>
          <w:szCs w:val="28"/>
          <w:u w:val="single"/>
          <w:lang w:eastAsia="he-IL"/>
        </w:rPr>
      </w:pPr>
      <w:r w:rsidRPr="002715A1">
        <w:rPr>
          <w:rFonts w:ascii="Times New Roman" w:eastAsia="Times New Roman" w:hAnsi="Times New Roman" w:cs="David" w:hint="cs"/>
          <w:bCs/>
          <w:sz w:val="28"/>
          <w:szCs w:val="28"/>
          <w:u w:val="single"/>
          <w:rtl/>
          <w:lang w:eastAsia="he-IL"/>
        </w:rPr>
        <w:t>חוזה</w:t>
      </w:r>
      <w:r w:rsidR="002715A1" w:rsidRPr="002715A1">
        <w:rPr>
          <w:rFonts w:ascii="Times New Roman" w:eastAsia="Times New Roman" w:hAnsi="Times New Roman" w:cs="David" w:hint="cs"/>
          <w:bCs/>
          <w:sz w:val="28"/>
          <w:szCs w:val="28"/>
          <w:u w:val="single"/>
          <w:rtl/>
          <w:lang w:eastAsia="he-IL"/>
        </w:rPr>
        <w:t xml:space="preserve"> איתור תשתיות</w:t>
      </w:r>
    </w:p>
    <w:p w14:paraId="1E570A6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3642F9" w14:textId="04BBAF25" w:rsidR="001B46E1" w:rsidRPr="001B46E1" w:rsidRDefault="001B46E1" w:rsidP="00DD686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1B46E1">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rPr>
          <w:alias w:val="תאריך חתימת חוזה"/>
          <w:tag w:val="cntSignDate"/>
          <w:id w:val="925224419"/>
          <w:placeholder>
            <w:docPart w:val="0E9DDBC8B50C4D1EADBF772E3608BC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DD686D" w:rsidRPr="007932CF">
            <w:rPr>
              <w:rStyle w:val="AutoFieldsChar"/>
              <w:rFonts w:hint="cs"/>
              <w:color w:val="00B0F0"/>
              <w:rtl/>
            </w:rPr>
            <w:t>[תאריך</w:t>
          </w:r>
          <w:r w:rsidR="00DD686D" w:rsidRPr="007932CF">
            <w:rPr>
              <w:rStyle w:val="AutoFieldsChar"/>
              <w:color w:val="00B0F0"/>
              <w:rtl/>
            </w:rPr>
            <w:t xml:space="preserve"> </w:t>
          </w:r>
          <w:r w:rsidR="00DD686D" w:rsidRPr="007932CF">
            <w:rPr>
              <w:rStyle w:val="AutoFieldsChar"/>
              <w:rFonts w:hint="cs"/>
              <w:color w:val="00B0F0"/>
              <w:rtl/>
            </w:rPr>
            <w:t>חתימת</w:t>
          </w:r>
          <w:r w:rsidR="00DD686D" w:rsidRPr="007932CF">
            <w:rPr>
              <w:rStyle w:val="AutoFieldsChar"/>
              <w:color w:val="00B0F0"/>
              <w:rtl/>
            </w:rPr>
            <w:t xml:space="preserve"> </w:t>
          </w:r>
          <w:r w:rsidR="00DD686D" w:rsidRPr="007932CF">
            <w:rPr>
              <w:rStyle w:val="AutoFieldsChar"/>
              <w:rFonts w:hint="cs"/>
              <w:color w:val="00B0F0"/>
              <w:rtl/>
            </w:rPr>
            <w:t>חוזה]</w:t>
          </w:r>
        </w:sdtContent>
      </w:sdt>
    </w:p>
    <w:p w14:paraId="18B3F71E" w14:textId="77777777" w:rsidR="001B46E1" w:rsidRPr="001B46E1" w:rsidRDefault="001B46E1" w:rsidP="001B46E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B1BF744" w14:textId="77777777" w:rsidR="001B46E1" w:rsidRPr="001B46E1" w:rsidRDefault="001B46E1" w:rsidP="001B46E1">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1B46E1">
        <w:rPr>
          <w:rFonts w:ascii="Times New Roman" w:eastAsia="Times New Roman" w:hAnsi="Times New Roman" w:cs="David" w:hint="cs"/>
          <w:bCs/>
          <w:sz w:val="24"/>
          <w:szCs w:val="24"/>
          <w:rtl/>
          <w:lang w:eastAsia="he-IL"/>
        </w:rPr>
        <w:t>ב י ן</w:t>
      </w:r>
    </w:p>
    <w:p w14:paraId="43F066D1" w14:textId="613F7F1B" w:rsidR="001B46E1" w:rsidRPr="001B46E1" w:rsidRDefault="00F20F19" w:rsidP="001B46E1">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sdt>
        <w:sdtPr>
          <w:rPr>
            <w:rFonts w:ascii="Times New Roman" w:eastAsia="Times New Roman" w:hAnsi="Times New Roman" w:cs="David" w:hint="cs"/>
            <w:sz w:val="24"/>
            <w:szCs w:val="24"/>
            <w:rtl/>
            <w:lang w:eastAsia="he-IL"/>
          </w:rPr>
          <w:alias w:val="צד א בחוזה"/>
          <w:tag w:val="cntTzadA"/>
          <w:id w:val="1906331230"/>
          <w:placeholder>
            <w:docPart w:val="33695EB2FD394301B2E267ABE6DDD4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D686D" w:rsidRPr="007932CF">
            <w:rPr>
              <w:rStyle w:val="AutoFieldsChar"/>
              <w:rFonts w:hint="cs"/>
              <w:color w:val="00B0F0"/>
              <w:rtl/>
            </w:rPr>
            <w:t>[צד</w:t>
          </w:r>
          <w:r w:rsidR="00DD686D" w:rsidRPr="007932CF">
            <w:rPr>
              <w:rStyle w:val="AutoFieldsChar"/>
              <w:color w:val="00B0F0"/>
              <w:rtl/>
            </w:rPr>
            <w:t xml:space="preserve"> </w:t>
          </w:r>
          <w:r w:rsidR="00DD686D" w:rsidRPr="007932CF">
            <w:rPr>
              <w:rStyle w:val="AutoFieldsChar"/>
              <w:rFonts w:hint="cs"/>
              <w:color w:val="00B0F0"/>
              <w:rtl/>
            </w:rPr>
            <w:t>א</w:t>
          </w:r>
          <w:r w:rsidR="00DD686D" w:rsidRPr="007932CF">
            <w:rPr>
              <w:rStyle w:val="AutoFieldsChar"/>
              <w:color w:val="00B0F0"/>
              <w:rtl/>
            </w:rPr>
            <w:t xml:space="preserve"> </w:t>
          </w:r>
          <w:r w:rsidR="00DD686D" w:rsidRPr="007932CF">
            <w:rPr>
              <w:rStyle w:val="AutoFieldsChar"/>
              <w:rFonts w:hint="cs"/>
              <w:color w:val="00B0F0"/>
              <w:rtl/>
            </w:rPr>
            <w:t>בחוזה]</w:t>
          </w:r>
        </w:sdtContent>
      </w:sdt>
      <w:r w:rsidR="00DD686D" w:rsidRPr="001B46E1">
        <w:rPr>
          <w:rFonts w:ascii="Times New Roman" w:eastAsia="Times New Roman" w:hAnsi="Times New Roman" w:cs="David" w:hint="cs"/>
          <w:sz w:val="24"/>
          <w:szCs w:val="24"/>
          <w:rtl/>
          <w:lang w:eastAsia="he-IL"/>
        </w:rPr>
        <w:t xml:space="preserve"> </w:t>
      </w:r>
      <w:r w:rsidR="001B46E1" w:rsidRPr="001B46E1">
        <w:rPr>
          <w:rFonts w:ascii="Times New Roman" w:eastAsia="Times New Roman" w:hAnsi="Times New Roman" w:cs="David" w:hint="cs"/>
          <w:sz w:val="24"/>
          <w:szCs w:val="24"/>
          <w:rtl/>
          <w:lang w:eastAsia="he-IL"/>
        </w:rPr>
        <w:t>(להלן: "</w:t>
      </w:r>
      <w:r w:rsidR="001B46E1" w:rsidRPr="001B46E1">
        <w:rPr>
          <w:rFonts w:ascii="Times New Roman" w:eastAsia="Times New Roman" w:hAnsi="Times New Roman" w:cs="David" w:hint="cs"/>
          <w:b/>
          <w:bCs/>
          <w:sz w:val="24"/>
          <w:szCs w:val="24"/>
          <w:rtl/>
          <w:lang w:eastAsia="he-IL"/>
        </w:rPr>
        <w:t>המזמין</w:t>
      </w:r>
      <w:r w:rsidR="001B46E1" w:rsidRPr="001B46E1">
        <w:rPr>
          <w:rFonts w:ascii="Times New Roman" w:eastAsia="Times New Roman" w:hAnsi="Times New Roman" w:cs="David" w:hint="cs"/>
          <w:sz w:val="24"/>
          <w:szCs w:val="24"/>
          <w:rtl/>
          <w:lang w:eastAsia="he-IL"/>
        </w:rPr>
        <w:t>")</w:t>
      </w:r>
      <w:r w:rsidR="001B46E1" w:rsidRPr="001B46E1">
        <w:rPr>
          <w:rFonts w:ascii="Times New Roman" w:eastAsia="Times New Roman" w:hAnsi="Times New Roman" w:cs="David" w:hint="cs"/>
          <w:bCs/>
          <w:sz w:val="24"/>
          <w:szCs w:val="24"/>
          <w:rtl/>
          <w:lang w:eastAsia="he-IL"/>
        </w:rPr>
        <w:t xml:space="preserve">       </w:t>
      </w:r>
    </w:p>
    <w:p w14:paraId="78A5393D" w14:textId="77777777" w:rsidR="001B46E1" w:rsidRPr="001B46E1" w:rsidRDefault="001B46E1" w:rsidP="001B46E1">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1B46E1">
        <w:rPr>
          <w:rFonts w:ascii="Times New Roman" w:eastAsia="Times New Roman" w:hAnsi="Times New Roman" w:cs="David" w:hint="cs"/>
          <w:bCs/>
          <w:sz w:val="24"/>
          <w:szCs w:val="24"/>
          <w:rtl/>
          <w:lang w:eastAsia="he-IL"/>
        </w:rPr>
        <w:t xml:space="preserve">         מצד אחד;</w:t>
      </w:r>
    </w:p>
    <w:p w14:paraId="7591C6C7" w14:textId="77777777" w:rsidR="001B46E1" w:rsidRPr="001B46E1" w:rsidRDefault="001B46E1" w:rsidP="001B46E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7483B69A" w14:textId="77777777" w:rsidR="001B46E1" w:rsidRPr="001B46E1" w:rsidRDefault="001B46E1" w:rsidP="001B46E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1B46E1">
        <w:rPr>
          <w:rFonts w:ascii="Times New Roman" w:eastAsia="Times New Roman" w:hAnsi="Times New Roman" w:cs="David" w:hint="cs"/>
          <w:bCs/>
          <w:sz w:val="24"/>
          <w:szCs w:val="24"/>
          <w:rtl/>
          <w:lang w:eastAsia="he-IL"/>
        </w:rPr>
        <w:t>ל ב י ן</w:t>
      </w:r>
    </w:p>
    <w:p w14:paraId="7C012AF3"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60359910"/>
        <w:placeholder>
          <w:docPart w:val="0D16E13AFA3643B89642527C98BB987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3D9B9F7" w14:textId="505B8390" w:rsidR="001B46E1" w:rsidRPr="001B46E1" w:rsidRDefault="00DD686D" w:rsidP="001B46E1">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932CF">
            <w:rPr>
              <w:rStyle w:val="AutoFieldsChar"/>
              <w:rFonts w:hint="cs"/>
              <w:color w:val="00B0F0"/>
              <w:rtl/>
            </w:rPr>
            <w:t>[צדדים</w:t>
          </w:r>
          <w:r w:rsidRPr="007932CF">
            <w:rPr>
              <w:rStyle w:val="AutoFieldsChar"/>
              <w:color w:val="00B0F0"/>
              <w:rtl/>
            </w:rPr>
            <w:t xml:space="preserve"> </w:t>
          </w:r>
          <w:r w:rsidRPr="007932CF">
            <w:rPr>
              <w:rStyle w:val="AutoFieldsChar"/>
              <w:rFonts w:hint="cs"/>
              <w:color w:val="00B0F0"/>
              <w:rtl/>
            </w:rPr>
            <w:t>נוספים]</w:t>
          </w:r>
        </w:p>
      </w:sdtContent>
    </w:sdt>
    <w:p w14:paraId="62C02526" w14:textId="77777777" w:rsidR="001B46E1" w:rsidRPr="001B46E1" w:rsidRDefault="001B46E1" w:rsidP="001B46E1">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1B46E1">
        <w:rPr>
          <w:rFonts w:ascii="Times New Roman" w:eastAsia="Times New Roman" w:hAnsi="Times New Roman" w:cs="David" w:hint="cs"/>
          <w:sz w:val="24"/>
          <w:szCs w:val="24"/>
          <w:rtl/>
          <w:lang w:eastAsia="he-IL"/>
        </w:rPr>
        <w:t>(להלן: "</w:t>
      </w:r>
      <w:r w:rsidRPr="001B46E1">
        <w:rPr>
          <w:rFonts w:ascii="Times New Roman" w:eastAsia="Times New Roman" w:hAnsi="Times New Roman" w:cs="David" w:hint="cs"/>
          <w:b/>
          <w:bCs/>
          <w:sz w:val="24"/>
          <w:szCs w:val="24"/>
          <w:rtl/>
          <w:lang w:eastAsia="he-IL"/>
        </w:rPr>
        <w:t>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hint="cs"/>
          <w:bCs/>
          <w:sz w:val="24"/>
          <w:szCs w:val="24"/>
          <w:rtl/>
          <w:lang w:eastAsia="he-IL"/>
        </w:rPr>
        <w:t xml:space="preserve">  </w:t>
      </w:r>
    </w:p>
    <w:p w14:paraId="005E1CA4" w14:textId="77777777" w:rsidR="001B46E1" w:rsidRPr="001B46E1" w:rsidRDefault="001B46E1" w:rsidP="001B46E1">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1B46E1">
        <w:rPr>
          <w:rFonts w:ascii="Times New Roman" w:eastAsia="Times New Roman" w:hAnsi="Times New Roman" w:cs="David" w:hint="cs"/>
          <w:bCs/>
          <w:sz w:val="24"/>
          <w:szCs w:val="24"/>
          <w:rtl/>
          <w:lang w:eastAsia="he-IL"/>
        </w:rPr>
        <w:t xml:space="preserve">         מצד שני;</w:t>
      </w:r>
    </w:p>
    <w:p w14:paraId="357D8064" w14:textId="77777777" w:rsidR="001B46E1" w:rsidRPr="001B46E1" w:rsidRDefault="001B46E1" w:rsidP="001B46E1">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2AB35ABE" w14:textId="77777777" w:rsidR="001B46E1" w:rsidRPr="001B46E1" w:rsidRDefault="001B46E1" w:rsidP="001B46E1">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והואיל:</w:t>
      </w:r>
      <w:r w:rsidRPr="001B46E1">
        <w:rPr>
          <w:rFonts w:ascii="Times New Roman" w:eastAsia="Times New Roman" w:hAnsi="Times New Roman" w:cs="David"/>
          <w:bCs/>
          <w:sz w:val="24"/>
          <w:szCs w:val="24"/>
          <w:rtl/>
          <w:lang w:eastAsia="he-IL"/>
        </w:rPr>
        <w:tab/>
      </w:r>
      <w:r w:rsidRPr="001B46E1">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3DACE7CA" w14:textId="77777777" w:rsidR="001B46E1" w:rsidRPr="001B46E1" w:rsidRDefault="001B46E1" w:rsidP="001B46E1">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1B46E1">
        <w:rPr>
          <w:rFonts w:ascii="Times New Roman" w:eastAsia="Times New Roman" w:hAnsi="Times New Roman" w:cs="David"/>
          <w:bCs/>
          <w:sz w:val="24"/>
          <w:szCs w:val="24"/>
          <w:rtl/>
          <w:lang w:eastAsia="he-IL"/>
        </w:rPr>
        <w:t>לפיכך הותנה והוסכם בין הצדדים כדלקמן:</w:t>
      </w:r>
    </w:p>
    <w:p w14:paraId="2D451623" w14:textId="77777777" w:rsidR="001B46E1" w:rsidRPr="001B46E1" w:rsidRDefault="001B46E1" w:rsidP="001B46E1">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u w:val="single"/>
          <w:rtl/>
          <w:lang w:eastAsia="he-IL"/>
        </w:rPr>
        <w:lastRenderedPageBreak/>
        <w:t>מבוא</w:t>
      </w:r>
    </w:p>
    <w:p w14:paraId="4E6F09D1" w14:textId="77777777" w:rsidR="001B46E1" w:rsidRPr="001B46E1" w:rsidRDefault="001B46E1" w:rsidP="001B46E1">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למונחים הבאים יהא הפרוש הנקוב בצידם דהיינו:</w:t>
      </w:r>
    </w:p>
    <w:p w14:paraId="14D86D3F" w14:textId="77777777" w:rsidR="001B46E1" w:rsidRPr="001B46E1" w:rsidRDefault="001B46E1" w:rsidP="001B46E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DE3C6F4"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"הפרויקט"</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 xml:space="preserve">כמוגדר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sz w:val="24"/>
          <w:szCs w:val="24"/>
          <w:rtl/>
          <w:lang w:eastAsia="he-IL"/>
        </w:rPr>
        <w:t xml:space="preserve"> המצ"ב.</w:t>
      </w:r>
    </w:p>
    <w:p w14:paraId="365459E7"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D09D5E6"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 xml:space="preserve">"התכנית" </w:t>
      </w:r>
      <w:r w:rsidRPr="001B46E1">
        <w:rPr>
          <w:rFonts w:ascii="Times New Roman" w:eastAsia="Times New Roman" w:hAnsi="Times New Roman" w:cs="David"/>
          <w:sz w:val="24"/>
          <w:szCs w:val="24"/>
          <w:rtl/>
          <w:lang w:eastAsia="he-IL"/>
        </w:rPr>
        <w:t>/</w:t>
      </w:r>
    </w:p>
    <w:p w14:paraId="5D5FB05F"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"המקרקעין"</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 xml:space="preserve">כמוגדר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sz w:val="24"/>
          <w:szCs w:val="24"/>
          <w:rtl/>
          <w:lang w:eastAsia="he-IL"/>
        </w:rPr>
        <w:t xml:space="preserve"> המצ"ב.</w:t>
      </w:r>
    </w:p>
    <w:p w14:paraId="3AFE01DB"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D9A0421"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"האתר"</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589D2A19"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064DF32"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היועצים</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8D33A09"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A663FF0"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התכניות</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שרותי היועץ,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w:t>
      </w:r>
      <w:r w:rsidRPr="001B46E1">
        <w:rPr>
          <w:rFonts w:ascii="Times New Roman" w:eastAsia="Times New Roman" w:hAnsi="Times New Roman" w:cs="David"/>
          <w:sz w:val="24"/>
          <w:szCs w:val="24"/>
          <w:rtl/>
          <w:lang w:eastAsia="he-IL"/>
        </w:rPr>
        <w:lastRenderedPageBreak/>
        <w:t xml:space="preserve">ומסמכים המצורפת לחוזה זה במסגרת נספח </w:t>
      </w:r>
      <w:r w:rsidRPr="001B46E1">
        <w:rPr>
          <w:rFonts w:ascii="Times New Roman" w:eastAsia="Times New Roman" w:hAnsi="Times New Roman" w:cs="David"/>
          <w:b/>
          <w:bCs/>
          <w:sz w:val="24"/>
          <w:szCs w:val="24"/>
          <w:rtl/>
          <w:lang w:eastAsia="he-IL"/>
        </w:rPr>
        <w:t>ח'</w:t>
      </w:r>
      <w:r w:rsidRPr="001B46E1">
        <w:rPr>
          <w:rFonts w:ascii="Times New Roman" w:eastAsia="Times New Roman" w:hAnsi="Times New Roman" w:cs="David"/>
          <w:sz w:val="24"/>
          <w:szCs w:val="24"/>
          <w:rtl/>
          <w:lang w:eastAsia="he-IL"/>
        </w:rPr>
        <w:t>. כל המסמכים שיערכו ע"י היועץ כאמור יערכו בשפה העברית.</w:t>
      </w:r>
    </w:p>
    <w:p w14:paraId="7FAFBDC3"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40FF168"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שירותי</w:t>
      </w:r>
    </w:p>
    <w:p w14:paraId="42ACD728"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 xml:space="preserve"> היועץ</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p>
    <w:p w14:paraId="7BC6F218"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השירותים</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 xml:space="preserve">השירותים כמוגדר וכמפורט בחוזה זה ובנספח </w:t>
      </w:r>
      <w:r w:rsidRPr="001B46E1">
        <w:rPr>
          <w:rFonts w:ascii="Times New Roman" w:eastAsia="Times New Roman" w:hAnsi="Times New Roman" w:cs="David"/>
          <w:b/>
          <w:bCs/>
          <w:sz w:val="24"/>
          <w:szCs w:val="24"/>
          <w:rtl/>
          <w:lang w:eastAsia="he-IL"/>
        </w:rPr>
        <w:t>ב'</w:t>
      </w:r>
      <w:r w:rsidRPr="001B46E1">
        <w:rPr>
          <w:rFonts w:ascii="Times New Roman" w:eastAsia="Times New Roman" w:hAnsi="Times New Roman" w:cs="David" w:hint="cs"/>
          <w:b/>
          <w:bCs/>
          <w:sz w:val="24"/>
          <w:szCs w:val="24"/>
          <w:rtl/>
          <w:lang w:eastAsia="he-IL"/>
        </w:rPr>
        <w:t xml:space="preserve"> </w:t>
      </w:r>
      <w:r w:rsidRPr="001B46E1">
        <w:rPr>
          <w:rFonts w:ascii="Times New Roman" w:eastAsia="Times New Roman" w:hAnsi="Times New Roman" w:cs="David" w:hint="cs"/>
          <w:sz w:val="24"/>
          <w:szCs w:val="24"/>
          <w:rtl/>
          <w:lang w:eastAsia="he-IL"/>
        </w:rPr>
        <w:t>המצ"ב</w:t>
      </w:r>
      <w:r w:rsidRPr="001B46E1">
        <w:rPr>
          <w:rFonts w:ascii="Times New Roman" w:eastAsia="Times New Roman" w:hAnsi="Times New Roman" w:cs="David"/>
          <w:sz w:val="24"/>
          <w:szCs w:val="24"/>
          <w:rtl/>
          <w:lang w:eastAsia="he-IL"/>
        </w:rPr>
        <w:t>.</w:t>
      </w:r>
    </w:p>
    <w:p w14:paraId="1A427762"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2EABD67"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המנהל</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270C0E2"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מקום שמדובר בחוזה זה במזמין - גם המנהל במשמע.</w:t>
      </w:r>
    </w:p>
    <w:p w14:paraId="3AA454E1"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D58FDBF"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A0B5B8E"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החוזה</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hint="cs"/>
          <w:sz w:val="24"/>
          <w:szCs w:val="24"/>
          <w:rtl/>
          <w:lang w:eastAsia="he-IL"/>
        </w:rPr>
        <w:t>/</w:t>
      </w:r>
    </w:p>
    <w:p w14:paraId="50C44840"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hint="cs"/>
          <w:b/>
          <w:bCs/>
          <w:sz w:val="24"/>
          <w:szCs w:val="24"/>
          <w:rtl/>
          <w:lang w:eastAsia="he-IL"/>
        </w:rPr>
        <w:t>ההסכם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חוזה זה על נספחיו.</w:t>
      </w:r>
    </w:p>
    <w:p w14:paraId="1514AE26"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556994B0" w14:textId="77777777" w:rsidR="001B46E1" w:rsidRPr="001B46E1" w:rsidRDefault="001B46E1" w:rsidP="001B46E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הדין</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כהגדרתו בחוק ה</w:t>
      </w:r>
      <w:r w:rsidRPr="001B46E1">
        <w:rPr>
          <w:rFonts w:ascii="Times New Roman" w:eastAsia="Times New Roman" w:hAnsi="Times New Roman" w:cs="David" w:hint="cs"/>
          <w:sz w:val="24"/>
          <w:szCs w:val="24"/>
          <w:rtl/>
          <w:lang w:eastAsia="he-IL"/>
        </w:rPr>
        <w:t>פרשנות, התשמ"א-1981</w:t>
      </w:r>
      <w:r w:rsidRPr="001B46E1">
        <w:rPr>
          <w:rFonts w:ascii="Times New Roman" w:eastAsia="Times New Roman" w:hAnsi="Times New Roman" w:cs="David"/>
          <w:sz w:val="24"/>
          <w:szCs w:val="24"/>
          <w:rtl/>
          <w:lang w:eastAsia="he-IL"/>
        </w:rPr>
        <w:t xml:space="preserve"> לרבות כל </w:t>
      </w:r>
      <w:r w:rsidRPr="001B46E1">
        <w:rPr>
          <w:rFonts w:ascii="Times New Roman" w:eastAsia="Times New Roman" w:hAnsi="Times New Roman" w:cs="David" w:hint="cs"/>
          <w:sz w:val="24"/>
          <w:szCs w:val="24"/>
          <w:rtl/>
          <w:lang w:eastAsia="he-IL"/>
        </w:rPr>
        <w:t xml:space="preserve">תקנה ו/או </w:t>
      </w:r>
      <w:r w:rsidRPr="001B46E1">
        <w:rPr>
          <w:rFonts w:ascii="Times New Roman" w:eastAsia="Times New Roman" w:hAnsi="Times New Roman" w:cs="David"/>
          <w:sz w:val="24"/>
          <w:szCs w:val="24"/>
          <w:rtl/>
          <w:lang w:eastAsia="he-IL"/>
        </w:rPr>
        <w:t>הוראה של רשות מוסמכת בתוקף סמכותה על פי הדין.</w:t>
      </w:r>
    </w:p>
    <w:p w14:paraId="4E79F635"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7E73A07"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הרשות</w:t>
      </w:r>
    </w:p>
    <w:p w14:paraId="3CA9F22A"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 xml:space="preserve"> המקומית</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 xml:space="preserve">כמוגדר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sz w:val="24"/>
          <w:szCs w:val="24"/>
          <w:rtl/>
          <w:lang w:eastAsia="he-IL"/>
        </w:rPr>
        <w:t xml:space="preserve"> המצ"ב.</w:t>
      </w:r>
    </w:p>
    <w:p w14:paraId="5EBC0402"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DF296E4" w14:textId="77777777" w:rsidR="001B46E1" w:rsidRPr="001B46E1" w:rsidRDefault="001B46E1" w:rsidP="001B46E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b/>
          <w:bCs/>
          <w:sz w:val="24"/>
          <w:szCs w:val="24"/>
          <w:rtl/>
          <w:lang w:eastAsia="he-IL"/>
        </w:rPr>
        <w:t>חוזה</w:t>
      </w:r>
    </w:p>
    <w:p w14:paraId="0E93A4B0" w14:textId="77777777" w:rsidR="001B46E1" w:rsidRPr="001B46E1" w:rsidRDefault="001B46E1" w:rsidP="001B46E1">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 xml:space="preserve"> הפיתוח</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sz w:val="24"/>
          <w:szCs w:val="24"/>
          <w:rtl/>
          <w:lang w:eastAsia="he-IL"/>
        </w:rPr>
        <w:tab/>
      </w:r>
      <w:r w:rsidRPr="001B46E1">
        <w:rPr>
          <w:rFonts w:ascii="Times New Roman" w:eastAsia="Times New Roman" w:hAnsi="Times New Roman" w:cs="David"/>
          <w:sz w:val="24"/>
          <w:szCs w:val="24"/>
          <w:rtl/>
          <w:lang w:eastAsia="he-IL"/>
        </w:rPr>
        <w:tab/>
        <w:t xml:space="preserve">כמוגדר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hint="cs"/>
          <w:sz w:val="24"/>
          <w:szCs w:val="24"/>
          <w:rtl/>
          <w:lang w:eastAsia="he-IL"/>
        </w:rPr>
        <w:t xml:space="preserve"> המצ"ב</w:t>
      </w:r>
      <w:r w:rsidRPr="001B46E1">
        <w:rPr>
          <w:rFonts w:ascii="Times New Roman" w:eastAsia="Times New Roman" w:hAnsi="Times New Roman" w:cs="David"/>
          <w:sz w:val="24"/>
          <w:szCs w:val="24"/>
          <w:rtl/>
          <w:lang w:eastAsia="he-IL"/>
        </w:rPr>
        <w:t>.</w:t>
      </w:r>
    </w:p>
    <w:p w14:paraId="5121B127" w14:textId="77777777" w:rsidR="001B46E1" w:rsidRPr="001B46E1" w:rsidRDefault="001B46E1" w:rsidP="001B46E1">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14960E5F"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הכותרות בחוזה זה </w:t>
      </w:r>
      <w:r w:rsidRPr="001B46E1">
        <w:rPr>
          <w:rFonts w:ascii="Times New Roman" w:eastAsia="Times New Roman" w:hAnsi="Times New Roman" w:cs="David" w:hint="cs"/>
          <w:sz w:val="24"/>
          <w:szCs w:val="24"/>
          <w:rtl/>
          <w:lang w:eastAsia="he-IL"/>
        </w:rPr>
        <w:t xml:space="preserve">הינן לנוחיות בלבד ובכל מקרה </w:t>
      </w:r>
      <w:r w:rsidRPr="001B46E1">
        <w:rPr>
          <w:rFonts w:ascii="Times New Roman" w:eastAsia="Times New Roman" w:hAnsi="Times New Roman" w:cs="David"/>
          <w:sz w:val="24"/>
          <w:szCs w:val="24"/>
          <w:rtl/>
          <w:lang w:eastAsia="he-IL"/>
        </w:rPr>
        <w:t xml:space="preserve">לא ישמשו </w:t>
      </w:r>
      <w:r w:rsidRPr="001B46E1">
        <w:rPr>
          <w:rFonts w:ascii="Times New Roman" w:eastAsia="Times New Roman" w:hAnsi="Times New Roman" w:cs="David" w:hint="cs"/>
          <w:sz w:val="24"/>
          <w:szCs w:val="24"/>
          <w:rtl/>
          <w:lang w:eastAsia="he-IL"/>
        </w:rPr>
        <w:t>ל</w:t>
      </w:r>
      <w:r w:rsidRPr="001B46E1">
        <w:rPr>
          <w:rFonts w:ascii="Times New Roman" w:eastAsia="Times New Roman" w:hAnsi="Times New Roman" w:cs="David"/>
          <w:sz w:val="24"/>
          <w:szCs w:val="24"/>
          <w:rtl/>
          <w:lang w:eastAsia="he-IL"/>
        </w:rPr>
        <w:t>פרש</w:t>
      </w:r>
      <w:r w:rsidRPr="001B46E1">
        <w:rPr>
          <w:rFonts w:ascii="Times New Roman" w:eastAsia="Times New Roman" w:hAnsi="Times New Roman" w:cs="David" w:hint="cs"/>
          <w:sz w:val="24"/>
          <w:szCs w:val="24"/>
          <w:rtl/>
          <w:lang w:eastAsia="he-IL"/>
        </w:rPr>
        <w:t>נות</w:t>
      </w:r>
      <w:r w:rsidRPr="001B46E1">
        <w:rPr>
          <w:rFonts w:ascii="Times New Roman" w:eastAsia="Times New Roman" w:hAnsi="Times New Roman" w:cs="David"/>
          <w:sz w:val="24"/>
          <w:szCs w:val="24"/>
          <w:rtl/>
          <w:lang w:eastAsia="he-IL"/>
        </w:rPr>
        <w:t>ו.</w:t>
      </w:r>
    </w:p>
    <w:p w14:paraId="5BB206E3"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הנספחים לחוזה זה מהווים חלק בלתי נפרד הימנו ואלה הם:</w:t>
      </w:r>
    </w:p>
    <w:p w14:paraId="57BF0B07" w14:textId="77777777" w:rsidR="001B46E1" w:rsidRPr="001B46E1" w:rsidRDefault="001B46E1" w:rsidP="001B46E1">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57170035"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 xml:space="preserve">נספח א' </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נספח כללי;</w:t>
      </w:r>
    </w:p>
    <w:p w14:paraId="286FC3FA"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נספח ב'</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sz w:val="24"/>
          <w:szCs w:val="24"/>
          <w:rtl/>
          <w:lang w:eastAsia="he-IL"/>
        </w:rPr>
        <w:tab/>
        <w:t>שירותי היועץ;</w:t>
      </w:r>
    </w:p>
    <w:p w14:paraId="62BE15AD"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1B46E1">
        <w:rPr>
          <w:rFonts w:ascii="Times New Roman" w:eastAsia="Times New Roman" w:hAnsi="Times New Roman" w:cs="David"/>
          <w:b/>
          <w:bCs/>
          <w:color w:val="000000"/>
          <w:sz w:val="24"/>
          <w:szCs w:val="24"/>
          <w:rtl/>
          <w:lang w:eastAsia="he-IL"/>
        </w:rPr>
        <w:t>נספח ג'</w:t>
      </w:r>
      <w:r w:rsidRPr="001B46E1">
        <w:rPr>
          <w:rFonts w:ascii="Times New Roman" w:eastAsia="Times New Roman" w:hAnsi="Times New Roman" w:cs="David"/>
          <w:color w:val="000000"/>
          <w:sz w:val="24"/>
          <w:szCs w:val="24"/>
          <w:rtl/>
          <w:lang w:eastAsia="he-IL"/>
        </w:rPr>
        <w:t xml:space="preserve"> </w:t>
      </w:r>
      <w:r w:rsidRPr="001B46E1">
        <w:rPr>
          <w:rFonts w:ascii="Times New Roman" w:eastAsia="Times New Roman" w:hAnsi="Times New Roman" w:cs="David"/>
          <w:color w:val="000000"/>
          <w:sz w:val="24"/>
          <w:szCs w:val="24"/>
          <w:lang w:eastAsia="he-IL"/>
        </w:rPr>
        <w:t>–</w:t>
      </w:r>
      <w:r w:rsidRPr="001B46E1">
        <w:rPr>
          <w:rFonts w:ascii="Times New Roman" w:eastAsia="Times New Roman" w:hAnsi="Times New Roman" w:cs="David"/>
          <w:color w:val="000000"/>
          <w:sz w:val="24"/>
          <w:szCs w:val="24"/>
          <w:rtl/>
          <w:lang w:eastAsia="he-IL"/>
        </w:rPr>
        <w:t xml:space="preserve"> </w:t>
      </w:r>
      <w:r w:rsidRPr="001B46E1">
        <w:rPr>
          <w:rFonts w:ascii="Times New Roman" w:eastAsia="Times New Roman" w:hAnsi="Times New Roman" w:cs="David"/>
          <w:color w:val="000000"/>
          <w:sz w:val="24"/>
          <w:szCs w:val="24"/>
          <w:rtl/>
          <w:lang w:eastAsia="he-IL"/>
        </w:rPr>
        <w:tab/>
        <w:t>לוח זמנים;</w:t>
      </w:r>
    </w:p>
    <w:p w14:paraId="31526F1B"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1B46E1">
        <w:rPr>
          <w:rFonts w:ascii="Times New Roman" w:eastAsia="Times New Roman" w:hAnsi="Times New Roman" w:cs="David"/>
          <w:b/>
          <w:bCs/>
          <w:color w:val="000000"/>
          <w:sz w:val="24"/>
          <w:szCs w:val="24"/>
          <w:rtl/>
          <w:lang w:eastAsia="he-IL"/>
        </w:rPr>
        <w:t>נספח ד'</w:t>
      </w:r>
      <w:r w:rsidRPr="001B46E1">
        <w:rPr>
          <w:rFonts w:ascii="Times New Roman" w:eastAsia="Times New Roman" w:hAnsi="Times New Roman" w:cs="David"/>
          <w:color w:val="000000"/>
          <w:sz w:val="24"/>
          <w:szCs w:val="24"/>
          <w:rtl/>
          <w:lang w:eastAsia="he-IL"/>
        </w:rPr>
        <w:t xml:space="preserve"> - </w:t>
      </w:r>
      <w:r w:rsidRPr="001B46E1">
        <w:rPr>
          <w:rFonts w:ascii="Times New Roman" w:eastAsia="Times New Roman" w:hAnsi="Times New Roman" w:cs="David"/>
          <w:color w:val="000000"/>
          <w:sz w:val="24"/>
          <w:szCs w:val="24"/>
          <w:rtl/>
          <w:lang w:eastAsia="he-IL"/>
        </w:rPr>
        <w:tab/>
        <w:t>שכר היועץ;</w:t>
      </w:r>
    </w:p>
    <w:p w14:paraId="427D2FCE"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1B46E1">
        <w:rPr>
          <w:rFonts w:ascii="Times New Roman" w:eastAsia="Times New Roman" w:hAnsi="Times New Roman" w:cs="David"/>
          <w:b/>
          <w:bCs/>
          <w:color w:val="000000"/>
          <w:sz w:val="24"/>
          <w:szCs w:val="24"/>
          <w:rtl/>
          <w:lang w:eastAsia="he-IL"/>
        </w:rPr>
        <w:t>נספח ה'</w:t>
      </w:r>
      <w:r w:rsidRPr="001B46E1">
        <w:rPr>
          <w:rFonts w:ascii="Times New Roman" w:eastAsia="Times New Roman" w:hAnsi="Times New Roman" w:cs="David"/>
          <w:color w:val="000000"/>
          <w:sz w:val="24"/>
          <w:szCs w:val="24"/>
          <w:rtl/>
          <w:lang w:eastAsia="he-IL"/>
        </w:rPr>
        <w:t xml:space="preserve"> - </w:t>
      </w:r>
      <w:r w:rsidRPr="001B46E1">
        <w:rPr>
          <w:rFonts w:ascii="Times New Roman" w:eastAsia="Times New Roman" w:hAnsi="Times New Roman" w:cs="David"/>
          <w:color w:val="000000"/>
          <w:sz w:val="24"/>
          <w:szCs w:val="24"/>
          <w:rtl/>
          <w:lang w:eastAsia="he-IL"/>
        </w:rPr>
        <w:tab/>
        <w:t>תשלומי שכר היועץ;</w:t>
      </w:r>
    </w:p>
    <w:p w14:paraId="579FD93C"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rtl/>
          <w:lang w:eastAsia="he-IL"/>
        </w:rPr>
        <w:t xml:space="preserve">נספח ו </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הצהרה והתחייבות לשמירת סודיות;</w:t>
      </w:r>
    </w:p>
    <w:p w14:paraId="20ABFB30" w14:textId="77777777" w:rsidR="009525F6" w:rsidRDefault="009525F6" w:rsidP="009525F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0D0193D" w14:textId="77777777" w:rsidR="009525F6" w:rsidRDefault="009525F6" w:rsidP="009525F6">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6A860EEA" w14:textId="2D9BFD62"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נספח ח'</w:t>
      </w:r>
      <w:r w:rsidRPr="001B46E1">
        <w:rPr>
          <w:rFonts w:ascii="Times New Roman" w:eastAsia="Times New Roman" w:hAnsi="Times New Roman" w:cs="David"/>
          <w:sz w:val="24"/>
          <w:szCs w:val="24"/>
          <w:rtl/>
          <w:lang w:eastAsia="he-IL"/>
        </w:rPr>
        <w:t xml:space="preserve"> - </w:t>
      </w:r>
      <w:r w:rsidRPr="001B46E1">
        <w:rPr>
          <w:rFonts w:ascii="Times New Roman" w:eastAsia="Times New Roman" w:hAnsi="Times New Roman" w:cs="David"/>
          <w:sz w:val="24"/>
          <w:szCs w:val="24"/>
          <w:rtl/>
          <w:lang w:eastAsia="he-IL"/>
        </w:rPr>
        <w:tab/>
        <w:t>רשימת התכניות והמסמכים שעל היועץ להנפיק.</w:t>
      </w:r>
    </w:p>
    <w:p w14:paraId="33F712AE" w14:textId="77777777" w:rsidR="001B46E1" w:rsidRPr="001B46E1" w:rsidRDefault="001B46E1" w:rsidP="001B46E1">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נספח ט'</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sz w:val="24"/>
          <w:szCs w:val="24"/>
          <w:rtl/>
          <w:lang w:eastAsia="he-IL"/>
        </w:rPr>
        <w:tab/>
        <w:t>אישור להשלמת הפרויקט/קטע מהפרויקט.</w:t>
      </w:r>
    </w:p>
    <w:p w14:paraId="289477BA" w14:textId="77777777" w:rsidR="001B46E1" w:rsidRPr="001B46E1" w:rsidRDefault="001B46E1" w:rsidP="001B46E1">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1B46E1">
        <w:rPr>
          <w:rFonts w:ascii="Times New Roman" w:eastAsia="Times New Roman" w:hAnsi="Times New Roman" w:cs="David"/>
          <w:b/>
          <w:bCs/>
          <w:sz w:val="24"/>
          <w:szCs w:val="24"/>
          <w:rtl/>
          <w:lang w:eastAsia="he-IL"/>
        </w:rPr>
        <w:t xml:space="preserve">נספח י' </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sz w:val="24"/>
          <w:szCs w:val="24"/>
          <w:rtl/>
          <w:lang w:eastAsia="he-IL"/>
        </w:rPr>
        <w:tab/>
        <w:t>נספח היעדר תביעות.</w:t>
      </w:r>
    </w:p>
    <w:p w14:paraId="62C1DE3B"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שירותי היועץ</w:t>
      </w:r>
    </w:p>
    <w:p w14:paraId="4277581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מוסר בזה ליועץ והיועץ מקבל על עצמו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w:t>
      </w:r>
    </w:p>
    <w:p w14:paraId="777B88A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lastRenderedPageBreak/>
        <w:t>היועץ מצהיר ומאשר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הינו מכיר ויודע את כל הנדרש למטרת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רותי היועץ וכי הינו מורשה על פי </w:t>
      </w:r>
      <w:r w:rsidRPr="001B46E1">
        <w:rPr>
          <w:rFonts w:ascii="Times New Roman" w:eastAsia="Times New Roman" w:hAnsi="Times New Roman" w:cs="David" w:hint="cs"/>
          <w:sz w:val="24"/>
          <w:szCs w:val="24"/>
          <w:rtl/>
          <w:lang w:eastAsia="he-IL"/>
        </w:rPr>
        <w:t xml:space="preserve">כל </w:t>
      </w:r>
      <w:r w:rsidRPr="001B46E1">
        <w:rPr>
          <w:rFonts w:ascii="Times New Roman" w:eastAsia="Times New Roman" w:hAnsi="Times New Roman" w:cs="David"/>
          <w:sz w:val="24"/>
          <w:szCs w:val="24"/>
          <w:rtl/>
          <w:lang w:eastAsia="he-IL"/>
        </w:rPr>
        <w:t>דין למתן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 xml:space="preserve"> היועץ, לרבות</w:t>
      </w:r>
      <w:r w:rsidRPr="001B46E1">
        <w:rPr>
          <w:rFonts w:ascii="Times New Roman" w:eastAsia="Times New Roman" w:hAnsi="Times New Roman" w:cs="David" w:hint="cs"/>
          <w:sz w:val="24"/>
          <w:szCs w:val="24"/>
          <w:rtl/>
          <w:lang w:eastAsia="he-IL"/>
        </w:rPr>
        <w:t xml:space="preserve"> אך לא רק</w:t>
      </w:r>
      <w:r w:rsidRPr="001B46E1">
        <w:rPr>
          <w:rFonts w:ascii="Times New Roman" w:eastAsia="Times New Roman" w:hAnsi="Times New Roman" w:cs="David"/>
          <w:sz w:val="24"/>
          <w:szCs w:val="24"/>
          <w:rtl/>
          <w:lang w:eastAsia="he-IL"/>
        </w:rPr>
        <w:t>,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חוק המהנדסים והאדריכלים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תשי"ח - 1958, כי יש בידו ר</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שיון </w:t>
      </w:r>
      <w:r w:rsidRPr="001B46E1">
        <w:rPr>
          <w:rFonts w:ascii="Times New Roman" w:eastAsia="Times New Roman" w:hAnsi="Times New Roman" w:cs="David" w:hint="cs"/>
          <w:sz w:val="24"/>
          <w:szCs w:val="24"/>
          <w:rtl/>
          <w:lang w:eastAsia="he-IL"/>
        </w:rPr>
        <w:t xml:space="preserve">בר </w:t>
      </w:r>
      <w:r w:rsidRPr="001B46E1">
        <w:rPr>
          <w:rFonts w:ascii="Times New Roman" w:eastAsia="Times New Roman" w:hAnsi="Times New Roman" w:cs="David"/>
          <w:sz w:val="24"/>
          <w:szCs w:val="24"/>
          <w:rtl/>
          <w:lang w:eastAsia="he-IL"/>
        </w:rPr>
        <w:t>ת</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קף לביצוע שירותי </w:t>
      </w:r>
      <w:r w:rsidRPr="001B46E1">
        <w:rPr>
          <w:rFonts w:ascii="Times New Roman" w:eastAsia="Times New Roman" w:hAnsi="Times New Roman" w:cs="David" w:hint="cs"/>
          <w:sz w:val="24"/>
          <w:szCs w:val="24"/>
          <w:rtl/>
          <w:lang w:eastAsia="he-IL"/>
        </w:rPr>
        <w:t xml:space="preserve"> היועץ על פי הדין</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כי הוא בעל הכישורים, הר</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שיונות, הידע, הניסיון והאמצעים המאפשרים לו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ביצועם ברמה מקצועית גבוהה ובהתאם למותנה בחוזה.</w:t>
      </w:r>
    </w:p>
    <w:p w14:paraId="59374DA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מצהיר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ידוע לו שש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שיקול דעתו</w:t>
      </w:r>
      <w:r w:rsidRPr="001B46E1">
        <w:rPr>
          <w:rFonts w:ascii="Times New Roman" w:eastAsia="Times New Roman" w:hAnsi="Times New Roman" w:cs="David" w:hint="cs"/>
          <w:sz w:val="24"/>
          <w:szCs w:val="24"/>
          <w:rtl/>
          <w:lang w:eastAsia="he-IL"/>
        </w:rPr>
        <w:t xml:space="preserve"> הבלעדי</w:t>
      </w:r>
      <w:r w:rsidRPr="001B46E1">
        <w:rPr>
          <w:rFonts w:ascii="Times New Roman" w:eastAsia="Times New Roman" w:hAnsi="Times New Roman" w:cs="David"/>
          <w:sz w:val="24"/>
          <w:szCs w:val="24"/>
          <w:rtl/>
          <w:lang w:eastAsia="he-IL"/>
        </w:rPr>
        <w:t xml:space="preserve"> ו</w:t>
      </w:r>
      <w:r w:rsidRPr="001B46E1">
        <w:rPr>
          <w:rFonts w:ascii="Times New Roman" w:eastAsia="Times New Roman" w:hAnsi="Times New Roman" w:cs="David" w:hint="cs"/>
          <w:sz w:val="24"/>
          <w:szCs w:val="24"/>
          <w:rtl/>
          <w:lang w:eastAsia="he-IL"/>
        </w:rPr>
        <w:t xml:space="preserve">כי </w:t>
      </w:r>
      <w:r w:rsidRPr="001B46E1">
        <w:rPr>
          <w:rFonts w:ascii="Times New Roman" w:eastAsia="Times New Roman" w:hAnsi="Times New Roman" w:cs="David"/>
          <w:sz w:val="24"/>
          <w:szCs w:val="24"/>
          <w:rtl/>
          <w:lang w:eastAsia="he-IL"/>
        </w:rPr>
        <w:t xml:space="preserve">הם יינתנו על ידו בשלבי עבודה כמפורט בנספח </w:t>
      </w:r>
      <w:r w:rsidRPr="001B46E1">
        <w:rPr>
          <w:rFonts w:ascii="Times New Roman" w:eastAsia="Times New Roman" w:hAnsi="Times New Roman" w:cs="David"/>
          <w:bCs/>
          <w:sz w:val="24"/>
          <w:szCs w:val="24"/>
          <w:rtl/>
          <w:lang w:eastAsia="he-IL"/>
        </w:rPr>
        <w:t>ב'</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המצ"ב</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עוד</w:t>
      </w:r>
      <w:r w:rsidRPr="001B46E1">
        <w:rPr>
          <w:rFonts w:ascii="Times New Roman" w:eastAsia="Times New Roman" w:hAnsi="Times New Roman" w:cs="David"/>
          <w:sz w:val="24"/>
          <w:szCs w:val="24"/>
          <w:rtl/>
          <w:lang w:eastAsia="he-IL"/>
        </w:rPr>
        <w:t xml:space="preserve"> מוסיף ומצהיר</w:t>
      </w:r>
      <w:r w:rsidRPr="001B46E1">
        <w:rPr>
          <w:rFonts w:ascii="Times New Roman" w:eastAsia="Times New Roman" w:hAnsi="Times New Roman" w:cs="David" w:hint="cs"/>
          <w:sz w:val="24"/>
          <w:szCs w:val="24"/>
          <w:rtl/>
          <w:lang w:eastAsia="he-IL"/>
        </w:rPr>
        <w:t xml:space="preserve"> היועץ,</w:t>
      </w:r>
      <w:r w:rsidRPr="001B46E1">
        <w:rPr>
          <w:rFonts w:ascii="Times New Roman" w:eastAsia="Times New Roman" w:hAnsi="Times New Roman" w:cs="David"/>
          <w:sz w:val="24"/>
          <w:szCs w:val="24"/>
          <w:rtl/>
          <w:lang w:eastAsia="he-IL"/>
        </w:rPr>
        <w:t xml:space="preserve"> כי ידוע לו שהמזמין אינו מתחייב להזמין מ</w:t>
      </w:r>
      <w:r w:rsidRPr="001B46E1">
        <w:rPr>
          <w:rFonts w:ascii="Times New Roman" w:eastAsia="Times New Roman" w:hAnsi="Times New Roman" w:cs="David" w:hint="cs"/>
          <w:sz w:val="24"/>
          <w:szCs w:val="24"/>
          <w:rtl/>
          <w:lang w:eastAsia="he-IL"/>
        </w:rPr>
        <w:t>מנו</w:t>
      </w:r>
      <w:r w:rsidRPr="001B46E1">
        <w:rPr>
          <w:rFonts w:ascii="Times New Roman" w:eastAsia="Times New Roman" w:hAnsi="Times New Roman" w:cs="David"/>
          <w:sz w:val="24"/>
          <w:szCs w:val="24"/>
          <w:rtl/>
          <w:lang w:eastAsia="he-IL"/>
        </w:rPr>
        <w:t xml:space="preserve"> שירותים נוספים מעבר לנקוב בחוזה זה ו</w:t>
      </w:r>
      <w:r w:rsidRPr="001B46E1">
        <w:rPr>
          <w:rFonts w:ascii="Times New Roman" w:eastAsia="Times New Roman" w:hAnsi="Times New Roman" w:cs="David" w:hint="cs"/>
          <w:sz w:val="24"/>
          <w:szCs w:val="24"/>
          <w:rtl/>
          <w:lang w:eastAsia="he-IL"/>
        </w:rPr>
        <w:t xml:space="preserve">כמפורט </w:t>
      </w:r>
      <w:r w:rsidRPr="001B46E1">
        <w:rPr>
          <w:rFonts w:ascii="Times New Roman" w:eastAsia="Times New Roman" w:hAnsi="Times New Roman" w:cs="David"/>
          <w:sz w:val="24"/>
          <w:szCs w:val="24"/>
          <w:rtl/>
          <w:lang w:eastAsia="he-IL"/>
        </w:rPr>
        <w:t xml:space="preserve">בנספח </w:t>
      </w:r>
      <w:r w:rsidRPr="001B46E1">
        <w:rPr>
          <w:rFonts w:ascii="Times New Roman" w:eastAsia="Times New Roman" w:hAnsi="Times New Roman" w:cs="David"/>
          <w:bCs/>
          <w:sz w:val="24"/>
          <w:szCs w:val="24"/>
          <w:rtl/>
          <w:lang w:eastAsia="he-IL"/>
        </w:rPr>
        <w:t xml:space="preserve">ב' </w:t>
      </w:r>
      <w:r w:rsidRPr="001B46E1">
        <w:rPr>
          <w:rFonts w:ascii="Times New Roman" w:eastAsia="Times New Roman" w:hAnsi="Times New Roman" w:cs="David" w:hint="cs"/>
          <w:sz w:val="24"/>
          <w:szCs w:val="24"/>
          <w:rtl/>
          <w:lang w:eastAsia="he-IL"/>
        </w:rPr>
        <w:t>המצ"ב</w:t>
      </w:r>
      <w:r w:rsidRPr="001B46E1">
        <w:rPr>
          <w:rFonts w:ascii="Times New Roman" w:eastAsia="Times New Roman" w:hAnsi="Times New Roman" w:cs="David"/>
          <w:sz w:val="24"/>
          <w:szCs w:val="24"/>
          <w:rtl/>
          <w:lang w:eastAsia="he-IL"/>
        </w:rPr>
        <w:t>.</w:t>
      </w:r>
    </w:p>
    <w:p w14:paraId="39AA1233"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4C88F9E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כפי שיקבעו מ</w:t>
      </w:r>
      <w:r w:rsidRPr="001B46E1">
        <w:rPr>
          <w:rFonts w:ascii="Times New Roman" w:eastAsia="Times New Roman" w:hAnsi="Times New Roman" w:cs="David" w:hint="cs"/>
          <w:sz w:val="24"/>
          <w:szCs w:val="24"/>
          <w:rtl/>
          <w:lang w:eastAsia="he-IL"/>
        </w:rPr>
        <w:t>עת לעת</w:t>
      </w:r>
      <w:r w:rsidRPr="001B46E1">
        <w:rPr>
          <w:rFonts w:ascii="Times New Roman" w:eastAsia="Times New Roman" w:hAnsi="Times New Roman" w:cs="David"/>
          <w:sz w:val="24"/>
          <w:szCs w:val="24"/>
          <w:rtl/>
          <w:lang w:eastAsia="he-IL"/>
        </w:rPr>
        <w:t xml:space="preserve"> ע"י המזמין ויהיה חייב לנהוג לפיהם ולקיימם ללא סטייה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אלא אם כן ק</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בל הוראה</w:t>
      </w:r>
      <w:r w:rsidRPr="001B46E1">
        <w:rPr>
          <w:rFonts w:ascii="Times New Roman" w:eastAsia="Times New Roman" w:hAnsi="Times New Roman" w:cs="David" w:hint="cs"/>
          <w:sz w:val="24"/>
          <w:szCs w:val="24"/>
          <w:rtl/>
          <w:lang w:eastAsia="he-IL"/>
        </w:rPr>
        <w:t xml:space="preserve"> מפורשת</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בכתב מהמזמין.</w:t>
      </w:r>
    </w:p>
    <w:p w14:paraId="3DE808C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lastRenderedPageBreak/>
        <w:t>היועץ מתחייב לבצע את שרותי היועץ בתיאום מלא, בשיתוף פעולה ותוך קיום קשר מתמיד עם המזמין והמנהל, עם צוותו המקצועי וצוות הניהול, ת</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רותי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הכל כפי שיקבע ע"י המנהל. כן מתחייב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להשתתף בת</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אום מראש בכל ישיבות התיאום אליהן יוזמן.</w:t>
      </w:r>
    </w:p>
    <w:p w14:paraId="09A5AFC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ישמור על נוהלי קשר, תיאום, ר</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שום וצורת המסמכים לפי דרישת המנהל.</w:t>
      </w:r>
    </w:p>
    <w:p w14:paraId="34555E4E"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עוד לא יקבע אחרת ע"י המזמין, יהיה המנהל כ</w:t>
      </w:r>
      <w:r w:rsidRPr="001B46E1">
        <w:rPr>
          <w:rFonts w:ascii="Times New Roman" w:eastAsia="Times New Roman" w:hAnsi="Times New Roman" w:cs="David" w:hint="cs"/>
          <w:sz w:val="24"/>
          <w:szCs w:val="24"/>
          <w:rtl/>
          <w:lang w:eastAsia="he-IL"/>
        </w:rPr>
        <w:t>הגדרתו</w:t>
      </w:r>
      <w:r w:rsidRPr="001B46E1">
        <w:rPr>
          <w:rFonts w:ascii="Times New Roman" w:eastAsia="Times New Roman" w:hAnsi="Times New Roman" w:cs="David"/>
          <w:sz w:val="24"/>
          <w:szCs w:val="24"/>
          <w:rtl/>
          <w:lang w:eastAsia="he-IL"/>
        </w:rPr>
        <w:t xml:space="preserve"> בנספח </w:t>
      </w:r>
      <w:r w:rsidRPr="001B46E1">
        <w:rPr>
          <w:rFonts w:ascii="Times New Roman" w:eastAsia="Times New Roman" w:hAnsi="Times New Roman" w:cs="David"/>
          <w:bCs/>
          <w:sz w:val="24"/>
          <w:szCs w:val="24"/>
          <w:rtl/>
          <w:lang w:eastAsia="he-IL"/>
        </w:rPr>
        <w:t xml:space="preserve">א' </w:t>
      </w:r>
      <w:r w:rsidRPr="001B46E1">
        <w:rPr>
          <w:rFonts w:ascii="Times New Roman" w:eastAsia="Times New Roman" w:hAnsi="Times New Roman" w:cs="David"/>
          <w:sz w:val="24"/>
          <w:szCs w:val="24"/>
          <w:rtl/>
          <w:lang w:eastAsia="he-IL"/>
        </w:rPr>
        <w:t>ועל היועץ להיות</w:t>
      </w:r>
      <w:r w:rsidRPr="001B46E1">
        <w:rPr>
          <w:rFonts w:ascii="Times New Roman" w:eastAsia="Times New Roman" w:hAnsi="Times New Roman" w:cs="David" w:hint="cs"/>
          <w:sz w:val="24"/>
          <w:szCs w:val="24"/>
          <w:rtl/>
          <w:lang w:eastAsia="he-IL"/>
        </w:rPr>
        <w:t xml:space="preserve"> עמו</w:t>
      </w:r>
      <w:r w:rsidRPr="001B46E1">
        <w:rPr>
          <w:rFonts w:ascii="Times New Roman" w:eastAsia="Times New Roman" w:hAnsi="Times New Roman" w:cs="David"/>
          <w:sz w:val="24"/>
          <w:szCs w:val="24"/>
          <w:rtl/>
          <w:lang w:eastAsia="he-IL"/>
        </w:rPr>
        <w:t xml:space="preserve"> בקשר מתמי</w:t>
      </w:r>
      <w:r w:rsidRPr="001B46E1">
        <w:rPr>
          <w:rFonts w:ascii="Times New Roman" w:eastAsia="Times New Roman" w:hAnsi="Times New Roman" w:cs="David" w:hint="cs"/>
          <w:sz w:val="24"/>
          <w:szCs w:val="24"/>
          <w:rtl/>
          <w:lang w:eastAsia="he-IL"/>
        </w:rPr>
        <w:t>ד</w:t>
      </w:r>
      <w:r w:rsidRPr="001B46E1">
        <w:rPr>
          <w:rFonts w:ascii="Times New Roman" w:eastAsia="Times New Roman" w:hAnsi="Times New Roman" w:cs="David"/>
          <w:sz w:val="24"/>
          <w:szCs w:val="24"/>
          <w:rtl/>
          <w:lang w:eastAsia="he-IL"/>
        </w:rPr>
        <w:t xml:space="preserve"> ולתאם עמו את כל פעולותיו, אלא אם נקבע </w:t>
      </w:r>
      <w:r w:rsidRPr="001B46E1">
        <w:rPr>
          <w:rFonts w:ascii="Times New Roman" w:eastAsia="Times New Roman" w:hAnsi="Times New Roman" w:cs="David" w:hint="cs"/>
          <w:sz w:val="24"/>
          <w:szCs w:val="24"/>
          <w:rtl/>
          <w:lang w:eastAsia="he-IL"/>
        </w:rPr>
        <w:t xml:space="preserve">מפורשות </w:t>
      </w:r>
      <w:r w:rsidRPr="001B46E1">
        <w:rPr>
          <w:rFonts w:ascii="Times New Roman" w:eastAsia="Times New Roman" w:hAnsi="Times New Roman" w:cs="David"/>
          <w:sz w:val="24"/>
          <w:szCs w:val="24"/>
          <w:rtl/>
          <w:lang w:eastAsia="he-IL"/>
        </w:rPr>
        <w:t>אחרת ע"י המזמין.</w:t>
      </w:r>
    </w:p>
    <w:p w14:paraId="4A0F973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מצהיר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ידועות לו הוראות כל התכניות הקיימות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1B46E1">
        <w:rPr>
          <w:rFonts w:ascii="Times New Roman" w:eastAsia="Times New Roman" w:hAnsi="Times New Roman" w:cs="David" w:hint="cs"/>
          <w:sz w:val="24"/>
          <w:szCs w:val="24"/>
          <w:rtl/>
          <w:lang w:eastAsia="he-IL"/>
        </w:rPr>
        <w:t>יהם של</w:t>
      </w:r>
      <w:r w:rsidRPr="001B46E1">
        <w:rPr>
          <w:rFonts w:ascii="Times New Roman" w:eastAsia="Times New Roman" w:hAnsi="Times New Roman" w:cs="David"/>
          <w:sz w:val="24"/>
          <w:szCs w:val="24"/>
          <w:rtl/>
          <w:lang w:eastAsia="he-IL"/>
        </w:rPr>
        <w:t xml:space="preserve"> הדין</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הנהלים</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התקנים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התקנות החלים בקשר עם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שרותי היועץ והוא מתחייב לפעול בהתאם לקבוע בהם. כמו כן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מצהיר היועץ כי </w:t>
      </w:r>
      <w:r w:rsidRPr="001B46E1">
        <w:rPr>
          <w:rFonts w:ascii="Times New Roman" w:eastAsia="Times New Roman" w:hAnsi="Times New Roman" w:cs="David" w:hint="cs"/>
          <w:sz w:val="24"/>
          <w:szCs w:val="24"/>
          <w:rtl/>
          <w:lang w:eastAsia="he-IL"/>
        </w:rPr>
        <w:t xml:space="preserve">הוא </w:t>
      </w:r>
      <w:r w:rsidRPr="001B46E1">
        <w:rPr>
          <w:rFonts w:ascii="Times New Roman" w:eastAsia="Times New Roman" w:hAnsi="Times New Roman" w:cs="David"/>
          <w:sz w:val="24"/>
          <w:szCs w:val="24"/>
          <w:rtl/>
          <w:lang w:eastAsia="he-IL"/>
        </w:rPr>
        <w:t xml:space="preserve">בדק בעצמו את כל הנושאים הרלוונטיים </w:t>
      </w:r>
      <w:r w:rsidRPr="001B46E1">
        <w:rPr>
          <w:rFonts w:ascii="Times New Roman" w:eastAsia="Times New Roman" w:hAnsi="Times New Roman" w:cs="David" w:hint="cs"/>
          <w:sz w:val="24"/>
          <w:szCs w:val="24"/>
          <w:rtl/>
          <w:lang w:eastAsia="he-IL"/>
        </w:rPr>
        <w:t xml:space="preserve">ו/או </w:t>
      </w:r>
      <w:r w:rsidRPr="001B46E1">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w:t>
      </w:r>
      <w:r w:rsidRPr="001B46E1">
        <w:rPr>
          <w:rFonts w:ascii="Times New Roman" w:eastAsia="Times New Roman" w:hAnsi="Times New Roman" w:cs="David"/>
          <w:sz w:val="24"/>
          <w:szCs w:val="24"/>
          <w:rtl/>
          <w:lang w:eastAsia="he-IL"/>
        </w:rPr>
        <w:lastRenderedPageBreak/>
        <w:t>למטרותיו, ויש בידיו את כל הנתונים הנוגעים לאתר, כנדרש לשם ביצוע שירותי היועץ.</w:t>
      </w:r>
    </w:p>
    <w:p w14:paraId="53294B16"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להפיק את כל התכניות </w:t>
      </w:r>
      <w:r w:rsidRPr="001B46E1">
        <w:rPr>
          <w:rFonts w:ascii="Times New Roman" w:eastAsia="Times New Roman" w:hAnsi="Times New Roman" w:cs="David" w:hint="cs"/>
          <w:sz w:val="24"/>
          <w:szCs w:val="24"/>
          <w:rtl/>
          <w:lang w:eastAsia="he-IL"/>
        </w:rPr>
        <w:t>נשוא</w:t>
      </w:r>
      <w:r w:rsidRPr="001B46E1">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באמצעות מחשב בתוכנה או בקבצים במתכונת הקבועה בנספח </w:t>
      </w:r>
      <w:r w:rsidRPr="001B46E1">
        <w:rPr>
          <w:rFonts w:ascii="Times New Roman" w:eastAsia="Times New Roman" w:hAnsi="Times New Roman" w:cs="David"/>
          <w:b/>
          <w:bCs/>
          <w:sz w:val="24"/>
          <w:szCs w:val="24"/>
          <w:rtl/>
          <w:lang w:eastAsia="he-IL"/>
        </w:rPr>
        <w:t>א'</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 xml:space="preserve">המצ"ב </w:t>
      </w:r>
      <w:r w:rsidRPr="001B46E1">
        <w:rPr>
          <w:rFonts w:ascii="Times New Roman" w:eastAsia="Times New Roman" w:hAnsi="Times New Roman" w:cs="David"/>
          <w:sz w:val="24"/>
          <w:szCs w:val="24"/>
          <w:rtl/>
          <w:lang w:eastAsia="he-IL"/>
        </w:rPr>
        <w:t>וע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1B46E1">
        <w:rPr>
          <w:rFonts w:ascii="Times New Roman" w:eastAsia="Times New Roman" w:hAnsi="Times New Roman" w:cs="David" w:hint="cs"/>
          <w:sz w:val="24"/>
          <w:szCs w:val="24"/>
          <w:rtl/>
          <w:lang w:eastAsia="he-IL"/>
        </w:rPr>
        <w:t xml:space="preserve"> בנספח </w:t>
      </w:r>
      <w:r w:rsidRPr="001B46E1">
        <w:rPr>
          <w:rFonts w:ascii="Times New Roman" w:eastAsia="Times New Roman" w:hAnsi="Times New Roman" w:cs="David" w:hint="cs"/>
          <w:b/>
          <w:bCs/>
          <w:sz w:val="24"/>
          <w:szCs w:val="24"/>
          <w:rtl/>
          <w:lang w:eastAsia="he-IL"/>
        </w:rPr>
        <w:t>א'</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כאמור.</w:t>
      </w:r>
    </w:p>
    <w:p w14:paraId="72325B9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לא יגיש ליועצים</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לקבלנים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1B46E1">
        <w:rPr>
          <w:rFonts w:ascii="Times New Roman" w:eastAsia="Times New Roman" w:hAnsi="Times New Roman" w:cs="David" w:hint="cs"/>
          <w:sz w:val="24"/>
          <w:szCs w:val="24"/>
          <w:rtl/>
          <w:lang w:eastAsia="he-IL"/>
        </w:rPr>
        <w:t xml:space="preserve">מפורשות על פי </w:t>
      </w:r>
      <w:r w:rsidRPr="001B46E1">
        <w:rPr>
          <w:rFonts w:ascii="Times New Roman" w:eastAsia="Times New Roman" w:hAnsi="Times New Roman" w:cs="David"/>
          <w:sz w:val="24"/>
          <w:szCs w:val="24"/>
          <w:rtl/>
          <w:lang w:eastAsia="he-IL"/>
        </w:rPr>
        <w:t>חוזה זה.</w:t>
      </w:r>
    </w:p>
    <w:p w14:paraId="10F180F6"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אין לו ולא תהינה לו </w:t>
      </w:r>
      <w:r w:rsidRPr="001B46E1">
        <w:rPr>
          <w:rFonts w:ascii="Times New Roman" w:eastAsia="Times New Roman" w:hAnsi="Times New Roman" w:cs="David" w:hint="cs"/>
          <w:sz w:val="24"/>
          <w:szCs w:val="24"/>
          <w:rtl/>
          <w:lang w:eastAsia="he-IL"/>
        </w:rPr>
        <w:t xml:space="preserve">כל </w:t>
      </w:r>
      <w:r w:rsidRPr="001B46E1">
        <w:rPr>
          <w:rFonts w:ascii="Times New Roman" w:eastAsia="Times New Roman" w:hAnsi="Times New Roman" w:cs="David"/>
          <w:sz w:val="24"/>
          <w:szCs w:val="24"/>
          <w:rtl/>
          <w:lang w:eastAsia="he-IL"/>
        </w:rPr>
        <w:t>תביעות ו/או טענות</w:t>
      </w:r>
      <w:r w:rsidRPr="001B46E1">
        <w:rPr>
          <w:rFonts w:ascii="Times New Roman" w:eastAsia="Times New Roman" w:hAnsi="Times New Roman" w:cs="David" w:hint="cs"/>
          <w:sz w:val="24"/>
          <w:szCs w:val="24"/>
          <w:rtl/>
          <w:lang w:eastAsia="he-IL"/>
        </w:rPr>
        <w:t xml:space="preserve"> ו/או דרישות ו/או תלונות</w:t>
      </w:r>
      <w:r w:rsidRPr="001B46E1">
        <w:rPr>
          <w:rFonts w:ascii="Times New Roman" w:eastAsia="Times New Roman" w:hAnsi="Times New Roman" w:cs="David"/>
          <w:sz w:val="24"/>
          <w:szCs w:val="24"/>
          <w:rtl/>
          <w:lang w:eastAsia="he-IL"/>
        </w:rPr>
        <w:t xml:space="preserve"> כלפי המזמין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כלפי המתכננים האחרים בגין מסירת העבודות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כאמור. משמסר המזמין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 xml:space="preserve">ביצוע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1BED18A3"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1B46E1">
        <w:rPr>
          <w:rFonts w:ascii="Times New Roman" w:eastAsia="Times New Roman" w:hAnsi="Times New Roman" w:cs="David"/>
          <w:sz w:val="24"/>
          <w:szCs w:val="24"/>
          <w:lang w:eastAsia="he-IL"/>
        </w:rPr>
        <w:t>view</w:t>
      </w:r>
      <w:r w:rsidRPr="001B46E1">
        <w:rPr>
          <w:rFonts w:ascii="Times New Roman" w:eastAsia="Times New Roman" w:hAnsi="Times New Roman" w:cs="David"/>
          <w:sz w:val="24"/>
          <w:szCs w:val="24"/>
          <w:rtl/>
          <w:lang w:eastAsia="he-IL"/>
        </w:rPr>
        <w:t>@</w:t>
      </w:r>
      <w:r w:rsidRPr="001B46E1">
        <w:rPr>
          <w:rFonts w:ascii="Times New Roman" w:eastAsia="Times New Roman" w:hAnsi="Times New Roman" w:cs="David" w:hint="cs"/>
          <w:sz w:val="24"/>
          <w:szCs w:val="24"/>
          <w:rtl/>
          <w:lang w:eastAsia="he-IL"/>
        </w:rPr>
        <w:t>", "רמדורנט"</w:t>
      </w:r>
      <w:r w:rsidRPr="001B46E1">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1B46E1">
        <w:rPr>
          <w:rFonts w:ascii="Times New Roman" w:eastAsia="Times New Roman" w:hAnsi="Times New Roman" w:cs="David" w:hint="cs"/>
          <w:sz w:val="24"/>
          <w:szCs w:val="24"/>
          <w:rtl/>
          <w:lang w:eastAsia="he-IL"/>
        </w:rPr>
        <w:t>.</w:t>
      </w:r>
    </w:p>
    <w:p w14:paraId="71D6F2B0"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lastRenderedPageBreak/>
        <w:t>צוות עובדים ואמצעים</w:t>
      </w:r>
    </w:p>
    <w:p w14:paraId="5E29431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במשך כל תקופת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שרותי היועץ יקיים משרד מאויש</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מאורגן ומצויד</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באופן שיאפשר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בהתאם להוראות חוזה זה.</w:t>
      </w:r>
    </w:p>
    <w:p w14:paraId="6FFFE4FB"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שהרכבם המספרי והמקצועי של צוות עובדיו, כמפורט בנספח </w:t>
      </w:r>
      <w:r w:rsidRPr="001B46E1">
        <w:rPr>
          <w:rFonts w:ascii="Times New Roman" w:eastAsia="Times New Roman" w:hAnsi="Times New Roman" w:cs="David"/>
          <w:bCs/>
          <w:sz w:val="24"/>
          <w:szCs w:val="24"/>
          <w:rtl/>
          <w:lang w:eastAsia="he-IL"/>
        </w:rPr>
        <w:t>א'</w:t>
      </w:r>
      <w:r w:rsidRPr="001B46E1">
        <w:rPr>
          <w:rFonts w:ascii="Times New Roman" w:eastAsia="Times New Roman" w:hAnsi="Times New Roman" w:cs="David" w:hint="cs"/>
          <w:bCs/>
          <w:sz w:val="24"/>
          <w:szCs w:val="24"/>
          <w:rtl/>
          <w:lang w:eastAsia="he-IL"/>
        </w:rPr>
        <w:t xml:space="preserve"> </w:t>
      </w:r>
      <w:r w:rsidRPr="001B46E1">
        <w:rPr>
          <w:rFonts w:ascii="Times New Roman" w:eastAsia="Times New Roman" w:hAnsi="Times New Roman" w:cs="David" w:hint="cs"/>
          <w:b/>
          <w:sz w:val="24"/>
          <w:szCs w:val="24"/>
          <w:rtl/>
          <w:lang w:eastAsia="he-IL"/>
        </w:rPr>
        <w:t>המצ"ב,</w:t>
      </w:r>
      <w:r w:rsidRPr="001B46E1">
        <w:rPr>
          <w:rFonts w:ascii="Times New Roman" w:eastAsia="Times New Roman" w:hAnsi="Times New Roman" w:cs="David"/>
          <w:sz w:val="24"/>
          <w:szCs w:val="24"/>
          <w:rtl/>
          <w:lang w:eastAsia="he-IL"/>
        </w:rPr>
        <w:t xml:space="preserve"> יתאים לביצוע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ברמה ובמועדים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4700554A"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1B46E1">
        <w:rPr>
          <w:rFonts w:ascii="Times New Roman" w:eastAsia="Times New Roman" w:hAnsi="Times New Roman" w:cs="David" w:hint="cs"/>
          <w:sz w:val="24"/>
          <w:szCs w:val="24"/>
          <w:rtl/>
          <w:lang w:eastAsia="he-IL"/>
        </w:rPr>
        <w:t xml:space="preserve">המוחלט </w:t>
      </w:r>
      <w:r w:rsidRPr="001B46E1">
        <w:rPr>
          <w:rFonts w:ascii="Times New Roman" w:eastAsia="Times New Roman" w:hAnsi="Times New Roman" w:cs="David"/>
          <w:sz w:val="24"/>
          <w:szCs w:val="24"/>
          <w:rtl/>
          <w:lang w:eastAsia="he-IL"/>
        </w:rPr>
        <w:t>- להורות ליועץ מ</w:t>
      </w:r>
      <w:r w:rsidRPr="001B46E1">
        <w:rPr>
          <w:rFonts w:ascii="Times New Roman" w:eastAsia="Times New Roman" w:hAnsi="Times New Roman" w:cs="David" w:hint="cs"/>
          <w:sz w:val="24"/>
          <w:szCs w:val="24"/>
          <w:rtl/>
          <w:lang w:eastAsia="he-IL"/>
        </w:rPr>
        <w:t>עת לעת,</w:t>
      </w:r>
      <w:r w:rsidRPr="001B46E1">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72D4C522"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מוסכם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1B46E1">
        <w:rPr>
          <w:rFonts w:ascii="Times New Roman" w:eastAsia="Times New Roman" w:hAnsi="Times New Roman" w:cs="David"/>
          <w:bCs/>
          <w:sz w:val="24"/>
          <w:szCs w:val="24"/>
          <w:rtl/>
          <w:lang w:eastAsia="he-IL"/>
        </w:rPr>
        <w:t>א'</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המצ"ב</w:t>
      </w:r>
      <w:r w:rsidRPr="001B46E1">
        <w:rPr>
          <w:rFonts w:ascii="Times New Roman" w:eastAsia="Times New Roman" w:hAnsi="Times New Roman" w:cs="David"/>
          <w:sz w:val="24"/>
          <w:szCs w:val="24"/>
          <w:rtl/>
          <w:lang w:eastAsia="he-IL"/>
        </w:rPr>
        <w:t>, מנהלו הראשי של היועץ למטרת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(להלן: "</w:t>
      </w:r>
      <w:r w:rsidRPr="001B46E1">
        <w:rPr>
          <w:rFonts w:ascii="Times New Roman" w:eastAsia="Times New Roman" w:hAnsi="Times New Roman" w:cs="David"/>
          <w:b/>
          <w:bCs/>
          <w:sz w:val="24"/>
          <w:szCs w:val="24"/>
          <w:rtl/>
          <w:lang w:eastAsia="he-IL"/>
        </w:rPr>
        <w:t>המנהל הראשי</w:t>
      </w:r>
      <w:r w:rsidRPr="001B46E1">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1B46E1">
        <w:rPr>
          <w:rFonts w:ascii="Times New Roman" w:eastAsia="Times New Roman" w:hAnsi="Times New Roman" w:cs="David" w:hint="cs"/>
          <w:sz w:val="24"/>
          <w:szCs w:val="24"/>
          <w:rtl/>
          <w:lang w:eastAsia="he-IL"/>
        </w:rPr>
        <w:t xml:space="preserve"> מראש ובכתב</w:t>
      </w:r>
      <w:r w:rsidRPr="001B46E1">
        <w:rPr>
          <w:rFonts w:ascii="Times New Roman" w:eastAsia="Times New Roman" w:hAnsi="Times New Roman" w:cs="David"/>
          <w:sz w:val="24"/>
          <w:szCs w:val="24"/>
          <w:rtl/>
          <w:lang w:eastAsia="he-IL"/>
        </w:rPr>
        <w:t>.</w:t>
      </w:r>
    </w:p>
    <w:p w14:paraId="679B8D9B" w14:textId="77777777" w:rsid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w:t>
      </w:r>
      <w:r w:rsidRPr="001B46E1">
        <w:rPr>
          <w:rFonts w:ascii="Times New Roman" w:eastAsia="Times New Roman" w:hAnsi="Times New Roman" w:cs="David" w:hint="cs"/>
          <w:sz w:val="24"/>
          <w:szCs w:val="24"/>
          <w:rtl/>
          <w:lang w:eastAsia="he-IL"/>
        </w:rPr>
        <w:t>צהיר, כי ידוע לו, ש</w:t>
      </w:r>
      <w:r w:rsidRPr="001B46E1">
        <w:rPr>
          <w:rFonts w:ascii="Times New Roman" w:eastAsia="Times New Roman" w:hAnsi="Times New Roman" w:cs="David"/>
          <w:sz w:val="24"/>
          <w:szCs w:val="24"/>
          <w:rtl/>
          <w:lang w:eastAsia="he-IL"/>
        </w:rPr>
        <w:t>במשך כל ת</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קפ</w:t>
      </w:r>
      <w:r w:rsidRPr="001B46E1">
        <w:rPr>
          <w:rFonts w:ascii="Times New Roman" w:eastAsia="Times New Roman" w:hAnsi="Times New Roman" w:cs="David" w:hint="cs"/>
          <w:sz w:val="24"/>
          <w:szCs w:val="24"/>
          <w:rtl/>
          <w:lang w:eastAsia="he-IL"/>
        </w:rPr>
        <w:t>ו של</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יעמוד המנהל הראשי בראשו, יהיה מעורב אישית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החוזה, יקדיש למטרה זו את כל הזמן הנדרש, ויעמוד לרשות המזמין כל אימת שיוזמן על ידו להשתתף בישיבות ודיונים למטרות הפרויקט ויפקח על הצוות המקצועי של </w:t>
      </w:r>
      <w:r w:rsidRPr="001B46E1">
        <w:rPr>
          <w:rFonts w:ascii="Times New Roman" w:eastAsia="Times New Roman" w:hAnsi="Times New Roman" w:cs="David"/>
          <w:sz w:val="24"/>
          <w:szCs w:val="24"/>
          <w:rtl/>
          <w:lang w:eastAsia="he-IL"/>
        </w:rPr>
        <w:lastRenderedPageBreak/>
        <w:t>היועץ שיעסוק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התכנון. מבלי לגרוע מהתחייבויות היועץ כמתחייב מ</w:t>
      </w:r>
      <w:r w:rsidRPr="001B46E1">
        <w:rPr>
          <w:rFonts w:ascii="Times New Roman" w:eastAsia="Times New Roman" w:hAnsi="Times New Roman" w:cs="David" w:hint="cs"/>
          <w:sz w:val="24"/>
          <w:szCs w:val="24"/>
          <w:rtl/>
          <w:lang w:eastAsia="he-IL"/>
        </w:rPr>
        <w:t>חוזה זה,</w:t>
      </w:r>
      <w:r w:rsidRPr="001B46E1">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47EA474" w14:textId="77777777" w:rsidR="009525F6" w:rsidRPr="001B46E1" w:rsidRDefault="009525F6"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p>
    <w:p w14:paraId="55944EA5"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3599F9E4"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hint="cs"/>
          <w:sz w:val="24"/>
          <w:szCs w:val="24"/>
          <w:rtl/>
          <w:lang w:eastAsia="he-IL"/>
        </w:rPr>
        <w:t xml:space="preserve">המזמין רשאי </w:t>
      </w:r>
      <w:r w:rsidRPr="001B46E1">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1B46E1">
        <w:rPr>
          <w:rFonts w:ascii="Times New Roman" w:eastAsia="Times New Roman" w:hAnsi="Times New Roman" w:cs="David" w:hint="cs"/>
          <w:sz w:val="24"/>
          <w:szCs w:val="24"/>
          <w:rtl/>
          <w:lang w:eastAsia="he-IL"/>
        </w:rPr>
        <w:t xml:space="preserve">אחר </w:t>
      </w:r>
      <w:r w:rsidRPr="001B46E1">
        <w:rPr>
          <w:rFonts w:ascii="Times New Roman" w:eastAsia="Times New Roman" w:hAnsi="Times New Roman" w:cs="David"/>
          <w:sz w:val="24"/>
          <w:szCs w:val="24"/>
          <w:rtl/>
          <w:lang w:eastAsia="he-IL"/>
        </w:rPr>
        <w:t>דרישת המזמין לאלתר.</w:t>
      </w:r>
    </w:p>
    <w:p w14:paraId="6F147385"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החלטות המזמין בדבר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ו/או החלפת עובד מעובדי היועץ תינתנה לפי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קול דעתו המוחלט</w:t>
      </w:r>
      <w:r w:rsidRPr="001B46E1">
        <w:rPr>
          <w:rFonts w:ascii="Times New Roman" w:eastAsia="Times New Roman" w:hAnsi="Times New Roman" w:cs="David" w:hint="cs"/>
          <w:sz w:val="24"/>
          <w:szCs w:val="24"/>
          <w:rtl/>
          <w:lang w:eastAsia="he-IL"/>
        </w:rPr>
        <w:t xml:space="preserve"> של המזמין</w:t>
      </w:r>
      <w:r w:rsidRPr="001B46E1">
        <w:rPr>
          <w:rFonts w:ascii="Times New Roman" w:eastAsia="Times New Roman" w:hAnsi="Times New Roman" w:cs="David"/>
          <w:sz w:val="24"/>
          <w:szCs w:val="24"/>
          <w:rtl/>
          <w:lang w:eastAsia="he-IL"/>
        </w:rPr>
        <w:t xml:space="preserve"> וללא צורך במתן נימוקים</w:t>
      </w:r>
      <w:r w:rsidRPr="001B46E1">
        <w:rPr>
          <w:rFonts w:ascii="Times New Roman" w:eastAsia="Times New Roman" w:hAnsi="Times New Roman" w:cs="David" w:hint="cs"/>
          <w:sz w:val="24"/>
          <w:szCs w:val="24"/>
          <w:rtl/>
          <w:lang w:eastAsia="he-IL"/>
        </w:rPr>
        <w:t xml:space="preserve"> כאלה ואחרים</w:t>
      </w:r>
      <w:r w:rsidRPr="001B46E1">
        <w:rPr>
          <w:rFonts w:ascii="Times New Roman" w:eastAsia="Times New Roman" w:hAnsi="Times New Roman" w:cs="David"/>
          <w:sz w:val="24"/>
          <w:szCs w:val="24"/>
          <w:rtl/>
          <w:lang w:eastAsia="he-IL"/>
        </w:rPr>
        <w:t>. אין בהחלטות אלה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כדי לשחרר את היועץ מאי</w:t>
      </w:r>
      <w:r w:rsidRPr="001B46E1">
        <w:rPr>
          <w:rFonts w:ascii="Times New Roman" w:eastAsia="Times New Roman" w:hAnsi="Times New Roman" w:cs="David" w:hint="cs"/>
          <w:sz w:val="24"/>
          <w:szCs w:val="24"/>
          <w:rtl/>
          <w:lang w:eastAsia="he-IL"/>
        </w:rPr>
        <w:t>לו</w:t>
      </w:r>
      <w:r w:rsidRPr="001B46E1">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1B46E1">
        <w:rPr>
          <w:rFonts w:ascii="Times New Roman" w:eastAsia="Times New Roman" w:hAnsi="Times New Roman" w:cs="David" w:hint="cs"/>
          <w:sz w:val="24"/>
          <w:szCs w:val="24"/>
          <w:rtl/>
          <w:lang w:eastAsia="he-IL"/>
        </w:rPr>
        <w:t xml:space="preserve"> ו/או חבות</w:t>
      </w:r>
      <w:r w:rsidRPr="001B46E1">
        <w:rPr>
          <w:rFonts w:ascii="Times New Roman" w:eastAsia="Times New Roman" w:hAnsi="Times New Roman" w:cs="David"/>
          <w:sz w:val="24"/>
          <w:szCs w:val="24"/>
          <w:rtl/>
          <w:lang w:eastAsia="he-IL"/>
        </w:rPr>
        <w:t xml:space="preserve"> שהיא.</w:t>
      </w:r>
    </w:p>
    <w:p w14:paraId="7EA0B165"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לצייד על חשבונו את צוות עובדיו בכל הציוד הדרוש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שרותי היועץ. </w:t>
      </w:r>
      <w:r w:rsidRPr="001B46E1">
        <w:rPr>
          <w:rFonts w:ascii="Times New Roman" w:eastAsia="Times New Roman" w:hAnsi="Times New Roman" w:cs="David" w:hint="cs"/>
          <w:sz w:val="24"/>
          <w:szCs w:val="24"/>
          <w:rtl/>
          <w:lang w:eastAsia="he-IL"/>
        </w:rPr>
        <w:t>האחריות בגין אחזקת</w:t>
      </w:r>
      <w:r w:rsidRPr="001B46E1">
        <w:rPr>
          <w:rFonts w:ascii="Times New Roman" w:eastAsia="Times New Roman" w:hAnsi="Times New Roman" w:cs="David"/>
          <w:sz w:val="24"/>
          <w:szCs w:val="24"/>
          <w:rtl/>
          <w:lang w:eastAsia="he-IL"/>
        </w:rPr>
        <w:t xml:space="preserve"> ושמיר</w:t>
      </w:r>
      <w:r w:rsidRPr="001B46E1">
        <w:rPr>
          <w:rFonts w:ascii="Times New Roman" w:eastAsia="Times New Roman" w:hAnsi="Times New Roman" w:cs="David" w:hint="cs"/>
          <w:sz w:val="24"/>
          <w:szCs w:val="24"/>
          <w:rtl/>
          <w:lang w:eastAsia="he-IL"/>
        </w:rPr>
        <w:t>ת</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ציוד</w:t>
      </w:r>
      <w:r w:rsidRPr="001B46E1">
        <w:rPr>
          <w:rFonts w:ascii="Times New Roman" w:eastAsia="Times New Roman" w:hAnsi="Times New Roman" w:cs="David" w:hint="cs"/>
          <w:sz w:val="24"/>
          <w:szCs w:val="24"/>
          <w:rtl/>
          <w:lang w:eastAsia="he-IL"/>
        </w:rPr>
        <w:t xml:space="preserve"> כאמור,</w:t>
      </w:r>
      <w:r w:rsidRPr="001B46E1">
        <w:rPr>
          <w:rFonts w:ascii="Times New Roman" w:eastAsia="Times New Roman" w:hAnsi="Times New Roman" w:cs="David"/>
          <w:sz w:val="24"/>
          <w:szCs w:val="24"/>
          <w:rtl/>
          <w:lang w:eastAsia="he-IL"/>
        </w:rPr>
        <w:t xml:space="preserve"> תהיה בידי היועץ ועל חשבונו, והמזמין לא </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ישא בכל אחריות </w:t>
      </w:r>
      <w:r w:rsidRPr="001B46E1">
        <w:rPr>
          <w:rFonts w:ascii="Times New Roman" w:eastAsia="Times New Roman" w:hAnsi="Times New Roman" w:cs="David" w:hint="cs"/>
          <w:sz w:val="24"/>
          <w:szCs w:val="24"/>
          <w:rtl/>
          <w:lang w:eastAsia="he-IL"/>
        </w:rPr>
        <w:t xml:space="preserve">ו/או חבות </w:t>
      </w:r>
      <w:r w:rsidRPr="001B46E1">
        <w:rPr>
          <w:rFonts w:ascii="Times New Roman" w:eastAsia="Times New Roman" w:hAnsi="Times New Roman" w:cs="David"/>
          <w:sz w:val="24"/>
          <w:szCs w:val="24"/>
          <w:rtl/>
          <w:lang w:eastAsia="he-IL"/>
        </w:rPr>
        <w:t>בגין א</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בדן </w:t>
      </w:r>
      <w:r w:rsidRPr="001B46E1">
        <w:rPr>
          <w:rFonts w:ascii="Times New Roman" w:eastAsia="Times New Roman" w:hAnsi="Times New Roman" w:cs="David" w:hint="cs"/>
          <w:sz w:val="24"/>
          <w:szCs w:val="24"/>
          <w:rtl/>
          <w:lang w:eastAsia="he-IL"/>
        </w:rPr>
        <w:t>ן/</w:t>
      </w:r>
      <w:r w:rsidRPr="001B46E1">
        <w:rPr>
          <w:rFonts w:ascii="Times New Roman" w:eastAsia="Times New Roman" w:hAnsi="Times New Roman" w:cs="David"/>
          <w:sz w:val="24"/>
          <w:szCs w:val="24"/>
          <w:rtl/>
          <w:lang w:eastAsia="he-IL"/>
        </w:rPr>
        <w:t>או נזק</w:t>
      </w:r>
      <w:r w:rsidRPr="001B46E1">
        <w:rPr>
          <w:rFonts w:ascii="Times New Roman" w:eastAsia="Times New Roman" w:hAnsi="Times New Roman" w:cs="David" w:hint="cs"/>
          <w:sz w:val="24"/>
          <w:szCs w:val="24"/>
          <w:rtl/>
          <w:lang w:eastAsia="he-IL"/>
        </w:rPr>
        <w:t xml:space="preserve"> ו/או קלקול</w:t>
      </w:r>
      <w:r w:rsidRPr="001B46E1">
        <w:rPr>
          <w:rFonts w:ascii="Times New Roman" w:eastAsia="Times New Roman" w:hAnsi="Times New Roman" w:cs="David"/>
          <w:sz w:val="24"/>
          <w:szCs w:val="24"/>
          <w:rtl/>
          <w:lang w:eastAsia="he-IL"/>
        </w:rPr>
        <w:t xml:space="preserve"> כלשהו לציוד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לכל חלק ממנו מכל סיבה שהיא.</w:t>
      </w:r>
    </w:p>
    <w:p w14:paraId="75C26819"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סמכויות היועץ</w:t>
      </w:r>
    </w:p>
    <w:p w14:paraId="3E208363"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במגעים עם רשויות מוסמכות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לרבות עם הרשות המקומית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בכל הנוגע לש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וכל הכרוך בכך</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ובלבד:</w:t>
      </w:r>
    </w:p>
    <w:p w14:paraId="005D53FF"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שהיועץ לא יגיש תכניות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תיקונים לתכניות לא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הרשויות המוסמכות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אלא אם כן אושרו קודם לכן</w:t>
      </w:r>
      <w:r w:rsidRPr="001B46E1">
        <w:rPr>
          <w:rFonts w:ascii="Times New Roman" w:eastAsia="Times New Roman" w:hAnsi="Times New Roman" w:cs="David" w:hint="cs"/>
          <w:sz w:val="24"/>
          <w:szCs w:val="24"/>
          <w:rtl/>
          <w:lang w:eastAsia="he-IL"/>
        </w:rPr>
        <w:t>, מראש ובכתב,</w:t>
      </w:r>
      <w:r w:rsidRPr="001B46E1">
        <w:rPr>
          <w:rFonts w:ascii="Times New Roman" w:eastAsia="Times New Roman" w:hAnsi="Times New Roman" w:cs="David"/>
          <w:sz w:val="24"/>
          <w:szCs w:val="24"/>
          <w:rtl/>
          <w:lang w:eastAsia="he-IL"/>
        </w:rPr>
        <w:t xml:space="preserve"> ע"י המזמין.</w:t>
      </w:r>
    </w:p>
    <w:p w14:paraId="176C07C0"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שהיועץ לא יקבל כל החלטה ולא יפעל ולא יחייב את המזמין בכל עניין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הכרוך בהתחייבות חוקית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כספית</w:t>
      </w:r>
      <w:r w:rsidRPr="001B46E1">
        <w:rPr>
          <w:rFonts w:ascii="Times New Roman" w:eastAsia="Times New Roman" w:hAnsi="Times New Roman" w:cs="David" w:hint="cs"/>
          <w:sz w:val="24"/>
          <w:szCs w:val="24"/>
          <w:rtl/>
          <w:lang w:eastAsia="he-IL"/>
        </w:rPr>
        <w:t xml:space="preserve"> ו/או אחרת,</w:t>
      </w:r>
      <w:r w:rsidRPr="001B46E1">
        <w:rPr>
          <w:rFonts w:ascii="Times New Roman" w:eastAsia="Times New Roman" w:hAnsi="Times New Roman" w:cs="David"/>
          <w:sz w:val="24"/>
          <w:szCs w:val="24"/>
          <w:rtl/>
          <w:lang w:eastAsia="he-IL"/>
        </w:rPr>
        <w:t xml:space="preserve"> אלא בא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שורו של המזמין</w:t>
      </w:r>
      <w:r w:rsidRPr="001B46E1">
        <w:rPr>
          <w:rFonts w:ascii="Times New Roman" w:eastAsia="Times New Roman" w:hAnsi="Times New Roman" w:cs="David" w:hint="cs"/>
          <w:sz w:val="24"/>
          <w:szCs w:val="24"/>
          <w:rtl/>
          <w:lang w:eastAsia="he-IL"/>
        </w:rPr>
        <w:t xml:space="preserve"> מראש ובכתב</w:t>
      </w:r>
      <w:r w:rsidRPr="001B46E1">
        <w:rPr>
          <w:rFonts w:ascii="Times New Roman" w:eastAsia="Times New Roman" w:hAnsi="Times New Roman" w:cs="David"/>
          <w:sz w:val="24"/>
          <w:szCs w:val="24"/>
          <w:rtl/>
          <w:lang w:eastAsia="he-IL"/>
        </w:rPr>
        <w:t>.</w:t>
      </w:r>
    </w:p>
    <w:p w14:paraId="26720760"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hint="cs"/>
          <w:sz w:val="24"/>
          <w:szCs w:val="24"/>
          <w:rtl/>
          <w:lang w:eastAsia="he-IL"/>
        </w:rPr>
        <w:t>זולת אם</w:t>
      </w:r>
      <w:r w:rsidRPr="001B46E1">
        <w:rPr>
          <w:rFonts w:ascii="Times New Roman" w:eastAsia="Times New Roman" w:hAnsi="Times New Roman" w:cs="David"/>
          <w:sz w:val="24"/>
          <w:szCs w:val="24"/>
          <w:rtl/>
          <w:lang w:eastAsia="he-IL"/>
        </w:rPr>
        <w:t xml:space="preserve"> יוסמך לכך ע"י המזמין </w:t>
      </w:r>
      <w:r w:rsidRPr="001B46E1">
        <w:rPr>
          <w:rFonts w:ascii="Times New Roman" w:eastAsia="Times New Roman" w:hAnsi="Times New Roman" w:cs="David" w:hint="cs"/>
          <w:sz w:val="24"/>
          <w:szCs w:val="24"/>
          <w:rtl/>
          <w:lang w:eastAsia="he-IL"/>
        </w:rPr>
        <w:t>מראש ו</w:t>
      </w:r>
      <w:r w:rsidRPr="001B46E1">
        <w:rPr>
          <w:rFonts w:ascii="Times New Roman" w:eastAsia="Times New Roman" w:hAnsi="Times New Roman" w:cs="David"/>
          <w:sz w:val="24"/>
          <w:szCs w:val="24"/>
          <w:rtl/>
          <w:lang w:eastAsia="he-IL"/>
        </w:rPr>
        <w:t>בכתב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לא יהיה היועץ רשאי ליתן הוראות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הנחיות</w:t>
      </w:r>
      <w:r w:rsidRPr="001B46E1">
        <w:rPr>
          <w:rFonts w:ascii="Times New Roman" w:eastAsia="Times New Roman" w:hAnsi="Times New Roman" w:cs="David" w:hint="cs"/>
          <w:sz w:val="24"/>
          <w:szCs w:val="24"/>
          <w:rtl/>
          <w:lang w:eastAsia="he-IL"/>
        </w:rPr>
        <w:t>, בין</w:t>
      </w:r>
      <w:r w:rsidRPr="001B46E1">
        <w:rPr>
          <w:rFonts w:ascii="Times New Roman" w:eastAsia="Times New Roman" w:hAnsi="Times New Roman" w:cs="David"/>
          <w:sz w:val="24"/>
          <w:szCs w:val="24"/>
          <w:rtl/>
          <w:lang w:eastAsia="he-IL"/>
        </w:rPr>
        <w:t xml:space="preserve"> במישרין</w:t>
      </w:r>
      <w:r w:rsidRPr="001B46E1">
        <w:rPr>
          <w:rFonts w:ascii="Times New Roman" w:eastAsia="Times New Roman" w:hAnsi="Times New Roman" w:cs="David" w:hint="cs"/>
          <w:sz w:val="24"/>
          <w:szCs w:val="24"/>
          <w:rtl/>
          <w:lang w:eastAsia="he-IL"/>
        </w:rPr>
        <w:t xml:space="preserve"> ובין בעקיפין,</w:t>
      </w:r>
      <w:r w:rsidRPr="001B46E1">
        <w:rPr>
          <w:rFonts w:ascii="Times New Roman" w:eastAsia="Times New Roman" w:hAnsi="Times New Roman" w:cs="David"/>
          <w:sz w:val="24"/>
          <w:szCs w:val="24"/>
          <w:rtl/>
          <w:lang w:eastAsia="he-IL"/>
        </w:rPr>
        <w:t xml:space="preserve"> לקבלן הראשי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לקבלן העבודות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לנהל עמם מו"מ ביחס למחירים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ל</w:t>
      </w:r>
      <w:r w:rsidRPr="001B46E1">
        <w:rPr>
          <w:rFonts w:ascii="Times New Roman" w:eastAsia="Times New Roman" w:hAnsi="Times New Roman" w:cs="David"/>
          <w:sz w:val="24"/>
          <w:szCs w:val="24"/>
          <w:rtl/>
          <w:lang w:eastAsia="he-IL"/>
        </w:rPr>
        <w:t>דרכי ביצוע הכרוכים בש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נוי מחירים</w:t>
      </w:r>
      <w:r w:rsidRPr="001B46E1">
        <w:rPr>
          <w:rFonts w:ascii="Times New Roman" w:eastAsia="Times New Roman" w:hAnsi="Times New Roman" w:cs="David" w:hint="cs"/>
          <w:sz w:val="24"/>
          <w:szCs w:val="24"/>
          <w:rtl/>
          <w:lang w:eastAsia="he-IL"/>
        </w:rPr>
        <w:t xml:space="preserve"> ו/או כמויות</w:t>
      </w:r>
      <w:r w:rsidRPr="001B46E1">
        <w:rPr>
          <w:rFonts w:ascii="Times New Roman" w:eastAsia="Times New Roman" w:hAnsi="Times New Roman" w:cs="David"/>
          <w:sz w:val="24"/>
          <w:szCs w:val="24"/>
          <w:rtl/>
          <w:lang w:eastAsia="he-IL"/>
        </w:rPr>
        <w:t>, אלא באמצעות המזמין או המנהל.</w:t>
      </w:r>
    </w:p>
    <w:p w14:paraId="7F91BFAD"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סמכויות המנהל</w:t>
      </w:r>
    </w:p>
    <w:p w14:paraId="15733F0B"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המנהל רשאי לבדוק</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בכל עת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את שרותי היועץ כולם או </w:t>
      </w:r>
      <w:r w:rsidRPr="001B46E1">
        <w:rPr>
          <w:rFonts w:ascii="Times New Roman" w:eastAsia="Times New Roman" w:hAnsi="Times New Roman" w:cs="David" w:hint="cs"/>
          <w:sz w:val="24"/>
          <w:szCs w:val="24"/>
          <w:rtl/>
          <w:lang w:eastAsia="he-IL"/>
        </w:rPr>
        <w:t>מקצתם</w:t>
      </w:r>
      <w:r w:rsidRPr="001B46E1">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 xml:space="preserve">על ידי מי </w:t>
      </w:r>
      <w:r w:rsidRPr="001B46E1">
        <w:rPr>
          <w:rFonts w:ascii="Times New Roman" w:eastAsia="Times New Roman" w:hAnsi="Times New Roman" w:cs="David"/>
          <w:sz w:val="24"/>
          <w:szCs w:val="24"/>
          <w:rtl/>
          <w:lang w:eastAsia="he-IL"/>
        </w:rPr>
        <w:t>מטעמו. כן רשאי המנהל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14651C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B46E1">
        <w:rPr>
          <w:rFonts w:ascii="Times New Roman" w:eastAsia="Times New Roman" w:hAnsi="Times New Roman" w:cs="David"/>
          <w:bCs/>
          <w:sz w:val="24"/>
          <w:szCs w:val="24"/>
          <w:rtl/>
          <w:lang w:eastAsia="he-IL"/>
        </w:rPr>
        <w:t>א'</w:t>
      </w:r>
      <w:r w:rsidRPr="001B46E1">
        <w:rPr>
          <w:rFonts w:ascii="Times New Roman" w:eastAsia="Times New Roman" w:hAnsi="Times New Roman" w:cs="David" w:hint="cs"/>
          <w:b/>
          <w:sz w:val="24"/>
          <w:szCs w:val="24"/>
          <w:rtl/>
          <w:lang w:eastAsia="he-IL"/>
        </w:rPr>
        <w:t xml:space="preserve"> המצ"ב</w:t>
      </w:r>
      <w:r w:rsidRPr="001B46E1">
        <w:rPr>
          <w:rFonts w:ascii="Times New Roman" w:eastAsia="Times New Roman" w:hAnsi="Times New Roman" w:cs="David"/>
          <w:sz w:val="24"/>
          <w:szCs w:val="24"/>
          <w:rtl/>
          <w:lang w:eastAsia="he-IL"/>
        </w:rPr>
        <w:t>.</w:t>
      </w:r>
    </w:p>
    <w:p w14:paraId="01BB1AE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לצורך הפעלת סמכויותיו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רשאי המנהל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מי מטעמו לבקר במשרד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בכל מקום אחר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1B46E1">
        <w:rPr>
          <w:rFonts w:ascii="Times New Roman" w:eastAsia="Times New Roman" w:hAnsi="Times New Roman" w:cs="David" w:hint="cs"/>
          <w:sz w:val="24"/>
          <w:szCs w:val="24"/>
          <w:rtl/>
          <w:lang w:eastAsia="he-IL"/>
        </w:rPr>
        <w:t>י המנהל 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 xml:space="preserve">על ידי מי </w:t>
      </w:r>
      <w:r w:rsidRPr="001B46E1">
        <w:rPr>
          <w:rFonts w:ascii="Times New Roman" w:eastAsia="Times New Roman" w:hAnsi="Times New Roman" w:cs="David"/>
          <w:sz w:val="24"/>
          <w:szCs w:val="24"/>
          <w:rtl/>
          <w:lang w:eastAsia="he-IL"/>
        </w:rPr>
        <w:t>מטעמו.</w:t>
      </w:r>
    </w:p>
    <w:p w14:paraId="0203D5D5"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אין בהפעלת סמכויות המנהל על פי חוזה 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כדי לגרוע </w:t>
      </w:r>
      <w:r w:rsidRPr="001B46E1">
        <w:rPr>
          <w:rFonts w:ascii="Times New Roman" w:eastAsia="Times New Roman" w:hAnsi="Times New Roman" w:cs="David" w:hint="cs"/>
          <w:sz w:val="24"/>
          <w:szCs w:val="24"/>
          <w:rtl/>
          <w:lang w:eastAsia="he-IL"/>
        </w:rPr>
        <w:t xml:space="preserve">ו/או לשחרר </w:t>
      </w:r>
      <w:r w:rsidRPr="001B46E1">
        <w:rPr>
          <w:rFonts w:ascii="Times New Roman" w:eastAsia="Times New Roman" w:hAnsi="Times New Roman" w:cs="David"/>
          <w:sz w:val="24"/>
          <w:szCs w:val="24"/>
          <w:rtl/>
          <w:lang w:eastAsia="he-IL"/>
        </w:rPr>
        <w:t xml:space="preserve">מאחריות </w:t>
      </w:r>
      <w:r w:rsidRPr="001B46E1">
        <w:rPr>
          <w:rFonts w:ascii="Times New Roman" w:eastAsia="Times New Roman" w:hAnsi="Times New Roman" w:cs="David" w:hint="cs"/>
          <w:sz w:val="24"/>
          <w:szCs w:val="24"/>
          <w:rtl/>
          <w:lang w:eastAsia="he-IL"/>
        </w:rPr>
        <w:t>היועץ על פי חוזה זה ו/או על פי כל דין.</w:t>
      </w:r>
      <w:r w:rsidRPr="001B46E1">
        <w:rPr>
          <w:rFonts w:ascii="Times New Roman" w:eastAsia="Times New Roman" w:hAnsi="Times New Roman" w:cs="David"/>
          <w:sz w:val="24"/>
          <w:szCs w:val="24"/>
          <w:rtl/>
          <w:lang w:eastAsia="he-IL"/>
        </w:rPr>
        <w:t xml:space="preserve"> בהקשר זה מובהר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682EF70C" w14:textId="77777777" w:rsid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אישר המנהל תכניות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1B46E1">
        <w:rPr>
          <w:rFonts w:ascii="Times New Roman" w:eastAsia="Times New Roman" w:hAnsi="Times New Roman" w:cs="David" w:hint="cs"/>
          <w:sz w:val="24"/>
          <w:szCs w:val="24"/>
          <w:rtl/>
          <w:lang w:eastAsia="he-IL"/>
        </w:rPr>
        <w:t>חוזה</w:t>
      </w:r>
      <w:r w:rsidRPr="001B46E1">
        <w:rPr>
          <w:rFonts w:ascii="Times New Roman" w:eastAsia="Times New Roman" w:hAnsi="Times New Roman" w:cs="David"/>
          <w:sz w:val="24"/>
          <w:szCs w:val="24"/>
          <w:rtl/>
          <w:lang w:eastAsia="he-IL"/>
        </w:rPr>
        <w:t xml:space="preserve"> זה, </w:t>
      </w:r>
      <w:r w:rsidRPr="001B46E1">
        <w:rPr>
          <w:rFonts w:ascii="Times New Roman" w:eastAsia="Times New Roman" w:hAnsi="Times New Roman" w:cs="David" w:hint="cs"/>
          <w:sz w:val="24"/>
          <w:szCs w:val="24"/>
          <w:rtl/>
          <w:lang w:eastAsia="he-IL"/>
        </w:rPr>
        <w:t>לא יהא</w:t>
      </w:r>
      <w:r w:rsidRPr="001B46E1">
        <w:rPr>
          <w:rFonts w:ascii="Times New Roman" w:eastAsia="Times New Roman" w:hAnsi="Times New Roman" w:cs="David"/>
          <w:sz w:val="24"/>
          <w:szCs w:val="24"/>
          <w:rtl/>
          <w:lang w:eastAsia="he-IL"/>
        </w:rPr>
        <w:t xml:space="preserve"> בכך כדי לשחרר את היועץ מאחריותו המקצועית המלאה ו</w:t>
      </w:r>
      <w:r w:rsidRPr="001B46E1">
        <w:rPr>
          <w:rFonts w:ascii="Times New Roman" w:eastAsia="Times New Roman" w:hAnsi="Times New Roman" w:cs="David" w:hint="cs"/>
          <w:sz w:val="24"/>
          <w:szCs w:val="24"/>
          <w:rtl/>
          <w:lang w:eastAsia="he-IL"/>
        </w:rPr>
        <w:t>לא יהא</w:t>
      </w:r>
      <w:r w:rsidRPr="001B46E1">
        <w:rPr>
          <w:rFonts w:ascii="Times New Roman" w:eastAsia="Times New Roman" w:hAnsi="Times New Roman" w:cs="David"/>
          <w:sz w:val="24"/>
          <w:szCs w:val="24"/>
          <w:rtl/>
          <w:lang w:eastAsia="he-IL"/>
        </w:rPr>
        <w:t xml:space="preserve"> בכך כדי להטיל על המנהל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על המזמין אחריות כלשהי לטיב התכניות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המסמכים האמורים.</w:t>
      </w:r>
    </w:p>
    <w:p w14:paraId="5FCB3F7D" w14:textId="77777777" w:rsidR="007932CF" w:rsidRPr="001B46E1" w:rsidRDefault="007932CF" w:rsidP="007932C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6CC86E6E"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לוח זמנים ושלבי ב</w:t>
      </w:r>
      <w:r w:rsidRPr="001B46E1">
        <w:rPr>
          <w:rFonts w:ascii="Times New Roman" w:eastAsia="Times New Roman" w:hAnsi="Times New Roman" w:cs="David" w:hint="cs"/>
          <w:bCs/>
          <w:sz w:val="24"/>
          <w:szCs w:val="24"/>
          <w:u w:val="single"/>
          <w:rtl/>
          <w:lang w:eastAsia="he-IL"/>
        </w:rPr>
        <w:t>י</w:t>
      </w:r>
      <w:r w:rsidRPr="001B46E1">
        <w:rPr>
          <w:rFonts w:ascii="Times New Roman" w:eastAsia="Times New Roman" w:hAnsi="Times New Roman" w:cs="David"/>
          <w:bCs/>
          <w:sz w:val="24"/>
          <w:szCs w:val="24"/>
          <w:u w:val="single"/>
          <w:rtl/>
          <w:lang w:eastAsia="he-IL"/>
        </w:rPr>
        <w:t>צוע</w:t>
      </w:r>
    </w:p>
    <w:p w14:paraId="6041685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1B46E1">
        <w:rPr>
          <w:rFonts w:ascii="Times New Roman" w:eastAsia="Times New Roman" w:hAnsi="Times New Roman" w:cs="David"/>
          <w:b/>
          <w:bCs/>
          <w:sz w:val="24"/>
          <w:szCs w:val="24"/>
          <w:rtl/>
          <w:lang w:eastAsia="he-IL"/>
        </w:rPr>
        <w:t>ג'</w:t>
      </w:r>
      <w:r w:rsidRPr="001B46E1">
        <w:rPr>
          <w:rFonts w:ascii="Times New Roman" w:eastAsia="Times New Roman" w:hAnsi="Times New Roman" w:cs="David" w:hint="cs"/>
          <w:sz w:val="24"/>
          <w:szCs w:val="24"/>
          <w:rtl/>
          <w:lang w:eastAsia="he-IL"/>
        </w:rPr>
        <w:t xml:space="preserve"> המצ"ב</w:t>
      </w:r>
      <w:r w:rsidRPr="001B46E1">
        <w:rPr>
          <w:rFonts w:ascii="Times New Roman" w:eastAsia="Times New Roman" w:hAnsi="Times New Roman" w:cs="David"/>
          <w:sz w:val="24"/>
          <w:szCs w:val="24"/>
          <w:rtl/>
          <w:lang w:eastAsia="he-IL"/>
        </w:rPr>
        <w:t xml:space="preserve"> (להלן: "</w:t>
      </w:r>
      <w:r w:rsidRPr="001B46E1">
        <w:rPr>
          <w:rFonts w:ascii="Times New Roman" w:eastAsia="Times New Roman" w:hAnsi="Times New Roman" w:cs="David"/>
          <w:b/>
          <w:bCs/>
          <w:sz w:val="24"/>
          <w:szCs w:val="24"/>
          <w:rtl/>
          <w:lang w:eastAsia="he-IL"/>
        </w:rPr>
        <w:t>לוח הזמנים</w:t>
      </w:r>
      <w:r w:rsidRPr="001B46E1">
        <w:rPr>
          <w:rFonts w:ascii="Times New Roman" w:eastAsia="Times New Roman" w:hAnsi="Times New Roman" w:cs="David"/>
          <w:sz w:val="24"/>
          <w:szCs w:val="24"/>
          <w:rtl/>
          <w:lang w:eastAsia="he-IL"/>
        </w:rPr>
        <w:t>"). כל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 הכלול בשרותי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אשר לא נקבע לו מועד בלוח הזמנים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יבוצע על ידי היועץ במועד שיהיה דרוש על מנת להבטיח</w:t>
      </w:r>
      <w:r w:rsidRPr="001B46E1">
        <w:rPr>
          <w:rFonts w:ascii="Times New Roman" w:eastAsia="Times New Roman" w:hAnsi="Times New Roman" w:cs="David" w:hint="cs"/>
          <w:sz w:val="24"/>
          <w:szCs w:val="24"/>
          <w:rtl/>
          <w:lang w:eastAsia="he-IL"/>
        </w:rPr>
        <w:t xml:space="preserve"> את</w:t>
      </w:r>
      <w:r w:rsidRPr="001B46E1">
        <w:rPr>
          <w:rFonts w:ascii="Times New Roman" w:eastAsia="Times New Roman" w:hAnsi="Times New Roman" w:cs="David"/>
          <w:sz w:val="24"/>
          <w:szCs w:val="24"/>
          <w:rtl/>
          <w:lang w:eastAsia="he-IL"/>
        </w:rPr>
        <w:t xml:space="preserve">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 xml:space="preserve">קבלנים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אחרים בהתאם ללוח הזמנים המוסכם ע</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מם.</w:t>
      </w:r>
    </w:p>
    <w:p w14:paraId="484CF7D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לא יתחיל היועץ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קטע מהפרויקט ו/או שלב משלבי העבודה כמפורט בנספח </w:t>
      </w:r>
      <w:r w:rsidRPr="001B46E1">
        <w:rPr>
          <w:rFonts w:ascii="Times New Roman" w:eastAsia="Times New Roman" w:hAnsi="Times New Roman" w:cs="David"/>
          <w:bCs/>
          <w:sz w:val="24"/>
          <w:szCs w:val="24"/>
          <w:rtl/>
          <w:lang w:eastAsia="he-IL"/>
        </w:rPr>
        <w:t>ב'</w:t>
      </w:r>
      <w:r w:rsidRPr="001B46E1">
        <w:rPr>
          <w:rFonts w:ascii="Times New Roman" w:eastAsia="Times New Roman" w:hAnsi="Times New Roman" w:cs="David"/>
          <w:sz w:val="24"/>
          <w:szCs w:val="24"/>
          <w:rtl/>
          <w:lang w:eastAsia="he-IL"/>
        </w:rPr>
        <w:t xml:space="preserve"> או </w:t>
      </w:r>
      <w:r w:rsidRPr="001B46E1">
        <w:rPr>
          <w:rFonts w:ascii="Times New Roman" w:eastAsia="Times New Roman" w:hAnsi="Times New Roman" w:cs="David"/>
          <w:b/>
          <w:bCs/>
          <w:sz w:val="24"/>
          <w:szCs w:val="24"/>
          <w:rtl/>
          <w:lang w:eastAsia="he-IL"/>
        </w:rPr>
        <w:t xml:space="preserve">ג' </w:t>
      </w:r>
      <w:r w:rsidRPr="001B46E1">
        <w:rPr>
          <w:rFonts w:ascii="Times New Roman" w:eastAsia="Times New Roman" w:hAnsi="Times New Roman" w:cs="David" w:hint="cs"/>
          <w:sz w:val="24"/>
          <w:szCs w:val="24"/>
          <w:rtl/>
          <w:lang w:eastAsia="he-IL"/>
        </w:rPr>
        <w:t xml:space="preserve">המצ"ב, </w:t>
      </w:r>
      <w:r w:rsidRPr="001B46E1">
        <w:rPr>
          <w:rFonts w:ascii="Times New Roman" w:eastAsia="Times New Roman" w:hAnsi="Times New Roman" w:cs="David"/>
          <w:sz w:val="24"/>
          <w:szCs w:val="24"/>
          <w:rtl/>
          <w:lang w:eastAsia="he-IL"/>
        </w:rPr>
        <w:t>אלא אם כן הודיע למזמין תחילה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הגיע לדעתו מועד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שלב זה וק</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בל מהמזמין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בכתב לביצועו.</w:t>
      </w:r>
    </w:p>
    <w:p w14:paraId="4BCE022C"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יש לראות </w:t>
      </w:r>
      <w:r w:rsidRPr="001B46E1">
        <w:rPr>
          <w:rFonts w:ascii="Times New Roman" w:eastAsia="Times New Roman" w:hAnsi="Times New Roman" w:cs="David" w:hint="cs"/>
          <w:sz w:val="24"/>
          <w:szCs w:val="24"/>
          <w:rtl/>
          <w:lang w:eastAsia="he-IL"/>
        </w:rPr>
        <w:t>ב</w:t>
      </w:r>
      <w:r w:rsidRPr="001B46E1">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39363BDC"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ידוע ליועץ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התחייבויות היועצים</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הקבלנים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יתר הגורמים, מותנות בכך שיסופקו להם כל התכניות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ההנחיות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ההוראות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הפרטים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הביאורים שידרשו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מהקבלנים מלטעון לעיכוב מוצדק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70A333A5"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עיכוב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שירותי היועץ יוכר כמוצדק</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אך ו</w:t>
      </w:r>
      <w:r w:rsidRPr="001B46E1">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40014125"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הוא נובע מכ</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ח עליון או גורם אחר (להלן יחדיו: "</w:t>
      </w:r>
      <w:r w:rsidRPr="001B46E1">
        <w:rPr>
          <w:rFonts w:ascii="Times New Roman" w:eastAsia="Times New Roman" w:hAnsi="Times New Roman" w:cs="David"/>
          <w:b/>
          <w:bCs/>
          <w:sz w:val="24"/>
          <w:szCs w:val="24"/>
          <w:rtl/>
          <w:lang w:eastAsia="he-IL"/>
        </w:rPr>
        <w:t>אירוע דוחה</w:t>
      </w:r>
      <w:r w:rsidRPr="001B46E1">
        <w:rPr>
          <w:rFonts w:ascii="Times New Roman" w:eastAsia="Times New Roman" w:hAnsi="Times New Roman" w:cs="David"/>
          <w:sz w:val="24"/>
          <w:szCs w:val="24"/>
          <w:rtl/>
          <w:lang w:eastAsia="he-IL"/>
        </w:rPr>
        <w:t>") שלדעת המנהל לא הייתה ליועץ שליטה עליו.</w:t>
      </w:r>
    </w:p>
    <w:p w14:paraId="0B2CFA31"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5786E3CB"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לא קיבל תכניות, הנחיות, הוראות, פרטים וב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6CDDD336"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המנהל אישר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האירוע הדוחה אכן מצדיק עיכוב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השירות ואת משך הדחייה.</w:t>
      </w:r>
    </w:p>
    <w:p w14:paraId="14FCB11C" w14:textId="77777777" w:rsidR="001B46E1" w:rsidRPr="001B46E1" w:rsidRDefault="001B46E1" w:rsidP="001B46E1">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מבלי לגרוע מ</w:t>
      </w:r>
      <w:r w:rsidRPr="001B46E1">
        <w:rPr>
          <w:rFonts w:ascii="Times New Roman" w:eastAsia="Times New Roman" w:hAnsi="Times New Roman" w:cs="David" w:hint="cs"/>
          <w:sz w:val="24"/>
          <w:szCs w:val="24"/>
          <w:rtl/>
          <w:lang w:eastAsia="he-IL"/>
        </w:rPr>
        <w:t xml:space="preserve">כלליות </w:t>
      </w:r>
      <w:r w:rsidRPr="001B46E1">
        <w:rPr>
          <w:rFonts w:ascii="Times New Roman" w:eastAsia="Times New Roman" w:hAnsi="Times New Roman" w:cs="David"/>
          <w:sz w:val="24"/>
          <w:szCs w:val="24"/>
          <w:rtl/>
          <w:lang w:eastAsia="he-IL"/>
        </w:rPr>
        <w:t>האמור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מותנה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חור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עבודות תכנון ע"י אחרים לא יהווה עילה לעיכוב בב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שירותי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אלא בא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שור המנהל </w:t>
      </w:r>
      <w:r w:rsidRPr="001B46E1">
        <w:rPr>
          <w:rFonts w:ascii="Times New Roman" w:eastAsia="Times New Roman" w:hAnsi="Times New Roman" w:cs="David" w:hint="cs"/>
          <w:sz w:val="24"/>
          <w:szCs w:val="24"/>
          <w:rtl/>
          <w:lang w:eastAsia="he-IL"/>
        </w:rPr>
        <w:t>מראש ו</w:t>
      </w:r>
      <w:r w:rsidRPr="001B46E1">
        <w:rPr>
          <w:rFonts w:ascii="Times New Roman" w:eastAsia="Times New Roman" w:hAnsi="Times New Roman" w:cs="David"/>
          <w:sz w:val="24"/>
          <w:szCs w:val="24"/>
          <w:rtl/>
          <w:lang w:eastAsia="he-IL"/>
        </w:rPr>
        <w:t>בכתב.</w:t>
      </w:r>
    </w:p>
    <w:p w14:paraId="3D2347A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 להודיע למנהל מידית, על כל עיכוב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אשר לפי הערכתו עלול לגרום לאיחור בקיום לוח הזמנים.</w:t>
      </w:r>
    </w:p>
    <w:p w14:paraId="0D7FB7C5"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77B9B098" w14:textId="77777777" w:rsid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המנהל רשאי לבקר במשרד היועץ ולעיין בהתקדמות ובאופן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שרותי היועץ, והיועץ ימסור למנהל כל הסבר </w:t>
      </w:r>
      <w:r w:rsidRPr="001B46E1">
        <w:rPr>
          <w:rFonts w:ascii="Times New Roman" w:eastAsia="Times New Roman" w:hAnsi="Times New Roman" w:cs="David" w:hint="cs"/>
          <w:sz w:val="24"/>
          <w:szCs w:val="24"/>
          <w:rtl/>
          <w:lang w:eastAsia="he-IL"/>
        </w:rPr>
        <w:t xml:space="preserve">ו/או </w:t>
      </w:r>
      <w:r w:rsidRPr="001B46E1">
        <w:rPr>
          <w:rFonts w:ascii="Times New Roman" w:eastAsia="Times New Roman" w:hAnsi="Times New Roman" w:cs="David"/>
          <w:sz w:val="24"/>
          <w:szCs w:val="24"/>
          <w:rtl/>
          <w:lang w:eastAsia="he-IL"/>
        </w:rPr>
        <w:t>פרט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דיווח</w:t>
      </w:r>
      <w:r w:rsidRPr="001B46E1">
        <w:rPr>
          <w:rFonts w:ascii="Times New Roman" w:eastAsia="Times New Roman" w:hAnsi="Times New Roman" w:cs="David" w:hint="cs"/>
          <w:sz w:val="24"/>
          <w:szCs w:val="24"/>
          <w:rtl/>
          <w:lang w:eastAsia="he-IL"/>
        </w:rPr>
        <w:t>, מיד</w:t>
      </w:r>
      <w:r w:rsidRPr="001B46E1">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1B46E1">
        <w:rPr>
          <w:rFonts w:ascii="Times New Roman" w:eastAsia="Times New Roman" w:hAnsi="Times New Roman" w:cs="David" w:hint="cs"/>
          <w:sz w:val="24"/>
          <w:szCs w:val="24"/>
          <w:rtl/>
          <w:lang w:eastAsia="he-IL"/>
        </w:rPr>
        <w:t xml:space="preserve"> זה ו/או לפי כל דין</w:t>
      </w:r>
      <w:r w:rsidRPr="001B46E1">
        <w:rPr>
          <w:rFonts w:ascii="Times New Roman" w:eastAsia="Times New Roman" w:hAnsi="Times New Roman" w:cs="David"/>
          <w:sz w:val="24"/>
          <w:szCs w:val="24"/>
          <w:rtl/>
          <w:lang w:eastAsia="he-IL"/>
        </w:rPr>
        <w:t>.</w:t>
      </w:r>
    </w:p>
    <w:p w14:paraId="62062095" w14:textId="56898EC6" w:rsidR="007932CF" w:rsidRDefault="007932CF" w:rsidP="007932C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4A12EB5" w14:textId="77777777" w:rsidR="007932CF" w:rsidRDefault="007932CF" w:rsidP="007932C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5B43AA4" w14:textId="77777777" w:rsidR="007932CF" w:rsidRPr="001B46E1" w:rsidRDefault="007932CF" w:rsidP="007932CF">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29B8A19E"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1B46E1">
        <w:rPr>
          <w:rFonts w:ascii="Times New Roman" w:eastAsia="Times New Roman" w:hAnsi="Times New Roman" w:cs="David"/>
          <w:bCs/>
          <w:sz w:val="24"/>
          <w:szCs w:val="24"/>
          <w:u w:val="single"/>
          <w:rtl/>
          <w:lang w:eastAsia="he-IL"/>
        </w:rPr>
        <w:t>שכר היועץ</w:t>
      </w:r>
    </w:p>
    <w:p w14:paraId="2B1D018B"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תמורת שרותי היועץ וכל יתר התחייבויותיו לפי חוזה 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ישלם המזמין ליועץ שכר כמפורט בנספח </w:t>
      </w:r>
      <w:r w:rsidRPr="001B46E1">
        <w:rPr>
          <w:rFonts w:ascii="Times New Roman" w:eastAsia="Times New Roman" w:hAnsi="Times New Roman" w:cs="David"/>
          <w:bCs/>
          <w:sz w:val="24"/>
          <w:szCs w:val="24"/>
          <w:rtl/>
          <w:lang w:eastAsia="he-IL"/>
        </w:rPr>
        <w:t xml:space="preserve">ד' </w:t>
      </w:r>
      <w:r w:rsidRPr="001B46E1">
        <w:rPr>
          <w:rFonts w:ascii="Times New Roman" w:eastAsia="Times New Roman" w:hAnsi="Times New Roman" w:cs="David" w:hint="cs"/>
          <w:b/>
          <w:sz w:val="24"/>
          <w:szCs w:val="24"/>
          <w:rtl/>
          <w:lang w:eastAsia="he-IL"/>
        </w:rPr>
        <w:t xml:space="preserve">המצ"ב </w:t>
      </w:r>
      <w:r w:rsidRPr="001B46E1">
        <w:rPr>
          <w:rFonts w:ascii="Times New Roman" w:eastAsia="Times New Roman" w:hAnsi="Times New Roman" w:cs="David"/>
          <w:sz w:val="24"/>
          <w:szCs w:val="24"/>
          <w:rtl/>
          <w:lang w:eastAsia="he-IL"/>
        </w:rPr>
        <w:t>(להלן: "</w:t>
      </w:r>
      <w:r w:rsidRPr="001B46E1">
        <w:rPr>
          <w:rFonts w:ascii="Times New Roman" w:eastAsia="Times New Roman" w:hAnsi="Times New Roman" w:cs="David"/>
          <w:b/>
          <w:bCs/>
          <w:sz w:val="24"/>
          <w:szCs w:val="24"/>
          <w:rtl/>
          <w:lang w:eastAsia="he-IL"/>
        </w:rPr>
        <w:t>שכר היועץ</w:t>
      </w:r>
      <w:r w:rsidRPr="001B46E1">
        <w:rPr>
          <w:rFonts w:ascii="Times New Roman" w:eastAsia="Times New Roman" w:hAnsi="Times New Roman" w:cs="David"/>
          <w:sz w:val="24"/>
          <w:szCs w:val="24"/>
          <w:rtl/>
          <w:lang w:eastAsia="he-IL"/>
        </w:rPr>
        <w:t>").</w:t>
      </w:r>
    </w:p>
    <w:p w14:paraId="12D0EE7E"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בהוצאות הממשיות בשרותי העזר המפורטים להלן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שא המזמין:</w:t>
      </w:r>
    </w:p>
    <w:p w14:paraId="745A05B4"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הדפסות בתוויין המיועדות להפצה לאחרים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1B46E1">
        <w:rPr>
          <w:rFonts w:ascii="Times New Roman" w:eastAsia="Times New Roman" w:hAnsi="Times New Roman" w:cs="David" w:hint="cs"/>
          <w:sz w:val="24"/>
          <w:szCs w:val="24"/>
          <w:rtl/>
          <w:lang w:eastAsia="he-IL"/>
        </w:rPr>
        <w:t>ת</w:t>
      </w:r>
      <w:r w:rsidRPr="001B46E1">
        <w:rPr>
          <w:rFonts w:ascii="Times New Roman" w:eastAsia="Times New Roman" w:hAnsi="Times New Roman" w:cs="David"/>
          <w:sz w:val="24"/>
          <w:szCs w:val="24"/>
          <w:rtl/>
          <w:lang w:eastAsia="he-IL"/>
        </w:rPr>
        <w:t xml:space="preserve"> החזר.</w:t>
      </w:r>
    </w:p>
    <w:p w14:paraId="3C99B17E"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העתקות שנמסרו ע"י היועץ למזמין</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לרשויות המוסמכות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ליועצים, למעט העתקות וצילומים שיפיק היועץ במשרדו.</w:t>
      </w:r>
    </w:p>
    <w:p w14:paraId="6F3B0636"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שכפול מסמכים.</w:t>
      </w:r>
    </w:p>
    <w:p w14:paraId="466A44D8"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75DFFCCA"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מדידות וצילומי אויר.</w:t>
      </w:r>
    </w:p>
    <w:p w14:paraId="2CF1C7EC"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קידוחים ובדיקות קרקע.</w:t>
      </w:r>
    </w:p>
    <w:p w14:paraId="528F69FF"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שליחויות.</w:t>
      </w:r>
    </w:p>
    <w:p w14:paraId="62E23D7E"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העזר המפורטים בסעיפים 7.2.1 עד 7.2.3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יוזמנו על ידי היועץ באמצעות מערכת ניהול פרויקטים </w:t>
      </w:r>
      <w:r w:rsidRPr="001B46E1">
        <w:rPr>
          <w:rFonts w:ascii="Times New Roman" w:eastAsia="Times New Roman" w:hAnsi="Times New Roman" w:cs="David"/>
          <w:sz w:val="24"/>
          <w:szCs w:val="24"/>
          <w:lang w:eastAsia="he-IL"/>
        </w:rPr>
        <w:t>VIEW</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 מערכת רמדורנט מודול ניהול מסמכים (</w:t>
      </w:r>
      <w:r w:rsidRPr="001B46E1">
        <w:rPr>
          <w:rFonts w:ascii="Times New Roman" w:eastAsia="Times New Roman" w:hAnsi="Times New Roman" w:cs="David"/>
          <w:sz w:val="24"/>
          <w:szCs w:val="24"/>
          <w:lang w:eastAsia="he-IL"/>
        </w:rPr>
        <w:t>DM</w:t>
      </w:r>
      <w:r w:rsidRPr="001B46E1">
        <w:rPr>
          <w:rFonts w:ascii="Times New Roman" w:eastAsia="Times New Roman" w:hAnsi="Times New Roman" w:cs="David"/>
          <w:sz w:val="24"/>
          <w:szCs w:val="24"/>
          <w:rtl/>
          <w:lang w:eastAsia="he-IL"/>
        </w:rPr>
        <w:t>) רק ממכונים המאושרים ע"י המזמין לבצע עבודות עבורו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1C5DED2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על חשבון שכר היועץ ישולמו ליועץ תשלומי ביניים בש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עורים ובמועדים המפורטים בנספח</w:t>
      </w:r>
      <w:r w:rsidRPr="001B46E1">
        <w:rPr>
          <w:rFonts w:ascii="Times New Roman" w:eastAsia="Times New Roman" w:hAnsi="Times New Roman" w:cs="David"/>
          <w:bCs/>
          <w:sz w:val="24"/>
          <w:szCs w:val="24"/>
          <w:rtl/>
          <w:lang w:eastAsia="he-IL"/>
        </w:rPr>
        <w:t xml:space="preserve"> ה'</w:t>
      </w:r>
      <w:r w:rsidRPr="001B46E1">
        <w:rPr>
          <w:rFonts w:ascii="Times New Roman" w:eastAsia="Times New Roman" w:hAnsi="Times New Roman" w:cs="David" w:hint="cs"/>
          <w:sz w:val="24"/>
          <w:szCs w:val="24"/>
          <w:rtl/>
          <w:lang w:eastAsia="he-IL"/>
        </w:rPr>
        <w:t xml:space="preserve"> המצ"ב,</w:t>
      </w:r>
      <w:r w:rsidRPr="001B46E1">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קול דעתו הבלעדי.</w:t>
      </w:r>
    </w:p>
    <w:p w14:paraId="5A5FDDF6"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תשלומי הביניים לפי פסקה זו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שלב משלבי שירותי היועץ ו/או טיב הש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2AD31CAE"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1B46E1">
        <w:rPr>
          <w:rFonts w:ascii="Times New Roman" w:eastAsia="Times New Roman" w:hAnsi="Times New Roman" w:cs="David"/>
          <w:sz w:val="24"/>
          <w:szCs w:val="24"/>
          <w:rtl/>
          <w:lang w:eastAsia="he-IL"/>
        </w:rPr>
        <w:t>מוסכם במפורש</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השכר האמור בנספח </w:t>
      </w:r>
      <w:r w:rsidRPr="001B46E1">
        <w:rPr>
          <w:rFonts w:ascii="Times New Roman" w:eastAsia="Times New Roman" w:hAnsi="Times New Roman" w:cs="David"/>
          <w:b/>
          <w:bCs/>
          <w:sz w:val="24"/>
          <w:szCs w:val="24"/>
          <w:rtl/>
          <w:lang w:eastAsia="he-IL"/>
        </w:rPr>
        <w:t xml:space="preserve">ד' </w:t>
      </w:r>
      <w:r w:rsidRPr="001B46E1">
        <w:rPr>
          <w:rFonts w:ascii="Times New Roman" w:eastAsia="Times New Roman" w:hAnsi="Times New Roman" w:cs="David" w:hint="cs"/>
          <w:sz w:val="24"/>
          <w:szCs w:val="24"/>
          <w:rtl/>
          <w:lang w:eastAsia="he-IL"/>
        </w:rPr>
        <w:t xml:space="preserve">המצ"ב, </w:t>
      </w:r>
      <w:r w:rsidRPr="001B46E1">
        <w:rPr>
          <w:rFonts w:ascii="Times New Roman" w:eastAsia="Times New Roman" w:hAnsi="Times New Roman" w:cs="David"/>
          <w:sz w:val="24"/>
          <w:szCs w:val="24"/>
          <w:rtl/>
          <w:lang w:eastAsia="he-IL"/>
        </w:rPr>
        <w:t>ה</w:t>
      </w:r>
      <w:r w:rsidRPr="001B46E1">
        <w:rPr>
          <w:rFonts w:ascii="Times New Roman" w:eastAsia="Times New Roman" w:hAnsi="Times New Roman" w:cs="David" w:hint="cs"/>
          <w:sz w:val="24"/>
          <w:szCs w:val="24"/>
          <w:rtl/>
          <w:lang w:eastAsia="he-IL"/>
        </w:rPr>
        <w:t xml:space="preserve">ינו </w:t>
      </w:r>
      <w:r w:rsidRPr="001B46E1">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B46E1">
        <w:rPr>
          <w:rFonts w:ascii="Times New Roman" w:eastAsia="Times New Roman" w:hAnsi="Times New Roman" w:cs="David" w:hint="cs"/>
          <w:sz w:val="24"/>
          <w:szCs w:val="24"/>
          <w:rtl/>
          <w:lang w:eastAsia="he-IL"/>
        </w:rPr>
        <w:t xml:space="preserve">זה </w:t>
      </w:r>
      <w:r w:rsidRPr="001B46E1">
        <w:rPr>
          <w:rFonts w:ascii="Times New Roman" w:eastAsia="Times New Roman" w:hAnsi="Times New Roman" w:cs="David"/>
          <w:sz w:val="24"/>
          <w:szCs w:val="24"/>
          <w:rtl/>
          <w:lang w:eastAsia="he-IL"/>
        </w:rPr>
        <w:t>במפורש אחרת. תנאי לתשלום שכר היועץ במלואו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הינו המצאת הצהרה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1B46E1">
        <w:rPr>
          <w:rFonts w:ascii="Times New Roman" w:eastAsia="Times New Roman" w:hAnsi="Times New Roman" w:cs="David"/>
          <w:b/>
          <w:bCs/>
          <w:sz w:val="24"/>
          <w:szCs w:val="24"/>
          <w:rtl/>
          <w:lang w:eastAsia="he-IL"/>
        </w:rPr>
        <w:t>ט'</w:t>
      </w:r>
      <w:r w:rsidRPr="001B46E1">
        <w:rPr>
          <w:rFonts w:ascii="Times New Roman" w:eastAsia="Times New Roman" w:hAnsi="Times New Roman" w:cs="David"/>
          <w:sz w:val="24"/>
          <w:szCs w:val="24"/>
          <w:rtl/>
          <w:lang w:eastAsia="he-IL"/>
        </w:rPr>
        <w:t xml:space="preserve"> לחוזה זה וכתב היעדר תביעות המצורף כנספח</w:t>
      </w:r>
      <w:r w:rsidRPr="001B46E1">
        <w:rPr>
          <w:rFonts w:ascii="Times New Roman" w:eastAsia="Times New Roman" w:hAnsi="Times New Roman" w:cs="David"/>
          <w:b/>
          <w:bCs/>
          <w:sz w:val="24"/>
          <w:szCs w:val="24"/>
          <w:rtl/>
          <w:lang w:eastAsia="he-IL"/>
        </w:rPr>
        <w:t xml:space="preserve"> י'</w:t>
      </w:r>
      <w:r w:rsidRPr="001B46E1">
        <w:rPr>
          <w:rFonts w:ascii="Times New Roman" w:eastAsia="Times New Roman" w:hAnsi="Times New Roman" w:cs="David"/>
          <w:sz w:val="24"/>
          <w:szCs w:val="24"/>
          <w:rtl/>
          <w:lang w:eastAsia="he-IL"/>
        </w:rPr>
        <w:t xml:space="preserve"> לחוזה זה למזמין, חתום ע"י היועץ ומאומת כנדרש בו.</w:t>
      </w:r>
    </w:p>
    <w:p w14:paraId="000011C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מבלי לפגוע בכלליות האמור בסעיף </w:t>
      </w:r>
      <w:r w:rsidRPr="001B46E1">
        <w:rPr>
          <w:rFonts w:ascii="Times New Roman" w:eastAsia="Times New Roman" w:hAnsi="Times New Roman" w:cs="David" w:hint="cs"/>
          <w:sz w:val="24"/>
          <w:szCs w:val="24"/>
          <w:rtl/>
          <w:lang w:eastAsia="he-IL"/>
        </w:rPr>
        <w:t>7 לעיל</w:t>
      </w:r>
      <w:r w:rsidRPr="001B46E1">
        <w:rPr>
          <w:rFonts w:ascii="Times New Roman" w:eastAsia="Times New Roman" w:hAnsi="Times New Roman" w:cs="David"/>
          <w:sz w:val="24"/>
          <w:szCs w:val="24"/>
          <w:rtl/>
          <w:lang w:eastAsia="he-IL"/>
        </w:rPr>
        <w:t>, מוסכם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רכוש ה</w:t>
      </w:r>
      <w:r w:rsidRPr="001B46E1">
        <w:rPr>
          <w:rFonts w:ascii="Times New Roman" w:eastAsia="Times New Roman" w:hAnsi="Times New Roman" w:cs="David" w:hint="cs"/>
          <w:sz w:val="24"/>
          <w:szCs w:val="24"/>
          <w:rtl/>
          <w:lang w:eastAsia="he-IL"/>
        </w:rPr>
        <w:t>מזמין</w:t>
      </w:r>
      <w:r w:rsidRPr="001B46E1">
        <w:rPr>
          <w:rFonts w:ascii="Times New Roman" w:eastAsia="Times New Roman" w:hAnsi="Times New Roman" w:cs="David"/>
          <w:sz w:val="24"/>
          <w:szCs w:val="24"/>
          <w:rtl/>
          <w:lang w:eastAsia="he-IL"/>
        </w:rPr>
        <w:t>. מובהר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הפרת סעיף זה על ידי היועץ תה</w:t>
      </w:r>
      <w:r w:rsidRPr="001B46E1">
        <w:rPr>
          <w:rFonts w:ascii="Times New Roman" w:eastAsia="Times New Roman" w:hAnsi="Times New Roman" w:cs="David" w:hint="cs"/>
          <w:sz w:val="24"/>
          <w:szCs w:val="24"/>
          <w:rtl/>
          <w:lang w:eastAsia="he-IL"/>
        </w:rPr>
        <w:t>ווה</w:t>
      </w:r>
      <w:r w:rsidRPr="001B46E1">
        <w:rPr>
          <w:rFonts w:ascii="Times New Roman" w:eastAsia="Times New Roman" w:hAnsi="Times New Roman" w:cs="David"/>
          <w:sz w:val="24"/>
          <w:szCs w:val="24"/>
          <w:rtl/>
          <w:lang w:eastAsia="he-IL"/>
        </w:rPr>
        <w:t xml:space="preserve"> הפרה יסודית של חוזה</w:t>
      </w:r>
      <w:r w:rsidRPr="001B46E1">
        <w:rPr>
          <w:rFonts w:ascii="Times New Roman" w:eastAsia="Times New Roman" w:hAnsi="Times New Roman" w:cs="David" w:hint="cs"/>
          <w:sz w:val="24"/>
          <w:szCs w:val="24"/>
          <w:rtl/>
          <w:lang w:eastAsia="he-IL"/>
        </w:rPr>
        <w:t xml:space="preserve"> זה. </w:t>
      </w:r>
    </w:p>
    <w:p w14:paraId="1DB705F1"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תנאים מקדמיים לביצוע תשלום כלשהו ע"ח שכר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הינם הצגת ר</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1B46E1">
        <w:rPr>
          <w:rFonts w:ascii="Times New Roman" w:eastAsia="Times New Roman" w:hAnsi="Times New Roman" w:cs="David" w:hint="cs"/>
          <w:sz w:val="24"/>
          <w:szCs w:val="24"/>
          <w:rtl/>
          <w:lang w:eastAsia="he-IL"/>
        </w:rPr>
        <w:t>עובר</w:t>
      </w:r>
      <w:r w:rsidRPr="001B46E1">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16BB1B1"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שנויים בתכנון</w:t>
      </w:r>
    </w:p>
    <w:p w14:paraId="5D255B1B" w14:textId="77777777" w:rsid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היועץ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לפי דרישת המנהל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9BC4ABA" w14:textId="7D24FD7C"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bCs/>
          <w:sz w:val="24"/>
          <w:szCs w:val="24"/>
          <w:rtl/>
          <w:lang w:eastAsia="he-IL"/>
        </w:rPr>
        <w:t>ב' או ג'</w:t>
      </w:r>
      <w:r w:rsidRPr="001B46E1">
        <w:rPr>
          <w:rFonts w:ascii="Times New Roman" w:eastAsia="Times New Roman" w:hAnsi="Times New Roman" w:cs="David" w:hint="cs"/>
          <w:b/>
          <w:sz w:val="24"/>
          <w:szCs w:val="24"/>
          <w:rtl/>
          <w:lang w:eastAsia="he-IL"/>
        </w:rPr>
        <w:t xml:space="preserve"> המצ"ב</w:t>
      </w:r>
      <w:r w:rsidRPr="001B46E1">
        <w:rPr>
          <w:rFonts w:ascii="Times New Roman" w:eastAsia="Times New Roman" w:hAnsi="Times New Roman" w:cs="David"/>
          <w:sz w:val="24"/>
          <w:szCs w:val="24"/>
          <w:rtl/>
          <w:lang w:eastAsia="he-IL"/>
        </w:rPr>
        <w:t>, וב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אלמלא השנויים</w:t>
      </w:r>
      <w:r w:rsidRPr="001B46E1">
        <w:rPr>
          <w:rFonts w:ascii="Times New Roman" w:eastAsia="Times New Roman" w:hAnsi="Times New Roman" w:cs="David" w:hint="cs"/>
          <w:sz w:val="24"/>
          <w:szCs w:val="24"/>
          <w:rtl/>
          <w:lang w:eastAsia="he-IL"/>
        </w:rPr>
        <w:t xml:space="preserve"> כאמור</w:t>
      </w:r>
      <w:r w:rsidRPr="001B46E1">
        <w:rPr>
          <w:rFonts w:ascii="Times New Roman" w:eastAsia="Times New Roman" w:hAnsi="Times New Roman" w:cs="David"/>
          <w:sz w:val="24"/>
          <w:szCs w:val="24"/>
          <w:rtl/>
          <w:lang w:eastAsia="he-IL"/>
        </w:rPr>
        <w:t>, יהיה</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זכאי לפיצוי בעד העבודה הנוספת שב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צע עקב השנויים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כאמור</w:t>
      </w:r>
      <w:r w:rsidRPr="001B46E1">
        <w:rPr>
          <w:rFonts w:ascii="Times New Roman" w:eastAsia="Times New Roman" w:hAnsi="Times New Roman" w:cs="David"/>
          <w:sz w:val="24"/>
          <w:szCs w:val="24"/>
          <w:rtl/>
          <w:lang w:eastAsia="he-IL"/>
        </w:rPr>
        <w:t>. הפיצוי ישולם בגין העבודה הנוספת שהיועץ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 xml:space="preserve"> היועץ ושכר היועץ. בכל מקרה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שנויים</w:t>
      </w:r>
      <w:r w:rsidRPr="001B46E1">
        <w:rPr>
          <w:rFonts w:ascii="Times New Roman" w:eastAsia="Times New Roman" w:hAnsi="Times New Roman" w:cs="David" w:hint="cs"/>
          <w:sz w:val="24"/>
          <w:szCs w:val="24"/>
          <w:rtl/>
          <w:lang w:eastAsia="he-IL"/>
        </w:rPr>
        <w:t xml:space="preserve"> כאמור, לא יהוו</w:t>
      </w:r>
      <w:r w:rsidRPr="001B46E1">
        <w:rPr>
          <w:rFonts w:ascii="Times New Roman" w:eastAsia="Times New Roman" w:hAnsi="Times New Roman" w:cs="David"/>
          <w:sz w:val="24"/>
          <w:szCs w:val="24"/>
          <w:rtl/>
          <w:lang w:eastAsia="he-IL"/>
        </w:rPr>
        <w:t xml:space="preserve"> עילה לש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נוי בלוח הזמנים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אלא בא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שור המנהל </w:t>
      </w:r>
      <w:r w:rsidRPr="001B46E1">
        <w:rPr>
          <w:rFonts w:ascii="Times New Roman" w:eastAsia="Times New Roman" w:hAnsi="Times New Roman" w:cs="David" w:hint="cs"/>
          <w:sz w:val="24"/>
          <w:szCs w:val="24"/>
          <w:rtl/>
          <w:lang w:eastAsia="he-IL"/>
        </w:rPr>
        <w:t>מראש ו</w:t>
      </w:r>
      <w:r w:rsidRPr="001B46E1">
        <w:rPr>
          <w:rFonts w:ascii="Times New Roman" w:eastAsia="Times New Roman" w:hAnsi="Times New Roman" w:cs="David"/>
          <w:sz w:val="24"/>
          <w:szCs w:val="24"/>
          <w:rtl/>
          <w:lang w:eastAsia="he-IL"/>
        </w:rPr>
        <w:t>בכתב.</w:t>
      </w:r>
    </w:p>
    <w:p w14:paraId="178B7426"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hint="cs"/>
          <w:sz w:val="24"/>
          <w:szCs w:val="24"/>
          <w:rtl/>
          <w:lang w:eastAsia="he-IL"/>
        </w:rPr>
        <w:t>על אף</w:t>
      </w:r>
      <w:r w:rsidRPr="001B46E1">
        <w:rPr>
          <w:rFonts w:ascii="Times New Roman" w:eastAsia="Times New Roman" w:hAnsi="Times New Roman" w:cs="David"/>
          <w:sz w:val="24"/>
          <w:szCs w:val="24"/>
          <w:rtl/>
          <w:lang w:eastAsia="he-IL"/>
        </w:rPr>
        <w:t xml:space="preserve"> האמור בסעיף 8.2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לא יגיע ליועץ דבר בגין שינויים הנובעים מ:</w:t>
      </w:r>
    </w:p>
    <w:p w14:paraId="5BF3A095"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טעות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ל</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קוי בתכנון ו/או באומדן של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של היועצים.</w:t>
      </w:r>
    </w:p>
    <w:p w14:paraId="2C64589C"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התכנון אינו התכנון היעיל ביותר.</w:t>
      </w:r>
    </w:p>
    <w:p w14:paraId="20A82267"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6D3C9910" w14:textId="77777777" w:rsidR="001B46E1" w:rsidRPr="001B46E1" w:rsidRDefault="001B46E1" w:rsidP="001B46E1">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השינויים מתחייבים מדרישת רשויות מוסמכות. </w:t>
      </w:r>
    </w:p>
    <w:p w14:paraId="48C8FE3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 להכין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עבור רוכשים שיבקשו זאת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61CE34B6" w14:textId="77777777" w:rsidR="001B46E1" w:rsidRPr="001B46E1" w:rsidRDefault="001B46E1" w:rsidP="001B46E1">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מחיר השינויים ותנאי התשלום בגין תכנון השינויים </w:t>
      </w:r>
      <w:r w:rsidRPr="001B46E1">
        <w:rPr>
          <w:rFonts w:ascii="Times New Roman" w:eastAsia="Times New Roman" w:hAnsi="Times New Roman" w:cs="David" w:hint="cs"/>
          <w:sz w:val="24"/>
          <w:szCs w:val="24"/>
          <w:rtl/>
          <w:lang w:eastAsia="he-IL"/>
        </w:rPr>
        <w:t xml:space="preserve">כאמור, </w:t>
      </w:r>
      <w:r w:rsidRPr="001B46E1">
        <w:rPr>
          <w:rFonts w:ascii="Times New Roman" w:eastAsia="Times New Roman" w:hAnsi="Times New Roman" w:cs="David"/>
          <w:sz w:val="24"/>
          <w:szCs w:val="24"/>
          <w:rtl/>
          <w:lang w:eastAsia="he-IL"/>
        </w:rPr>
        <w:t>יסוכמו בין היועץ לרוכשים. היועץ יתקשר עם הרוכש</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1B46E1">
        <w:rPr>
          <w:rFonts w:ascii="Times New Roman" w:eastAsia="Times New Roman" w:hAnsi="Times New Roman" w:cs="David" w:hint="cs"/>
          <w:sz w:val="24"/>
          <w:szCs w:val="24"/>
          <w:rtl/>
          <w:lang w:eastAsia="he-IL"/>
        </w:rPr>
        <w:t>ה</w:t>
      </w:r>
      <w:r w:rsidRPr="001B46E1">
        <w:rPr>
          <w:rFonts w:ascii="Times New Roman" w:eastAsia="Times New Roman" w:hAnsi="Times New Roman" w:cs="David"/>
          <w:sz w:val="24"/>
          <w:szCs w:val="24"/>
          <w:rtl/>
          <w:lang w:eastAsia="he-IL"/>
        </w:rPr>
        <w:t>רוכש</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בענ</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ין קביעת מחיר השינויים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תובא בפני המנהל והוא יהיה המוסמך להכריע בה.</w:t>
      </w:r>
    </w:p>
    <w:p w14:paraId="3EC9200E"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1B46E1">
        <w:rPr>
          <w:rFonts w:ascii="Times New Roman" w:eastAsia="Times New Roman" w:hAnsi="Times New Roman" w:cs="David"/>
          <w:bCs/>
          <w:sz w:val="24"/>
          <w:szCs w:val="24"/>
          <w:u w:val="single"/>
          <w:rtl/>
          <w:lang w:eastAsia="he-IL"/>
        </w:rPr>
        <w:t>אחריות וביטוח</w:t>
      </w:r>
    </w:p>
    <w:p w14:paraId="1C78F15C" w14:textId="77777777" w:rsidR="009525F6" w:rsidRPr="00013687" w:rsidRDefault="009525F6" w:rsidP="009525F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6D022B2" w14:textId="77777777" w:rsidR="009525F6" w:rsidRPr="00013687" w:rsidRDefault="009525F6" w:rsidP="009525F6">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59D0036B" w14:textId="77777777" w:rsidR="009525F6" w:rsidRPr="00013687" w:rsidRDefault="009525F6" w:rsidP="009525F6">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1C200A46" w14:textId="77777777" w:rsidR="009525F6" w:rsidRPr="00013687" w:rsidRDefault="009525F6" w:rsidP="009525F6">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1436D036" w14:textId="77777777" w:rsidR="009525F6" w:rsidRDefault="009525F6" w:rsidP="009525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5DE649D" w14:textId="77777777" w:rsidR="009525F6" w:rsidRDefault="009525F6" w:rsidP="009525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FC688F8" w14:textId="77777777" w:rsidR="009525F6" w:rsidRPr="00013687" w:rsidRDefault="009525F6" w:rsidP="009525F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4E8152D5" w14:textId="77777777" w:rsidR="009525F6" w:rsidRDefault="009525F6" w:rsidP="009525F6">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2538CD2"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A4E2D27"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54271B57"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B50C134"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6410D79B"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752C4EEA"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3FDC5FA5"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44E0181"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3F9C6D0F"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F109EF4"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6BAEF3EB"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31D0732F"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24DFB2CF" w14:textId="77777777" w:rsidR="009525F6"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34DB75C8" w14:textId="77777777" w:rsidR="009525F6" w:rsidRPr="00A42052" w:rsidRDefault="009525F6" w:rsidP="009525F6">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7DE4195" w14:textId="7BAE96A1"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אספקת תכניות</w:t>
      </w:r>
    </w:p>
    <w:p w14:paraId="5486DAA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בכל עת במהלך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וכן בתקופת הבדק של העבודות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1B46E1">
        <w:rPr>
          <w:rFonts w:ascii="Times New Roman" w:eastAsia="Times New Roman" w:hAnsi="Times New Roman" w:cs="David"/>
          <w:b/>
          <w:bCs/>
          <w:sz w:val="24"/>
          <w:szCs w:val="24"/>
          <w:rtl/>
          <w:lang w:eastAsia="he-IL"/>
        </w:rPr>
        <w:t>ח'</w:t>
      </w:r>
      <w:r w:rsidRPr="001B46E1">
        <w:rPr>
          <w:rFonts w:ascii="Times New Roman" w:eastAsia="Times New Roman" w:hAnsi="Times New Roman" w:cs="David"/>
          <w:sz w:val="24"/>
          <w:szCs w:val="24"/>
          <w:rtl/>
          <w:lang w:eastAsia="he-IL"/>
        </w:rPr>
        <w:t xml:space="preserve"> לחוזה זה, ובמידה והדרישה מתייחסת לתכניות שאינ</w:t>
      </w:r>
      <w:r w:rsidRPr="001B46E1">
        <w:rPr>
          <w:rFonts w:ascii="Times New Roman" w:eastAsia="Times New Roman" w:hAnsi="Times New Roman" w:cs="David" w:hint="cs"/>
          <w:sz w:val="24"/>
          <w:szCs w:val="24"/>
          <w:rtl/>
          <w:lang w:eastAsia="he-IL"/>
        </w:rPr>
        <w:t>ן</w:t>
      </w:r>
      <w:r w:rsidRPr="001B46E1">
        <w:rPr>
          <w:rFonts w:ascii="Times New Roman" w:eastAsia="Times New Roman" w:hAnsi="Times New Roman" w:cs="David"/>
          <w:sz w:val="24"/>
          <w:szCs w:val="24"/>
          <w:rtl/>
          <w:lang w:eastAsia="he-IL"/>
        </w:rPr>
        <w:t xml:space="preserve"> בידו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יערכ</w:t>
      </w:r>
      <w:r w:rsidRPr="001B46E1">
        <w:rPr>
          <w:rFonts w:ascii="Times New Roman" w:eastAsia="Times New Roman" w:hAnsi="Times New Roman" w:cs="David" w:hint="cs"/>
          <w:sz w:val="24"/>
          <w:szCs w:val="24"/>
          <w:rtl/>
          <w:lang w:eastAsia="he-IL"/>
        </w:rPr>
        <w:t>ן</w:t>
      </w:r>
      <w:r w:rsidRPr="001B46E1">
        <w:rPr>
          <w:rFonts w:ascii="Times New Roman" w:eastAsia="Times New Roman" w:hAnsi="Times New Roman" w:cs="David"/>
          <w:sz w:val="24"/>
          <w:szCs w:val="24"/>
          <w:rtl/>
          <w:lang w:eastAsia="he-IL"/>
        </w:rPr>
        <w:t xml:space="preserve"> היועץ בהקדם האפשרי וימסר</w:t>
      </w:r>
      <w:r w:rsidRPr="001B46E1">
        <w:rPr>
          <w:rFonts w:ascii="Times New Roman" w:eastAsia="Times New Roman" w:hAnsi="Times New Roman" w:cs="David" w:hint="cs"/>
          <w:sz w:val="24"/>
          <w:szCs w:val="24"/>
          <w:rtl/>
          <w:lang w:eastAsia="he-IL"/>
        </w:rPr>
        <w:t>ן</w:t>
      </w:r>
      <w:r w:rsidRPr="001B46E1">
        <w:rPr>
          <w:rFonts w:ascii="Times New Roman" w:eastAsia="Times New Roman" w:hAnsi="Times New Roman" w:cs="David"/>
          <w:sz w:val="24"/>
          <w:szCs w:val="24"/>
          <w:rtl/>
          <w:lang w:eastAsia="he-IL"/>
        </w:rPr>
        <w:t xml:space="preserve"> למזמין.</w:t>
      </w:r>
    </w:p>
    <w:p w14:paraId="547E22BC"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עם גמר שרותי </w:t>
      </w:r>
      <w:r w:rsidRPr="001B46E1">
        <w:rPr>
          <w:rFonts w:ascii="Times New Roman" w:eastAsia="Times New Roman" w:hAnsi="Times New Roman" w:cs="David" w:hint="cs"/>
          <w:sz w:val="24"/>
          <w:szCs w:val="24"/>
          <w:rtl/>
          <w:lang w:eastAsia="he-IL"/>
        </w:rPr>
        <w:t>היועץ,</w:t>
      </w:r>
      <w:r w:rsidRPr="001B46E1">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הסופי בשטח </w:t>
      </w:r>
      <w:r w:rsidRPr="001B46E1">
        <w:rPr>
          <w:rFonts w:ascii="Times New Roman" w:eastAsia="Times New Roman" w:hAnsi="Times New Roman" w:cs="David"/>
          <w:color w:val="000000"/>
          <w:sz w:val="24"/>
          <w:szCs w:val="24"/>
          <w:lang w:eastAsia="he-IL"/>
        </w:rPr>
        <w:t>(AS MADE)</w:t>
      </w:r>
      <w:r w:rsidRPr="001B46E1">
        <w:rPr>
          <w:rFonts w:ascii="Times New Roman" w:eastAsia="Times New Roman" w:hAnsi="Times New Roman" w:cs="David"/>
          <w:sz w:val="24"/>
          <w:szCs w:val="24"/>
          <w:rtl/>
          <w:lang w:eastAsia="he-IL"/>
        </w:rPr>
        <w:t xml:space="preserve">, למעט שינויי דיירים, </w:t>
      </w:r>
      <w:r w:rsidRPr="001B46E1">
        <w:rPr>
          <w:rFonts w:ascii="Times New Roman" w:eastAsia="Times New Roman" w:hAnsi="Times New Roman" w:cs="David" w:hint="cs"/>
          <w:sz w:val="24"/>
          <w:szCs w:val="24"/>
          <w:rtl/>
          <w:lang w:eastAsia="he-IL"/>
        </w:rPr>
        <w:t xml:space="preserve">וקבצים </w:t>
      </w:r>
      <w:r w:rsidRPr="001B46E1">
        <w:rPr>
          <w:rFonts w:ascii="Times New Roman" w:eastAsia="Times New Roman" w:hAnsi="Times New Roman" w:cs="David"/>
          <w:sz w:val="24"/>
          <w:szCs w:val="24"/>
          <w:rtl/>
          <w:lang w:eastAsia="he-IL"/>
        </w:rPr>
        <w:t>המכילים את התכנון במדיה ממוחשבת.</w:t>
      </w:r>
    </w:p>
    <w:p w14:paraId="060774B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1B46E1">
        <w:rPr>
          <w:rFonts w:ascii="Times New Roman" w:eastAsia="Times New Roman" w:hAnsi="Times New Roman" w:cs="David" w:hint="cs"/>
          <w:sz w:val="24"/>
          <w:szCs w:val="24"/>
          <w:rtl/>
          <w:lang w:eastAsia="he-IL"/>
        </w:rPr>
        <w:t>הקבצים</w:t>
      </w:r>
      <w:r w:rsidRPr="001B46E1">
        <w:rPr>
          <w:rFonts w:ascii="Times New Roman" w:eastAsia="Times New Roman" w:hAnsi="Times New Roman" w:cs="David"/>
          <w:sz w:val="24"/>
          <w:szCs w:val="24"/>
          <w:rtl/>
          <w:lang w:eastAsia="he-IL"/>
        </w:rPr>
        <w:t xml:space="preserve"> כשה</w:t>
      </w:r>
      <w:r w:rsidRPr="001B46E1">
        <w:rPr>
          <w:rFonts w:ascii="Times New Roman" w:eastAsia="Times New Roman" w:hAnsi="Times New Roman" w:cs="David" w:hint="cs"/>
          <w:sz w:val="24"/>
          <w:szCs w:val="24"/>
          <w:rtl/>
          <w:lang w:eastAsia="he-IL"/>
        </w:rPr>
        <w:t>ם</w:t>
      </w:r>
      <w:r w:rsidRPr="001B46E1">
        <w:rPr>
          <w:rFonts w:ascii="Times New Roman" w:eastAsia="Times New Roman" w:hAnsi="Times New Roman" w:cs="David"/>
          <w:sz w:val="24"/>
          <w:szCs w:val="24"/>
          <w:rtl/>
          <w:lang w:eastAsia="he-IL"/>
        </w:rPr>
        <w:t xml:space="preserve"> מעודכנ</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67166CD2"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כמו כן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62599F49"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היועץ לא יהיה זכאי לכל תשלום נוסף בעד תכניות שימסור למזמין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סעיף 10 זה.</w:t>
      </w:r>
    </w:p>
    <w:p w14:paraId="23409C0C"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זכות הקניין בכל התכניות שייכת למזמין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ובלבד ששולם שכר היועץ בהתאם להוראות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00AF3AC0" w14:textId="77777777" w:rsidR="001B46E1" w:rsidRPr="001B46E1" w:rsidRDefault="001B46E1" w:rsidP="001B46E1">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מעמד היועץ</w:t>
      </w:r>
    </w:p>
    <w:p w14:paraId="5D6D88A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color w:val="000000"/>
          <w:sz w:val="24"/>
          <w:szCs w:val="24"/>
          <w:rtl/>
          <w:lang w:eastAsia="he-IL"/>
        </w:rPr>
        <w:t>מוסכם ומובהר על ידי הצדדים לחוזה 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1B46E1">
        <w:rPr>
          <w:rFonts w:ascii="Times New Roman" w:eastAsia="Times New Roman" w:hAnsi="Times New Roman" w:cs="David" w:hint="cs"/>
          <w:sz w:val="24"/>
          <w:szCs w:val="24"/>
          <w:rtl/>
          <w:lang w:eastAsia="he-IL"/>
        </w:rPr>
        <w:t xml:space="preserve"> של היועץ</w:t>
      </w:r>
      <w:r w:rsidRPr="001B46E1">
        <w:rPr>
          <w:rFonts w:ascii="Times New Roman" w:eastAsia="Times New Roman" w:hAnsi="Times New Roman" w:cs="David"/>
          <w:sz w:val="24"/>
          <w:szCs w:val="24"/>
          <w:rtl/>
          <w:lang w:eastAsia="he-IL"/>
        </w:rPr>
        <w:t>.</w:t>
      </w:r>
    </w:p>
    <w:p w14:paraId="4E214624"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אין ולא יהיו יחסי עובד-מעביד בין המזמין ובין </w:t>
      </w:r>
      <w:r w:rsidRPr="001B46E1">
        <w:rPr>
          <w:rFonts w:ascii="Times New Roman" w:eastAsia="Times New Roman" w:hAnsi="Times New Roman" w:cs="David"/>
          <w:color w:val="000000"/>
          <w:sz w:val="24"/>
          <w:szCs w:val="24"/>
          <w:rtl/>
          <w:lang w:eastAsia="he-IL"/>
        </w:rPr>
        <w:t xml:space="preserve">היועץ ו/או </w:t>
      </w:r>
      <w:r w:rsidRPr="001B46E1">
        <w:rPr>
          <w:rFonts w:ascii="Times New Roman" w:eastAsia="Times New Roman" w:hAnsi="Times New Roman" w:cs="David" w:hint="cs"/>
          <w:color w:val="000000"/>
          <w:sz w:val="24"/>
          <w:szCs w:val="24"/>
          <w:rtl/>
          <w:lang w:eastAsia="he-IL"/>
        </w:rPr>
        <w:t>מי מטעמו ו</w:t>
      </w:r>
      <w:r w:rsidRPr="001B46E1">
        <w:rPr>
          <w:rFonts w:ascii="Times New Roman" w:eastAsia="Times New Roman" w:hAnsi="Times New Roman" w:cs="David"/>
          <w:color w:val="000000"/>
          <w:sz w:val="24"/>
          <w:szCs w:val="24"/>
          <w:rtl/>
          <w:lang w:eastAsia="he-IL"/>
        </w:rPr>
        <w:t xml:space="preserve">בין המזמין לבין עובדי </w:t>
      </w:r>
      <w:r w:rsidRPr="001B46E1">
        <w:rPr>
          <w:rFonts w:ascii="Times New Roman" w:eastAsia="Times New Roman" w:hAnsi="Times New Roman" w:cs="David" w:hint="cs"/>
          <w:color w:val="000000"/>
          <w:sz w:val="24"/>
          <w:szCs w:val="24"/>
          <w:rtl/>
          <w:lang w:eastAsia="he-IL"/>
        </w:rPr>
        <w:t xml:space="preserve"> היועץ ו/או מי מטעמיהם</w:t>
      </w:r>
      <w:r w:rsidRPr="001B46E1">
        <w:rPr>
          <w:rFonts w:ascii="Times New Roman" w:eastAsia="Times New Roman" w:hAnsi="Times New Roman" w:cs="David"/>
          <w:color w:val="000000"/>
          <w:sz w:val="24"/>
          <w:szCs w:val="24"/>
          <w:rtl/>
          <w:lang w:eastAsia="he-IL"/>
        </w:rPr>
        <w:t xml:space="preserve"> </w:t>
      </w:r>
      <w:r w:rsidRPr="001B46E1">
        <w:rPr>
          <w:rFonts w:ascii="Times New Roman" w:eastAsia="Times New Roman" w:hAnsi="Times New Roman" w:cs="David"/>
          <w:sz w:val="24"/>
          <w:szCs w:val="24"/>
          <w:rtl/>
          <w:lang w:eastAsia="he-IL"/>
        </w:rPr>
        <w:t>ואין בהוראות חוזה 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כדי ליצור בין היועץ ו/או מי מעובדיו</w:t>
      </w:r>
      <w:r w:rsidRPr="001B46E1">
        <w:rPr>
          <w:rFonts w:ascii="Times New Roman" w:eastAsia="Times New Roman" w:hAnsi="Times New Roman" w:cs="David" w:hint="cs"/>
          <w:sz w:val="24"/>
          <w:szCs w:val="24"/>
          <w:rtl/>
          <w:lang w:eastAsia="he-IL"/>
        </w:rPr>
        <w:t xml:space="preserve"> ו/או מי מטעמו</w:t>
      </w:r>
      <w:r w:rsidRPr="001B46E1">
        <w:rPr>
          <w:rFonts w:ascii="Times New Roman" w:eastAsia="Times New Roman" w:hAnsi="Times New Roman" w:cs="David"/>
          <w:sz w:val="24"/>
          <w:szCs w:val="24"/>
          <w:rtl/>
          <w:lang w:eastAsia="he-IL"/>
        </w:rPr>
        <w:t xml:space="preserve"> לבין המזמין ו/או המנהל ו/או מי מטעמו יחסי עובד מעביד</w:t>
      </w:r>
      <w:r w:rsidRPr="001B46E1">
        <w:rPr>
          <w:rFonts w:ascii="Times New Roman" w:eastAsia="Times New Roman" w:hAnsi="Times New Roman" w:cs="David"/>
          <w:color w:val="000000"/>
          <w:sz w:val="24"/>
          <w:szCs w:val="24"/>
          <w:rtl/>
          <w:lang w:eastAsia="he-IL"/>
        </w:rPr>
        <w:t>, לכל ענין ודבר. בכלל 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מוסכם ומובהר בין הצדדים</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1B46E1">
        <w:rPr>
          <w:rFonts w:ascii="Times New Roman" w:eastAsia="Times New Roman" w:hAnsi="Times New Roman" w:cs="David" w:hint="cs"/>
          <w:color w:val="000000"/>
          <w:sz w:val="24"/>
          <w:szCs w:val="24"/>
          <w:rtl/>
          <w:lang w:eastAsia="he-IL"/>
        </w:rPr>
        <w:t>ל פ</w:t>
      </w:r>
      <w:r w:rsidRPr="001B46E1">
        <w:rPr>
          <w:rFonts w:ascii="Times New Roman" w:eastAsia="Times New Roman" w:hAnsi="Times New Roman" w:cs="David"/>
          <w:color w:val="000000"/>
          <w:sz w:val="24"/>
          <w:szCs w:val="24"/>
          <w:rtl/>
          <w:lang w:eastAsia="he-IL"/>
        </w:rPr>
        <w:t>י הדין ו/או מכח צו הרחבה ו/או מכח הסכם כלשהו על עובד</w:t>
      </w:r>
      <w:r w:rsidRPr="001B46E1">
        <w:rPr>
          <w:rFonts w:ascii="Times New Roman" w:eastAsia="Times New Roman" w:hAnsi="Times New Roman" w:cs="David" w:hint="cs"/>
          <w:sz w:val="24"/>
          <w:szCs w:val="24"/>
          <w:rtl/>
          <w:lang w:eastAsia="he-IL"/>
        </w:rPr>
        <w:t>.</w:t>
      </w:r>
    </w:p>
    <w:p w14:paraId="6D8CAA9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color w:val="000000"/>
          <w:sz w:val="24"/>
          <w:szCs w:val="24"/>
          <w:rtl/>
          <w:lang w:eastAsia="he-IL"/>
        </w:rPr>
        <w:t>מוסכם בזה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היועץ ו/או עובדיו</w:t>
      </w:r>
      <w:r w:rsidRPr="001B46E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1B46E1">
        <w:rPr>
          <w:rFonts w:ascii="Times New Roman" w:eastAsia="Times New Roman" w:hAnsi="Times New Roman" w:cs="David"/>
          <w:color w:val="000000"/>
          <w:sz w:val="24"/>
          <w:szCs w:val="24"/>
          <w:rtl/>
          <w:lang w:eastAsia="he-IL"/>
        </w:rPr>
        <w:t xml:space="preserve"> מוותרים על כל טענות ו/או</w:t>
      </w:r>
      <w:r w:rsidRPr="001B46E1">
        <w:rPr>
          <w:rFonts w:ascii="Times New Roman" w:eastAsia="Times New Roman" w:hAnsi="Times New Roman" w:cs="David" w:hint="cs"/>
          <w:color w:val="000000"/>
          <w:sz w:val="24"/>
          <w:szCs w:val="24"/>
          <w:rtl/>
          <w:lang w:eastAsia="he-IL"/>
        </w:rPr>
        <w:t xml:space="preserve"> דרישות ו/או תלונות ו/או</w:t>
      </w:r>
      <w:r w:rsidRPr="001B46E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879690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מצהיר ומתחייב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י</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שא לבדו </w:t>
      </w:r>
      <w:r w:rsidRPr="001B46E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1B46E1">
        <w:rPr>
          <w:rFonts w:ascii="Times New Roman" w:eastAsia="Times New Roman" w:hAnsi="Times New Roman" w:cs="David" w:hint="cs"/>
          <w:color w:val="000000"/>
          <w:sz w:val="24"/>
          <w:szCs w:val="24"/>
          <w:rtl/>
          <w:lang w:eastAsia="he-IL"/>
        </w:rPr>
        <w:t>ל פי</w:t>
      </w:r>
      <w:r w:rsidRPr="001B46E1">
        <w:rPr>
          <w:rFonts w:ascii="Times New Roman" w:eastAsia="Times New Roman" w:hAnsi="Times New Roman" w:cs="David"/>
          <w:color w:val="000000"/>
          <w:sz w:val="24"/>
          <w:szCs w:val="24"/>
          <w:rtl/>
          <w:lang w:eastAsia="he-IL"/>
        </w:rPr>
        <w:t xml:space="preserve"> חוזה 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ובכלל זה</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sz w:val="24"/>
          <w:szCs w:val="24"/>
          <w:rtl/>
          <w:lang w:eastAsia="he-IL"/>
        </w:rPr>
        <w:t xml:space="preserve"> תשלומי מס הכנסה והב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טוח הלאומי שהוא חב בגין מתן שרותי היועץ.</w:t>
      </w:r>
    </w:p>
    <w:p w14:paraId="74BFFDD9"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היועץ </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טוח לאומי, תשלומים לקרנות איגודים מקצוע</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047A5DC7"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1B46E1">
        <w:rPr>
          <w:rFonts w:ascii="Times New Roman" w:eastAsia="Times New Roman" w:hAnsi="Times New Roman" w:cs="David"/>
          <w:color w:val="000000"/>
          <w:sz w:val="24"/>
          <w:szCs w:val="24"/>
          <w:rtl/>
          <w:lang w:eastAsia="he-IL"/>
        </w:rPr>
        <w:t>מבלי לגרוע מ</w:t>
      </w:r>
      <w:r w:rsidRPr="001B46E1">
        <w:rPr>
          <w:rFonts w:ascii="Times New Roman" w:eastAsia="Times New Roman" w:hAnsi="Times New Roman" w:cs="David" w:hint="cs"/>
          <w:color w:val="000000"/>
          <w:sz w:val="24"/>
          <w:szCs w:val="24"/>
          <w:rtl/>
          <w:lang w:eastAsia="he-IL"/>
        </w:rPr>
        <w:t xml:space="preserve">כלליות </w:t>
      </w:r>
      <w:r w:rsidRPr="001B46E1">
        <w:rPr>
          <w:rFonts w:ascii="Times New Roman" w:eastAsia="Times New Roman" w:hAnsi="Times New Roman" w:cs="David"/>
          <w:color w:val="000000"/>
          <w:sz w:val="24"/>
          <w:szCs w:val="24"/>
          <w:rtl/>
          <w:lang w:eastAsia="he-IL"/>
        </w:rPr>
        <w:t>האמור לעיל, היועץ מצהיר ומתחייב</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אם י</w:t>
      </w:r>
      <w:r w:rsidRPr="001B46E1">
        <w:rPr>
          <w:rFonts w:ascii="Times New Roman" w:eastAsia="Times New Roman" w:hAnsi="Times New Roman" w:cs="David" w:hint="cs"/>
          <w:color w:val="000000"/>
          <w:sz w:val="24"/>
          <w:szCs w:val="24"/>
          <w:rtl/>
          <w:lang w:eastAsia="he-IL"/>
        </w:rPr>
        <w:t>י</w:t>
      </w:r>
      <w:r w:rsidRPr="001B46E1">
        <w:rPr>
          <w:rFonts w:ascii="Times New Roman" w:eastAsia="Times New Roman" w:hAnsi="Times New Roman" w:cs="David"/>
          <w:color w:val="000000"/>
          <w:sz w:val="24"/>
          <w:szCs w:val="24"/>
          <w:rtl/>
          <w:lang w:eastAsia="he-IL"/>
        </w:rPr>
        <w:t>דרש המזמין על ידי היועץ ו/או על ידי מי מ</w:t>
      </w:r>
      <w:r w:rsidRPr="001B46E1">
        <w:rPr>
          <w:rFonts w:ascii="Times New Roman" w:eastAsia="Times New Roman" w:hAnsi="Times New Roman" w:cs="David" w:hint="cs"/>
          <w:color w:val="000000"/>
          <w:sz w:val="24"/>
          <w:szCs w:val="24"/>
          <w:rtl/>
          <w:lang w:eastAsia="he-IL"/>
        </w:rPr>
        <w:t>שלוחיו ו/או עובדיו</w:t>
      </w:r>
      <w:r w:rsidRPr="001B46E1">
        <w:rPr>
          <w:rFonts w:ascii="Times New Roman" w:eastAsia="Times New Roman" w:hAnsi="Times New Roman" w:cs="David"/>
          <w:color w:val="000000"/>
          <w:sz w:val="24"/>
          <w:szCs w:val="24"/>
          <w:rtl/>
          <w:lang w:eastAsia="he-IL"/>
        </w:rPr>
        <w:t xml:space="preserve"> ו/או</w:t>
      </w:r>
      <w:r w:rsidRPr="001B46E1">
        <w:rPr>
          <w:rFonts w:ascii="Times New Roman" w:eastAsia="Times New Roman" w:hAnsi="Times New Roman" w:cs="David" w:hint="cs"/>
          <w:color w:val="000000"/>
          <w:sz w:val="24"/>
          <w:szCs w:val="24"/>
          <w:rtl/>
          <w:lang w:eastAsia="he-IL"/>
        </w:rPr>
        <w:t xml:space="preserve"> אחר מטעמו ו/או</w:t>
      </w:r>
      <w:r w:rsidRPr="001B46E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1B46E1">
        <w:rPr>
          <w:rFonts w:ascii="Times New Roman" w:eastAsia="Times New Roman" w:hAnsi="Times New Roman" w:cs="David" w:hint="cs"/>
          <w:color w:val="000000"/>
          <w:sz w:val="24"/>
          <w:szCs w:val="24"/>
          <w:rtl/>
          <w:lang w:eastAsia="he-IL"/>
        </w:rPr>
        <w:t xml:space="preserve"> ו/או פיצוי ו/או שיפוי</w:t>
      </w:r>
      <w:r w:rsidRPr="001B46E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1B46E1">
        <w:rPr>
          <w:rFonts w:ascii="Times New Roman" w:eastAsia="Times New Roman" w:hAnsi="Times New Roman" w:cs="David" w:hint="cs"/>
          <w:color w:val="000000"/>
          <w:sz w:val="24"/>
          <w:szCs w:val="24"/>
          <w:rtl/>
          <w:lang w:eastAsia="he-IL"/>
        </w:rPr>
        <w:t xml:space="preserve"> ו/או פיצוי ו/או שיפוי</w:t>
      </w:r>
      <w:r w:rsidRPr="001B46E1">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1B46E1">
        <w:rPr>
          <w:rFonts w:ascii="Times New Roman" w:eastAsia="Times New Roman" w:hAnsi="Times New Roman" w:cs="David" w:hint="cs"/>
          <w:color w:val="000000"/>
          <w:sz w:val="24"/>
          <w:szCs w:val="24"/>
          <w:rtl/>
          <w:lang w:eastAsia="he-IL"/>
        </w:rPr>
        <w:t xml:space="preserve"> ו/או פיצוי ו/או שיפוי</w:t>
      </w:r>
      <w:r w:rsidRPr="001B46E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ייחשב </w:t>
      </w:r>
      <w:r w:rsidRPr="001B46E1">
        <w:rPr>
          <w:rFonts w:ascii="Times New Roman" w:eastAsia="Times New Roman" w:hAnsi="Times New Roman" w:cs="David" w:hint="cs"/>
          <w:color w:val="000000"/>
          <w:sz w:val="24"/>
          <w:szCs w:val="24"/>
          <w:rtl/>
          <w:lang w:eastAsia="he-IL"/>
        </w:rPr>
        <w:t>כ</w:t>
      </w:r>
      <w:r w:rsidRPr="001B46E1">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56C5D27"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color w:val="000000"/>
          <w:sz w:val="24"/>
          <w:szCs w:val="24"/>
          <w:rtl/>
          <w:lang w:eastAsia="he-IL"/>
        </w:rPr>
        <w:t>בשים לב לאמור לעיל, אם יקבע פורום מוסמך כלשהו</w:t>
      </w:r>
      <w:r w:rsidRPr="001B46E1">
        <w:rPr>
          <w:rFonts w:ascii="Times New Roman" w:eastAsia="Times New Roman" w:hAnsi="Times New Roman" w:cs="David" w:hint="cs"/>
          <w:color w:val="000000"/>
          <w:sz w:val="24"/>
          <w:szCs w:val="24"/>
          <w:rtl/>
          <w:lang w:eastAsia="he-IL"/>
        </w:rPr>
        <w:t>,</w:t>
      </w:r>
      <w:r w:rsidRPr="001B46E1">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1B46E1">
        <w:rPr>
          <w:rFonts w:ascii="Times New Roman" w:eastAsia="Times New Roman" w:hAnsi="Times New Roman" w:cs="David" w:hint="cs"/>
          <w:color w:val="000000"/>
          <w:sz w:val="24"/>
          <w:szCs w:val="24"/>
          <w:rtl/>
          <w:lang w:eastAsia="he-IL"/>
        </w:rPr>
        <w:t xml:space="preserve"> ו/או מי משלוחיו ו/או אחר מטעמו</w:t>
      </w:r>
      <w:r w:rsidRPr="001B46E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B46E1">
        <w:rPr>
          <w:rFonts w:ascii="Times New Roman" w:eastAsia="Times New Roman" w:hAnsi="Times New Roman" w:cs="David" w:hint="cs"/>
          <w:color w:val="000000"/>
          <w:sz w:val="24"/>
          <w:szCs w:val="24"/>
          <w:rtl/>
          <w:lang w:eastAsia="he-IL"/>
        </w:rPr>
        <w:t>.</w:t>
      </w:r>
    </w:p>
    <w:p w14:paraId="093E9469" w14:textId="77777777" w:rsidR="001B46E1" w:rsidRPr="001B46E1" w:rsidRDefault="001B46E1" w:rsidP="001B46E1">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1B46E1">
        <w:rPr>
          <w:rFonts w:ascii="Times New Roman" w:eastAsia="Times New Roman" w:hAnsi="Times New Roman" w:cs="David"/>
          <w:bCs/>
          <w:sz w:val="24"/>
          <w:szCs w:val="24"/>
          <w:u w:val="single"/>
          <w:rtl/>
          <w:lang w:eastAsia="he-IL"/>
        </w:rPr>
        <w:t>הבאת החוזה לגמר או ביטולו</w:t>
      </w:r>
    </w:p>
    <w:p w14:paraId="40D0418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106FD462" w14:textId="77777777" w:rsidR="001B46E1" w:rsidRPr="001B46E1" w:rsidRDefault="001B46E1" w:rsidP="001B46E1">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על אף האמור בכל מקום אחר בחוזה </w:t>
      </w:r>
      <w:r w:rsidRPr="001B46E1">
        <w:rPr>
          <w:rFonts w:ascii="Times New Roman" w:eastAsia="Times New Roman" w:hAnsi="Times New Roman" w:cs="David" w:hint="cs"/>
          <w:sz w:val="24"/>
          <w:szCs w:val="24"/>
          <w:rtl/>
          <w:lang w:eastAsia="he-IL"/>
        </w:rPr>
        <w:t xml:space="preserve">זה על נספחיו, </w:t>
      </w:r>
      <w:r w:rsidRPr="001B46E1">
        <w:rPr>
          <w:rFonts w:ascii="Times New Roman" w:eastAsia="Times New Roman" w:hAnsi="Times New Roman" w:cs="David"/>
          <w:sz w:val="24"/>
          <w:szCs w:val="24"/>
          <w:rtl/>
          <w:lang w:eastAsia="he-IL"/>
        </w:rPr>
        <w:t>רשאי המזמין, לפי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1B46E1">
        <w:rPr>
          <w:rFonts w:ascii="Times New Roman" w:eastAsia="Times New Roman" w:hAnsi="Times New Roman" w:cs="David" w:hint="cs"/>
          <w:sz w:val="24"/>
          <w:szCs w:val="24"/>
          <w:rtl/>
          <w:lang w:eastAsia="he-IL"/>
        </w:rPr>
        <w:t>-7</w:t>
      </w:r>
      <w:r w:rsidRPr="001B46E1">
        <w:rPr>
          <w:rFonts w:ascii="Times New Roman" w:eastAsia="Times New Roman" w:hAnsi="Times New Roman" w:cs="David"/>
          <w:sz w:val="24"/>
          <w:szCs w:val="24"/>
          <w:rtl/>
          <w:lang w:eastAsia="he-IL"/>
        </w:rPr>
        <w:t xml:space="preserve"> י</w:t>
      </w:r>
      <w:r w:rsidRPr="001B46E1">
        <w:rPr>
          <w:rFonts w:ascii="Times New Roman" w:eastAsia="Times New Roman" w:hAnsi="Times New Roman" w:cs="David" w:hint="cs"/>
          <w:sz w:val="24"/>
          <w:szCs w:val="24"/>
          <w:rtl/>
          <w:lang w:eastAsia="he-IL"/>
        </w:rPr>
        <w:t>מים</w:t>
      </w:r>
      <w:r w:rsidRPr="001B46E1">
        <w:rPr>
          <w:rFonts w:ascii="Times New Roman" w:eastAsia="Times New Roman" w:hAnsi="Times New Roman" w:cs="David"/>
          <w:sz w:val="24"/>
          <w:szCs w:val="24"/>
          <w:rtl/>
          <w:lang w:eastAsia="he-IL"/>
        </w:rPr>
        <w:t xml:space="preserve"> מיום משלוחה (להלן: "</w:t>
      </w:r>
      <w:r w:rsidRPr="001B46E1">
        <w:rPr>
          <w:rFonts w:ascii="Times New Roman" w:eastAsia="Times New Roman" w:hAnsi="Times New Roman" w:cs="David"/>
          <w:b/>
          <w:bCs/>
          <w:sz w:val="24"/>
          <w:szCs w:val="24"/>
          <w:rtl/>
          <w:lang w:eastAsia="he-IL"/>
        </w:rPr>
        <w:t>תאריך הפסקת השרות</w:t>
      </w:r>
      <w:r w:rsidRPr="001B46E1">
        <w:rPr>
          <w:rFonts w:ascii="Times New Roman" w:eastAsia="Times New Roman" w:hAnsi="Times New Roman" w:cs="David"/>
          <w:sz w:val="24"/>
          <w:szCs w:val="24"/>
          <w:rtl/>
          <w:lang w:eastAsia="he-IL"/>
        </w:rPr>
        <w:t>").</w:t>
      </w:r>
    </w:p>
    <w:p w14:paraId="2D336761" w14:textId="77777777" w:rsidR="001B46E1" w:rsidRPr="001B46E1" w:rsidRDefault="001B46E1" w:rsidP="001B46E1">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צע עד לתאריך הפסקת הש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וזאת לפי השיעור המפורט בנספחים </w:t>
      </w:r>
      <w:r w:rsidRPr="001B46E1">
        <w:rPr>
          <w:rFonts w:ascii="Times New Roman" w:eastAsia="Times New Roman" w:hAnsi="Times New Roman" w:cs="David"/>
          <w:bCs/>
          <w:sz w:val="24"/>
          <w:szCs w:val="24"/>
          <w:rtl/>
          <w:lang w:eastAsia="he-IL"/>
        </w:rPr>
        <w:t>ד' ו - ה'</w:t>
      </w:r>
      <w:r w:rsidRPr="001B46E1">
        <w:rPr>
          <w:rFonts w:ascii="Times New Roman" w:eastAsia="Times New Roman" w:hAnsi="Times New Roman" w:cs="David"/>
          <w:sz w:val="24"/>
          <w:szCs w:val="24"/>
          <w:rtl/>
          <w:lang w:eastAsia="he-IL"/>
        </w:rPr>
        <w:t>. במקרה שבוצע חלק של קטע ו/או שלב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ישולם חלק יחסי מתאים מהשכר הקבוע בנספחים </w:t>
      </w:r>
      <w:r w:rsidRPr="001B46E1">
        <w:rPr>
          <w:rFonts w:ascii="Times New Roman" w:eastAsia="Times New Roman" w:hAnsi="Times New Roman" w:cs="David"/>
          <w:bCs/>
          <w:sz w:val="24"/>
          <w:szCs w:val="24"/>
          <w:rtl/>
          <w:lang w:eastAsia="he-IL"/>
        </w:rPr>
        <w:t xml:space="preserve">ד' ו-ה' </w:t>
      </w:r>
      <w:r w:rsidRPr="001B46E1">
        <w:rPr>
          <w:rFonts w:ascii="Times New Roman" w:eastAsia="Times New Roman" w:hAnsi="Times New Roman" w:cs="David"/>
          <w:sz w:val="24"/>
          <w:szCs w:val="24"/>
          <w:rtl/>
          <w:lang w:eastAsia="he-IL"/>
        </w:rPr>
        <w:t>לאותו שלב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כפי שיקבע המנהל.</w:t>
      </w:r>
    </w:p>
    <w:p w14:paraId="2811BB6C"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לטענה </w:t>
      </w:r>
      <w:r w:rsidRPr="001B46E1">
        <w:rPr>
          <w:rFonts w:ascii="Times New Roman" w:eastAsia="Times New Roman" w:hAnsi="Times New Roman" w:cs="David" w:hint="cs"/>
          <w:sz w:val="24"/>
          <w:szCs w:val="24"/>
          <w:rtl/>
          <w:lang w:eastAsia="he-IL"/>
        </w:rPr>
        <w:t>ו/או דרישה ו/או תלונה ו/</w:t>
      </w:r>
      <w:r w:rsidRPr="001B46E1">
        <w:rPr>
          <w:rFonts w:ascii="Times New Roman" w:eastAsia="Times New Roman" w:hAnsi="Times New Roman" w:cs="David"/>
          <w:sz w:val="24"/>
          <w:szCs w:val="24"/>
          <w:rtl/>
          <w:lang w:eastAsia="he-IL"/>
        </w:rPr>
        <w:t>או תביעה כלשהי, פרט לאמור בסעיף 12.1.2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והשכר שישולם לפי סעיף 12.1.2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לסילוק כל המגיע ליועץ מהמזמין לפי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ו/או עקב הבאתו לידי גמר כאמור, בין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ובין מכוח עילה כלשהי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הדין.</w:t>
      </w:r>
    </w:p>
    <w:p w14:paraId="4B4FE724"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תוך 12 חודש</w:t>
      </w:r>
      <w:r w:rsidRPr="001B46E1">
        <w:rPr>
          <w:rFonts w:ascii="Times New Roman" w:eastAsia="Times New Roman" w:hAnsi="Times New Roman" w:cs="David" w:hint="cs"/>
          <w:sz w:val="24"/>
          <w:szCs w:val="24"/>
          <w:rtl/>
          <w:lang w:eastAsia="he-IL"/>
        </w:rPr>
        <w:t>ים</w:t>
      </w:r>
      <w:r w:rsidRPr="001B46E1">
        <w:rPr>
          <w:rFonts w:ascii="Times New Roman" w:eastAsia="Times New Roman" w:hAnsi="Times New Roman" w:cs="David"/>
          <w:sz w:val="24"/>
          <w:szCs w:val="24"/>
          <w:rtl/>
          <w:lang w:eastAsia="he-IL"/>
        </w:rPr>
        <w:t xml:space="preserve"> מהבאת חוזה</w:t>
      </w:r>
      <w:r w:rsidRPr="001B46E1">
        <w:rPr>
          <w:rFonts w:ascii="Times New Roman" w:eastAsia="Times New Roman" w:hAnsi="Times New Roman" w:cs="David" w:hint="cs"/>
          <w:sz w:val="24"/>
          <w:szCs w:val="24"/>
          <w:rtl/>
          <w:lang w:eastAsia="he-IL"/>
        </w:rPr>
        <w:t xml:space="preserve"> זה לידי</w:t>
      </w:r>
      <w:r w:rsidRPr="001B46E1">
        <w:rPr>
          <w:rFonts w:ascii="Times New Roman" w:eastAsia="Times New Roman" w:hAnsi="Times New Roman" w:cs="David"/>
          <w:sz w:val="24"/>
          <w:szCs w:val="24"/>
          <w:rtl/>
          <w:lang w:eastAsia="he-IL"/>
        </w:rPr>
        <w:t xml:space="preserve"> גמר כאמור</w:t>
      </w:r>
      <w:r w:rsidRPr="001B46E1">
        <w:rPr>
          <w:rFonts w:ascii="Times New Roman" w:eastAsia="Times New Roman" w:hAnsi="Times New Roman" w:cs="David" w:hint="cs"/>
          <w:sz w:val="24"/>
          <w:szCs w:val="24"/>
          <w:rtl/>
          <w:lang w:eastAsia="he-IL"/>
        </w:rPr>
        <w:t>, רשאי המזמין</w:t>
      </w:r>
      <w:r w:rsidRPr="001B46E1">
        <w:rPr>
          <w:rFonts w:ascii="Times New Roman" w:eastAsia="Times New Roman" w:hAnsi="Times New Roman" w:cs="David"/>
          <w:sz w:val="24"/>
          <w:szCs w:val="24"/>
          <w:rtl/>
          <w:lang w:eastAsia="he-IL"/>
        </w:rPr>
        <w:t xml:space="preserve"> לחדשו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במקרה 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היועץ 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לפי דרישת המזמין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לחדש את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תנאי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w:t>
      </w:r>
    </w:p>
    <w:p w14:paraId="53631FCD" w14:textId="77777777" w:rsid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במקרה שחוזה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מצוות הדין)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היועץ זכאי לתשלום כמוגדר בסעיף 12.3.2 להלן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ויחולו הסעיפים 12.1.3 ו- 12.1.4 לעיל.</w:t>
      </w:r>
    </w:p>
    <w:p w14:paraId="621340E6" w14:textId="19854D0B" w:rsidR="007932CF" w:rsidRDefault="007932CF" w:rsidP="007932C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3F437250" w14:textId="77777777" w:rsidR="007932CF" w:rsidRPr="001B46E1" w:rsidRDefault="007932CF" w:rsidP="007932C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1CC7DF8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3AD61E26"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מבלי לגרוע מזכויות מזמין לפי סעיף 12.1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זכאי המזמין לבטל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לפי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קול דעתו הבלעדי</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בלא צורך בהודעה מוקדמת</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בכל אחד מהמקרים הבאים:</w:t>
      </w:r>
    </w:p>
    <w:p w14:paraId="434F59D1"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הפר ו/או לא קיים איזה מהוראות החוזה ולא ת</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קן </w:t>
      </w:r>
      <w:r w:rsidRPr="001B46E1">
        <w:rPr>
          <w:rFonts w:ascii="Times New Roman" w:eastAsia="Times New Roman" w:hAnsi="Times New Roman" w:cs="David" w:hint="cs"/>
          <w:sz w:val="24"/>
          <w:szCs w:val="24"/>
          <w:rtl/>
          <w:lang w:eastAsia="he-IL"/>
        </w:rPr>
        <w:t>את ה</w:t>
      </w:r>
      <w:r w:rsidRPr="001B46E1">
        <w:rPr>
          <w:rFonts w:ascii="Times New Roman" w:eastAsia="Times New Roman" w:hAnsi="Times New Roman" w:cs="David"/>
          <w:sz w:val="24"/>
          <w:szCs w:val="24"/>
          <w:rtl/>
          <w:lang w:eastAsia="he-IL"/>
        </w:rPr>
        <w:t>הפרה</w:t>
      </w:r>
      <w:r w:rsidRPr="001B46E1">
        <w:rPr>
          <w:rFonts w:ascii="Times New Roman" w:eastAsia="Times New Roman" w:hAnsi="Times New Roman" w:cs="David" w:hint="cs"/>
          <w:sz w:val="24"/>
          <w:szCs w:val="24"/>
          <w:rtl/>
          <w:lang w:eastAsia="he-IL"/>
        </w:rPr>
        <w:t xml:space="preserve"> כאמור,</w:t>
      </w:r>
      <w:r w:rsidRPr="001B46E1">
        <w:rPr>
          <w:rFonts w:ascii="Times New Roman" w:eastAsia="Times New Roman" w:hAnsi="Times New Roman" w:cs="David"/>
          <w:sz w:val="24"/>
          <w:szCs w:val="24"/>
          <w:rtl/>
          <w:lang w:eastAsia="he-IL"/>
        </w:rPr>
        <w:t xml:space="preserve"> לאחר שק</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בל התראה על כך מהמזמין בתוך הזמן הנקוב בהתראה.</w:t>
      </w:r>
    </w:p>
    <w:p w14:paraId="563581BD"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התרה ביועץ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שאין הוא מבצע את עבודתו בצורה המבטיחה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צועה התקין ו/או התקדמותה וסיומה לפי לוח הזמנים.</w:t>
      </w:r>
    </w:p>
    <w:p w14:paraId="5DBF0F31"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הפר את הוראת סעיף 7.5 לעיל.</w:t>
      </w:r>
    </w:p>
    <w:p w14:paraId="05B6BB59"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נבצר מהיועץ או מהמנהל הראשי לקיים את ה</w:t>
      </w:r>
      <w:r w:rsidRPr="001B46E1">
        <w:rPr>
          <w:rFonts w:ascii="Times New Roman" w:eastAsia="Times New Roman" w:hAnsi="Times New Roman" w:cs="David" w:hint="cs"/>
          <w:sz w:val="24"/>
          <w:szCs w:val="24"/>
          <w:rtl/>
          <w:lang w:eastAsia="he-IL"/>
        </w:rPr>
        <w:t xml:space="preserve">וראות </w:t>
      </w:r>
      <w:r w:rsidRPr="001B46E1">
        <w:rPr>
          <w:rFonts w:ascii="Times New Roman" w:eastAsia="Times New Roman" w:hAnsi="Times New Roman" w:cs="David"/>
          <w:sz w:val="24"/>
          <w:szCs w:val="24"/>
          <w:rtl/>
          <w:lang w:eastAsia="he-IL"/>
        </w:rPr>
        <w:t>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 לפעולה משפטית או בלתי כש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 למתן שירותי היועץ או אם ארע אירוע דומה.</w:t>
      </w:r>
    </w:p>
    <w:p w14:paraId="4E3DF210" w14:textId="77777777" w:rsidR="001B46E1" w:rsidRPr="001B46E1" w:rsidRDefault="001B46E1" w:rsidP="001B46E1">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חל שינוי בהחזקת המניות ו/או בהרכב המנהלים של היועץ.</w:t>
      </w:r>
    </w:p>
    <w:p w14:paraId="397C3A83"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בוטל החוזה כאמור בסעיף 12.3.1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צע עד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טול החוזה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וזאת לפי השיעור המפורט בנספחים </w:t>
      </w:r>
      <w:r w:rsidRPr="001B46E1">
        <w:rPr>
          <w:rFonts w:ascii="Times New Roman" w:eastAsia="Times New Roman" w:hAnsi="Times New Roman" w:cs="David"/>
          <w:bCs/>
          <w:sz w:val="24"/>
          <w:szCs w:val="24"/>
          <w:rtl/>
          <w:lang w:eastAsia="he-IL"/>
        </w:rPr>
        <w:t>ד'</w:t>
      </w:r>
      <w:r w:rsidRPr="001B46E1">
        <w:rPr>
          <w:rFonts w:ascii="Times New Roman" w:eastAsia="Times New Roman" w:hAnsi="Times New Roman" w:cs="David" w:hint="cs"/>
          <w:bCs/>
          <w:sz w:val="24"/>
          <w:szCs w:val="24"/>
          <w:rtl/>
          <w:lang w:eastAsia="he-IL"/>
        </w:rPr>
        <w:t xml:space="preserve"> </w:t>
      </w:r>
      <w:r w:rsidRPr="001B46E1">
        <w:rPr>
          <w:rFonts w:ascii="Times New Roman" w:eastAsia="Times New Roman" w:hAnsi="Times New Roman" w:cs="David"/>
          <w:bCs/>
          <w:sz w:val="24"/>
          <w:szCs w:val="24"/>
          <w:rtl/>
          <w:lang w:eastAsia="he-IL"/>
        </w:rPr>
        <w:t xml:space="preserve">ו -ה' </w:t>
      </w:r>
      <w:r w:rsidRPr="001B46E1">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1B46E1">
        <w:rPr>
          <w:rFonts w:ascii="Times New Roman" w:eastAsia="Times New Roman" w:hAnsi="Times New Roman" w:cs="David"/>
          <w:bCs/>
          <w:sz w:val="24"/>
          <w:szCs w:val="24"/>
          <w:rtl/>
          <w:lang w:eastAsia="he-IL"/>
        </w:rPr>
        <w:t xml:space="preserve">ד' ו-ה' </w:t>
      </w:r>
      <w:r w:rsidRPr="001B46E1">
        <w:rPr>
          <w:rFonts w:ascii="Times New Roman" w:eastAsia="Times New Roman" w:hAnsi="Times New Roman" w:cs="David"/>
          <w:sz w:val="24"/>
          <w:szCs w:val="24"/>
          <w:rtl/>
          <w:lang w:eastAsia="he-IL"/>
        </w:rPr>
        <w:t>לאותו שלב כפי שיקבע המנהל, וזאת לסילוק כל המגיע ליועץ מהמזמין.</w:t>
      </w:r>
    </w:p>
    <w:p w14:paraId="6DDD803D"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הודעה בדבר הבאת החוזה לידי גמר כאמור בסעיף 12.3.1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לא תשמש עילה ליועץ לתביעת פיצויים כלשהם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לטענה</w:t>
      </w:r>
      <w:r w:rsidRPr="001B46E1">
        <w:rPr>
          <w:rFonts w:ascii="Times New Roman" w:eastAsia="Times New Roman" w:hAnsi="Times New Roman" w:cs="David" w:hint="cs"/>
          <w:sz w:val="24"/>
          <w:szCs w:val="24"/>
          <w:rtl/>
          <w:lang w:eastAsia="he-IL"/>
        </w:rPr>
        <w:t xml:space="preserve"> ו/או לדרישה ו/או לתלונה</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ל</w:t>
      </w:r>
      <w:r w:rsidRPr="001B46E1">
        <w:rPr>
          <w:rFonts w:ascii="Times New Roman" w:eastAsia="Times New Roman" w:hAnsi="Times New Roman" w:cs="David"/>
          <w:sz w:val="24"/>
          <w:szCs w:val="24"/>
          <w:rtl/>
          <w:lang w:eastAsia="he-IL"/>
        </w:rPr>
        <w:t>תביעה כלשהי, פרט לאמור בסעיף 12.3.2 לעיל, והשכר שישולם לפי סעיף 12.3.2</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ובין מכוח עילה כלשהי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הדין.</w:t>
      </w:r>
    </w:p>
    <w:p w14:paraId="658D9D64"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 למתן השירותים ע</w:t>
      </w:r>
      <w:r w:rsidRPr="001B46E1">
        <w:rPr>
          <w:rFonts w:ascii="Times New Roman" w:eastAsia="Times New Roman" w:hAnsi="Times New Roman" w:cs="David" w:hint="cs"/>
          <w:sz w:val="24"/>
          <w:szCs w:val="24"/>
          <w:rtl/>
          <w:lang w:eastAsia="he-IL"/>
        </w:rPr>
        <w:t>ל פ</w:t>
      </w:r>
      <w:r w:rsidRPr="001B46E1">
        <w:rPr>
          <w:rFonts w:ascii="Times New Roman" w:eastAsia="Times New Roman" w:hAnsi="Times New Roman" w:cs="David"/>
          <w:sz w:val="24"/>
          <w:szCs w:val="24"/>
          <w:rtl/>
          <w:lang w:eastAsia="he-IL"/>
        </w:rPr>
        <w:t>י חוזה זה או אם אירע אירוע דומה ליועץ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המזמין זכאי לבטל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החוזה ויחולו הוראות סעיפים 12.3.2 ו - 12.3.3 לעיל.</w:t>
      </w:r>
    </w:p>
    <w:p w14:paraId="04DC01A3"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התשלום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סעיפים 12.1, 12.2 ו-12.3 לעיל</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הסעיפים הנ"ל.</w:t>
      </w:r>
    </w:p>
    <w:p w14:paraId="07378AC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בכל מקרה של הבאת חוזה</w:t>
      </w:r>
      <w:r w:rsidRPr="001B46E1">
        <w:rPr>
          <w:rFonts w:ascii="Times New Roman" w:eastAsia="Times New Roman" w:hAnsi="Times New Roman" w:cs="David" w:hint="cs"/>
          <w:sz w:val="24"/>
          <w:szCs w:val="24"/>
          <w:rtl/>
          <w:lang w:eastAsia="he-IL"/>
        </w:rPr>
        <w:t xml:space="preserve"> זה לידי</w:t>
      </w:r>
      <w:r w:rsidRPr="001B46E1">
        <w:rPr>
          <w:rFonts w:ascii="Times New Roman" w:eastAsia="Times New Roman" w:hAnsi="Times New Roman" w:cs="David"/>
          <w:sz w:val="24"/>
          <w:szCs w:val="24"/>
          <w:rtl/>
          <w:lang w:eastAsia="he-IL"/>
        </w:rPr>
        <w:t xml:space="preserve"> גמר או ביטולו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יהיה המזמין זכאי למסור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המשך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78D4CA56"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אימת שהיועץ לא יקיים איזו מהתחייבויותיו לפי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6634CB7"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A82CB8A"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06C75CC8" w14:textId="77777777" w:rsidR="001B46E1" w:rsidRPr="001B46E1" w:rsidRDefault="001B46E1" w:rsidP="001B46E1">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293F0AA6" w14:textId="77777777" w:rsidR="001B46E1" w:rsidRPr="001B46E1" w:rsidRDefault="001B46E1" w:rsidP="001B46E1">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7288394D" w14:textId="77777777" w:rsidR="001B46E1" w:rsidRPr="001B46E1" w:rsidRDefault="001B46E1" w:rsidP="001B46E1">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6F0B253F" w14:textId="77777777" w:rsidR="001B46E1" w:rsidRPr="001B46E1" w:rsidRDefault="001B46E1" w:rsidP="001B46E1">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העברת זכויות</w:t>
      </w:r>
    </w:p>
    <w:p w14:paraId="19A0DFD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אין היועץ רשאי להסב לאחר את החוזה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כל חלק ממנו, וכן אין הוא רשאי להעביר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להסב לאחר כל זכות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חובה לפי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אלא בהסכמת המזמין בכתב ומראש.</w:t>
      </w:r>
    </w:p>
    <w:p w14:paraId="4BB821FB"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אין היועץ רשאי למסור לאחר את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שרותי היועץ, כולם או מקצתם, אלא בהסכמת המזמין בכתב ומראש.</w:t>
      </w:r>
    </w:p>
    <w:p w14:paraId="71FC8315"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ניתנה הסכמת המזמין לפי סעיפים 13.1 או 13.2 לעיל, הרי </w:t>
      </w:r>
      <w:r w:rsidRPr="001B46E1">
        <w:rPr>
          <w:rFonts w:ascii="Times New Roman" w:eastAsia="Times New Roman" w:hAnsi="Times New Roman" w:cs="David" w:hint="cs"/>
          <w:sz w:val="24"/>
          <w:szCs w:val="24"/>
          <w:rtl/>
          <w:lang w:eastAsia="he-IL"/>
        </w:rPr>
        <w:t>ש</w:t>
      </w:r>
      <w:r w:rsidRPr="001B46E1">
        <w:rPr>
          <w:rFonts w:ascii="Times New Roman" w:eastAsia="Times New Roman" w:hAnsi="Times New Roman" w:cs="David"/>
          <w:sz w:val="24"/>
          <w:szCs w:val="24"/>
          <w:rtl/>
          <w:lang w:eastAsia="he-IL"/>
        </w:rPr>
        <w:t>אין בכך כדי לפטור את היועץ מאחריותו והתחייבויותיו לפי חוזה</w:t>
      </w:r>
      <w:r w:rsidRPr="001B46E1">
        <w:rPr>
          <w:rFonts w:ascii="Times New Roman" w:eastAsia="Times New Roman" w:hAnsi="Times New Roman" w:cs="David" w:hint="cs"/>
          <w:sz w:val="24"/>
          <w:szCs w:val="24"/>
          <w:rtl/>
          <w:lang w:eastAsia="he-IL"/>
        </w:rPr>
        <w:t xml:space="preserve"> זה על נספחיו</w:t>
      </w:r>
      <w:r w:rsidRPr="001B46E1">
        <w:rPr>
          <w:rFonts w:ascii="Times New Roman" w:eastAsia="Times New Roman" w:hAnsi="Times New Roman" w:cs="David"/>
          <w:sz w:val="24"/>
          <w:szCs w:val="24"/>
          <w:rtl/>
          <w:lang w:eastAsia="he-IL"/>
        </w:rPr>
        <w:t xml:space="preserve"> ומזכויות המזמין על פיו, והיועץ </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ישא באחריות מלאה, כלפי המזמין וכלפי </w:t>
      </w:r>
      <w:r w:rsidRPr="001B46E1">
        <w:rPr>
          <w:rFonts w:ascii="Times New Roman" w:eastAsia="Times New Roman" w:hAnsi="Times New Roman" w:cs="David" w:hint="cs"/>
          <w:sz w:val="24"/>
          <w:szCs w:val="24"/>
          <w:rtl/>
          <w:lang w:eastAsia="he-IL"/>
        </w:rPr>
        <w:t xml:space="preserve">כל </w:t>
      </w:r>
      <w:r w:rsidRPr="001B46E1">
        <w:rPr>
          <w:rFonts w:ascii="Times New Roman" w:eastAsia="Times New Roman" w:hAnsi="Times New Roman" w:cs="David"/>
          <w:sz w:val="24"/>
          <w:szCs w:val="24"/>
          <w:rtl/>
          <w:lang w:eastAsia="he-IL"/>
        </w:rPr>
        <w:t xml:space="preserve">צד שלישי שהוא, גם לכל מעשה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באי כחם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עובדיהם</w:t>
      </w:r>
      <w:r w:rsidRPr="001B46E1">
        <w:rPr>
          <w:rFonts w:ascii="Times New Roman" w:eastAsia="Times New Roman" w:hAnsi="Times New Roman" w:cs="David" w:hint="cs"/>
          <w:sz w:val="24"/>
          <w:szCs w:val="24"/>
          <w:rtl/>
          <w:lang w:eastAsia="he-IL"/>
        </w:rPr>
        <w:t xml:space="preserve"> ו/או מי מטעמם</w:t>
      </w:r>
      <w:r w:rsidRPr="001B46E1">
        <w:rPr>
          <w:rFonts w:ascii="Times New Roman" w:eastAsia="Times New Roman" w:hAnsi="Times New Roman" w:cs="David"/>
          <w:sz w:val="24"/>
          <w:szCs w:val="24"/>
          <w:rtl/>
          <w:lang w:eastAsia="he-IL"/>
        </w:rPr>
        <w:t>, ואילו למזמין ישמרו כל זכויותיו כלפי היועץ.</w:t>
      </w:r>
    </w:p>
    <w:p w14:paraId="7F3DA1DA"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בות היועץ כמתחייב מהאמור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החוזה ויחולו הוראות סעיף 12.3.2 ו-12.3.3 לעיל.</w:t>
      </w:r>
    </w:p>
    <w:p w14:paraId="7A7737AE"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4AA0086B" w14:textId="77777777" w:rsidR="001B46E1" w:rsidRPr="001B46E1" w:rsidRDefault="001B46E1" w:rsidP="001B46E1">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1B46E1">
        <w:rPr>
          <w:rFonts w:ascii="Times New Roman" w:eastAsia="Times New Roman" w:hAnsi="Times New Roman" w:cs="David"/>
          <w:bCs/>
          <w:sz w:val="24"/>
          <w:szCs w:val="24"/>
          <w:u w:val="single"/>
          <w:rtl/>
          <w:lang w:eastAsia="he-IL"/>
        </w:rPr>
        <w:t>סיום שרותי היועץ</w:t>
      </w:r>
    </w:p>
    <w:p w14:paraId="786FD499"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יחושבו כבאים לסיום בכל אחד מהמקרים הבאים:</w:t>
      </w:r>
    </w:p>
    <w:p w14:paraId="753BE8B7"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הובא לידי </w:t>
      </w:r>
      <w:r w:rsidRPr="001B46E1">
        <w:rPr>
          <w:rFonts w:ascii="Times New Roman" w:eastAsia="Times New Roman" w:hAnsi="Times New Roman" w:cs="David" w:hint="cs"/>
          <w:sz w:val="24"/>
          <w:szCs w:val="24"/>
          <w:rtl/>
          <w:lang w:eastAsia="he-IL"/>
        </w:rPr>
        <w:t>גמר</w:t>
      </w:r>
      <w:r w:rsidRPr="001B46E1">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165BAD7E"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עם מתן א</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שור בכתב ע"י המזמין ליועץ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הושלם מתן שרותי היועץ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w:t>
      </w:r>
    </w:p>
    <w:p w14:paraId="561B7BBC"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1B46E1">
        <w:rPr>
          <w:rFonts w:ascii="Times New Roman" w:eastAsia="Times New Roman" w:hAnsi="Times New Roman" w:cs="David"/>
          <w:bCs/>
          <w:sz w:val="24"/>
          <w:szCs w:val="24"/>
          <w:u w:val="single"/>
          <w:rtl/>
          <w:lang w:eastAsia="he-IL"/>
        </w:rPr>
        <w:t>סודיות והמצאת מסמכים</w:t>
      </w:r>
    </w:p>
    <w:p w14:paraId="7766C7A4"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לרבות העתקים וניירות עבודה, בין שהוכנו על ידי היועץ </w:t>
      </w:r>
      <w:r w:rsidRPr="001B46E1">
        <w:rPr>
          <w:rFonts w:ascii="Times New Roman" w:eastAsia="Times New Roman" w:hAnsi="Times New Roman" w:cs="David" w:hint="cs"/>
          <w:sz w:val="24"/>
          <w:szCs w:val="24"/>
          <w:rtl/>
          <w:lang w:eastAsia="he-IL"/>
        </w:rPr>
        <w:t>ו/או על ידי</w:t>
      </w:r>
      <w:r w:rsidRPr="001B46E1">
        <w:rPr>
          <w:rFonts w:ascii="Times New Roman" w:eastAsia="Times New Roman" w:hAnsi="Times New Roman" w:cs="David"/>
          <w:sz w:val="24"/>
          <w:szCs w:val="24"/>
          <w:rtl/>
          <w:lang w:eastAsia="he-IL"/>
        </w:rPr>
        <w:t xml:space="preserve"> מ</w:t>
      </w:r>
      <w:r w:rsidRPr="001B46E1">
        <w:rPr>
          <w:rFonts w:ascii="Times New Roman" w:eastAsia="Times New Roman" w:hAnsi="Times New Roman" w:cs="David" w:hint="cs"/>
          <w:sz w:val="24"/>
          <w:szCs w:val="24"/>
          <w:rtl/>
          <w:lang w:eastAsia="he-IL"/>
        </w:rPr>
        <w:t>י מ</w:t>
      </w:r>
      <w:r w:rsidRPr="001B46E1">
        <w:rPr>
          <w:rFonts w:ascii="Times New Roman" w:eastAsia="Times New Roman" w:hAnsi="Times New Roman" w:cs="David"/>
          <w:sz w:val="24"/>
          <w:szCs w:val="24"/>
          <w:rtl/>
          <w:lang w:eastAsia="he-IL"/>
        </w:rPr>
        <w:t xml:space="preserve">טעמו ובין שהוכנו על ידי המזמין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המנהל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w:t>
      </w:r>
      <w:r w:rsidRPr="001B46E1">
        <w:rPr>
          <w:rFonts w:ascii="Times New Roman" w:eastAsia="Times New Roman" w:hAnsi="Times New Roman" w:cs="David" w:hint="cs"/>
          <w:sz w:val="24"/>
          <w:szCs w:val="24"/>
          <w:rtl/>
          <w:lang w:eastAsia="he-IL"/>
        </w:rPr>
        <w:t xml:space="preserve">מי </w:t>
      </w:r>
      <w:r w:rsidRPr="001B46E1">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D05D172"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מבלי לגרוע מאחריותו </w:t>
      </w:r>
      <w:r w:rsidRPr="001B46E1">
        <w:rPr>
          <w:rFonts w:ascii="Times New Roman" w:eastAsia="Times New Roman" w:hAnsi="Times New Roman" w:cs="David" w:hint="cs"/>
          <w:sz w:val="24"/>
          <w:szCs w:val="24"/>
          <w:rtl/>
          <w:lang w:eastAsia="he-IL"/>
        </w:rPr>
        <w:t xml:space="preserve">של היועץ </w:t>
      </w:r>
      <w:r w:rsidRPr="001B46E1">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יציית היועץ לכל דרישה של המנהל בדבר נקיטת אמצעי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340C76D"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יחתים את עובדיו</w:t>
      </w:r>
      <w:r w:rsidRPr="001B46E1">
        <w:rPr>
          <w:rFonts w:ascii="Times New Roman" w:eastAsia="Times New Roman" w:hAnsi="Times New Roman" w:cs="David" w:hint="cs"/>
          <w:sz w:val="24"/>
          <w:szCs w:val="24"/>
          <w:rtl/>
          <w:lang w:eastAsia="he-IL"/>
        </w:rPr>
        <w:t xml:space="preserve"> ו/או שלוחיו ו/או אחר מטעמו</w:t>
      </w:r>
      <w:r w:rsidRPr="001B46E1">
        <w:rPr>
          <w:rFonts w:ascii="Times New Roman" w:eastAsia="Times New Roman" w:hAnsi="Times New Roman" w:cs="David"/>
          <w:sz w:val="24"/>
          <w:szCs w:val="24"/>
          <w:rtl/>
          <w:lang w:eastAsia="he-IL"/>
        </w:rPr>
        <w:t xml:space="preserve"> בקשר עם ביצוע הסכם זה</w:t>
      </w:r>
      <w:r w:rsidRPr="001B46E1">
        <w:rPr>
          <w:rFonts w:ascii="Times New Roman" w:eastAsia="Times New Roman" w:hAnsi="Times New Roman" w:cs="David" w:hint="cs"/>
          <w:sz w:val="24"/>
          <w:szCs w:val="24"/>
          <w:rtl/>
          <w:lang w:eastAsia="he-IL"/>
        </w:rPr>
        <w:t xml:space="preserve"> על נספחיו,</w:t>
      </w:r>
      <w:r w:rsidRPr="001B46E1">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1B46E1">
        <w:rPr>
          <w:rFonts w:ascii="Times New Roman" w:eastAsia="Times New Roman" w:hAnsi="Times New Roman" w:cs="David"/>
          <w:bCs/>
          <w:sz w:val="24"/>
          <w:szCs w:val="24"/>
          <w:rtl/>
          <w:lang w:eastAsia="he-IL"/>
        </w:rPr>
        <w:t>ו'</w:t>
      </w:r>
      <w:r w:rsidRPr="001B46E1">
        <w:rPr>
          <w:rFonts w:ascii="Times New Roman" w:eastAsia="Times New Roman" w:hAnsi="Times New Roman" w:cs="David"/>
          <w:sz w:val="24"/>
          <w:szCs w:val="24"/>
          <w:rtl/>
          <w:lang w:eastAsia="he-IL"/>
        </w:rPr>
        <w:t>,.</w:t>
      </w:r>
    </w:p>
    <w:p w14:paraId="072F5F3E"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לפי דרישת המזמין ועם סיום שרותי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1B46E1">
        <w:rPr>
          <w:rFonts w:ascii="Times New Roman" w:eastAsia="Times New Roman" w:hAnsi="Times New Roman" w:cs="David" w:hint="cs"/>
          <w:sz w:val="24"/>
          <w:szCs w:val="24"/>
          <w:rtl/>
          <w:lang w:eastAsia="he-IL"/>
        </w:rPr>
        <w:t>.</w:t>
      </w:r>
    </w:p>
    <w:p w14:paraId="33383880" w14:textId="67DA4D4B"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1B46E1">
        <w:rPr>
          <w:rFonts w:ascii="Times New Roman" w:eastAsia="Times New Roman" w:hAnsi="Times New Roman" w:cs="David"/>
          <w:bCs/>
          <w:sz w:val="24"/>
          <w:szCs w:val="24"/>
          <w:u w:val="single"/>
          <w:rtl/>
          <w:lang w:eastAsia="he-IL"/>
        </w:rPr>
        <w:t>ויתור על זכויות מצד היועץ</w:t>
      </w:r>
    </w:p>
    <w:p w14:paraId="0EDC6630"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 xml:space="preserve">השתמש המזמין כדין בסמכות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B46E1">
        <w:rPr>
          <w:rFonts w:ascii="Times New Roman" w:eastAsia="Times New Roman" w:hAnsi="Times New Roman" w:cs="David" w:hint="cs"/>
          <w:sz w:val="24"/>
          <w:szCs w:val="24"/>
          <w:rtl/>
          <w:lang w:eastAsia="he-IL"/>
        </w:rPr>
        <w:t>יועץ כל טענה ו/או דרישה ו/או תלונה ו/או</w:t>
      </w:r>
      <w:r w:rsidRPr="001B46E1">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w:t>
      </w:r>
      <w:r w:rsidRPr="001B46E1">
        <w:rPr>
          <w:rFonts w:ascii="Times New Roman" w:eastAsia="Times New Roman" w:hAnsi="Times New Roman" w:cs="David" w:hint="cs"/>
          <w:sz w:val="24"/>
          <w:szCs w:val="24"/>
          <w:rtl/>
          <w:lang w:eastAsia="he-IL"/>
        </w:rPr>
        <w:t xml:space="preserve"> שיפוי ו/או</w:t>
      </w:r>
      <w:r w:rsidRPr="001B46E1">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פגיעה במוניטין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הפסד</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לרבות הפסד רווח העלולים להיגרם לו עקב הביטול</w:t>
      </w:r>
      <w:r w:rsidRPr="001B46E1">
        <w:rPr>
          <w:rFonts w:ascii="Times New Roman" w:eastAsia="Times New Roman" w:hAnsi="Times New Roman" w:cs="David" w:hint="cs"/>
          <w:sz w:val="24"/>
          <w:szCs w:val="24"/>
          <w:rtl/>
          <w:lang w:eastAsia="he-IL"/>
        </w:rPr>
        <w:t xml:space="preserve"> או</w:t>
      </w:r>
      <w:r w:rsidRPr="001B46E1">
        <w:rPr>
          <w:rFonts w:ascii="Times New Roman" w:eastAsia="Times New Roman" w:hAnsi="Times New Roman" w:cs="David"/>
          <w:sz w:val="24"/>
          <w:szCs w:val="24"/>
          <w:rtl/>
          <w:lang w:eastAsia="he-IL"/>
        </w:rPr>
        <w:t xml:space="preserve"> ההפסקה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מכל סיבה אחרת.</w:t>
      </w:r>
    </w:p>
    <w:p w14:paraId="3848F131" w14:textId="77777777" w:rsidR="001B46E1" w:rsidRPr="001B46E1" w:rsidRDefault="001B46E1" w:rsidP="001B46E1">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שביצע היועץ על פי חוזה זה.</w:t>
      </w:r>
    </w:p>
    <w:p w14:paraId="6159AFA7" w14:textId="77777777" w:rsidR="001B46E1" w:rsidRPr="001B46E1" w:rsidRDefault="001B46E1" w:rsidP="001B46E1">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1B46E1">
        <w:rPr>
          <w:rFonts w:ascii="Times New Roman" w:eastAsia="Times New Roman" w:hAnsi="Times New Roman" w:cs="David" w:hint="cs"/>
          <w:sz w:val="24"/>
          <w:szCs w:val="24"/>
          <w:rtl/>
          <w:lang w:eastAsia="he-IL"/>
        </w:rPr>
        <w:t xml:space="preserve">את </w:t>
      </w:r>
      <w:r w:rsidRPr="001B46E1">
        <w:rPr>
          <w:rFonts w:ascii="Times New Roman" w:eastAsia="Times New Roman" w:hAnsi="Times New Roman" w:cs="David"/>
          <w:sz w:val="24"/>
          <w:szCs w:val="24"/>
          <w:rtl/>
          <w:lang w:eastAsia="he-IL"/>
        </w:rPr>
        <w:t>המשך ביצוע 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רותי היועץ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מסירתם לידי יועץ אחר, והינו מתחייב</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48B4851D" w14:textId="77777777" w:rsidR="001B46E1" w:rsidRPr="001B46E1" w:rsidRDefault="001B46E1" w:rsidP="001B46E1">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1B46E1">
        <w:rPr>
          <w:rFonts w:ascii="Times New Roman" w:eastAsia="Times New Roman" w:hAnsi="Times New Roman" w:cs="David"/>
          <w:bCs/>
          <w:sz w:val="24"/>
          <w:szCs w:val="24"/>
          <w:u w:val="single"/>
          <w:rtl/>
          <w:lang w:eastAsia="he-IL"/>
        </w:rPr>
        <w:t>שונות</w:t>
      </w:r>
    </w:p>
    <w:p w14:paraId="50639582"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המנהל הראשי במשרד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מתחייב לבצע את השירותים שעליו לבצע אישית ע</w:t>
      </w:r>
      <w:r w:rsidRPr="001B46E1">
        <w:rPr>
          <w:rFonts w:ascii="Times New Roman" w:eastAsia="Times New Roman" w:hAnsi="Times New Roman" w:cs="David" w:hint="cs"/>
          <w:sz w:val="24"/>
          <w:szCs w:val="24"/>
          <w:rtl/>
          <w:lang w:eastAsia="he-IL"/>
        </w:rPr>
        <w:t>ל פ</w:t>
      </w:r>
      <w:r w:rsidRPr="001B46E1">
        <w:rPr>
          <w:rFonts w:ascii="Times New Roman" w:eastAsia="Times New Roman" w:hAnsi="Times New Roman" w:cs="David"/>
          <w:sz w:val="24"/>
          <w:szCs w:val="24"/>
          <w:rtl/>
          <w:lang w:eastAsia="he-IL"/>
        </w:rPr>
        <w:t>י חוזה</w:t>
      </w:r>
      <w:r w:rsidRPr="001B46E1">
        <w:rPr>
          <w:rFonts w:ascii="Times New Roman" w:eastAsia="Times New Roman" w:hAnsi="Times New Roman" w:cs="David" w:hint="cs"/>
          <w:sz w:val="24"/>
          <w:szCs w:val="24"/>
          <w:rtl/>
          <w:lang w:eastAsia="he-IL"/>
        </w:rPr>
        <w:t xml:space="preserve"> זה והינו</w:t>
      </w:r>
      <w:r w:rsidRPr="001B46E1">
        <w:rPr>
          <w:rFonts w:ascii="Times New Roman" w:eastAsia="Times New Roman" w:hAnsi="Times New Roman" w:cs="David"/>
          <w:sz w:val="24"/>
          <w:szCs w:val="24"/>
          <w:rtl/>
          <w:lang w:eastAsia="he-IL"/>
        </w:rPr>
        <w:t xml:space="preserve"> אחראי וערב כלפי המזמין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התחייבויות היועץ לפי חוזה</w:t>
      </w:r>
      <w:r w:rsidRPr="001B46E1">
        <w:rPr>
          <w:rFonts w:ascii="Times New Roman" w:eastAsia="Times New Roman" w:hAnsi="Times New Roman" w:cs="David" w:hint="cs"/>
          <w:sz w:val="24"/>
          <w:szCs w:val="24"/>
          <w:rtl/>
          <w:lang w:eastAsia="he-IL"/>
        </w:rPr>
        <w:t xml:space="preserve"> זה על נספחיו</w:t>
      </w:r>
      <w:r w:rsidRPr="001B46E1">
        <w:rPr>
          <w:rFonts w:ascii="Times New Roman" w:eastAsia="Times New Roman" w:hAnsi="Times New Roman" w:cs="David"/>
          <w:sz w:val="24"/>
          <w:szCs w:val="24"/>
          <w:rtl/>
          <w:lang w:eastAsia="he-IL"/>
        </w:rPr>
        <w:t>.</w:t>
      </w:r>
    </w:p>
    <w:p w14:paraId="176B6C41"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צד אשר יפר או לא יקיים איזו מהתחייבויותיו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יהיה חייב לפצות את הצד המקיים על כל הנזקים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ההפסדים שיגרמו לו עקב כך</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וזאת מבלי לגרוע מזכות הצד המקיים לכל סעד ו</w:t>
      </w:r>
      <w:r w:rsidRPr="001B46E1">
        <w:rPr>
          <w:rFonts w:ascii="Times New Roman" w:eastAsia="Times New Roman" w:hAnsi="Times New Roman" w:cs="David" w:hint="cs"/>
          <w:sz w:val="24"/>
          <w:szCs w:val="24"/>
          <w:rtl/>
          <w:lang w:eastAsia="he-IL"/>
        </w:rPr>
        <w:t xml:space="preserve">/או </w:t>
      </w:r>
      <w:r w:rsidRPr="001B46E1">
        <w:rPr>
          <w:rFonts w:ascii="Times New Roman" w:eastAsia="Times New Roman" w:hAnsi="Times New Roman" w:cs="David"/>
          <w:sz w:val="24"/>
          <w:szCs w:val="24"/>
          <w:rtl/>
          <w:lang w:eastAsia="he-IL"/>
        </w:rPr>
        <w:t>תרופה אחרים ו/או נוספים.</w:t>
      </w:r>
    </w:p>
    <w:p w14:paraId="0F24ACCB"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למניעת ספקות מוצהר במפורש</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D059D8C"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היועץ מצהיר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B46E1">
        <w:rPr>
          <w:rFonts w:ascii="Times New Roman" w:eastAsia="Times New Roman" w:hAnsi="Times New Roman" w:cs="David" w:hint="cs"/>
          <w:sz w:val="24"/>
          <w:szCs w:val="24"/>
          <w:rtl/>
          <w:lang w:eastAsia="he-IL"/>
        </w:rPr>
        <w:t>נבע</w:t>
      </w:r>
      <w:r w:rsidRPr="001B46E1">
        <w:rPr>
          <w:rFonts w:ascii="Times New Roman" w:eastAsia="Times New Roman" w:hAnsi="Times New Roman" w:cs="David"/>
          <w:sz w:val="24"/>
          <w:szCs w:val="24"/>
          <w:rtl/>
          <w:lang w:eastAsia="he-IL"/>
        </w:rPr>
        <w:t xml:space="preserve"> מאי עמידתו בהתחייבויותיו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 זה.</w:t>
      </w:r>
    </w:p>
    <w:p w14:paraId="2B79C75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המזמין זכאי לקזז כנגד כל סכום המגיע ליועץ מאת המזמין לפי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79E2543C"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מוסכם במפורש</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צוע כל </w:t>
      </w:r>
      <w:r w:rsidRPr="001B46E1">
        <w:rPr>
          <w:rFonts w:ascii="Times New Roman" w:eastAsia="Times New Roman" w:hAnsi="Times New Roman" w:cs="David" w:hint="cs"/>
          <w:sz w:val="24"/>
          <w:szCs w:val="24"/>
          <w:rtl/>
          <w:lang w:eastAsia="he-IL"/>
        </w:rPr>
        <w:t>אחת</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אחת מהתחייבויות המזמין ע</w:t>
      </w:r>
      <w:r w:rsidRPr="001B46E1">
        <w:rPr>
          <w:rFonts w:ascii="Times New Roman" w:eastAsia="Times New Roman" w:hAnsi="Times New Roman" w:cs="David" w:hint="cs"/>
          <w:sz w:val="24"/>
          <w:szCs w:val="24"/>
          <w:rtl/>
          <w:lang w:eastAsia="he-IL"/>
        </w:rPr>
        <w:t>ל פ</w:t>
      </w:r>
      <w:r w:rsidRPr="001B46E1">
        <w:rPr>
          <w:rFonts w:ascii="Times New Roman" w:eastAsia="Times New Roman" w:hAnsi="Times New Roman" w:cs="David"/>
          <w:sz w:val="24"/>
          <w:szCs w:val="24"/>
          <w:rtl/>
          <w:lang w:eastAsia="he-IL"/>
        </w:rPr>
        <w:t>י</w:t>
      </w:r>
      <w:r w:rsidRPr="001B46E1">
        <w:rPr>
          <w:rFonts w:ascii="Times New Roman" w:eastAsia="Times New Roman" w:hAnsi="Times New Roman" w:cs="David" w:hint="cs"/>
          <w:sz w:val="24"/>
          <w:szCs w:val="24"/>
          <w:rtl/>
          <w:lang w:eastAsia="he-IL"/>
        </w:rPr>
        <w:t xml:space="preserve"> </w:t>
      </w:r>
      <w:r w:rsidRPr="001B46E1">
        <w:rPr>
          <w:rFonts w:ascii="Times New Roman" w:eastAsia="Times New Roman" w:hAnsi="Times New Roman" w:cs="David"/>
          <w:sz w:val="24"/>
          <w:szCs w:val="24"/>
          <w:rtl/>
          <w:lang w:eastAsia="he-IL"/>
        </w:rPr>
        <w:t>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מותנה בכך שהיועץ יקיים תחילה את התחייבויותיו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עד לאותו מועד. המזמין זכאי, מבלי לפגוע </w:t>
      </w:r>
      <w:r w:rsidRPr="001B46E1">
        <w:rPr>
          <w:rFonts w:ascii="Times New Roman" w:eastAsia="Times New Roman" w:hAnsi="Times New Roman" w:cs="David" w:hint="cs"/>
          <w:sz w:val="24"/>
          <w:szCs w:val="24"/>
          <w:rtl/>
          <w:lang w:eastAsia="he-IL"/>
        </w:rPr>
        <w:t>מכלליות ה</w:t>
      </w:r>
      <w:r w:rsidRPr="001B46E1">
        <w:rPr>
          <w:rFonts w:ascii="Times New Roman" w:eastAsia="Times New Roman" w:hAnsi="Times New Roman" w:cs="David"/>
          <w:sz w:val="24"/>
          <w:szCs w:val="24"/>
          <w:rtl/>
          <w:lang w:eastAsia="he-IL"/>
        </w:rPr>
        <w:t>אמור בכל מקום אחר בחוזה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לעכב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התחי</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7AC681FF"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שום התנהגות מצד</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של מי</w:t>
      </w:r>
      <w:r w:rsidRPr="001B46E1">
        <w:rPr>
          <w:rFonts w:ascii="Times New Roman" w:eastAsia="Times New Roman" w:hAnsi="Times New Roman" w:cs="David"/>
          <w:sz w:val="24"/>
          <w:szCs w:val="24"/>
          <w:rtl/>
          <w:lang w:eastAsia="he-IL"/>
        </w:rPr>
        <w:t xml:space="preserve"> מהצדדים לא תחשב כויתור על איזה מזכויותיו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ו/או</w:t>
      </w:r>
      <w:r w:rsidRPr="001B46E1">
        <w:rPr>
          <w:rFonts w:ascii="Times New Roman" w:eastAsia="Times New Roman" w:hAnsi="Times New Roman" w:cs="David"/>
          <w:sz w:val="24"/>
          <w:szCs w:val="24"/>
          <w:rtl/>
          <w:lang w:eastAsia="he-IL"/>
        </w:rPr>
        <w:t xml:space="preserve"> ע</w:t>
      </w:r>
      <w:r w:rsidRPr="001B46E1">
        <w:rPr>
          <w:rFonts w:ascii="Times New Roman" w:eastAsia="Times New Roman" w:hAnsi="Times New Roman" w:cs="David" w:hint="cs"/>
          <w:sz w:val="24"/>
          <w:szCs w:val="24"/>
          <w:rtl/>
          <w:lang w:eastAsia="he-IL"/>
        </w:rPr>
        <w:t>ל פי כל</w:t>
      </w:r>
      <w:r w:rsidRPr="001B46E1">
        <w:rPr>
          <w:rFonts w:ascii="Times New Roman" w:eastAsia="Times New Roman" w:hAnsi="Times New Roman" w:cs="David"/>
          <w:sz w:val="24"/>
          <w:szCs w:val="24"/>
          <w:rtl/>
          <w:lang w:eastAsia="he-IL"/>
        </w:rPr>
        <w:t xml:space="preserve"> דין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כויתור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כהסכמה מצדו לאיזה הפרה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אי קיום של תנאי מתנאי חוזה</w:t>
      </w:r>
      <w:r w:rsidRPr="001B46E1">
        <w:rPr>
          <w:rFonts w:ascii="Times New Roman" w:eastAsia="Times New Roman" w:hAnsi="Times New Roman" w:cs="David" w:hint="cs"/>
          <w:sz w:val="24"/>
          <w:szCs w:val="24"/>
          <w:rtl/>
          <w:lang w:eastAsia="he-IL"/>
        </w:rPr>
        <w:t xml:space="preserve"> זה ו/</w:t>
      </w:r>
      <w:r w:rsidRPr="001B46E1">
        <w:rPr>
          <w:rFonts w:ascii="Times New Roman" w:eastAsia="Times New Roman" w:hAnsi="Times New Roman" w:cs="David"/>
          <w:sz w:val="24"/>
          <w:szCs w:val="24"/>
          <w:rtl/>
          <w:lang w:eastAsia="he-IL"/>
        </w:rPr>
        <w:t xml:space="preserve"> או כנותנת דחייה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ארכה לב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צוע כל פעולה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ש</w:t>
      </w:r>
      <w:r w:rsidRPr="001B46E1">
        <w:rPr>
          <w:rFonts w:ascii="Times New Roman" w:eastAsia="Times New Roman" w:hAnsi="Times New Roman" w:cs="David"/>
          <w:sz w:val="24"/>
          <w:szCs w:val="24"/>
          <w:rtl/>
          <w:lang w:eastAsia="he-IL"/>
        </w:rPr>
        <w:t>יש לעשותה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w:t>
      </w:r>
      <w:r w:rsidRPr="001B46E1">
        <w:rPr>
          <w:rFonts w:ascii="Times New Roman" w:eastAsia="Times New Roman" w:hAnsi="Times New Roman" w:cs="David" w:hint="cs"/>
          <w:sz w:val="24"/>
          <w:szCs w:val="24"/>
          <w:rtl/>
          <w:lang w:eastAsia="he-IL"/>
        </w:rPr>
        <w:t xml:space="preserve"> זה</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או כש</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נוי</w:t>
      </w:r>
      <w:r w:rsidRPr="001B46E1">
        <w:rPr>
          <w:rFonts w:ascii="Times New Roman" w:eastAsia="Times New Roman" w:hAnsi="Times New Roman" w:cs="David" w:hint="cs"/>
          <w:sz w:val="24"/>
          <w:szCs w:val="24"/>
          <w:rtl/>
          <w:lang w:eastAsia="he-IL"/>
        </w:rPr>
        <w:t xml:space="preserve"> ו/או</w:t>
      </w:r>
      <w:r w:rsidRPr="001B46E1">
        <w:rPr>
          <w:rFonts w:ascii="Times New Roman" w:eastAsia="Times New Roman" w:hAnsi="Times New Roman" w:cs="David"/>
          <w:sz w:val="24"/>
          <w:szCs w:val="24"/>
          <w:rtl/>
          <w:lang w:eastAsia="he-IL"/>
        </w:rPr>
        <w:t xml:space="preserve"> ב</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 xml:space="preserve">טול </w:t>
      </w:r>
      <w:r w:rsidRPr="001B46E1">
        <w:rPr>
          <w:rFonts w:ascii="Times New Roman" w:eastAsia="Times New Roman" w:hAnsi="Times New Roman" w:cs="David" w:hint="cs"/>
          <w:sz w:val="24"/>
          <w:szCs w:val="24"/>
          <w:rtl/>
          <w:lang w:eastAsia="he-IL"/>
        </w:rPr>
        <w:t>ו/</w:t>
      </w:r>
      <w:r w:rsidRPr="001B46E1">
        <w:rPr>
          <w:rFonts w:ascii="Times New Roman" w:eastAsia="Times New Roman" w:hAnsi="Times New Roman" w:cs="David"/>
          <w:sz w:val="24"/>
          <w:szCs w:val="24"/>
          <w:rtl/>
          <w:lang w:eastAsia="he-IL"/>
        </w:rPr>
        <w:t xml:space="preserve">או תוספת של תנאי </w:t>
      </w:r>
      <w:r w:rsidRPr="001B46E1">
        <w:rPr>
          <w:rFonts w:ascii="Times New Roman" w:eastAsia="Times New Roman" w:hAnsi="Times New Roman" w:cs="David" w:hint="cs"/>
          <w:sz w:val="24"/>
          <w:szCs w:val="24"/>
          <w:rtl/>
          <w:lang w:eastAsia="he-IL"/>
        </w:rPr>
        <w:t>כלשהו</w:t>
      </w:r>
      <w:r w:rsidRPr="001B46E1">
        <w:rPr>
          <w:rFonts w:ascii="Times New Roman" w:eastAsia="Times New Roman" w:hAnsi="Times New Roman" w:cs="David"/>
          <w:sz w:val="24"/>
          <w:szCs w:val="24"/>
          <w:rtl/>
          <w:lang w:eastAsia="he-IL"/>
        </w:rPr>
        <w:t>, אלא אם נעשו במפורש ובכתב.</w:t>
      </w:r>
    </w:p>
    <w:p w14:paraId="2C760BC0" w14:textId="77777777" w:rsidR="001B46E1" w:rsidRPr="001B46E1" w:rsidRDefault="001B46E1" w:rsidP="001B46E1">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מבלי לגרוע מכלליות האמור לעיל -</w:t>
      </w:r>
    </w:p>
    <w:p w14:paraId="47AD7ED2" w14:textId="77777777" w:rsidR="001B46E1" w:rsidRP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65E70F5C" w14:textId="77777777" w:rsidR="001B46E1" w:rsidRDefault="001B46E1" w:rsidP="001B46E1">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תור כלשהו על זכויות וחובות לפי החוזה.</w:t>
      </w:r>
    </w:p>
    <w:p w14:paraId="4CACD683" w14:textId="77777777" w:rsidR="007932CF" w:rsidRPr="001B46E1" w:rsidRDefault="007932CF" w:rsidP="007932CF">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6C452ACA" w14:textId="77777777" w:rsidR="001B46E1" w:rsidRPr="001B46E1" w:rsidRDefault="001B46E1" w:rsidP="001B46E1">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במידה והיועץ כולל מספר גופים או יחידים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34877694"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1B46E1">
        <w:rPr>
          <w:rFonts w:ascii="Times New Roman" w:eastAsia="Times New Roman" w:hAnsi="Times New Roman" w:cs="David" w:hint="cs"/>
          <w:b/>
          <w:bCs/>
          <w:sz w:val="24"/>
          <w:szCs w:val="24"/>
          <w:rtl/>
          <w:lang w:eastAsia="he-IL"/>
        </w:rPr>
        <w:t>א</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בגין כל חיוב מחיובי המזמין </w:t>
      </w:r>
      <w:r w:rsidRPr="001B46E1">
        <w:rPr>
          <w:rFonts w:ascii="Times New Roman" w:eastAsia="Times New Roman" w:hAnsi="Times New Roman" w:cs="David" w:hint="cs"/>
          <w:sz w:val="24"/>
          <w:szCs w:val="24"/>
          <w:rtl/>
          <w:lang w:eastAsia="he-IL"/>
        </w:rPr>
        <w:t>על פי</w:t>
      </w:r>
      <w:r w:rsidRPr="001B46E1">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1B46E1">
        <w:rPr>
          <w:rFonts w:ascii="Times New Roman" w:eastAsia="Times New Roman" w:hAnsi="Times New Roman" w:cs="David" w:hint="cs"/>
          <w:sz w:val="24"/>
          <w:szCs w:val="24"/>
          <w:rtl/>
          <w:lang w:eastAsia="he-IL"/>
        </w:rPr>
        <w:t>על פ</w:t>
      </w:r>
      <w:r w:rsidRPr="001B46E1">
        <w:rPr>
          <w:rFonts w:ascii="Times New Roman" w:eastAsia="Times New Roman" w:hAnsi="Times New Roman" w:cs="David"/>
          <w:sz w:val="24"/>
          <w:szCs w:val="24"/>
          <w:rtl/>
          <w:lang w:eastAsia="he-IL"/>
        </w:rPr>
        <w:t>י חוזה זה. וזאת מבלי לגרוע מהאמור להלן בסיפא לס"ק זה.</w:t>
      </w:r>
    </w:p>
    <w:p w14:paraId="4BDCD485" w14:textId="77777777" w:rsidR="001B46E1" w:rsidRPr="001B46E1" w:rsidRDefault="001B46E1" w:rsidP="001B46E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1B46E1">
        <w:rPr>
          <w:rFonts w:ascii="Times New Roman" w:eastAsia="Times New Roman" w:hAnsi="Times New Roman" w:cs="David"/>
          <w:sz w:val="24"/>
          <w:szCs w:val="24"/>
          <w:rtl/>
          <w:lang w:eastAsia="he-IL"/>
        </w:rPr>
        <w:t>היועץ מתחייב בזה</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כל דרישה</w:t>
      </w:r>
      <w:r w:rsidRPr="001B46E1">
        <w:rPr>
          <w:rFonts w:ascii="Times New Roman" w:eastAsia="Times New Roman" w:hAnsi="Times New Roman" w:cs="David" w:hint="cs"/>
          <w:sz w:val="24"/>
          <w:szCs w:val="24"/>
          <w:rtl/>
          <w:lang w:eastAsia="he-IL"/>
        </w:rPr>
        <w:t xml:space="preserve"> ו/או תלונה</w:t>
      </w:r>
      <w:r w:rsidRPr="001B46E1">
        <w:rPr>
          <w:rFonts w:ascii="Times New Roman" w:eastAsia="Times New Roman" w:hAnsi="Times New Roman" w:cs="David"/>
          <w:sz w:val="24"/>
          <w:szCs w:val="24"/>
          <w:rtl/>
          <w:lang w:eastAsia="he-IL"/>
        </w:rPr>
        <w:t xml:space="preserve"> </w:t>
      </w:r>
      <w:r w:rsidRPr="001B46E1">
        <w:rPr>
          <w:rFonts w:ascii="Times New Roman" w:eastAsia="Times New Roman" w:hAnsi="Times New Roman" w:cs="David" w:hint="cs"/>
          <w:sz w:val="24"/>
          <w:szCs w:val="24"/>
          <w:rtl/>
          <w:lang w:eastAsia="he-IL"/>
        </w:rPr>
        <w:t xml:space="preserve">ו/או </w:t>
      </w:r>
      <w:r w:rsidRPr="001B46E1">
        <w:rPr>
          <w:rFonts w:ascii="Times New Roman" w:eastAsia="Times New Roman" w:hAnsi="Times New Roman" w:cs="David"/>
          <w:sz w:val="24"/>
          <w:szCs w:val="24"/>
          <w:rtl/>
          <w:lang w:eastAsia="he-IL"/>
        </w:rPr>
        <w:t>טענה ו/או תביעה, ככל שתהיינה לו כנגד המזמין בגין חיובי המזמין ע</w:t>
      </w:r>
      <w:r w:rsidRPr="001B46E1">
        <w:rPr>
          <w:rFonts w:ascii="Times New Roman" w:eastAsia="Times New Roman" w:hAnsi="Times New Roman" w:cs="David" w:hint="cs"/>
          <w:sz w:val="24"/>
          <w:szCs w:val="24"/>
          <w:rtl/>
          <w:lang w:eastAsia="he-IL"/>
        </w:rPr>
        <w:t>ל פי</w:t>
      </w:r>
      <w:r w:rsidRPr="001B46E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1B46E1">
        <w:rPr>
          <w:rFonts w:ascii="Times New Roman" w:eastAsia="Times New Roman" w:hAnsi="Times New Roman" w:cs="David" w:hint="cs"/>
          <w:b/>
          <w:bCs/>
          <w:sz w:val="24"/>
          <w:szCs w:val="24"/>
          <w:rtl/>
          <w:lang w:eastAsia="he-IL"/>
        </w:rPr>
        <w:t>א</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אותו דין</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יחול לגבי תביעה של מי מיחידי המזמין כנגד היועץ</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קרי</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תביעה כאמור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1B46E1">
        <w:rPr>
          <w:rFonts w:ascii="Times New Roman" w:eastAsia="Times New Roman" w:hAnsi="Times New Roman" w:cs="David" w:hint="cs"/>
          <w:b/>
          <w:bCs/>
          <w:sz w:val="24"/>
          <w:szCs w:val="24"/>
          <w:rtl/>
          <w:lang w:eastAsia="he-IL"/>
        </w:rPr>
        <w:t>א</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w:t>
      </w:r>
    </w:p>
    <w:p w14:paraId="71D1DA77"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1AB6F381" w14:textId="77777777" w:rsidR="001B46E1" w:rsidRPr="001B46E1" w:rsidRDefault="001B46E1" w:rsidP="001B46E1">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למען הסר ספק</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מוסכם ומוצהר</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77A86178"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11B02EFC" w14:textId="77777777" w:rsidR="001B46E1" w:rsidRPr="001B46E1" w:rsidRDefault="001B46E1" w:rsidP="001B46E1">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4"/>
          <w:szCs w:val="24"/>
          <w:rtl/>
          <w:lang w:eastAsia="he-IL"/>
        </w:rPr>
        <w:t>חוזה זה על נספחיו</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2F072CB9" w14:textId="77777777" w:rsidR="001B46E1" w:rsidRPr="001B46E1" w:rsidRDefault="001B46E1" w:rsidP="001B46E1">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1B46E1">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B46E1">
        <w:rPr>
          <w:rFonts w:ascii="Times New Roman" w:eastAsia="Times New Roman" w:hAnsi="Times New Roman" w:cs="David" w:hint="cs"/>
          <w:sz w:val="24"/>
          <w:szCs w:val="24"/>
          <w:rtl/>
          <w:lang w:eastAsia="he-IL"/>
        </w:rPr>
        <w:t>רשום</w:t>
      </w:r>
      <w:r w:rsidRPr="001B46E1">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1B46E1">
        <w:rPr>
          <w:rFonts w:ascii="Times New Roman" w:eastAsia="Times New Roman" w:hAnsi="Times New Roman" w:cs="David" w:hint="cs"/>
          <w:sz w:val="24"/>
          <w:szCs w:val="24"/>
          <w:rtl/>
          <w:lang w:eastAsia="he-IL"/>
        </w:rPr>
        <w:t>,</w:t>
      </w:r>
      <w:r w:rsidRPr="001B46E1">
        <w:rPr>
          <w:rFonts w:ascii="Times New Roman" w:eastAsia="Times New Roman" w:hAnsi="Times New Roman" w:cs="David"/>
          <w:sz w:val="24"/>
          <w:szCs w:val="24"/>
          <w:rtl/>
          <w:lang w:eastAsia="he-IL"/>
        </w:rPr>
        <w:t xml:space="preserve"> תחשב היא כמתקבלת ביום משלוח או מסירתה כאמור.</w:t>
      </w:r>
    </w:p>
    <w:p w14:paraId="414B915E" w14:textId="77777777" w:rsidR="001B46E1" w:rsidRPr="001B46E1" w:rsidRDefault="001B46E1" w:rsidP="001B46E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B8ABF4" w14:textId="77777777" w:rsidR="007932CF" w:rsidRPr="00776496"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16A9618C" w14:textId="77777777" w:rsidR="007932CF" w:rsidRPr="00776496" w:rsidRDefault="007932CF" w:rsidP="007932C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7B0FEA48" w14:textId="77777777" w:rsidR="007932CF" w:rsidRPr="00B27B4C" w:rsidRDefault="007932CF" w:rsidP="007932C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C9BD5BA" w14:textId="0F863751" w:rsidR="007932CF" w:rsidRPr="00B27B4C" w:rsidRDefault="007932CF" w:rsidP="007932CF">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1FF76DE787584EAFBB306F461F022AE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71E63C8135C14C1DB3BA9BE93E92E0A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0525E5">
            <w:rPr>
              <w:rStyle w:val="PlaceholderText"/>
              <w:color w:val="00B0F0"/>
              <w:u w:val="single"/>
              <w:rtl/>
            </w:rPr>
            <w:t>[שם צד א]</w:t>
          </w:r>
        </w:sdtContent>
      </w:sdt>
    </w:p>
    <w:p w14:paraId="716306ED" w14:textId="2D51CD49" w:rsidR="007932CF" w:rsidRPr="00B27B4C" w:rsidRDefault="007932CF" w:rsidP="007932CF">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F0DA170"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F742E4"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CE12BF" w14:textId="2FA55E9F"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004D83">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004D83">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0CB21523"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E19AD6" w14:textId="77777777" w:rsidR="007932CF"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7FDC348"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F1E485D"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65A06640" w14:textId="77777777" w:rsidR="001B46E1" w:rsidRPr="001B46E1" w:rsidRDefault="001B46E1" w:rsidP="001B46E1">
      <w:pPr>
        <w:widowControl w:val="0"/>
        <w:bidi w:val="0"/>
        <w:spacing w:before="240" w:beforeAutospacing="0" w:after="60" w:afterAutospacing="0" w:line="240" w:lineRule="auto"/>
        <w:jc w:val="center"/>
        <w:outlineLvl w:val="3"/>
        <w:rPr>
          <w:rFonts w:ascii="Calibri" w:eastAsia="Times New Roman" w:hAnsi="Calibri" w:cs="David"/>
          <w:b/>
          <w:bCs/>
          <w:sz w:val="24"/>
          <w:szCs w:val="24"/>
          <w:u w:val="single"/>
          <w:rtl/>
          <w:lang w:eastAsia="he-IL"/>
        </w:rPr>
      </w:pPr>
    </w:p>
    <w:p w14:paraId="406A15F0" w14:textId="77777777" w:rsidR="007932CF" w:rsidRDefault="007932CF" w:rsidP="001B46E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082DA1C" w14:textId="77777777" w:rsidR="007932CF"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E4414D1" w14:textId="77777777" w:rsidR="007932CF"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60C82975" w14:textId="77777777" w:rsidR="007932CF"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DD2DCD2" w14:textId="77777777" w:rsidR="00004D83" w:rsidRDefault="00004D83" w:rsidP="007932CF">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22F87D4" w14:textId="77777777" w:rsidR="007932CF" w:rsidRDefault="007932CF" w:rsidP="007932CF">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047AA8CF" w14:textId="77777777" w:rsidR="007932CF" w:rsidRPr="00B27B4C" w:rsidRDefault="007932CF" w:rsidP="007932CF">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0AACA0A"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315CE5A"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9A421D" w14:textId="12615551" w:rsidR="007932CF" w:rsidRPr="00B27B4C" w:rsidRDefault="007932CF" w:rsidP="007932C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224C050D23384A8FB0742BD5DF3140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1D1A9DA4596E4425BEB266A35950562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BCC3E74CB99644398EE0C2457E4A50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76E73031"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30C9F4" w14:textId="56783B9B" w:rsidR="007932CF" w:rsidRPr="00B27B4C" w:rsidRDefault="007932CF" w:rsidP="007932C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6BD5DF52C4D64F0EA88B1B4E41C413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DB51BCE5564C4D129332571E8A1930C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50C05CBF" w14:textId="58697D8E" w:rsidR="007932CF" w:rsidRPr="00B27B4C" w:rsidRDefault="007932CF" w:rsidP="007932C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7EB2F3AF" w14:textId="77777777" w:rsidR="007932CF" w:rsidRPr="00B27B4C" w:rsidRDefault="007932CF" w:rsidP="007932CF">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23B7AC9" w14:textId="7983BDD0" w:rsidR="007932CF" w:rsidRPr="00B27B4C" w:rsidRDefault="007932CF" w:rsidP="007932CF">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469E49554B5740BAAC45BEEE45F411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2EE22E63" w14:textId="77777777" w:rsidR="007932CF" w:rsidRPr="00B27B4C" w:rsidRDefault="007932CF" w:rsidP="007932CF">
      <w:pPr>
        <w:spacing w:before="0" w:beforeAutospacing="0" w:after="0" w:afterAutospacing="0" w:line="240" w:lineRule="auto"/>
        <w:ind w:left="720"/>
        <w:rPr>
          <w:rFonts w:ascii="Times New Roman" w:eastAsia="Times New Roman" w:hAnsi="Times New Roman" w:cs="David"/>
          <w:color w:val="FF0000"/>
          <w:sz w:val="24"/>
          <w:szCs w:val="24"/>
          <w:rtl/>
        </w:rPr>
      </w:pPr>
    </w:p>
    <w:p w14:paraId="361A5CBD" w14:textId="77777777" w:rsidR="007932CF" w:rsidRPr="00B27B4C" w:rsidRDefault="007932CF" w:rsidP="007932CF">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C649128"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2184D9" w14:textId="6D973469"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75A7534CE874B46A3D78F561CA182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05F24018"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E3DDD0A" w14:textId="677C3CBE" w:rsidR="007932CF" w:rsidRPr="00B27B4C" w:rsidRDefault="007932CF" w:rsidP="003A3658">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3A3658" w:rsidRPr="003A3658">
        <w:rPr>
          <w:rFonts w:ascii="Times New Roman" w:eastAsia="Times New Roman" w:hAnsi="Times New Roman" w:cs="David"/>
          <w:sz w:val="24"/>
          <w:szCs w:val="24"/>
          <w:rtl/>
          <w:lang w:eastAsia="he-IL"/>
        </w:rPr>
        <w:t xml:space="preserve">התכנון יתבצע במודל תלת מימד ע"י תוכנת </w:t>
      </w:r>
      <w:r w:rsidR="003A3658" w:rsidRPr="003A3658">
        <w:rPr>
          <w:rFonts w:ascii="Times New Roman" w:eastAsia="Times New Roman" w:hAnsi="Times New Roman" w:cs="David"/>
          <w:sz w:val="24"/>
          <w:szCs w:val="24"/>
          <w:lang w:eastAsia="he-IL"/>
        </w:rPr>
        <w:t>REVIT</w:t>
      </w:r>
      <w:r w:rsidR="003A3658" w:rsidRPr="003A3658">
        <w:rPr>
          <w:rFonts w:ascii="Times New Roman" w:eastAsia="Times New Roman" w:hAnsi="Times New Roman" w:cs="David"/>
          <w:sz w:val="24"/>
          <w:szCs w:val="24"/>
          <w:rtl/>
          <w:lang w:eastAsia="he-IL"/>
        </w:rPr>
        <w:t xml:space="preserve">, במתודולוגיית </w:t>
      </w:r>
      <w:r w:rsidR="003A3658" w:rsidRPr="003A3658">
        <w:rPr>
          <w:rFonts w:ascii="Times New Roman" w:eastAsia="Times New Roman" w:hAnsi="Times New Roman" w:cs="David"/>
          <w:sz w:val="24"/>
          <w:szCs w:val="24"/>
          <w:lang w:eastAsia="he-IL"/>
        </w:rPr>
        <w:t>BIM</w:t>
      </w:r>
      <w:r w:rsidR="003A3658" w:rsidRPr="003A3658">
        <w:rPr>
          <w:rFonts w:ascii="Times New Roman" w:eastAsia="Times New Roman" w:hAnsi="Times New Roman" w:cs="David"/>
          <w:sz w:val="24"/>
          <w:szCs w:val="24"/>
          <w:rtl/>
          <w:lang w:eastAsia="he-IL"/>
        </w:rPr>
        <w:t>, בענן – "</w:t>
      </w:r>
      <w:r w:rsidR="003A3658" w:rsidRPr="003A3658">
        <w:rPr>
          <w:rFonts w:ascii="Times New Roman" w:eastAsia="Times New Roman" w:hAnsi="Times New Roman" w:cs="David"/>
          <w:sz w:val="24"/>
          <w:szCs w:val="24"/>
          <w:lang w:eastAsia="he-IL"/>
        </w:rPr>
        <w:t>BIM360</w:t>
      </w:r>
      <w:r w:rsidR="003A3658" w:rsidRPr="003A3658">
        <w:rPr>
          <w:rFonts w:ascii="Times New Roman" w:eastAsia="Times New Roman" w:hAnsi="Times New Roman" w:cs="David"/>
          <w:sz w:val="24"/>
          <w:szCs w:val="24"/>
          <w:rtl/>
          <w:lang w:eastAsia="he-IL"/>
        </w:rPr>
        <w:t xml:space="preserve">" שם ישמרו כל קבצי ה </w:t>
      </w:r>
      <w:r w:rsidR="003A3658" w:rsidRPr="003A3658">
        <w:rPr>
          <w:rFonts w:ascii="Times New Roman" w:eastAsia="Times New Roman" w:hAnsi="Times New Roman" w:cs="David"/>
          <w:sz w:val="24"/>
          <w:szCs w:val="24"/>
          <w:lang w:eastAsia="he-IL"/>
        </w:rPr>
        <w:t>REVIT</w:t>
      </w:r>
      <w:r w:rsidR="003A3658" w:rsidRPr="003A3658">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3A3658" w:rsidRPr="003A3658">
        <w:rPr>
          <w:rFonts w:ascii="Times New Roman" w:eastAsia="Times New Roman" w:hAnsi="Times New Roman" w:cs="David"/>
          <w:sz w:val="24"/>
          <w:szCs w:val="24"/>
          <w:lang w:eastAsia="he-IL"/>
        </w:rPr>
        <w:t>BIM360</w:t>
      </w:r>
      <w:r w:rsidR="003A3658" w:rsidRPr="003A3658">
        <w:rPr>
          <w:rFonts w:ascii="Times New Roman" w:eastAsia="Times New Roman" w:hAnsi="Times New Roman" w:cs="David"/>
          <w:sz w:val="24"/>
          <w:szCs w:val="24"/>
          <w:rtl/>
          <w:lang w:eastAsia="he-IL"/>
        </w:rPr>
        <w:t xml:space="preserve">". העבודה במודל תהיה כפופה להוראות מנהל המודל ולמסמך ה </w:t>
      </w:r>
      <w:r w:rsidR="003A3658" w:rsidRPr="003A3658">
        <w:rPr>
          <w:rFonts w:ascii="Times New Roman" w:eastAsia="Times New Roman" w:hAnsi="Times New Roman" w:cs="David"/>
          <w:sz w:val="24"/>
          <w:szCs w:val="24"/>
          <w:lang w:eastAsia="he-IL"/>
        </w:rPr>
        <w:t>BEP</w:t>
      </w:r>
      <w:r w:rsidR="003A3658" w:rsidRPr="003A3658">
        <w:rPr>
          <w:rFonts w:ascii="Times New Roman" w:eastAsia="Times New Roman" w:hAnsi="Times New Roman" w:cs="David"/>
          <w:sz w:val="24"/>
          <w:szCs w:val="24"/>
          <w:rtl/>
          <w:lang w:eastAsia="he-IL"/>
        </w:rPr>
        <w:t xml:space="preserve"> שיופץ בהמשך ע"י מנהל המודל. שמירה, הדפסת תכניות וקבצים (</w:t>
      </w:r>
      <w:r w:rsidR="003A3658" w:rsidRPr="003A3658">
        <w:rPr>
          <w:rFonts w:ascii="Times New Roman" w:eastAsia="Times New Roman" w:hAnsi="Times New Roman" w:cs="David"/>
          <w:sz w:val="24"/>
          <w:szCs w:val="24"/>
          <w:lang w:eastAsia="he-IL"/>
        </w:rPr>
        <w:t>PLT/PDF/DWG</w:t>
      </w:r>
      <w:r w:rsidR="003A3658" w:rsidRPr="003A3658">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3A3658" w:rsidRPr="003A3658">
        <w:rPr>
          <w:rFonts w:ascii="Times New Roman" w:eastAsia="Times New Roman" w:hAnsi="Times New Roman" w:cs="David"/>
          <w:sz w:val="24"/>
          <w:szCs w:val="24"/>
          <w:lang w:eastAsia="he-IL"/>
        </w:rPr>
        <w:t>view</w:t>
      </w:r>
      <w:r w:rsidR="003A3658" w:rsidRPr="003A3658">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465586AC" w14:textId="6E09BC33"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5A1C5D9C"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3FFD72" w14:textId="2BFCC3CD"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9C095397FA23430AABFC438DDB034B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6AEAB4BC" w14:textId="5E7C94AB" w:rsidR="007932CF" w:rsidRPr="00B27B4C" w:rsidRDefault="007932CF" w:rsidP="007932CF">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01A1A25E0E349E29972E92A3A89BB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49248496"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FF44BD" w14:textId="2A494745"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105434470D47471FA30E17E6F19D78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13FCBCC3"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1E23DDC"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3F6C0387"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DD02D62" w14:textId="6BE197CF"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2669CC30" w14:textId="77777777"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3CB2122" w14:textId="77777777"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62C2EB11" w14:textId="77777777"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AC0E395" w14:textId="77777777" w:rsidR="007932CF" w:rsidRPr="00B27B4C" w:rsidRDefault="007932CF" w:rsidP="007932CF">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04E7C75D" w14:textId="77777777" w:rsidR="007932CF" w:rsidRPr="00B27B4C" w:rsidRDefault="007932CF" w:rsidP="007932CF">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AD7F468" w14:textId="77777777" w:rsidR="007932CF" w:rsidRDefault="007932CF" w:rsidP="007932CF">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932CF" w14:paraId="5F882B5C" w14:textId="77777777" w:rsidTr="007932CF">
        <w:trPr>
          <w:trHeight w:val="80"/>
        </w:trPr>
        <w:tc>
          <w:tcPr>
            <w:tcW w:w="3366" w:type="dxa"/>
          </w:tcPr>
          <w:p w14:paraId="59C80768" w14:textId="08DC505A" w:rsidR="007932CF" w:rsidRDefault="00F20F19" w:rsidP="007932CF">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B5469449CD94269B19048B6A8D764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7932CF" w:rsidRPr="00E95AE9">
                  <w:rPr>
                    <w:rStyle w:val="PlaceholderText"/>
                    <w:color w:val="00B0F0"/>
                    <w:rtl/>
                  </w:rPr>
                  <w:t>[אחוז השתתפות צד א]</w:t>
                </w:r>
              </w:sdtContent>
            </w:sdt>
          </w:p>
          <w:p w14:paraId="69D10183" w14:textId="77777777" w:rsidR="007932CF" w:rsidRDefault="007932CF" w:rsidP="007932CF">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233EB8A" w14:textId="77777777" w:rsidR="007932CF" w:rsidRDefault="007932CF" w:rsidP="007932CF">
            <w:pPr>
              <w:widowControl w:val="0"/>
              <w:spacing w:before="0" w:beforeAutospacing="0" w:after="0" w:afterAutospacing="0" w:line="240" w:lineRule="auto"/>
              <w:ind w:left="720"/>
              <w:outlineLvl w:val="2"/>
            </w:pPr>
          </w:p>
          <w:p w14:paraId="6CDFC4A7" w14:textId="77777777" w:rsidR="007932CF" w:rsidRDefault="007932CF" w:rsidP="007932CF">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51C24B7B" w14:textId="77777777" w:rsidR="007932CF" w:rsidRDefault="007932CF" w:rsidP="001B46E1">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381B4703" w14:textId="0BB59FDB" w:rsidR="001B46E1" w:rsidRPr="001B46E1" w:rsidRDefault="001B46E1" w:rsidP="001B46E1">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נספח "ב"</w:t>
      </w:r>
    </w:p>
    <w:p w14:paraId="098007AC" w14:textId="797D2DDB" w:rsidR="001B46E1" w:rsidRPr="001B46E1" w:rsidRDefault="001B46E1" w:rsidP="003A3658">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hint="cs"/>
          <w:b/>
          <w:bCs/>
          <w:sz w:val="24"/>
          <w:szCs w:val="24"/>
          <w:u w:val="single"/>
          <w:rtl/>
        </w:rPr>
        <w:t xml:space="preserve">פירוט </w:t>
      </w:r>
      <w:r w:rsidRPr="001B46E1">
        <w:rPr>
          <w:rFonts w:ascii="Times New Roman" w:eastAsia="Times New Roman" w:hAnsi="Times New Roman" w:cs="David"/>
          <w:b/>
          <w:bCs/>
          <w:sz w:val="24"/>
          <w:szCs w:val="24"/>
          <w:u w:val="single"/>
          <w:rtl/>
        </w:rPr>
        <w:t xml:space="preserve">שירותי </w:t>
      </w:r>
    </w:p>
    <w:p w14:paraId="0FB31333" w14:textId="77777777" w:rsidR="001B46E1" w:rsidRPr="001B46E1" w:rsidRDefault="001B46E1" w:rsidP="001B46E1">
      <w:pPr>
        <w:spacing w:before="0" w:beforeAutospacing="0" w:after="0" w:afterAutospacing="0" w:line="240" w:lineRule="auto"/>
        <w:rPr>
          <w:rFonts w:ascii="Times New Roman" w:eastAsia="Times New Roman" w:hAnsi="Times New Roman" w:cs="David"/>
          <w:sz w:val="24"/>
          <w:szCs w:val="24"/>
          <w:rtl/>
        </w:rPr>
      </w:pPr>
    </w:p>
    <w:p w14:paraId="63F44A77"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b/>
          <w:bCs/>
          <w:sz w:val="24"/>
          <w:szCs w:val="24"/>
          <w:rtl/>
        </w:rPr>
      </w:pPr>
      <w:r w:rsidRPr="001B46E1">
        <w:rPr>
          <w:rFonts w:ascii="Times New Roman" w:eastAsia="Times New Roman" w:hAnsi="Times New Roman" w:cs="David" w:hint="cs"/>
          <w:b/>
          <w:bCs/>
          <w:sz w:val="24"/>
          <w:szCs w:val="24"/>
          <w:rtl/>
        </w:rPr>
        <w:t>1</w:t>
      </w:r>
      <w:r w:rsidRPr="001B46E1">
        <w:rPr>
          <w:rFonts w:ascii="Times New Roman" w:eastAsia="Times New Roman" w:hAnsi="Times New Roman" w:cs="David"/>
          <w:b/>
          <w:bCs/>
          <w:sz w:val="24"/>
          <w:szCs w:val="24"/>
          <w:rtl/>
        </w:rPr>
        <w:t>.</w:t>
      </w:r>
      <w:r w:rsidRPr="001B46E1">
        <w:rPr>
          <w:rFonts w:ascii="Times New Roman" w:eastAsia="Times New Roman" w:hAnsi="Times New Roman" w:cs="David"/>
          <w:b/>
          <w:bCs/>
          <w:sz w:val="24"/>
          <w:szCs w:val="24"/>
          <w:rtl/>
        </w:rPr>
        <w:tab/>
      </w:r>
      <w:r w:rsidRPr="001B46E1">
        <w:rPr>
          <w:rFonts w:ascii="Times New Roman" w:eastAsia="Times New Roman" w:hAnsi="Times New Roman" w:cs="David"/>
          <w:b/>
          <w:bCs/>
          <w:sz w:val="24"/>
          <w:szCs w:val="24"/>
          <w:u w:val="single"/>
          <w:rtl/>
        </w:rPr>
        <w:t>כללי</w:t>
      </w:r>
      <w:r w:rsidRPr="001B46E1">
        <w:rPr>
          <w:rFonts w:ascii="Times New Roman" w:eastAsia="Times New Roman" w:hAnsi="Times New Roman" w:cs="David"/>
          <w:b/>
          <w:bCs/>
          <w:sz w:val="24"/>
          <w:szCs w:val="24"/>
          <w:rtl/>
        </w:rPr>
        <w:t>:</w:t>
      </w:r>
    </w:p>
    <w:p w14:paraId="2DD9A740"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sz w:val="24"/>
          <w:szCs w:val="24"/>
          <w:rtl/>
        </w:rPr>
      </w:pPr>
    </w:p>
    <w:p w14:paraId="11F20AEF" w14:textId="77777777" w:rsidR="001B46E1" w:rsidRPr="001B46E1" w:rsidRDefault="001B46E1" w:rsidP="001B46E1">
      <w:pPr>
        <w:numPr>
          <w:ilvl w:val="1"/>
          <w:numId w:val="12"/>
        </w:numPr>
        <w:spacing w:before="0" w:beforeAutospacing="0" w:after="0" w:afterAutospacing="0" w:line="360" w:lineRule="auto"/>
        <w:ind w:left="1409" w:hanging="708"/>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איתור ומיפוי תשתיות תת-קרקעיות מתכתיות ואל-מתכתיות, ללא הרס, על ידי ציוד אלקטרומגנטי, כולל הוצאת האישורים הנדרשים מבעלי התשתיות, לרבות ומבלי לגרוע מכלליות האמור:</w:t>
      </w:r>
    </w:p>
    <w:p w14:paraId="0D9A2DA5" w14:textId="56415F09" w:rsidR="001B46E1" w:rsidRPr="00004D83" w:rsidRDefault="001B46E1" w:rsidP="00004D83">
      <w:pPr>
        <w:pStyle w:val="ListParagraph"/>
        <w:numPr>
          <w:ilvl w:val="0"/>
          <w:numId w:val="14"/>
        </w:numPr>
        <w:spacing w:line="276" w:lineRule="auto"/>
        <w:rPr>
          <w:sz w:val="24"/>
          <w:szCs w:val="24"/>
          <w:u w:val="single"/>
          <w:lang w:eastAsia="he-IL"/>
        </w:rPr>
      </w:pPr>
      <w:r w:rsidRPr="00004D83">
        <w:rPr>
          <w:rFonts w:hint="cs"/>
          <w:sz w:val="24"/>
          <w:szCs w:val="24"/>
          <w:rtl/>
          <w:lang w:eastAsia="he-IL"/>
        </w:rPr>
        <w:t>איסוף נתוני תשתיות מבעלי המ</w:t>
      </w:r>
      <w:r w:rsidR="00004D83" w:rsidRPr="00004D83">
        <w:rPr>
          <w:rFonts w:hint="cs"/>
          <w:sz w:val="24"/>
          <w:szCs w:val="24"/>
          <w:rtl/>
          <w:lang w:eastAsia="he-IL"/>
        </w:rPr>
        <w:t xml:space="preserve">ידע ובעלי התשתיות (מחלקות ברשות </w:t>
      </w:r>
      <w:r w:rsidRPr="00004D83">
        <w:rPr>
          <w:rFonts w:hint="cs"/>
          <w:sz w:val="24"/>
          <w:szCs w:val="24"/>
          <w:rtl/>
          <w:lang w:eastAsia="he-IL"/>
        </w:rPr>
        <w:t>המקומית, תאגידי מים וביוב, חברות תקשורת וכן הלאה).</w:t>
      </w:r>
    </w:p>
    <w:p w14:paraId="6ED5DCF8" w14:textId="0A17E9B4" w:rsidR="001B46E1" w:rsidRPr="00004D83" w:rsidRDefault="001B46E1" w:rsidP="00004D83">
      <w:pPr>
        <w:pStyle w:val="ListParagraph"/>
        <w:numPr>
          <w:ilvl w:val="0"/>
          <w:numId w:val="14"/>
        </w:numPr>
        <w:spacing w:line="276" w:lineRule="auto"/>
        <w:rPr>
          <w:sz w:val="24"/>
          <w:szCs w:val="24"/>
          <w:u w:val="single"/>
          <w:lang w:eastAsia="he-IL"/>
        </w:rPr>
      </w:pPr>
      <w:r w:rsidRPr="00004D83">
        <w:rPr>
          <w:rFonts w:hint="cs"/>
          <w:sz w:val="24"/>
          <w:szCs w:val="24"/>
          <w:rtl/>
          <w:lang w:eastAsia="he-IL"/>
        </w:rPr>
        <w:t xml:space="preserve">איתור ומיפוי קווי המים והביוב כולל מיקום תאי ביוב, </w:t>
      </w:r>
      <w:r w:rsidRPr="00004D83">
        <w:rPr>
          <w:sz w:val="24"/>
          <w:szCs w:val="24"/>
          <w:lang w:eastAsia="he-IL"/>
        </w:rPr>
        <w:t>IL</w:t>
      </w:r>
      <w:r w:rsidRPr="00004D83">
        <w:rPr>
          <w:rFonts w:hint="cs"/>
          <w:sz w:val="24"/>
          <w:szCs w:val="24"/>
          <w:rtl/>
          <w:lang w:eastAsia="he-IL"/>
        </w:rPr>
        <w:t xml:space="preserve">, </w:t>
      </w:r>
      <w:r w:rsidRPr="00004D83">
        <w:rPr>
          <w:sz w:val="24"/>
          <w:szCs w:val="24"/>
          <w:lang w:eastAsia="he-IL"/>
        </w:rPr>
        <w:t>TL</w:t>
      </w:r>
      <w:r w:rsidRPr="00004D83">
        <w:rPr>
          <w:rFonts w:hint="cs"/>
          <w:sz w:val="24"/>
          <w:szCs w:val="24"/>
          <w:rtl/>
          <w:lang w:eastAsia="he-IL"/>
        </w:rPr>
        <w:t>, קטרים, שוחות, כניסות ויציאות וכן הלאה.</w:t>
      </w:r>
    </w:p>
    <w:p w14:paraId="1D8B019E" w14:textId="77777777" w:rsidR="001B46E1" w:rsidRPr="001B46E1" w:rsidRDefault="001B46E1" w:rsidP="00004D83">
      <w:pPr>
        <w:numPr>
          <w:ilvl w:val="0"/>
          <w:numId w:val="14"/>
        </w:numPr>
        <w:tabs>
          <w:tab w:val="clear" w:pos="1800"/>
          <w:tab w:val="num" w:pos="1785"/>
          <w:tab w:val="num" w:pos="2118"/>
        </w:tabs>
        <w:spacing w:before="0" w:beforeAutospacing="0" w:after="0" w:afterAutospacing="0" w:line="276" w:lineRule="auto"/>
        <w:ind w:left="2118" w:hanging="678"/>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איתור ומיפוי קווי ניקוז וביוב עירוניים תת-קרקעי, כולל עומק הטמנה.</w:t>
      </w:r>
    </w:p>
    <w:p w14:paraId="78C9D70C" w14:textId="77777777" w:rsidR="001B46E1" w:rsidRPr="001B46E1" w:rsidRDefault="001B46E1" w:rsidP="00004D83">
      <w:pPr>
        <w:numPr>
          <w:ilvl w:val="0"/>
          <w:numId w:val="14"/>
        </w:numPr>
        <w:tabs>
          <w:tab w:val="clear" w:pos="1800"/>
          <w:tab w:val="num" w:pos="1785"/>
        </w:tabs>
        <w:spacing w:before="0" w:beforeAutospacing="0" w:after="0" w:afterAutospacing="0" w:line="276" w:lineRule="auto"/>
        <w:ind w:left="1785" w:hanging="345"/>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איתור ומיפוי כל התשתיות התת-קרקעיות, באם קיימות, מתכתיות ואל-מתכתיות, כולל כבילת חשמל, מנ"מ, תקשורת וכן הלאה.</w:t>
      </w:r>
    </w:p>
    <w:p w14:paraId="724BE097" w14:textId="77777777" w:rsidR="001B46E1" w:rsidRPr="001B46E1" w:rsidRDefault="001B46E1" w:rsidP="00004D83">
      <w:pPr>
        <w:numPr>
          <w:ilvl w:val="0"/>
          <w:numId w:val="14"/>
        </w:numPr>
        <w:tabs>
          <w:tab w:val="clear" w:pos="1800"/>
          <w:tab w:val="num" w:pos="1785"/>
          <w:tab w:val="num" w:pos="2118"/>
        </w:tabs>
        <w:spacing w:before="0" w:beforeAutospacing="0" w:after="0" w:afterAutospacing="0" w:line="276" w:lineRule="auto"/>
        <w:ind w:left="2118" w:hanging="678"/>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קווי מתח גבוה וקווי טלפון, לרבות אישור תשתיות התקשורת.</w:t>
      </w:r>
    </w:p>
    <w:p w14:paraId="63F3FD29" w14:textId="77777777" w:rsidR="001B46E1" w:rsidRPr="001B46E1" w:rsidRDefault="001B46E1" w:rsidP="00004D83">
      <w:pPr>
        <w:numPr>
          <w:ilvl w:val="0"/>
          <w:numId w:val="14"/>
        </w:numPr>
        <w:tabs>
          <w:tab w:val="clear" w:pos="1800"/>
          <w:tab w:val="num" w:pos="1785"/>
        </w:tabs>
        <w:spacing w:before="0" w:beforeAutospacing="0" w:after="0" w:afterAutospacing="0" w:line="276" w:lineRule="auto"/>
        <w:ind w:left="1785" w:hanging="345"/>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תיאום עם משטרת ישראל על פי צורך, רישוי תיאום ואבטחה עם מחלקת התנועה העירונית ומשטרת ישראל.</w:t>
      </w:r>
    </w:p>
    <w:p w14:paraId="2243F4EC" w14:textId="7D4FE0AE" w:rsidR="001B46E1" w:rsidRPr="00004D83" w:rsidRDefault="001B46E1" w:rsidP="00004D83">
      <w:pPr>
        <w:pStyle w:val="ListParagraph"/>
        <w:numPr>
          <w:ilvl w:val="0"/>
          <w:numId w:val="14"/>
        </w:numPr>
        <w:spacing w:line="276" w:lineRule="auto"/>
        <w:rPr>
          <w:sz w:val="24"/>
          <w:szCs w:val="24"/>
          <w:u w:val="single"/>
          <w:lang w:eastAsia="he-IL"/>
        </w:rPr>
      </w:pPr>
      <w:r w:rsidRPr="00004D83">
        <w:rPr>
          <w:rFonts w:hint="cs"/>
          <w:sz w:val="24"/>
          <w:szCs w:val="24"/>
          <w:rtl/>
          <w:lang w:eastAsia="he-IL"/>
        </w:rPr>
        <w:t>שרטוט והפקת תכניות עדות צבעוניות, מדידה על רקע מצב קיים, תוך סימון ברור של כל אחת מן המערכות, כולל ציון מיקומה ועומק הטמנתה.</w:t>
      </w:r>
    </w:p>
    <w:p w14:paraId="2417D236" w14:textId="77777777" w:rsidR="001B46E1" w:rsidRPr="001B46E1" w:rsidRDefault="001B46E1" w:rsidP="00004D83">
      <w:pPr>
        <w:numPr>
          <w:ilvl w:val="0"/>
          <w:numId w:val="14"/>
        </w:numPr>
        <w:tabs>
          <w:tab w:val="clear" w:pos="1800"/>
          <w:tab w:val="num" w:pos="1785"/>
        </w:tabs>
        <w:spacing w:before="0" w:beforeAutospacing="0" w:after="0" w:afterAutospacing="0" w:line="276" w:lineRule="auto"/>
        <w:ind w:left="1785" w:hanging="345"/>
        <w:jc w:val="both"/>
        <w:rPr>
          <w:rFonts w:ascii="Times New Roman" w:eastAsia="Times New Roman" w:hAnsi="Times New Roman" w:cs="David"/>
          <w:sz w:val="24"/>
          <w:szCs w:val="24"/>
          <w:u w:val="single"/>
          <w:lang w:eastAsia="he-IL"/>
        </w:rPr>
      </w:pPr>
      <w:r w:rsidRPr="001B46E1">
        <w:rPr>
          <w:rFonts w:ascii="Times New Roman" w:eastAsia="Times New Roman" w:hAnsi="Times New Roman" w:cs="David" w:hint="cs"/>
          <w:sz w:val="24"/>
          <w:szCs w:val="24"/>
          <w:rtl/>
          <w:lang w:eastAsia="he-IL"/>
        </w:rPr>
        <w:t>הגשת מפת תיאום מערכות ותשתיות לתיאום הנדסי בפורמט כנדרש על ידי הרשויות.</w:t>
      </w:r>
    </w:p>
    <w:p w14:paraId="6042B3B5" w14:textId="3429F054" w:rsidR="003A3658" w:rsidRPr="00831588" w:rsidRDefault="003A3658" w:rsidP="003A3658">
      <w:pPr>
        <w:widowControl w:val="0"/>
        <w:spacing w:after="0" w:line="240" w:lineRule="auto"/>
        <w:ind w:left="651" w:firstLine="142"/>
        <w:jc w:val="both"/>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rPr>
        <w:t>1.2</w:t>
      </w:r>
      <w:r w:rsidRPr="00831588">
        <w:rPr>
          <w:rFonts w:ascii="Times New Roman" w:eastAsia="Times New Roman" w:hAnsi="Times New Roman" w:cs="David" w:hint="cs"/>
          <w:sz w:val="24"/>
          <w:szCs w:val="24"/>
          <w:rtl/>
        </w:rPr>
        <w:tab/>
      </w:r>
      <w:r w:rsidRPr="00831588">
        <w:rPr>
          <w:rFonts w:ascii="Times New Roman" w:eastAsia="Times New Roman" w:hAnsi="Times New Roman" w:cs="David"/>
          <w:sz w:val="24"/>
          <w:szCs w:val="24"/>
          <w:u w:val="single"/>
          <w:rtl/>
        </w:rPr>
        <w:t>המ</w:t>
      </w:r>
      <w:r w:rsidRPr="00831588">
        <w:rPr>
          <w:rFonts w:ascii="Times New Roman" w:eastAsia="Times New Roman" w:hAnsi="Times New Roman" w:cs="David" w:hint="cs"/>
          <w:sz w:val="24"/>
          <w:szCs w:val="24"/>
          <w:u w:val="single"/>
          <w:rtl/>
        </w:rPr>
        <w:t>תכנן</w:t>
      </w:r>
      <w:r w:rsidRPr="00831588">
        <w:rPr>
          <w:rFonts w:ascii="Times New Roman" w:eastAsia="Times New Roman" w:hAnsi="Times New Roman" w:cs="David"/>
          <w:sz w:val="24"/>
          <w:szCs w:val="24"/>
          <w:u w:val="single"/>
          <w:rtl/>
        </w:rPr>
        <w:t>, צוות עובדים ואמצעים</w:t>
      </w:r>
      <w:r w:rsidRPr="00831588">
        <w:rPr>
          <w:rFonts w:ascii="Times New Roman" w:eastAsia="Times New Roman" w:hAnsi="Times New Roman" w:cs="David" w:hint="cs"/>
          <w:sz w:val="24"/>
          <w:szCs w:val="24"/>
          <w:rtl/>
          <w:lang w:eastAsia="he-IL"/>
        </w:rPr>
        <w:t>:</w:t>
      </w:r>
    </w:p>
    <w:p w14:paraId="79F51F29" w14:textId="77777777"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א</w:t>
      </w:r>
      <w:r w:rsidRPr="00831588">
        <w:rPr>
          <w:rFonts w:ascii="Times New Roman" w:eastAsia="Times New Roman" w:hAnsi="Times New Roman" w:cs="David"/>
          <w:sz w:val="24"/>
          <w:szCs w:val="24"/>
          <w:rtl/>
          <w:lang w:eastAsia="he-IL"/>
        </w:rPr>
        <w:t>.</w:t>
      </w:r>
      <w:r w:rsidRPr="00831588">
        <w:rPr>
          <w:rFonts w:ascii="Times New Roman" w:eastAsia="Times New Roman" w:hAnsi="Times New Roman" w:cs="David"/>
          <w:sz w:val="24"/>
          <w:szCs w:val="24"/>
          <w:rtl/>
          <w:lang w:eastAsia="he-IL"/>
        </w:rPr>
        <w:tab/>
        <w:t>המ</w:t>
      </w:r>
      <w:r w:rsidRPr="00831588">
        <w:rPr>
          <w:rFonts w:ascii="Times New Roman" w:eastAsia="Times New Roman" w:hAnsi="Times New Roman" w:cs="David" w:hint="cs"/>
          <w:sz w:val="24"/>
          <w:szCs w:val="24"/>
          <w:rtl/>
          <w:lang w:eastAsia="he-IL"/>
        </w:rPr>
        <w:t>תכנן</w:t>
      </w:r>
      <w:r w:rsidRPr="00831588">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831588">
        <w:rPr>
          <w:rFonts w:ascii="Times New Roman" w:eastAsia="Times New Roman" w:hAnsi="Times New Roman" w:cs="David" w:hint="cs"/>
          <w:sz w:val="24"/>
          <w:szCs w:val="24"/>
          <w:lang w:eastAsia="he-IL"/>
        </w:rPr>
        <w:t xml:space="preserve"> </w:t>
      </w:r>
      <w:r w:rsidRPr="00831588">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831588">
        <w:rPr>
          <w:rFonts w:ascii="Times New Roman" w:eastAsia="Times New Roman" w:hAnsi="Times New Roman" w:cs="David" w:hint="cs"/>
          <w:sz w:val="24"/>
          <w:szCs w:val="24"/>
          <w:lang w:eastAsia="he-IL"/>
        </w:rPr>
        <w:t>BIM</w:t>
      </w:r>
      <w:r w:rsidRPr="00831588">
        <w:rPr>
          <w:rFonts w:ascii="Times New Roman" w:eastAsia="Times New Roman" w:hAnsi="Times New Roman" w:cs="David" w:hint="cs"/>
          <w:sz w:val="24"/>
          <w:szCs w:val="24"/>
          <w:rtl/>
          <w:lang w:eastAsia="he-IL"/>
        </w:rPr>
        <w:t xml:space="preserve"> על המודל.</w:t>
      </w:r>
    </w:p>
    <w:p w14:paraId="4BB96420" w14:textId="77777777"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ב</w:t>
      </w:r>
      <w:r w:rsidRPr="00831588">
        <w:rPr>
          <w:rFonts w:ascii="Times New Roman" w:eastAsia="Times New Roman" w:hAnsi="Times New Roman" w:cs="David"/>
          <w:sz w:val="24"/>
          <w:szCs w:val="24"/>
          <w:rtl/>
          <w:lang w:eastAsia="he-IL"/>
        </w:rPr>
        <w:t>.</w:t>
      </w:r>
      <w:r w:rsidRPr="00831588">
        <w:rPr>
          <w:rFonts w:ascii="Times New Roman" w:eastAsia="Times New Roman" w:hAnsi="Times New Roman" w:cs="David"/>
          <w:sz w:val="24"/>
          <w:szCs w:val="24"/>
          <w:rtl/>
          <w:lang w:eastAsia="he-IL"/>
        </w:rPr>
        <w:tab/>
        <w:t xml:space="preserve">ראש הצוות ישתתף בכל ישיבות התכנון שיזומן אליהן </w:t>
      </w:r>
      <w:r w:rsidRPr="00831588">
        <w:rPr>
          <w:rFonts w:ascii="Times New Roman" w:eastAsia="Times New Roman" w:hAnsi="Times New Roman" w:cs="David" w:hint="cs"/>
          <w:sz w:val="24"/>
          <w:szCs w:val="24"/>
          <w:rtl/>
          <w:lang w:eastAsia="he-IL"/>
        </w:rPr>
        <w:t>.</w:t>
      </w:r>
      <w:r w:rsidRPr="00831588">
        <w:rPr>
          <w:rFonts w:ascii="Times New Roman" w:eastAsia="Times New Roman" w:hAnsi="Times New Roman" w:cs="David"/>
          <w:sz w:val="24"/>
          <w:szCs w:val="24"/>
          <w:rtl/>
          <w:lang w:eastAsia="he-IL"/>
        </w:rPr>
        <w:t xml:space="preserve"> </w:t>
      </w:r>
    </w:p>
    <w:p w14:paraId="2242FFC3" w14:textId="77777777"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ג</w:t>
      </w:r>
      <w:r w:rsidRPr="00831588">
        <w:rPr>
          <w:rFonts w:ascii="Times New Roman" w:eastAsia="Times New Roman" w:hAnsi="Times New Roman" w:cs="David"/>
          <w:sz w:val="24"/>
          <w:szCs w:val="24"/>
          <w:rtl/>
          <w:lang w:eastAsia="he-IL"/>
        </w:rPr>
        <w:t>.</w:t>
      </w:r>
      <w:r w:rsidRPr="00831588">
        <w:rPr>
          <w:rFonts w:ascii="Times New Roman" w:eastAsia="Times New Roman" w:hAnsi="Times New Roman" w:cs="David"/>
          <w:sz w:val="24"/>
          <w:szCs w:val="24"/>
          <w:rtl/>
          <w:lang w:eastAsia="he-IL"/>
        </w:rPr>
        <w:tab/>
      </w:r>
      <w:r w:rsidRPr="00831588">
        <w:rPr>
          <w:rFonts w:ascii="Times New Roman" w:eastAsia="Times New Roman" w:hAnsi="Times New Roman" w:cs="David" w:hint="cs"/>
          <w:sz w:val="24"/>
          <w:szCs w:val="24"/>
          <w:rtl/>
          <w:lang w:eastAsia="he-IL"/>
        </w:rPr>
        <w:t>ר</w:t>
      </w:r>
      <w:r w:rsidRPr="00831588">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831588">
        <w:rPr>
          <w:rFonts w:ascii="Times New Roman" w:eastAsia="Times New Roman" w:hAnsi="Times New Roman" w:cs="David" w:hint="cs"/>
          <w:sz w:val="24"/>
          <w:szCs w:val="24"/>
          <w:rtl/>
          <w:lang w:eastAsia="he-IL"/>
        </w:rPr>
        <w:t>. ככל ויתבקש ,אי השתתפות תאושר קודם לכן אצל מנהל הפרויקט.</w:t>
      </w:r>
    </w:p>
    <w:p w14:paraId="507B051F" w14:textId="52E5CAA6"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ד</w:t>
      </w:r>
      <w:r w:rsidRPr="00831588">
        <w:rPr>
          <w:rFonts w:ascii="Times New Roman" w:eastAsia="Times New Roman" w:hAnsi="Times New Roman" w:cs="David"/>
          <w:sz w:val="24"/>
          <w:szCs w:val="24"/>
          <w:rtl/>
          <w:lang w:eastAsia="he-IL"/>
        </w:rPr>
        <w:t>.</w:t>
      </w:r>
      <w:r w:rsidRPr="00831588">
        <w:rPr>
          <w:rFonts w:ascii="Times New Roman" w:eastAsia="Times New Roman" w:hAnsi="Times New Roman" w:cs="David" w:hint="cs"/>
          <w:sz w:val="24"/>
          <w:szCs w:val="24"/>
          <w:lang w:eastAsia="he-IL"/>
        </w:rPr>
        <w:t xml:space="preserve">    </w:t>
      </w:r>
      <w:r w:rsidRPr="00831588">
        <w:rPr>
          <w:rFonts w:ascii="Times New Roman" w:eastAsia="Times New Roman" w:hAnsi="Times New Roman" w:cs="David"/>
          <w:sz w:val="24"/>
          <w:szCs w:val="24"/>
          <w:rtl/>
          <w:lang w:eastAsia="he-IL"/>
        </w:rPr>
        <w:t>צוות השרטטים של המ</w:t>
      </w:r>
      <w:r w:rsidRPr="00831588">
        <w:rPr>
          <w:rFonts w:ascii="Times New Roman" w:eastAsia="Times New Roman" w:hAnsi="Times New Roman" w:cs="David" w:hint="cs"/>
          <w:sz w:val="24"/>
          <w:szCs w:val="24"/>
          <w:rtl/>
          <w:lang w:eastAsia="he-IL"/>
        </w:rPr>
        <w:t>תכנן</w:t>
      </w:r>
      <w:r w:rsidRPr="00831588">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A806409" w14:textId="77777777" w:rsidR="003A3658" w:rsidRPr="00831588" w:rsidRDefault="003A3658" w:rsidP="003A3658">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831588">
        <w:rPr>
          <w:rFonts w:ascii="Times New Roman" w:eastAsia="Times New Roman" w:hAnsi="Times New Roman" w:cs="David" w:hint="cs"/>
          <w:sz w:val="24"/>
          <w:szCs w:val="24"/>
          <w:rtl/>
          <w:lang w:eastAsia="he-IL"/>
        </w:rPr>
        <w:t>1.3</w:t>
      </w:r>
      <w:r w:rsidRPr="00831588">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22F6C5F6" w14:textId="3E8919D3" w:rsidR="001B46E1" w:rsidRPr="001B46E1" w:rsidRDefault="001B46E1" w:rsidP="003A3658">
      <w:pPr>
        <w:spacing w:before="0" w:beforeAutospacing="0" w:after="0" w:afterAutospacing="0" w:line="240" w:lineRule="auto"/>
        <w:jc w:val="both"/>
        <w:rPr>
          <w:rFonts w:ascii="Times New Roman" w:eastAsia="Times New Roman" w:hAnsi="Times New Roman" w:cs="David"/>
          <w:sz w:val="24"/>
          <w:szCs w:val="24"/>
          <w:rtl/>
        </w:rPr>
      </w:pPr>
    </w:p>
    <w:p w14:paraId="787D8D95" w14:textId="5362778D" w:rsidR="001B46E1" w:rsidRPr="001B46E1" w:rsidRDefault="001B46E1" w:rsidP="001B46E1">
      <w:pPr>
        <w:spacing w:before="0" w:beforeAutospacing="0" w:after="0" w:afterAutospacing="0" w:line="240" w:lineRule="auto"/>
        <w:jc w:val="both"/>
        <w:rPr>
          <w:rFonts w:ascii="Times New Roman" w:eastAsia="Times New Roman" w:hAnsi="Times New Roman" w:cs="David"/>
          <w:sz w:val="24"/>
          <w:szCs w:val="24"/>
          <w:rtl/>
        </w:rPr>
      </w:pPr>
    </w:p>
    <w:p w14:paraId="03AD84F1" w14:textId="0DD26979" w:rsidR="001B46E1" w:rsidRPr="001B46E1" w:rsidRDefault="001B46E1" w:rsidP="001B46E1">
      <w:pPr>
        <w:spacing w:before="0" w:beforeAutospacing="0" w:after="0" w:afterAutospacing="0" w:line="360" w:lineRule="auto"/>
        <w:ind w:left="720" w:hanging="720"/>
        <w:jc w:val="both"/>
        <w:rPr>
          <w:rFonts w:ascii="Times New Roman" w:eastAsia="Times New Roman" w:hAnsi="Times New Roman" w:cs="David"/>
          <w:sz w:val="24"/>
          <w:szCs w:val="24"/>
          <w:rtl/>
        </w:rPr>
      </w:pPr>
      <w:r w:rsidRPr="001B46E1">
        <w:rPr>
          <w:rFonts w:ascii="Times New Roman" w:eastAsia="Times New Roman" w:hAnsi="Times New Roman" w:cs="David" w:hint="cs"/>
          <w:sz w:val="24"/>
          <w:szCs w:val="24"/>
          <w:rtl/>
        </w:rPr>
        <w:t>2.</w:t>
      </w:r>
      <w:r w:rsidRPr="001B46E1">
        <w:rPr>
          <w:rFonts w:ascii="Times New Roman" w:eastAsia="Times New Roman" w:hAnsi="Times New Roman" w:cs="David"/>
          <w:sz w:val="24"/>
          <w:szCs w:val="24"/>
          <w:rtl/>
        </w:rPr>
        <w:tab/>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32D1D61C" w14:textId="13601236" w:rsidR="001B46E1" w:rsidRPr="001B46E1" w:rsidRDefault="001B46E1" w:rsidP="001B46E1">
      <w:pPr>
        <w:spacing w:before="0" w:beforeAutospacing="0" w:after="0" w:afterAutospacing="0" w:line="360" w:lineRule="auto"/>
        <w:ind w:left="720" w:hanging="720"/>
        <w:jc w:val="both"/>
        <w:rPr>
          <w:rFonts w:ascii="Times New Roman" w:eastAsia="Times New Roman" w:hAnsi="Times New Roman" w:cs="David"/>
          <w:sz w:val="24"/>
          <w:szCs w:val="24"/>
          <w:rtl/>
        </w:rPr>
      </w:pPr>
      <w:r w:rsidRPr="001B46E1">
        <w:rPr>
          <w:rFonts w:ascii="Times New Roman" w:eastAsia="Times New Roman" w:hAnsi="Times New Roman" w:cs="David" w:hint="cs"/>
          <w:sz w:val="24"/>
          <w:szCs w:val="24"/>
          <w:rtl/>
        </w:rPr>
        <w:t>3</w:t>
      </w:r>
      <w:r w:rsidRPr="001B46E1">
        <w:rPr>
          <w:rFonts w:ascii="Times New Roman" w:eastAsia="Times New Roman" w:hAnsi="Times New Roman" w:cs="David"/>
          <w:sz w:val="24"/>
          <w:szCs w:val="24"/>
          <w:rtl/>
        </w:rPr>
        <w:t>.</w:t>
      </w:r>
      <w:r w:rsidRPr="001B46E1">
        <w:rPr>
          <w:rFonts w:ascii="Times New Roman" w:eastAsia="Times New Roman" w:hAnsi="Times New Roman" w:cs="David"/>
          <w:sz w:val="24"/>
          <w:szCs w:val="24"/>
          <w:rtl/>
        </w:rPr>
        <w:tab/>
        <w:t xml:space="preserve">נציג המזמין רשאי להזמין </w:t>
      </w:r>
      <w:r w:rsidRPr="001B46E1">
        <w:rPr>
          <w:rFonts w:ascii="Times New Roman" w:eastAsia="Times New Roman" w:hAnsi="Times New Roman" w:cs="David" w:hint="cs"/>
          <w:sz w:val="24"/>
          <w:szCs w:val="24"/>
          <w:rtl/>
        </w:rPr>
        <w:t>מ</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370FD1BB" w14:textId="77777777" w:rsidR="001B46E1" w:rsidRPr="001B46E1" w:rsidRDefault="001B46E1" w:rsidP="001B46E1">
      <w:pPr>
        <w:spacing w:before="0" w:beforeAutospacing="0" w:after="0" w:afterAutospacing="0" w:line="360" w:lineRule="auto"/>
        <w:ind w:left="720" w:hanging="720"/>
        <w:jc w:val="both"/>
        <w:rPr>
          <w:rFonts w:ascii="Times New Roman" w:eastAsia="Times New Roman" w:hAnsi="Times New Roman" w:cs="David"/>
          <w:color w:val="000000"/>
          <w:sz w:val="24"/>
          <w:szCs w:val="24"/>
          <w:rtl/>
        </w:rPr>
      </w:pPr>
      <w:r w:rsidRPr="001B46E1">
        <w:rPr>
          <w:rFonts w:ascii="Times New Roman" w:eastAsia="Times New Roman" w:hAnsi="Times New Roman" w:cs="David" w:hint="cs"/>
          <w:sz w:val="24"/>
          <w:szCs w:val="24"/>
          <w:rtl/>
        </w:rPr>
        <w:t>4.</w:t>
      </w:r>
      <w:r w:rsidRPr="001B46E1">
        <w:rPr>
          <w:rFonts w:ascii="Times New Roman" w:eastAsia="Times New Roman" w:hAnsi="Times New Roman" w:cs="David" w:hint="cs"/>
          <w:sz w:val="24"/>
          <w:szCs w:val="24"/>
          <w:rtl/>
        </w:rPr>
        <w:tab/>
      </w:r>
      <w:r w:rsidRPr="001B46E1">
        <w:rPr>
          <w:rFonts w:ascii="Times New Roman" w:eastAsia="Times New Roman" w:hAnsi="Times New Roman" w:cs="David" w:hint="cs"/>
          <w:color w:val="000000"/>
          <w:sz w:val="24"/>
          <w:szCs w:val="24"/>
          <w:rtl/>
        </w:rPr>
        <w:t>יובהר כדלקמן:</w:t>
      </w:r>
    </w:p>
    <w:p w14:paraId="74EDB970" w14:textId="77777777" w:rsidR="001B46E1" w:rsidRPr="001B46E1" w:rsidRDefault="001B46E1" w:rsidP="001B46E1">
      <w:pPr>
        <w:numPr>
          <w:ilvl w:val="0"/>
          <w:numId w:val="8"/>
        </w:numPr>
        <w:spacing w:before="0" w:beforeAutospacing="0" w:after="0" w:afterAutospacing="0" w:line="240" w:lineRule="auto"/>
        <w:jc w:val="both"/>
        <w:rPr>
          <w:rFonts w:ascii="Times New Roman" w:eastAsia="Times New Roman" w:hAnsi="Times New Roman" w:cs="David"/>
          <w:color w:val="000000"/>
          <w:sz w:val="24"/>
          <w:szCs w:val="24"/>
          <w:rtl/>
        </w:rPr>
      </w:pPr>
      <w:r w:rsidRPr="001B46E1">
        <w:rPr>
          <w:rFonts w:ascii="Times New Roman" w:eastAsia="Times New Roman" w:hAnsi="Times New Roman" w:cs="David"/>
          <w:color w:val="000000"/>
          <w:sz w:val="24"/>
          <w:szCs w:val="24"/>
          <w:rtl/>
        </w:rPr>
        <w:t>כל קבצי התכנון והמסמכים השונים יוטענו למערכת ה-</w:t>
      </w:r>
      <w:r w:rsidRPr="001B46E1">
        <w:rPr>
          <w:rFonts w:ascii="Times New Roman" w:eastAsia="Times New Roman" w:hAnsi="Times New Roman" w:cs="David"/>
          <w:color w:val="000000"/>
          <w:sz w:val="24"/>
          <w:szCs w:val="24"/>
        </w:rPr>
        <w:t>@view</w:t>
      </w:r>
      <w:r w:rsidRPr="001B46E1">
        <w:rPr>
          <w:rFonts w:ascii="Times New Roman" w:eastAsia="Times New Roman" w:hAnsi="Times New Roman" w:cs="David"/>
          <w:color w:val="000000"/>
          <w:sz w:val="24"/>
          <w:szCs w:val="24"/>
          <w:rtl/>
        </w:rPr>
        <w:t xml:space="preserve">, תעבורת המידע היחידה הקבילה בפרויקט. </w:t>
      </w:r>
    </w:p>
    <w:p w14:paraId="5EEFFAF7" w14:textId="1CA5C6CB" w:rsidR="001B46E1" w:rsidRPr="001B46E1" w:rsidRDefault="001B46E1" w:rsidP="001B46E1">
      <w:pPr>
        <w:numPr>
          <w:ilvl w:val="0"/>
          <w:numId w:val="8"/>
        </w:numPr>
        <w:spacing w:before="0" w:beforeAutospacing="0" w:after="0" w:afterAutospacing="0" w:line="240" w:lineRule="auto"/>
        <w:jc w:val="both"/>
        <w:rPr>
          <w:rFonts w:ascii="Times New Roman" w:eastAsia="Times New Roman" w:hAnsi="Times New Roman" w:cs="David"/>
          <w:color w:val="000000"/>
          <w:sz w:val="24"/>
          <w:szCs w:val="24"/>
        </w:rPr>
      </w:pPr>
      <w:r w:rsidRPr="001B46E1">
        <w:rPr>
          <w:rFonts w:ascii="Times New Roman" w:eastAsia="Times New Roman" w:hAnsi="Times New Roman" w:cs="David"/>
          <w:color w:val="000000"/>
          <w:sz w:val="24"/>
          <w:szCs w:val="24"/>
          <w:rtl/>
        </w:rPr>
        <w:t xml:space="preserve">חשבונות </w:t>
      </w:r>
      <w:r w:rsidR="00004D83">
        <w:rPr>
          <w:rFonts w:ascii="Times New Roman" w:eastAsia="Times New Roman" w:hAnsi="Times New Roman" w:cs="David"/>
          <w:color w:val="000000"/>
          <w:sz w:val="24"/>
          <w:szCs w:val="24"/>
          <w:rtl/>
        </w:rPr>
        <w:t>היועץ</w:t>
      </w:r>
      <w:r w:rsidRPr="001B46E1">
        <w:rPr>
          <w:rFonts w:ascii="Times New Roman" w:eastAsia="Times New Roman" w:hAnsi="Times New Roman" w:cs="David"/>
          <w:color w:val="000000"/>
          <w:sz w:val="24"/>
          <w:szCs w:val="24"/>
          <w:rtl/>
        </w:rPr>
        <w:t xml:space="preserve"> יוטענו ע"י </w:t>
      </w:r>
      <w:r w:rsidRPr="001B46E1">
        <w:rPr>
          <w:rFonts w:ascii="Times New Roman" w:eastAsia="Times New Roman" w:hAnsi="Times New Roman" w:cs="David" w:hint="cs"/>
          <w:color w:val="000000"/>
          <w:sz w:val="24"/>
          <w:szCs w:val="24"/>
          <w:rtl/>
        </w:rPr>
        <w:t>המפקח</w:t>
      </w:r>
      <w:r w:rsidRPr="001B46E1">
        <w:rPr>
          <w:rFonts w:ascii="Times New Roman" w:eastAsia="Times New Roman" w:hAnsi="Times New Roman" w:cs="David"/>
          <w:color w:val="000000"/>
          <w:sz w:val="24"/>
          <w:szCs w:val="24"/>
          <w:rtl/>
        </w:rPr>
        <w:t xml:space="preserve"> למערכת ה-</w:t>
      </w:r>
      <w:r w:rsidRPr="001B46E1">
        <w:rPr>
          <w:rFonts w:ascii="Times New Roman" w:eastAsia="Times New Roman" w:hAnsi="Times New Roman" w:cs="David"/>
          <w:color w:val="000000"/>
          <w:sz w:val="24"/>
          <w:szCs w:val="24"/>
        </w:rPr>
        <w:t>@view</w:t>
      </w:r>
      <w:r w:rsidRPr="001B46E1">
        <w:rPr>
          <w:rFonts w:ascii="Times New Roman" w:eastAsia="Times New Roman" w:hAnsi="Times New Roman" w:cs="David"/>
          <w:color w:val="000000"/>
          <w:sz w:val="24"/>
          <w:szCs w:val="24"/>
          <w:rtl/>
        </w:rPr>
        <w:t xml:space="preserve"> לתיקיית "חשבונות מוגשים", כתנאי לטיפול בהם.</w:t>
      </w:r>
    </w:p>
    <w:p w14:paraId="377BCA8B"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sz w:val="24"/>
          <w:szCs w:val="24"/>
          <w:rtl/>
        </w:rPr>
        <w:br w:type="page"/>
      </w:r>
      <w:r w:rsidRPr="001B46E1">
        <w:rPr>
          <w:rFonts w:ascii="Times New Roman" w:eastAsia="Times New Roman" w:hAnsi="Times New Roman" w:cs="David"/>
          <w:b/>
          <w:bCs/>
          <w:sz w:val="24"/>
          <w:szCs w:val="24"/>
          <w:u w:val="single"/>
          <w:rtl/>
        </w:rPr>
        <w:t>נספח "ג"</w:t>
      </w:r>
    </w:p>
    <w:p w14:paraId="2316172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21831926"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לוח זמנים ושלבי ביצוע</w:t>
      </w:r>
    </w:p>
    <w:p w14:paraId="3D688273" w14:textId="77777777" w:rsidR="001B46E1" w:rsidRPr="001B46E1" w:rsidRDefault="001B46E1" w:rsidP="001B46E1">
      <w:pPr>
        <w:widowControl w:val="0"/>
        <w:spacing w:before="60" w:beforeAutospacing="0" w:after="60" w:afterAutospacing="0" w:line="240" w:lineRule="auto"/>
        <w:jc w:val="both"/>
        <w:rPr>
          <w:rFonts w:ascii="Times New Roman" w:eastAsia="Times New Roman" w:hAnsi="Times New Roman" w:cs="David"/>
          <w:sz w:val="24"/>
          <w:szCs w:val="24"/>
          <w:rtl/>
        </w:rPr>
      </w:pPr>
    </w:p>
    <w:p w14:paraId="6D613FBB" w14:textId="77777777" w:rsidR="001B46E1" w:rsidRPr="001B46E1" w:rsidRDefault="001B46E1" w:rsidP="001B46E1">
      <w:pPr>
        <w:widowControl w:val="0"/>
        <w:spacing w:before="60" w:beforeAutospacing="0" w:after="60" w:afterAutospacing="0" w:line="240" w:lineRule="auto"/>
        <w:jc w:val="both"/>
        <w:rPr>
          <w:rFonts w:ascii="Times New Roman" w:eastAsia="Times New Roman" w:hAnsi="Times New Roman" w:cs="David"/>
          <w:sz w:val="24"/>
          <w:szCs w:val="24"/>
          <w:rtl/>
        </w:rPr>
      </w:pPr>
    </w:p>
    <w:p w14:paraId="46D6CD7D" w14:textId="77777777" w:rsidR="001B46E1" w:rsidRPr="001B46E1" w:rsidRDefault="001B46E1"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לוח הזמנים לי</w:t>
      </w:r>
      <w:r w:rsidRPr="001B46E1">
        <w:rPr>
          <w:rFonts w:ascii="Times New Roman" w:eastAsia="Times New Roman" w:hAnsi="Times New Roman" w:cs="David" w:hint="cs"/>
          <w:sz w:val="24"/>
          <w:szCs w:val="24"/>
          <w:rtl/>
        </w:rPr>
        <w:t>י</w:t>
      </w:r>
      <w:r w:rsidRPr="001B46E1">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39960542" w14:textId="77777777" w:rsidR="001B46E1" w:rsidRPr="001B46E1" w:rsidRDefault="001B46E1" w:rsidP="001B46E1">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4B548E71" w14:textId="77777777" w:rsidR="001B46E1" w:rsidRPr="001B46E1" w:rsidRDefault="001B46E1"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המהנדס וצוותו יעסקו בפרויקט לפי הצורך וללא הגבלת זמן.</w:t>
      </w:r>
    </w:p>
    <w:p w14:paraId="05E95A40" w14:textId="77777777" w:rsidR="001B46E1" w:rsidRPr="001B46E1" w:rsidRDefault="001B46E1" w:rsidP="001B46E1">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6437EA84" w14:textId="7F114E73" w:rsidR="001B46E1" w:rsidRPr="001B46E1" w:rsidRDefault="00004D83"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היועץ</w:t>
      </w:r>
      <w:r w:rsidR="001B46E1" w:rsidRPr="001B46E1">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502CBCAB" w14:textId="77777777" w:rsidR="001B46E1" w:rsidRPr="001B46E1" w:rsidRDefault="001B46E1" w:rsidP="001B46E1">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5F4EC97B" w14:textId="38CD8D65" w:rsidR="001B46E1" w:rsidRPr="001B46E1" w:rsidRDefault="001B46E1"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 xml:space="preserve">העביר המזמין </w:t>
      </w:r>
      <w:r w:rsidRPr="001B46E1">
        <w:rPr>
          <w:rFonts w:ascii="Times New Roman" w:eastAsia="Times New Roman" w:hAnsi="Times New Roman" w:cs="David" w:hint="cs"/>
          <w:sz w:val="24"/>
          <w:szCs w:val="24"/>
          <w:rtl/>
        </w:rPr>
        <w:t>למתכנן</w:t>
      </w:r>
      <w:r w:rsidRPr="001B46E1">
        <w:rPr>
          <w:rFonts w:ascii="Times New Roman" w:eastAsia="Times New Roman" w:hAnsi="Times New Roman" w:cs="David"/>
          <w:sz w:val="24"/>
          <w:szCs w:val="24"/>
          <w:rtl/>
        </w:rPr>
        <w:t xml:space="preserve"> הערות או הנחיות נוספות לגבי התכניות ו/או המסמכים, יעדכן </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1B46E1">
        <w:rPr>
          <w:rFonts w:ascii="Times New Roman" w:eastAsia="Times New Roman" w:hAnsi="Times New Roman" w:cs="David" w:hint="cs"/>
          <w:sz w:val="24"/>
          <w:szCs w:val="24"/>
          <w:rtl/>
        </w:rPr>
        <w:t>למתכנן</w:t>
      </w:r>
      <w:r w:rsidRPr="001B46E1">
        <w:rPr>
          <w:rFonts w:ascii="Times New Roman" w:eastAsia="Times New Roman" w:hAnsi="Times New Roman" w:cs="David"/>
          <w:sz w:val="24"/>
          <w:szCs w:val="24"/>
          <w:rtl/>
        </w:rPr>
        <w:t xml:space="preserve"> הערותיו ו/או הנחיותיו לגבי תכניות ו/או מסמכים שהוגשו לו על ידי </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בתוך 30 יום ממועד הגשתן למזמין.</w:t>
      </w:r>
    </w:p>
    <w:p w14:paraId="6C9459F5" w14:textId="77777777" w:rsidR="001B46E1" w:rsidRPr="001B46E1" w:rsidRDefault="001B46E1" w:rsidP="001B46E1">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124C09E3" w14:textId="289DDAAD" w:rsidR="001B46E1" w:rsidRPr="001B46E1" w:rsidRDefault="001B46E1" w:rsidP="001B46E1">
      <w:pPr>
        <w:widowControl w:val="0"/>
        <w:numPr>
          <w:ilvl w:val="0"/>
          <w:numId w:val="13"/>
        </w:numPr>
        <w:spacing w:before="60" w:beforeAutospacing="0" w:after="60" w:afterAutospacing="0" w:line="240" w:lineRule="auto"/>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 xml:space="preserve">אם לא יקבע לוח זמנים במעמד חתימת החוזה יעביר </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לוח זמנים ראשוני לאישור המנהל תוך 7 ימים ממועד החתימה.</w:t>
      </w:r>
    </w:p>
    <w:p w14:paraId="0A2402F0" w14:textId="77777777" w:rsidR="001B46E1" w:rsidRPr="001B46E1" w:rsidRDefault="001B46E1" w:rsidP="001B46E1">
      <w:pPr>
        <w:spacing w:before="0" w:beforeAutospacing="0" w:after="0" w:afterAutospacing="0" w:line="360" w:lineRule="auto"/>
        <w:ind w:left="720"/>
        <w:jc w:val="both"/>
        <w:rPr>
          <w:rFonts w:ascii="Times New Roman" w:eastAsia="Times New Roman" w:hAnsi="Times New Roman" w:cs="David"/>
          <w:sz w:val="24"/>
          <w:szCs w:val="24"/>
          <w:rtl/>
        </w:rPr>
      </w:pPr>
    </w:p>
    <w:p w14:paraId="229170E1" w14:textId="77777777" w:rsidR="001B46E1" w:rsidRPr="001B46E1" w:rsidRDefault="001B46E1" w:rsidP="001B46E1">
      <w:pPr>
        <w:widowControl w:val="0"/>
        <w:numPr>
          <w:ilvl w:val="0"/>
          <w:numId w:val="13"/>
        </w:numPr>
        <w:spacing w:before="0" w:beforeAutospacing="0" w:after="0" w:afterAutospacing="0" w:line="240" w:lineRule="auto"/>
        <w:jc w:val="both"/>
        <w:rPr>
          <w:rFonts w:ascii="Times New Roman" w:eastAsia="Times New Roman" w:hAnsi="Times New Roman" w:cs="David"/>
          <w:sz w:val="25"/>
          <w:szCs w:val="24"/>
        </w:rPr>
      </w:pPr>
      <w:r w:rsidRPr="001B46E1">
        <w:rPr>
          <w:rFonts w:ascii="Times New Roman" w:eastAsia="Times New Roman" w:hAnsi="Times New Roman" w:cs="David"/>
          <w:sz w:val="25"/>
          <w:szCs w:val="24"/>
          <w:rtl/>
        </w:rPr>
        <w:t xml:space="preserve">התקדמות </w:t>
      </w:r>
      <w:r w:rsidRPr="001B46E1">
        <w:rPr>
          <w:rFonts w:ascii="Times New Roman" w:eastAsia="Times New Roman" w:hAnsi="Times New Roman" w:cs="David" w:hint="cs"/>
          <w:sz w:val="25"/>
          <w:szCs w:val="24"/>
          <w:rtl/>
        </w:rPr>
        <w:t xml:space="preserve">ביצוע סקר התשתיות </w:t>
      </w:r>
      <w:r w:rsidRPr="001B46E1">
        <w:rPr>
          <w:rFonts w:ascii="Times New Roman" w:eastAsia="Times New Roman" w:hAnsi="Times New Roman" w:cs="David"/>
          <w:sz w:val="25"/>
          <w:szCs w:val="24"/>
          <w:rtl/>
        </w:rPr>
        <w:t>תעשה לפי שלבי הפרויקט ועל פי שינויי תכנון של האדריכל והיועצים, ללא זכות לתוספות שכר.</w:t>
      </w:r>
    </w:p>
    <w:p w14:paraId="40A42A5A" w14:textId="77777777" w:rsidR="001B46E1" w:rsidRPr="001B46E1" w:rsidRDefault="001B46E1" w:rsidP="001B46E1">
      <w:pPr>
        <w:spacing w:before="0" w:beforeAutospacing="0" w:after="0" w:afterAutospacing="0" w:line="360" w:lineRule="auto"/>
        <w:ind w:left="720"/>
        <w:jc w:val="both"/>
        <w:rPr>
          <w:rFonts w:ascii="Times New Roman" w:eastAsia="Times New Roman" w:hAnsi="Times New Roman" w:cs="David"/>
          <w:sz w:val="25"/>
          <w:szCs w:val="24"/>
          <w:rtl/>
        </w:rPr>
      </w:pPr>
    </w:p>
    <w:p w14:paraId="74F98487" w14:textId="77777777" w:rsidR="001B46E1" w:rsidRPr="001B46E1" w:rsidRDefault="001B46E1" w:rsidP="001B46E1">
      <w:pPr>
        <w:widowControl w:val="0"/>
        <w:numPr>
          <w:ilvl w:val="0"/>
          <w:numId w:val="13"/>
        </w:numPr>
        <w:spacing w:before="0" w:beforeAutospacing="0" w:after="0" w:afterAutospacing="0" w:line="240" w:lineRule="auto"/>
        <w:jc w:val="both"/>
        <w:rPr>
          <w:rFonts w:ascii="Times New Roman" w:eastAsia="Times New Roman" w:hAnsi="Times New Roman" w:cs="David"/>
          <w:sz w:val="25"/>
          <w:szCs w:val="24"/>
        </w:rPr>
      </w:pPr>
      <w:r w:rsidRPr="001B46E1">
        <w:rPr>
          <w:rFonts w:ascii="Times New Roman" w:eastAsia="Times New Roman" w:hAnsi="Times New Roman" w:cs="David" w:hint="cs"/>
          <w:sz w:val="25"/>
          <w:szCs w:val="24"/>
          <w:u w:val="single"/>
          <w:rtl/>
        </w:rPr>
        <w:t>לו"ז עקרוני</w:t>
      </w:r>
      <w:r w:rsidRPr="001B46E1">
        <w:rPr>
          <w:rFonts w:ascii="Times New Roman" w:eastAsia="Times New Roman" w:hAnsi="Times New Roman" w:cs="David" w:hint="cs"/>
          <w:sz w:val="25"/>
          <w:szCs w:val="24"/>
          <w:rtl/>
        </w:rPr>
        <w:t>:</w:t>
      </w:r>
    </w:p>
    <w:p w14:paraId="235E13F9" w14:textId="77777777" w:rsidR="001B46E1" w:rsidRPr="001B46E1" w:rsidRDefault="001B46E1" w:rsidP="001B46E1">
      <w:pPr>
        <w:spacing w:before="0" w:beforeAutospacing="0" w:after="0" w:afterAutospacing="0" w:line="240" w:lineRule="auto"/>
        <w:ind w:left="720"/>
        <w:jc w:val="both"/>
        <w:rPr>
          <w:rFonts w:ascii="Times New Roman" w:eastAsia="Times New Roman" w:hAnsi="Times New Roman" w:cs="David"/>
          <w:sz w:val="25"/>
          <w:szCs w:val="24"/>
          <w:rtl/>
        </w:rPr>
      </w:pPr>
    </w:p>
    <w:p w14:paraId="6B3104B5" w14:textId="77777777" w:rsidR="001B46E1" w:rsidRPr="001B46E1" w:rsidRDefault="001B46E1" w:rsidP="001B46E1">
      <w:pPr>
        <w:widowControl w:val="0"/>
        <w:numPr>
          <w:ilvl w:val="1"/>
          <w:numId w:val="13"/>
        </w:numPr>
        <w:spacing w:before="0" w:beforeAutospacing="0" w:after="0" w:afterAutospacing="0" w:line="240" w:lineRule="auto"/>
        <w:jc w:val="both"/>
        <w:rPr>
          <w:rFonts w:ascii="Times New Roman" w:eastAsia="Times New Roman" w:hAnsi="Times New Roman" w:cs="David"/>
          <w:sz w:val="25"/>
          <w:szCs w:val="24"/>
        </w:rPr>
      </w:pPr>
      <w:r w:rsidRPr="001B46E1">
        <w:rPr>
          <w:rFonts w:ascii="Times New Roman" w:eastAsia="Times New Roman" w:hAnsi="Times New Roman" w:cs="David" w:hint="cs"/>
          <w:sz w:val="25"/>
          <w:szCs w:val="24"/>
          <w:rtl/>
        </w:rPr>
        <w:t xml:space="preserve">השלמת מיפוי וסקר התשתיות </w:t>
      </w:r>
      <w:r w:rsidRPr="001B46E1">
        <w:rPr>
          <w:rFonts w:ascii="Times New Roman" w:eastAsia="Times New Roman" w:hAnsi="Times New Roman" w:cs="David"/>
          <w:sz w:val="25"/>
          <w:szCs w:val="24"/>
          <w:rtl/>
        </w:rPr>
        <w:t>–</w:t>
      </w:r>
      <w:r w:rsidRPr="001B46E1">
        <w:rPr>
          <w:rFonts w:ascii="Times New Roman" w:eastAsia="Times New Roman" w:hAnsi="Times New Roman" w:cs="David" w:hint="cs"/>
          <w:sz w:val="25"/>
          <w:szCs w:val="24"/>
          <w:rtl/>
        </w:rPr>
        <w:tab/>
      </w:r>
      <w:r w:rsidRPr="001B46E1">
        <w:rPr>
          <w:rFonts w:ascii="Times New Roman" w:eastAsia="Times New Roman" w:hAnsi="Times New Roman" w:cs="David" w:hint="cs"/>
          <w:sz w:val="25"/>
          <w:szCs w:val="24"/>
          <w:rtl/>
        </w:rPr>
        <w:tab/>
      </w:r>
      <w:r w:rsidRPr="001B46E1">
        <w:rPr>
          <w:rFonts w:ascii="Times New Roman" w:eastAsia="Times New Roman" w:hAnsi="Times New Roman" w:cs="David" w:hint="cs"/>
          <w:sz w:val="25"/>
          <w:szCs w:val="24"/>
          <w:rtl/>
        </w:rPr>
        <w:tab/>
      </w:r>
      <w:r w:rsidRPr="001B46E1">
        <w:rPr>
          <w:rFonts w:ascii="Times New Roman" w:eastAsia="Times New Roman" w:hAnsi="Times New Roman" w:cs="David" w:hint="cs"/>
          <w:sz w:val="25"/>
          <w:szCs w:val="24"/>
          <w:rtl/>
        </w:rPr>
        <w:tab/>
      </w:r>
      <w:r w:rsidRPr="007932CF">
        <w:rPr>
          <w:rFonts w:ascii="Times New Roman" w:eastAsia="Times New Roman" w:hAnsi="Times New Roman" w:cs="David" w:hint="cs"/>
          <w:sz w:val="25"/>
          <w:szCs w:val="24"/>
          <w:rtl/>
        </w:rPr>
        <w:t>00/00/0000</w:t>
      </w:r>
    </w:p>
    <w:p w14:paraId="528E7802" w14:textId="56A71F8C" w:rsidR="001B46E1" w:rsidRPr="001B46E1" w:rsidRDefault="007932CF" w:rsidP="001B46E1">
      <w:pPr>
        <w:widowControl w:val="0"/>
        <w:numPr>
          <w:ilvl w:val="1"/>
          <w:numId w:val="13"/>
        </w:numPr>
        <w:spacing w:before="0" w:beforeAutospacing="0" w:after="0" w:afterAutospacing="0" w:line="240" w:lineRule="auto"/>
        <w:jc w:val="both"/>
        <w:rPr>
          <w:rFonts w:ascii="Times New Roman" w:eastAsia="Times New Roman" w:hAnsi="Times New Roman" w:cs="David"/>
          <w:sz w:val="25"/>
          <w:szCs w:val="24"/>
        </w:rPr>
      </w:pPr>
      <w:r>
        <w:rPr>
          <w:rFonts w:ascii="Times New Roman" w:eastAsia="Times New Roman" w:hAnsi="Times New Roman" w:cs="David" w:hint="cs"/>
          <w:sz w:val="25"/>
          <w:szCs w:val="24"/>
          <w:rtl/>
        </w:rPr>
        <w:t>השלמת הכנת ת</w:t>
      </w:r>
      <w:r w:rsidR="001B46E1" w:rsidRPr="001B46E1">
        <w:rPr>
          <w:rFonts w:ascii="Times New Roman" w:eastAsia="Times New Roman" w:hAnsi="Times New Roman" w:cs="David" w:hint="cs"/>
          <w:sz w:val="25"/>
          <w:szCs w:val="24"/>
          <w:rtl/>
        </w:rPr>
        <w:t xml:space="preserve">כניות מצב קיים של התשתיות </w:t>
      </w:r>
      <w:r w:rsidR="001B46E1" w:rsidRPr="001B46E1">
        <w:rPr>
          <w:rFonts w:ascii="Times New Roman" w:eastAsia="Times New Roman" w:hAnsi="Times New Roman" w:cs="David"/>
          <w:sz w:val="25"/>
          <w:szCs w:val="24"/>
          <w:rtl/>
        </w:rPr>
        <w:t>–</w:t>
      </w:r>
      <w:r w:rsidR="001B46E1" w:rsidRPr="001B46E1">
        <w:rPr>
          <w:rFonts w:ascii="Times New Roman" w:eastAsia="Times New Roman" w:hAnsi="Times New Roman" w:cs="David" w:hint="cs"/>
          <w:sz w:val="25"/>
          <w:szCs w:val="24"/>
          <w:rtl/>
        </w:rPr>
        <w:t xml:space="preserve"> </w:t>
      </w:r>
      <w:r w:rsidR="001B46E1" w:rsidRPr="001B46E1">
        <w:rPr>
          <w:rFonts w:ascii="Times New Roman" w:eastAsia="Times New Roman" w:hAnsi="Times New Roman" w:cs="David" w:hint="cs"/>
          <w:sz w:val="25"/>
          <w:szCs w:val="24"/>
          <w:rtl/>
        </w:rPr>
        <w:tab/>
      </w:r>
      <w:r w:rsidR="001B46E1" w:rsidRPr="001B46E1">
        <w:rPr>
          <w:rFonts w:ascii="Times New Roman" w:eastAsia="Times New Roman" w:hAnsi="Times New Roman" w:cs="David" w:hint="cs"/>
          <w:sz w:val="25"/>
          <w:szCs w:val="24"/>
          <w:rtl/>
        </w:rPr>
        <w:tab/>
      </w:r>
      <w:r w:rsidR="001B46E1" w:rsidRPr="007932CF">
        <w:rPr>
          <w:rFonts w:ascii="Times New Roman" w:eastAsia="Times New Roman" w:hAnsi="Times New Roman" w:cs="David" w:hint="cs"/>
          <w:sz w:val="25"/>
          <w:szCs w:val="24"/>
          <w:rtl/>
        </w:rPr>
        <w:t>00/00/0000</w:t>
      </w:r>
    </w:p>
    <w:p w14:paraId="3E9EC011" w14:textId="77777777" w:rsidR="001B46E1" w:rsidRPr="001B46E1" w:rsidRDefault="001B46E1" w:rsidP="001B46E1">
      <w:pPr>
        <w:widowControl w:val="0"/>
        <w:spacing w:before="60" w:beforeAutospacing="0" w:after="60" w:afterAutospacing="0" w:line="240" w:lineRule="auto"/>
        <w:jc w:val="both"/>
        <w:rPr>
          <w:rFonts w:ascii="Times New Roman" w:eastAsia="Times New Roman" w:hAnsi="Times New Roman" w:cs="David"/>
          <w:sz w:val="24"/>
          <w:szCs w:val="24"/>
          <w:rtl/>
        </w:rPr>
      </w:pPr>
    </w:p>
    <w:p w14:paraId="6B3B0FC2" w14:textId="77777777" w:rsidR="001B46E1" w:rsidRPr="001B46E1" w:rsidRDefault="001B46E1" w:rsidP="001B46E1">
      <w:pPr>
        <w:widowControl w:val="0"/>
        <w:spacing w:before="60" w:beforeAutospacing="0" w:after="60" w:afterAutospacing="0" w:line="240" w:lineRule="auto"/>
        <w:jc w:val="both"/>
        <w:rPr>
          <w:rFonts w:ascii="Times New Roman" w:eastAsia="Times New Roman" w:hAnsi="Times New Roman" w:cs="David"/>
          <w:sz w:val="24"/>
          <w:szCs w:val="24"/>
          <w:rtl/>
        </w:rPr>
      </w:pPr>
    </w:p>
    <w:p w14:paraId="53D87F89"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br w:type="page"/>
        <w:t>נספח "ד"</w:t>
      </w:r>
    </w:p>
    <w:p w14:paraId="33A18090"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5CDED54"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שכר היועץ</w:t>
      </w:r>
    </w:p>
    <w:p w14:paraId="58168143" w14:textId="77777777" w:rsidR="001B46E1" w:rsidRPr="001B46E1" w:rsidRDefault="001B46E1" w:rsidP="001B46E1">
      <w:pPr>
        <w:widowControl w:val="0"/>
        <w:spacing w:before="60" w:beforeAutospacing="0" w:after="60" w:afterAutospacing="0" w:line="240" w:lineRule="auto"/>
        <w:ind w:left="540" w:hanging="540"/>
        <w:jc w:val="both"/>
        <w:rPr>
          <w:rFonts w:ascii="Times New Roman" w:eastAsia="Times New Roman" w:hAnsi="Times New Roman" w:cs="David"/>
          <w:sz w:val="24"/>
          <w:szCs w:val="24"/>
          <w:u w:val="single"/>
          <w:rtl/>
        </w:rPr>
      </w:pPr>
    </w:p>
    <w:p w14:paraId="6DD83BCD" w14:textId="4A728CEA" w:rsidR="007932CF" w:rsidRDefault="001B46E1" w:rsidP="001B46E1">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1B46E1">
        <w:rPr>
          <w:rFonts w:ascii="Times New Roman" w:eastAsia="Times New Roman" w:hAnsi="Times New Roman" w:cs="David"/>
          <w:sz w:val="20"/>
          <w:szCs w:val="24"/>
          <w:rtl/>
          <w:lang w:eastAsia="he-IL"/>
        </w:rPr>
        <w:tab/>
        <w:t xml:space="preserve">תמורת בצוע מלוא שירותי </w:t>
      </w:r>
      <w:r w:rsidR="00004D83">
        <w:rPr>
          <w:rFonts w:ascii="Times New Roman" w:eastAsia="Times New Roman" w:hAnsi="Times New Roman" w:cs="David"/>
          <w:sz w:val="20"/>
          <w:szCs w:val="24"/>
          <w:rtl/>
          <w:lang w:eastAsia="he-IL"/>
        </w:rPr>
        <w:t>היועץ</w:t>
      </w:r>
      <w:r w:rsidRPr="001B46E1">
        <w:rPr>
          <w:rFonts w:ascii="Times New Roman" w:eastAsia="Times New Roman" w:hAnsi="Times New Roman" w:cs="David"/>
          <w:sz w:val="20"/>
          <w:szCs w:val="24"/>
          <w:rtl/>
          <w:lang w:eastAsia="he-IL"/>
        </w:rPr>
        <w:t xml:space="preserve"> כמפורט בנספח ב' </w:t>
      </w:r>
      <w:r w:rsidRPr="001B46E1">
        <w:rPr>
          <w:rFonts w:ascii="Times New Roman" w:eastAsia="Times New Roman" w:hAnsi="Times New Roman" w:cs="David" w:hint="cs"/>
          <w:sz w:val="20"/>
          <w:szCs w:val="24"/>
          <w:rtl/>
          <w:lang w:eastAsia="he-IL"/>
        </w:rPr>
        <w:t xml:space="preserve">ובנספח ח' </w:t>
      </w:r>
      <w:r w:rsidRPr="001B46E1">
        <w:rPr>
          <w:rFonts w:ascii="Times New Roman" w:eastAsia="Times New Roman" w:hAnsi="Times New Roman" w:cs="David"/>
          <w:sz w:val="20"/>
          <w:szCs w:val="24"/>
          <w:rtl/>
          <w:lang w:eastAsia="he-IL"/>
        </w:rPr>
        <w:t>ישלם המזמין ל</w:t>
      </w:r>
      <w:r w:rsidRPr="001B46E1">
        <w:rPr>
          <w:rFonts w:ascii="Times New Roman" w:eastAsia="Times New Roman" w:hAnsi="Times New Roman" w:cs="David" w:hint="cs"/>
          <w:sz w:val="20"/>
          <w:szCs w:val="24"/>
          <w:rtl/>
          <w:lang w:eastAsia="he-IL"/>
        </w:rPr>
        <w:t>מתכנן</w:t>
      </w:r>
    </w:p>
    <w:p w14:paraId="7269C7B2" w14:textId="5C6F0375" w:rsidR="001B46E1" w:rsidRPr="001B46E1" w:rsidRDefault="007932CF" w:rsidP="007932CF">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1B46E1" w:rsidRPr="001B46E1">
        <w:rPr>
          <w:rFonts w:ascii="Times New Roman" w:eastAsia="Times New Roman" w:hAnsi="Times New Roman" w:cs="David"/>
          <w:sz w:val="20"/>
          <w:szCs w:val="24"/>
          <w:rtl/>
          <w:lang w:eastAsia="he-IL"/>
        </w:rPr>
        <w:t>כדלקמן:</w:t>
      </w:r>
    </w:p>
    <w:p w14:paraId="5F1EE821" w14:textId="77777777" w:rsidR="001B46E1" w:rsidRPr="007932CF"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FBC2C8E" w14:textId="2D5F8CFF" w:rsidR="001B46E1" w:rsidRPr="007932CF" w:rsidRDefault="001B46E1" w:rsidP="007932CF">
      <w:pPr>
        <w:spacing w:before="0" w:beforeAutospacing="0" w:after="0" w:afterAutospacing="0" w:line="360" w:lineRule="auto"/>
        <w:ind w:left="714" w:firstLine="6"/>
        <w:rPr>
          <w:rFonts w:ascii="Times New Roman" w:eastAsia="Times New Roman" w:hAnsi="Times New Roman" w:cs="David"/>
          <w:sz w:val="24"/>
          <w:szCs w:val="24"/>
          <w:rtl/>
        </w:rPr>
      </w:pPr>
      <w:r w:rsidRPr="007932CF">
        <w:rPr>
          <w:rFonts w:ascii="Times New Roman" w:eastAsia="Times New Roman" w:hAnsi="Times New Roman" w:cs="David"/>
          <w:sz w:val="24"/>
          <w:szCs w:val="24"/>
          <w:rtl/>
        </w:rPr>
        <w:t xml:space="preserve">סכום קבוע ומוחלט של </w:t>
      </w:r>
      <w:r w:rsidR="007932CF" w:rsidRPr="007932CF">
        <w:rPr>
          <w:rFonts w:ascii="Times New Roman" w:eastAsia="Times New Roman" w:hAnsi="Times New Roman" w:cs="David" w:hint="cs"/>
          <w:sz w:val="24"/>
          <w:szCs w:val="24"/>
          <w:u w:val="single"/>
          <w:rtl/>
        </w:rPr>
        <w:t xml:space="preserve">                   </w:t>
      </w:r>
      <w:r w:rsidRPr="007932CF">
        <w:rPr>
          <w:rFonts w:ascii="Times New Roman" w:eastAsia="Times New Roman" w:hAnsi="Times New Roman" w:cs="David"/>
          <w:sz w:val="24"/>
          <w:szCs w:val="24"/>
          <w:u w:val="single"/>
          <w:rtl/>
        </w:rPr>
        <w:t>ש"ח</w:t>
      </w:r>
      <w:r w:rsidRPr="007932CF">
        <w:rPr>
          <w:rFonts w:ascii="Times New Roman" w:eastAsia="Times New Roman" w:hAnsi="Times New Roman" w:cs="David"/>
          <w:sz w:val="24"/>
          <w:szCs w:val="24"/>
          <w:rtl/>
        </w:rPr>
        <w:t xml:space="preserve"> (במילים: </w:t>
      </w:r>
      <w:r w:rsidR="007932CF" w:rsidRPr="007932CF">
        <w:rPr>
          <w:rFonts w:ascii="Times New Roman" w:eastAsia="Times New Roman" w:hAnsi="Times New Roman" w:cs="David" w:hint="cs"/>
          <w:sz w:val="24"/>
          <w:szCs w:val="24"/>
          <w:u w:val="single"/>
          <w:rtl/>
        </w:rPr>
        <w:t xml:space="preserve">                                                </w:t>
      </w:r>
      <w:r w:rsidRPr="007932CF">
        <w:rPr>
          <w:rFonts w:ascii="Times New Roman" w:eastAsia="Times New Roman" w:hAnsi="Times New Roman" w:cs="David" w:hint="cs"/>
          <w:sz w:val="24"/>
          <w:szCs w:val="24"/>
          <w:u w:val="single"/>
          <w:rtl/>
        </w:rPr>
        <w:t xml:space="preserve"> </w:t>
      </w:r>
      <w:r w:rsidRPr="007932CF">
        <w:rPr>
          <w:rFonts w:ascii="Times New Roman" w:eastAsia="Times New Roman" w:hAnsi="Times New Roman" w:cs="David"/>
          <w:sz w:val="24"/>
          <w:szCs w:val="24"/>
          <w:u w:val="single"/>
          <w:rtl/>
        </w:rPr>
        <w:t>ש"ח</w:t>
      </w:r>
      <w:r w:rsidRPr="007932CF">
        <w:rPr>
          <w:rFonts w:ascii="Times New Roman" w:eastAsia="Times New Roman" w:hAnsi="Times New Roman" w:cs="David"/>
          <w:sz w:val="24"/>
          <w:szCs w:val="24"/>
          <w:rtl/>
        </w:rPr>
        <w:t>).</w:t>
      </w:r>
    </w:p>
    <w:p w14:paraId="31061303" w14:textId="77777777" w:rsidR="001B46E1" w:rsidRPr="001B46E1"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1B46E1">
        <w:rPr>
          <w:rFonts w:ascii="Times New Roman" w:eastAsia="Times New Roman" w:hAnsi="Times New Roman" w:cs="David"/>
          <w:sz w:val="20"/>
          <w:szCs w:val="24"/>
          <w:rtl/>
          <w:lang w:eastAsia="he-IL"/>
        </w:rPr>
        <w:tab/>
      </w:r>
    </w:p>
    <w:p w14:paraId="5114223F" w14:textId="051E8B1F" w:rsidR="001B46E1" w:rsidRPr="001B46E1" w:rsidRDefault="001B46E1" w:rsidP="001B46E1">
      <w:pPr>
        <w:spacing w:before="120" w:beforeAutospacing="0" w:after="60" w:afterAutospacing="0" w:line="360" w:lineRule="auto"/>
        <w:ind w:left="720" w:hanging="720"/>
        <w:jc w:val="both"/>
        <w:rPr>
          <w:rFonts w:ascii="Times New Roman" w:eastAsia="Times New Roman" w:hAnsi="Times New Roman" w:cs="David"/>
          <w:sz w:val="24"/>
          <w:szCs w:val="24"/>
          <w:rtl/>
          <w:lang w:eastAsia="he-IL"/>
        </w:rPr>
      </w:pPr>
      <w:r w:rsidRPr="001B46E1">
        <w:rPr>
          <w:rFonts w:ascii="Times New Roman" w:eastAsia="Times New Roman" w:hAnsi="Times New Roman" w:cs="David"/>
          <w:sz w:val="25"/>
          <w:szCs w:val="25"/>
          <w:rtl/>
        </w:rPr>
        <w:t>2.</w:t>
      </w:r>
      <w:r w:rsidRPr="001B46E1">
        <w:rPr>
          <w:rFonts w:ascii="Times New Roman" w:eastAsia="Times New Roman" w:hAnsi="Times New Roman" w:cs="David"/>
          <w:sz w:val="25"/>
          <w:szCs w:val="25"/>
          <w:rtl/>
        </w:rPr>
        <w:tab/>
      </w:r>
      <w:r w:rsidRPr="001B46E1">
        <w:rPr>
          <w:rFonts w:ascii="Times New Roman" w:eastAsia="Times New Roman" w:hAnsi="Times New Roman" w:cs="David"/>
          <w:sz w:val="24"/>
          <w:szCs w:val="24"/>
          <w:rtl/>
          <w:lang w:eastAsia="he-IL"/>
        </w:rPr>
        <w:t xml:space="preserve">הסכום המפורט בסעיף 1.1 לעיל יהיה צמוד ל- </w:t>
      </w:r>
      <w:sdt>
        <w:sdtPr>
          <w:rPr>
            <w:rFonts w:ascii="Times New Roman" w:eastAsia="Times New Roman" w:hAnsi="Times New Roman" w:cs="David"/>
            <w:color w:val="333399"/>
            <w:sz w:val="24"/>
            <w:szCs w:val="24"/>
            <w:rtl/>
            <w:lang w:eastAsia="he-IL"/>
          </w:rPr>
          <w:alias w:val="סוג מדד כותרת"/>
          <w:tag w:val="cntMadadTypeTitle"/>
          <w:id w:val="-444932378"/>
          <w:placeholder>
            <w:docPart w:val="6A0302940FBC4493ADE57F8BE1BC57B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B4433E" w:rsidRPr="007932CF">
            <w:rPr>
              <w:rStyle w:val="PlaceholderText"/>
              <w:rFonts w:hint="cs"/>
              <w:color w:val="00B0F0"/>
              <w:rtl/>
            </w:rPr>
            <w:t>[סוג</w:t>
          </w:r>
          <w:r w:rsidR="00B4433E" w:rsidRPr="007932CF">
            <w:rPr>
              <w:rStyle w:val="PlaceholderText"/>
              <w:color w:val="00B0F0"/>
              <w:rtl/>
            </w:rPr>
            <w:t xml:space="preserve"> </w:t>
          </w:r>
          <w:r w:rsidR="00B4433E" w:rsidRPr="007932CF">
            <w:rPr>
              <w:rStyle w:val="PlaceholderText"/>
              <w:rFonts w:hint="cs"/>
              <w:color w:val="00B0F0"/>
              <w:rtl/>
            </w:rPr>
            <w:t>מדד</w:t>
          </w:r>
          <w:r w:rsidR="00B4433E" w:rsidRPr="007932CF">
            <w:rPr>
              <w:rStyle w:val="PlaceholderText"/>
              <w:color w:val="00B0F0"/>
              <w:rtl/>
            </w:rPr>
            <w:t xml:space="preserve"> </w:t>
          </w:r>
          <w:r w:rsidR="00B4433E" w:rsidRPr="007932CF">
            <w:rPr>
              <w:rStyle w:val="PlaceholderText"/>
              <w:rFonts w:hint="cs"/>
              <w:color w:val="00B0F0"/>
              <w:rtl/>
            </w:rPr>
            <w:t>כותרת]</w:t>
          </w:r>
        </w:sdtContent>
      </w:sdt>
      <w:r w:rsidRPr="001B46E1">
        <w:rPr>
          <w:rFonts w:ascii="Times New Roman" w:eastAsia="Times New Roman" w:hAnsi="Times New Roman" w:cs="David"/>
          <w:color w:val="333399"/>
          <w:sz w:val="24"/>
          <w:szCs w:val="24"/>
          <w:rtl/>
          <w:lang w:eastAsia="he-IL"/>
        </w:rPr>
        <w:t xml:space="preserve"> </w:t>
      </w:r>
      <w:sdt>
        <w:sdtPr>
          <w:rPr>
            <w:rFonts w:ascii="Times New Roman" w:eastAsia="Times New Roman" w:hAnsi="Times New Roman" w:cs="David"/>
            <w:color w:val="333399"/>
            <w:sz w:val="24"/>
            <w:szCs w:val="24"/>
            <w:rtl/>
            <w:lang w:eastAsia="he-IL"/>
          </w:rPr>
          <w:alias w:val="מדד בגין/ידוע - כותרת"/>
          <w:tag w:val="cntIsKnownTitle"/>
          <w:id w:val="-156226517"/>
          <w:placeholder>
            <w:docPart w:val="AF6A11061F8E427896CA7C1AA85D8D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B4433E" w:rsidRPr="007932CF">
            <w:rPr>
              <w:rStyle w:val="PlaceholderText"/>
              <w:rFonts w:hint="cs"/>
              <w:color w:val="00B0F0"/>
              <w:rtl/>
            </w:rPr>
            <w:t>[מדד</w:t>
          </w:r>
          <w:r w:rsidR="00B4433E" w:rsidRPr="007932CF">
            <w:rPr>
              <w:rStyle w:val="PlaceholderText"/>
              <w:color w:val="00B0F0"/>
              <w:rtl/>
            </w:rPr>
            <w:t xml:space="preserve"> </w:t>
          </w:r>
          <w:r w:rsidR="00B4433E" w:rsidRPr="007932CF">
            <w:rPr>
              <w:rStyle w:val="PlaceholderText"/>
              <w:rFonts w:hint="cs"/>
              <w:color w:val="00B0F0"/>
              <w:rtl/>
            </w:rPr>
            <w:t>בגין</w:t>
          </w:r>
          <w:r w:rsidR="00B4433E" w:rsidRPr="007932CF">
            <w:rPr>
              <w:rStyle w:val="PlaceholderText"/>
              <w:color w:val="00B0F0"/>
              <w:rtl/>
            </w:rPr>
            <w:t>/</w:t>
          </w:r>
          <w:r w:rsidR="00B4433E" w:rsidRPr="007932CF">
            <w:rPr>
              <w:rStyle w:val="PlaceholderText"/>
              <w:rFonts w:hint="cs"/>
              <w:color w:val="00B0F0"/>
              <w:rtl/>
            </w:rPr>
            <w:t>ידוע</w:t>
          </w:r>
          <w:r w:rsidR="00B4433E" w:rsidRPr="007932CF">
            <w:rPr>
              <w:rStyle w:val="PlaceholderText"/>
              <w:color w:val="00B0F0"/>
              <w:rtl/>
            </w:rPr>
            <w:t xml:space="preserve"> - </w:t>
          </w:r>
          <w:r w:rsidR="00B4433E" w:rsidRPr="007932CF">
            <w:rPr>
              <w:rStyle w:val="PlaceholderText"/>
              <w:rFonts w:hint="cs"/>
              <w:color w:val="00B0F0"/>
              <w:rtl/>
            </w:rPr>
            <w:t>כותרת]</w:t>
          </w:r>
        </w:sdtContent>
      </w:sdt>
      <w:r w:rsidRPr="001B46E1">
        <w:rPr>
          <w:rFonts w:ascii="Times New Roman" w:eastAsia="Times New Roman" w:hAnsi="Times New Roman" w:cs="David"/>
          <w:color w:val="333399"/>
          <w:sz w:val="24"/>
          <w:szCs w:val="24"/>
          <w:rtl/>
          <w:lang w:eastAsia="he-IL"/>
        </w:rPr>
        <w:t xml:space="preserve"> </w:t>
      </w:r>
      <w:sdt>
        <w:sdtPr>
          <w:rPr>
            <w:rFonts w:ascii="Times New Roman" w:eastAsia="Times New Roman" w:hAnsi="Times New Roman" w:cs="David"/>
            <w:color w:val="333399"/>
            <w:sz w:val="24"/>
            <w:szCs w:val="24"/>
            <w:rtl/>
            <w:lang w:eastAsia="he-IL"/>
          </w:rPr>
          <w:alias w:val="מדד בסיס"/>
          <w:tag w:val="cntMadadBase"/>
          <w:id w:val="558366355"/>
          <w:placeholder>
            <w:docPart w:val="F3BB59F11BB441069391A82E1274BB9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B4433E" w:rsidRPr="007932CF">
            <w:rPr>
              <w:rStyle w:val="PlaceholderText"/>
              <w:rFonts w:hint="cs"/>
              <w:color w:val="00B0F0"/>
              <w:rtl/>
            </w:rPr>
            <w:t>[מדד</w:t>
          </w:r>
          <w:r w:rsidR="00B4433E" w:rsidRPr="007932CF">
            <w:rPr>
              <w:rStyle w:val="PlaceholderText"/>
              <w:color w:val="00B0F0"/>
              <w:rtl/>
            </w:rPr>
            <w:t xml:space="preserve"> </w:t>
          </w:r>
          <w:r w:rsidR="00B4433E" w:rsidRPr="007932CF">
            <w:rPr>
              <w:rStyle w:val="PlaceholderText"/>
              <w:rFonts w:hint="cs"/>
              <w:color w:val="00B0F0"/>
              <w:rtl/>
            </w:rPr>
            <w:t>בסיס]</w:t>
          </w:r>
        </w:sdtContent>
      </w:sdt>
      <w:r w:rsidRPr="001B46E1">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333399"/>
            <w:sz w:val="24"/>
            <w:szCs w:val="24"/>
            <w:rtl/>
            <w:lang w:eastAsia="he-IL"/>
          </w:rPr>
          <w:alias w:val="נקודות מדד"/>
          <w:tag w:val="cntMadadPoints"/>
          <w:id w:val="849305473"/>
          <w:placeholder>
            <w:docPart w:val="F977D371D00B441C8F1A88971CF6FF8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B4433E" w:rsidRPr="007932CF">
            <w:rPr>
              <w:rStyle w:val="PlaceholderText"/>
              <w:rFonts w:hint="cs"/>
              <w:color w:val="00B0F0"/>
              <w:rtl/>
            </w:rPr>
            <w:t>[נקודות</w:t>
          </w:r>
          <w:r w:rsidR="00B4433E" w:rsidRPr="007932CF">
            <w:rPr>
              <w:rStyle w:val="PlaceholderText"/>
              <w:color w:val="00B0F0"/>
              <w:rtl/>
            </w:rPr>
            <w:t xml:space="preserve"> </w:t>
          </w:r>
          <w:r w:rsidR="00B4433E" w:rsidRPr="007932CF">
            <w:rPr>
              <w:rStyle w:val="PlaceholderText"/>
              <w:rFonts w:hint="cs"/>
              <w:color w:val="00B0F0"/>
              <w:rtl/>
            </w:rPr>
            <w:t>מדד]</w:t>
          </w:r>
        </w:sdtContent>
      </w:sdt>
      <w:r w:rsidRPr="001B46E1">
        <w:rPr>
          <w:rFonts w:ascii="Times New Roman" w:eastAsia="Times New Roman" w:hAnsi="Times New Roman" w:cs="David"/>
          <w:sz w:val="24"/>
          <w:szCs w:val="24"/>
          <w:rtl/>
          <w:lang w:eastAsia="he-IL"/>
        </w:rPr>
        <w:t xml:space="preserve"> נקודות עד למדד הידוע ביום הגשת כל חשבון.</w:t>
      </w:r>
    </w:p>
    <w:p w14:paraId="0C72A1A8" w14:textId="77777777" w:rsidR="001B46E1" w:rsidRPr="001B46E1" w:rsidRDefault="001B46E1" w:rsidP="001B46E1">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p>
    <w:p w14:paraId="24B06A8C" w14:textId="77777777" w:rsidR="001B46E1" w:rsidRPr="001B46E1" w:rsidRDefault="001B46E1" w:rsidP="001B46E1">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1B46E1">
        <w:rPr>
          <w:rFonts w:ascii="Times New Roman" w:eastAsia="Times New Roman" w:hAnsi="Times New Roman" w:cs="David"/>
          <w:sz w:val="20"/>
          <w:szCs w:val="24"/>
          <w:rtl/>
          <w:lang w:eastAsia="he-IL"/>
        </w:rPr>
        <w:tab/>
        <w:t>3.</w:t>
      </w:r>
      <w:r w:rsidRPr="001B46E1">
        <w:rPr>
          <w:rFonts w:ascii="Times New Roman" w:eastAsia="Times New Roman" w:hAnsi="Times New Roman" w:cs="David"/>
          <w:sz w:val="20"/>
          <w:szCs w:val="24"/>
          <w:rtl/>
          <w:lang w:eastAsia="he-IL"/>
        </w:rPr>
        <w:tab/>
        <w:t>למען הסר ספק:</w:t>
      </w:r>
    </w:p>
    <w:p w14:paraId="1EF43F66" w14:textId="77777777" w:rsidR="001B46E1" w:rsidRPr="001B46E1"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30EAEC" w14:textId="6422DD2C" w:rsidR="001B46E1" w:rsidRPr="001B46E1" w:rsidRDefault="001B46E1" w:rsidP="001B46E1">
      <w:pPr>
        <w:spacing w:before="0" w:beforeAutospacing="0" w:after="0" w:afterAutospacing="0" w:line="360" w:lineRule="auto"/>
        <w:ind w:left="1440" w:hanging="72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3.1</w:t>
      </w:r>
      <w:r w:rsidRPr="001B46E1">
        <w:rPr>
          <w:rFonts w:ascii="Times New Roman" w:eastAsia="Times New Roman" w:hAnsi="Times New Roman" w:cs="David"/>
          <w:sz w:val="24"/>
          <w:szCs w:val="24"/>
          <w:rtl/>
        </w:rPr>
        <w:tab/>
        <w:t xml:space="preserve">מובהר כי שכר </w:t>
      </w:r>
      <w:r w:rsidR="00004D83">
        <w:rPr>
          <w:rFonts w:ascii="Times New Roman" w:eastAsia="Times New Roman" w:hAnsi="Times New Roman" w:cs="David"/>
          <w:sz w:val="24"/>
          <w:szCs w:val="24"/>
          <w:rtl/>
        </w:rPr>
        <w:t>היועץ</w:t>
      </w:r>
      <w:r w:rsidRPr="001B46E1">
        <w:rPr>
          <w:rFonts w:ascii="Times New Roman" w:eastAsia="Times New Roman" w:hAnsi="Times New Roman" w:cs="David"/>
          <w:sz w:val="24"/>
          <w:szCs w:val="24"/>
          <w:rtl/>
        </w:rPr>
        <w:t xml:space="preserve"> ומועדי התשלום הינם סופיים ומוחלטים, והם לא ישתנו מכל גורם שהו</w:t>
      </w:r>
      <w:r w:rsidRPr="001B46E1">
        <w:rPr>
          <w:rFonts w:ascii="Times New Roman" w:eastAsia="Times New Roman" w:hAnsi="Times New Roman" w:cs="David" w:hint="cs"/>
          <w:sz w:val="24"/>
          <w:szCs w:val="24"/>
          <w:rtl/>
        </w:rPr>
        <w:t xml:space="preserve">א כמפורט בסעיף 7 לחוזה. </w:t>
      </w:r>
    </w:p>
    <w:p w14:paraId="3EB1226C" w14:textId="77777777" w:rsidR="001B46E1" w:rsidRPr="001B46E1" w:rsidRDefault="001B46E1" w:rsidP="001B46E1">
      <w:pPr>
        <w:spacing w:before="0" w:beforeAutospacing="0" w:after="0" w:afterAutospacing="0" w:line="360" w:lineRule="auto"/>
        <w:jc w:val="both"/>
        <w:rPr>
          <w:rFonts w:ascii="Times New Roman" w:eastAsia="Times New Roman" w:hAnsi="Times New Roman" w:cs="David"/>
          <w:sz w:val="24"/>
          <w:szCs w:val="24"/>
        </w:rPr>
      </w:pPr>
    </w:p>
    <w:p w14:paraId="2C82560A" w14:textId="168A7FCC" w:rsidR="001B46E1" w:rsidRPr="001B46E1" w:rsidRDefault="001B46E1" w:rsidP="001B46E1">
      <w:pPr>
        <w:spacing w:before="0" w:beforeAutospacing="0" w:after="0" w:afterAutospacing="0" w:line="360" w:lineRule="auto"/>
        <w:ind w:left="72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3.</w:t>
      </w:r>
      <w:r w:rsidRPr="001B46E1">
        <w:rPr>
          <w:rFonts w:ascii="Times New Roman" w:eastAsia="Times New Roman" w:hAnsi="Times New Roman" w:cs="David" w:hint="cs"/>
          <w:sz w:val="24"/>
          <w:szCs w:val="24"/>
          <w:rtl/>
        </w:rPr>
        <w:t>2</w:t>
      </w:r>
      <w:r w:rsidRPr="001B46E1">
        <w:rPr>
          <w:rFonts w:ascii="Times New Roman" w:eastAsia="Times New Roman" w:hAnsi="Times New Roman" w:cs="David"/>
          <w:sz w:val="24"/>
          <w:szCs w:val="24"/>
          <w:rtl/>
        </w:rPr>
        <w:tab/>
        <w:t xml:space="preserve">שכר </w:t>
      </w:r>
      <w:r w:rsidR="00004D83">
        <w:rPr>
          <w:rFonts w:ascii="Times New Roman" w:eastAsia="Times New Roman" w:hAnsi="Times New Roman" w:cs="David"/>
          <w:sz w:val="24"/>
          <w:szCs w:val="24"/>
          <w:rtl/>
        </w:rPr>
        <w:t>היועץ</w:t>
      </w:r>
      <w:r w:rsidRPr="001B46E1">
        <w:rPr>
          <w:rFonts w:ascii="Times New Roman" w:eastAsia="Times New Roman" w:hAnsi="Times New Roman" w:cs="David"/>
          <w:sz w:val="24"/>
          <w:szCs w:val="24"/>
          <w:rtl/>
        </w:rPr>
        <w:t xml:space="preserve"> כולל את כל המפורט בחוזה על כל נספחיו, לרבות נספח ב'</w:t>
      </w:r>
      <w:r w:rsidRPr="001B46E1">
        <w:rPr>
          <w:rFonts w:ascii="Times New Roman" w:eastAsia="Times New Roman" w:hAnsi="Times New Roman" w:cs="David" w:hint="cs"/>
          <w:sz w:val="24"/>
          <w:szCs w:val="24"/>
          <w:rtl/>
        </w:rPr>
        <w:t xml:space="preserve"> ונספח ח'</w:t>
      </w:r>
      <w:r w:rsidRPr="001B46E1">
        <w:rPr>
          <w:rFonts w:ascii="Times New Roman" w:eastAsia="Times New Roman" w:hAnsi="Times New Roman" w:cs="David"/>
          <w:sz w:val="24"/>
          <w:szCs w:val="24"/>
          <w:rtl/>
        </w:rPr>
        <w:t>.</w:t>
      </w:r>
    </w:p>
    <w:p w14:paraId="1F2B7814" w14:textId="77777777" w:rsidR="001B46E1" w:rsidRPr="001B46E1" w:rsidRDefault="001B46E1" w:rsidP="001B46E1">
      <w:pPr>
        <w:spacing w:before="0" w:beforeAutospacing="0" w:after="0" w:afterAutospacing="0" w:line="360" w:lineRule="auto"/>
        <w:ind w:left="720"/>
        <w:jc w:val="both"/>
        <w:rPr>
          <w:rFonts w:ascii="Times New Roman" w:eastAsia="Times New Roman" w:hAnsi="Times New Roman" w:cs="David"/>
          <w:sz w:val="24"/>
          <w:szCs w:val="24"/>
          <w:rtl/>
        </w:rPr>
      </w:pPr>
    </w:p>
    <w:p w14:paraId="61AA64D1" w14:textId="77777777" w:rsidR="001B46E1" w:rsidRPr="001B46E1" w:rsidRDefault="001B46E1" w:rsidP="001B46E1">
      <w:pPr>
        <w:spacing w:before="0" w:beforeAutospacing="0" w:after="0" w:afterAutospacing="0" w:line="360" w:lineRule="auto"/>
        <w:ind w:left="1440" w:hanging="720"/>
        <w:jc w:val="both"/>
        <w:rPr>
          <w:rFonts w:ascii="Times New Roman" w:eastAsia="Times New Roman" w:hAnsi="Times New Roman" w:cs="David"/>
          <w:sz w:val="24"/>
          <w:szCs w:val="24"/>
          <w:rtl/>
        </w:rPr>
      </w:pPr>
      <w:r w:rsidRPr="001B46E1">
        <w:rPr>
          <w:rFonts w:ascii="Times New Roman" w:eastAsia="Times New Roman" w:hAnsi="Times New Roman" w:cs="David" w:hint="cs"/>
          <w:sz w:val="24"/>
          <w:szCs w:val="24"/>
          <w:rtl/>
        </w:rPr>
        <w:t>3.3</w:t>
      </w:r>
      <w:r w:rsidRPr="001B46E1">
        <w:rPr>
          <w:rFonts w:ascii="Times New Roman" w:eastAsia="Times New Roman" w:hAnsi="Times New Roman" w:cs="David" w:hint="cs"/>
          <w:sz w:val="24"/>
          <w:szCs w:val="24"/>
          <w:rtl/>
        </w:rPr>
        <w:tab/>
      </w:r>
      <w:r w:rsidRPr="001B46E1">
        <w:rPr>
          <w:rFonts w:ascii="Times New Roman" w:eastAsia="Times New Roman" w:hAnsi="Times New Roman" w:cs="David"/>
          <w:sz w:val="24"/>
          <w:szCs w:val="24"/>
          <w:rtl/>
        </w:rPr>
        <w:t>התמורה הינה סופית ולא תאושרנה תוספות שכר עקב שינויי תכנון בגלל התקדמות התכנון של שאר היועצים</w:t>
      </w:r>
      <w:r w:rsidRPr="001B46E1">
        <w:rPr>
          <w:rFonts w:ascii="Times New Roman" w:eastAsia="Times New Roman" w:hAnsi="Times New Roman" w:cs="David" w:hint="cs"/>
          <w:sz w:val="24"/>
          <w:szCs w:val="24"/>
          <w:rtl/>
        </w:rPr>
        <w:t>.</w:t>
      </w:r>
    </w:p>
    <w:p w14:paraId="60EA7FB0" w14:textId="77777777" w:rsidR="001B46E1" w:rsidRPr="001B46E1"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F317402" w14:textId="1B5D5FDD" w:rsidR="001B46E1" w:rsidRPr="001B46E1" w:rsidRDefault="001B46E1" w:rsidP="001B46E1">
      <w:pPr>
        <w:widowControl w:val="0"/>
        <w:spacing w:before="0" w:beforeAutospacing="0" w:after="0" w:afterAutospacing="0" w:line="240" w:lineRule="auto"/>
        <w:ind w:left="701" w:hanging="720"/>
        <w:jc w:val="both"/>
        <w:rPr>
          <w:rFonts w:ascii="Times New Roman" w:eastAsia="Times New Roman" w:hAnsi="Times New Roman" w:cs="David"/>
          <w:sz w:val="20"/>
          <w:szCs w:val="24"/>
          <w:rtl/>
          <w:lang w:eastAsia="he-IL"/>
        </w:rPr>
      </w:pPr>
      <w:r w:rsidRPr="001B46E1">
        <w:rPr>
          <w:rFonts w:ascii="Times New Roman" w:eastAsia="Times New Roman" w:hAnsi="Times New Roman" w:cs="David"/>
          <w:sz w:val="20"/>
          <w:szCs w:val="24"/>
          <w:rtl/>
          <w:lang w:eastAsia="he-IL"/>
        </w:rPr>
        <w:t>4.</w:t>
      </w:r>
      <w:r w:rsidRPr="001B46E1">
        <w:rPr>
          <w:rFonts w:ascii="Times New Roman" w:eastAsia="Times New Roman" w:hAnsi="Times New Roman" w:cs="David"/>
          <w:sz w:val="20"/>
          <w:szCs w:val="24"/>
          <w:rtl/>
          <w:lang w:eastAsia="he-IL"/>
        </w:rPr>
        <w:tab/>
        <w:t>בנוסף לכל תשלום ישולם ל</w:t>
      </w:r>
      <w:r w:rsidRPr="001B46E1">
        <w:rPr>
          <w:rFonts w:ascii="Times New Roman" w:eastAsia="Times New Roman" w:hAnsi="Times New Roman" w:cs="David" w:hint="cs"/>
          <w:sz w:val="20"/>
          <w:szCs w:val="24"/>
          <w:rtl/>
          <w:lang w:eastAsia="he-IL"/>
        </w:rPr>
        <w:t>מתכנן</w:t>
      </w:r>
      <w:r w:rsidRPr="001B46E1">
        <w:rPr>
          <w:rFonts w:ascii="Times New Roman" w:eastAsia="Times New Roman" w:hAnsi="Times New Roman" w:cs="David"/>
          <w:sz w:val="20"/>
          <w:szCs w:val="24"/>
          <w:rtl/>
          <w:lang w:eastAsia="he-IL"/>
        </w:rPr>
        <w:t xml:space="preserve"> מע"מ כשיעורו בחוק וזאת כנגד המצאת חשבונית מס כדין, למועד תשלום המע"מ ע"י </w:t>
      </w:r>
      <w:r w:rsidR="00004D83">
        <w:rPr>
          <w:rFonts w:ascii="Times New Roman" w:eastAsia="Times New Roman" w:hAnsi="Times New Roman" w:cs="David"/>
          <w:sz w:val="20"/>
          <w:szCs w:val="24"/>
          <w:rtl/>
          <w:lang w:eastAsia="he-IL"/>
        </w:rPr>
        <w:t>היועץ</w:t>
      </w:r>
      <w:r w:rsidRPr="001B46E1">
        <w:rPr>
          <w:rFonts w:ascii="Times New Roman" w:eastAsia="Times New Roman" w:hAnsi="Times New Roman" w:cs="David"/>
          <w:sz w:val="20"/>
          <w:szCs w:val="24"/>
          <w:rtl/>
          <w:lang w:eastAsia="he-IL"/>
        </w:rPr>
        <w:t xml:space="preserve"> והמצאת כל אשור נוסף ע"פ</w:t>
      </w:r>
      <w:r w:rsidRPr="001B46E1">
        <w:rPr>
          <w:rFonts w:ascii="Times New Roman" w:eastAsia="Times New Roman" w:hAnsi="Times New Roman" w:cs="David" w:hint="cs"/>
          <w:sz w:val="20"/>
          <w:szCs w:val="24"/>
          <w:rtl/>
          <w:lang w:eastAsia="he-IL"/>
        </w:rPr>
        <w:t xml:space="preserve"> כל</w:t>
      </w:r>
      <w:r w:rsidRPr="001B46E1">
        <w:rPr>
          <w:rFonts w:ascii="Times New Roman" w:eastAsia="Times New Roman" w:hAnsi="Times New Roman" w:cs="David"/>
          <w:sz w:val="20"/>
          <w:szCs w:val="24"/>
          <w:rtl/>
          <w:lang w:eastAsia="he-IL"/>
        </w:rPr>
        <w:t xml:space="preserve"> דין</w:t>
      </w:r>
      <w:r w:rsidRPr="001B46E1">
        <w:rPr>
          <w:rFonts w:ascii="Times New Roman" w:eastAsia="Times New Roman" w:hAnsi="Times New Roman" w:cs="David"/>
          <w:sz w:val="24"/>
          <w:szCs w:val="24"/>
          <w:rtl/>
          <w:lang w:eastAsia="he-IL"/>
        </w:rPr>
        <w:t>, לרבות אשור על נ</w:t>
      </w:r>
      <w:r w:rsidRPr="001B46E1">
        <w:rPr>
          <w:rFonts w:ascii="Times New Roman" w:eastAsia="Times New Roman" w:hAnsi="Times New Roman" w:cs="David" w:hint="cs"/>
          <w:sz w:val="24"/>
          <w:szCs w:val="24"/>
          <w:rtl/>
          <w:lang w:eastAsia="he-IL"/>
        </w:rPr>
        <w:t>י</w:t>
      </w:r>
      <w:r w:rsidRPr="001B46E1">
        <w:rPr>
          <w:rFonts w:ascii="Times New Roman" w:eastAsia="Times New Roman" w:hAnsi="Times New Roman" w:cs="David"/>
          <w:sz w:val="24"/>
          <w:szCs w:val="24"/>
          <w:rtl/>
          <w:lang w:eastAsia="he-IL"/>
        </w:rPr>
        <w:t>הול ספרים ואשור על ניכוי מס במקור</w:t>
      </w:r>
      <w:r w:rsidRPr="001B46E1">
        <w:rPr>
          <w:rFonts w:ascii="Times New Roman" w:eastAsia="Times New Roman" w:hAnsi="Times New Roman" w:cs="David" w:hint="cs"/>
          <w:sz w:val="24"/>
          <w:szCs w:val="24"/>
          <w:rtl/>
          <w:lang w:eastAsia="he-IL"/>
        </w:rPr>
        <w:t>.</w:t>
      </w:r>
    </w:p>
    <w:p w14:paraId="473C27E0" w14:textId="77777777" w:rsidR="001B46E1" w:rsidRPr="001B46E1" w:rsidRDefault="001B46E1" w:rsidP="001B46E1">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9D28A39" w14:textId="49E6F82F" w:rsidR="001B46E1" w:rsidRPr="001B46E1" w:rsidRDefault="001B46E1" w:rsidP="001B46E1">
      <w:pPr>
        <w:widowControl w:val="0"/>
        <w:spacing w:before="0" w:beforeAutospacing="0" w:after="0" w:afterAutospacing="0" w:line="240" w:lineRule="auto"/>
        <w:ind w:left="701" w:hanging="720"/>
        <w:jc w:val="both"/>
        <w:rPr>
          <w:rFonts w:ascii="Times New Roman" w:eastAsia="Times New Roman" w:hAnsi="Times New Roman" w:cs="David"/>
          <w:sz w:val="20"/>
          <w:szCs w:val="24"/>
          <w:rtl/>
          <w:lang w:eastAsia="he-IL"/>
        </w:rPr>
      </w:pPr>
      <w:r w:rsidRPr="001B46E1">
        <w:rPr>
          <w:rFonts w:ascii="Times New Roman" w:eastAsia="Times New Roman" w:hAnsi="Times New Roman" w:cs="David"/>
          <w:sz w:val="20"/>
          <w:szCs w:val="24"/>
          <w:rtl/>
          <w:lang w:eastAsia="he-IL"/>
        </w:rPr>
        <w:t>5.</w:t>
      </w:r>
      <w:r w:rsidRPr="001B46E1">
        <w:rPr>
          <w:rFonts w:ascii="Times New Roman" w:eastAsia="Times New Roman" w:hAnsi="Times New Roman" w:cs="David"/>
          <w:sz w:val="20"/>
          <w:szCs w:val="24"/>
          <w:rtl/>
          <w:lang w:eastAsia="he-IL"/>
        </w:rPr>
        <w:tab/>
      </w:r>
      <w:r w:rsidRPr="001B46E1">
        <w:rPr>
          <w:rFonts w:ascii="Times New Roman" w:eastAsia="Times New Roman" w:hAnsi="Times New Roman" w:cs="David"/>
          <w:sz w:val="24"/>
          <w:szCs w:val="24"/>
          <w:rtl/>
          <w:lang w:eastAsia="he-IL"/>
        </w:rPr>
        <w:t xml:space="preserve">תנאי מוקדם לביצוע התשלומים לפי נספח זה הוא קיום כל התחייבויות </w:t>
      </w:r>
      <w:r w:rsidR="00004D83">
        <w:rPr>
          <w:rFonts w:ascii="Times New Roman" w:eastAsia="Times New Roman" w:hAnsi="Times New Roman" w:cs="David"/>
          <w:sz w:val="24"/>
          <w:szCs w:val="24"/>
          <w:rtl/>
          <w:lang w:eastAsia="he-IL"/>
        </w:rPr>
        <w:t>היועץ</w:t>
      </w:r>
      <w:r w:rsidRPr="001B46E1">
        <w:rPr>
          <w:rFonts w:ascii="Times New Roman" w:eastAsia="Times New Roman" w:hAnsi="Times New Roman" w:cs="David"/>
          <w:sz w:val="24"/>
          <w:szCs w:val="24"/>
          <w:rtl/>
          <w:lang w:eastAsia="he-IL"/>
        </w:rPr>
        <w:t xml:space="preserve"> על פי חוזה זה, השלמת כל עבודות התכנון הכלולות בשכר </w:t>
      </w:r>
      <w:r w:rsidR="00004D83">
        <w:rPr>
          <w:rFonts w:ascii="Times New Roman" w:eastAsia="Times New Roman" w:hAnsi="Times New Roman" w:cs="David"/>
          <w:sz w:val="24"/>
          <w:szCs w:val="24"/>
          <w:rtl/>
          <w:lang w:eastAsia="he-IL"/>
        </w:rPr>
        <w:t>היועץ</w:t>
      </w:r>
      <w:r w:rsidRPr="001B46E1">
        <w:rPr>
          <w:rFonts w:ascii="Times New Roman" w:eastAsia="Times New Roman" w:hAnsi="Times New Roman" w:cs="David"/>
          <w:sz w:val="24"/>
          <w:szCs w:val="24"/>
          <w:rtl/>
          <w:lang w:eastAsia="he-IL"/>
        </w:rPr>
        <w:t>, כמפורט בנספח ב', ומסירת כל המסמכים והתכניות למזמין</w:t>
      </w:r>
      <w:r w:rsidRPr="001B46E1">
        <w:rPr>
          <w:rFonts w:ascii="Times New Roman" w:eastAsia="Times New Roman" w:hAnsi="Times New Roman" w:cs="David"/>
          <w:sz w:val="20"/>
          <w:szCs w:val="24"/>
          <w:rtl/>
          <w:lang w:eastAsia="he-IL"/>
        </w:rPr>
        <w:t>.</w:t>
      </w:r>
    </w:p>
    <w:p w14:paraId="4D0DA258"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sz w:val="25"/>
          <w:szCs w:val="25"/>
          <w:rtl/>
        </w:rPr>
        <w:br w:type="page"/>
      </w:r>
      <w:r w:rsidRPr="001B46E1">
        <w:rPr>
          <w:rFonts w:ascii="Times New Roman" w:eastAsia="Times New Roman" w:hAnsi="Times New Roman" w:cs="David"/>
          <w:b/>
          <w:bCs/>
          <w:sz w:val="24"/>
          <w:szCs w:val="24"/>
          <w:u w:val="single"/>
          <w:rtl/>
        </w:rPr>
        <w:t>נספח "ה"</w:t>
      </w:r>
    </w:p>
    <w:p w14:paraId="1F19EA8E" w14:textId="77777777"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4048023B" w14:textId="77D518A2" w:rsidR="001B46E1" w:rsidRPr="001B46E1" w:rsidRDefault="001B46E1" w:rsidP="001B46E1">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 xml:space="preserve">תשלומי שכר </w:t>
      </w:r>
      <w:r w:rsidR="00004D83">
        <w:rPr>
          <w:rFonts w:ascii="Times New Roman" w:eastAsia="Times New Roman" w:hAnsi="Times New Roman" w:cs="David" w:hint="cs"/>
          <w:b/>
          <w:bCs/>
          <w:sz w:val="24"/>
          <w:szCs w:val="24"/>
          <w:u w:val="single"/>
          <w:rtl/>
        </w:rPr>
        <w:t>היועץ</w:t>
      </w:r>
    </w:p>
    <w:p w14:paraId="258A7790" w14:textId="77777777" w:rsidR="001B46E1" w:rsidRPr="001B46E1" w:rsidRDefault="001B46E1" w:rsidP="001B46E1">
      <w:pPr>
        <w:widowControl w:val="0"/>
        <w:spacing w:before="60" w:beforeAutospacing="0" w:after="60" w:afterAutospacing="0" w:line="300" w:lineRule="atLeast"/>
        <w:jc w:val="center"/>
        <w:rPr>
          <w:rFonts w:ascii="Times New Roman" w:eastAsia="Times New Roman" w:hAnsi="Times New Roman" w:cs="David"/>
          <w:sz w:val="24"/>
          <w:szCs w:val="24"/>
          <w:rtl/>
        </w:rPr>
      </w:pPr>
    </w:p>
    <w:p w14:paraId="072D556E" w14:textId="52A9DC8E" w:rsidR="007932CF" w:rsidRDefault="001B46E1" w:rsidP="009B3D89">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 xml:space="preserve">שכר </w:t>
      </w:r>
      <w:r w:rsidRPr="001B46E1">
        <w:rPr>
          <w:rFonts w:ascii="Times New Roman" w:eastAsia="Times New Roman" w:hAnsi="Times New Roman" w:cs="David" w:hint="cs"/>
          <w:sz w:val="24"/>
          <w:szCs w:val="24"/>
          <w:rtl/>
        </w:rPr>
        <w:t>ה</w:t>
      </w:r>
      <w:r w:rsidR="009B3D89">
        <w:rPr>
          <w:rFonts w:ascii="Times New Roman" w:eastAsia="Times New Roman" w:hAnsi="Times New Roman" w:cs="David" w:hint="cs"/>
          <w:sz w:val="24"/>
          <w:szCs w:val="24"/>
          <w:rtl/>
        </w:rPr>
        <w:t>יועץ</w:t>
      </w:r>
      <w:r w:rsidRPr="001B46E1">
        <w:rPr>
          <w:rFonts w:ascii="Times New Roman" w:eastAsia="Times New Roman" w:hAnsi="Times New Roman" w:cs="David"/>
          <w:sz w:val="24"/>
          <w:szCs w:val="24"/>
          <w:rtl/>
        </w:rPr>
        <w:t xml:space="preserve"> ישולם לשיעורין כנגד גמר כל שלב ושלב של שרותי </w:t>
      </w:r>
      <w:r w:rsidR="00004D83">
        <w:rPr>
          <w:rFonts w:ascii="Times New Roman" w:eastAsia="Times New Roman" w:hAnsi="Times New Roman" w:cs="David" w:hint="cs"/>
          <w:sz w:val="24"/>
          <w:szCs w:val="24"/>
          <w:rtl/>
        </w:rPr>
        <w:t>היועץ</w:t>
      </w:r>
      <w:r w:rsidRPr="001B46E1">
        <w:rPr>
          <w:rFonts w:ascii="Times New Roman" w:eastAsia="Times New Roman" w:hAnsi="Times New Roman" w:cs="David"/>
          <w:sz w:val="24"/>
          <w:szCs w:val="24"/>
          <w:rtl/>
        </w:rPr>
        <w:t xml:space="preserve"> כמוגדר בחוזה לרבות בנספחים ב' ו- ח' כדלקמן:</w:t>
      </w:r>
    </w:p>
    <w:p w14:paraId="4C1998E4" w14:textId="71330126" w:rsidR="001B46E1" w:rsidRPr="001B46E1" w:rsidRDefault="001B46E1" w:rsidP="007932CF">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br/>
      </w:r>
    </w:p>
    <w:p w14:paraId="0D0B4AE8" w14:textId="77777777" w:rsidR="001B46E1" w:rsidRPr="001B46E1" w:rsidRDefault="001B46E1" w:rsidP="001B46E1">
      <w:pPr>
        <w:spacing w:before="0" w:beforeAutospacing="0" w:after="0" w:afterAutospacing="0" w:line="360" w:lineRule="auto"/>
        <w:ind w:left="720"/>
        <w:rPr>
          <w:rFonts w:ascii="Times New Roman" w:eastAsia="Times New Roman" w:hAnsi="Times New Roman" w:cs="David"/>
          <w:sz w:val="24"/>
          <w:szCs w:val="24"/>
          <w:rtl/>
        </w:rPr>
      </w:pPr>
      <w:r w:rsidRPr="001B46E1">
        <w:rPr>
          <w:rFonts w:ascii="Times New Roman" w:eastAsia="Times New Roman" w:hAnsi="Times New Roman" w:cs="David"/>
          <w:sz w:val="24"/>
          <w:szCs w:val="24"/>
          <w:rtl/>
        </w:rPr>
        <w:t>1.1</w:t>
      </w:r>
      <w:r w:rsidRPr="001B46E1">
        <w:rPr>
          <w:rFonts w:ascii="Times New Roman" w:eastAsia="Times New Roman" w:hAnsi="Times New Roman" w:cs="David"/>
          <w:sz w:val="24"/>
          <w:szCs w:val="24"/>
          <w:rtl/>
        </w:rPr>
        <w:tab/>
        <w:t xml:space="preserve">לאחר גמר </w:t>
      </w:r>
      <w:r w:rsidRPr="001B46E1">
        <w:rPr>
          <w:rFonts w:ascii="Times New Roman" w:eastAsia="Times New Roman" w:hAnsi="Times New Roman" w:cs="David" w:hint="cs"/>
          <w:sz w:val="24"/>
          <w:szCs w:val="24"/>
          <w:rtl/>
        </w:rPr>
        <w:t>מיפוי ואיתור התשתיות הקיימות</w:t>
      </w:r>
      <w:r w:rsidRPr="007932CF">
        <w:rPr>
          <w:rFonts w:ascii="Times New Roman" w:eastAsia="Times New Roman" w:hAnsi="Times New Roman" w:cs="David" w:hint="cs"/>
          <w:sz w:val="24"/>
          <w:szCs w:val="24"/>
          <w:u w:val="dotted"/>
          <w:rtl/>
        </w:rPr>
        <w:tab/>
      </w:r>
      <w:r w:rsidRPr="007932CF">
        <w:rPr>
          <w:rFonts w:ascii="Times New Roman" w:eastAsia="Times New Roman" w:hAnsi="Times New Roman" w:cs="David"/>
          <w:sz w:val="24"/>
          <w:szCs w:val="24"/>
          <w:u w:val="dotted"/>
          <w:rtl/>
        </w:rPr>
        <w:tab/>
      </w:r>
      <w:r w:rsidRPr="007932CF">
        <w:rPr>
          <w:rFonts w:ascii="Times New Roman" w:eastAsia="Times New Roman" w:hAnsi="Times New Roman" w:cs="David"/>
          <w:sz w:val="24"/>
          <w:szCs w:val="24"/>
          <w:u w:val="dotted"/>
          <w:rtl/>
        </w:rPr>
        <w:tab/>
      </w:r>
      <w:r w:rsidRPr="001B46E1">
        <w:rPr>
          <w:rFonts w:ascii="Times New Roman" w:eastAsia="Times New Roman" w:hAnsi="Times New Roman" w:cs="David" w:hint="cs"/>
          <w:sz w:val="24"/>
          <w:szCs w:val="24"/>
          <w:rtl/>
        </w:rPr>
        <w:t>50</w:t>
      </w:r>
      <w:r w:rsidRPr="001B46E1">
        <w:rPr>
          <w:rFonts w:ascii="Times New Roman" w:eastAsia="Times New Roman" w:hAnsi="Times New Roman" w:cs="David"/>
          <w:sz w:val="24"/>
          <w:szCs w:val="24"/>
          <w:rtl/>
        </w:rPr>
        <w:t>%</w:t>
      </w:r>
    </w:p>
    <w:p w14:paraId="0545653A" w14:textId="7102FECA" w:rsidR="001B46E1" w:rsidRPr="001B46E1" w:rsidRDefault="001B46E1" w:rsidP="001B46E1">
      <w:pPr>
        <w:spacing w:before="0" w:beforeAutospacing="0" w:after="0" w:afterAutospacing="0" w:line="360" w:lineRule="auto"/>
        <w:ind w:left="720"/>
        <w:rPr>
          <w:rFonts w:ascii="Times New Roman" w:eastAsia="Times New Roman" w:hAnsi="Times New Roman" w:cs="David"/>
          <w:sz w:val="24"/>
          <w:szCs w:val="24"/>
          <w:rtl/>
        </w:rPr>
      </w:pPr>
      <w:r w:rsidRPr="001B46E1">
        <w:rPr>
          <w:rFonts w:ascii="Times New Roman" w:eastAsia="Times New Roman" w:hAnsi="Times New Roman" w:cs="David"/>
          <w:sz w:val="24"/>
          <w:szCs w:val="24"/>
          <w:rtl/>
        </w:rPr>
        <w:t>1.2</w:t>
      </w:r>
      <w:r w:rsidRPr="001B46E1">
        <w:rPr>
          <w:rFonts w:ascii="Times New Roman" w:eastAsia="Times New Roman" w:hAnsi="Times New Roman" w:cs="David"/>
          <w:sz w:val="24"/>
          <w:szCs w:val="24"/>
          <w:rtl/>
        </w:rPr>
        <w:tab/>
        <w:t xml:space="preserve">לאחר גמר </w:t>
      </w:r>
      <w:r w:rsidR="007932CF">
        <w:rPr>
          <w:rFonts w:ascii="Times New Roman" w:eastAsia="Times New Roman" w:hAnsi="Times New Roman" w:cs="David" w:hint="cs"/>
          <w:sz w:val="24"/>
          <w:szCs w:val="24"/>
          <w:rtl/>
        </w:rPr>
        <w:t>הכנת ת</w:t>
      </w:r>
      <w:r w:rsidRPr="001B46E1">
        <w:rPr>
          <w:rFonts w:ascii="Times New Roman" w:eastAsia="Times New Roman" w:hAnsi="Times New Roman" w:cs="David" w:hint="cs"/>
          <w:sz w:val="24"/>
          <w:szCs w:val="24"/>
          <w:rtl/>
        </w:rPr>
        <w:t>כניות סקר התשתיות</w:t>
      </w:r>
      <w:r w:rsidRPr="007932CF">
        <w:rPr>
          <w:rFonts w:ascii="Times New Roman" w:eastAsia="Times New Roman" w:hAnsi="Times New Roman" w:cs="David"/>
          <w:sz w:val="24"/>
          <w:szCs w:val="24"/>
          <w:u w:val="dotted"/>
          <w:rtl/>
        </w:rPr>
        <w:tab/>
      </w:r>
      <w:r w:rsidRPr="007932CF">
        <w:rPr>
          <w:rFonts w:ascii="Times New Roman" w:eastAsia="Times New Roman" w:hAnsi="Times New Roman" w:cs="David" w:hint="cs"/>
          <w:sz w:val="24"/>
          <w:szCs w:val="24"/>
          <w:u w:val="dotted"/>
          <w:rtl/>
        </w:rPr>
        <w:tab/>
      </w:r>
      <w:r w:rsidRPr="007932CF">
        <w:rPr>
          <w:rFonts w:ascii="Times New Roman" w:eastAsia="Times New Roman" w:hAnsi="Times New Roman" w:cs="David"/>
          <w:sz w:val="24"/>
          <w:szCs w:val="24"/>
          <w:u w:val="dotted"/>
          <w:rtl/>
        </w:rPr>
        <w:tab/>
      </w:r>
      <w:r w:rsidRPr="007932CF">
        <w:rPr>
          <w:rFonts w:ascii="Times New Roman" w:eastAsia="Times New Roman" w:hAnsi="Times New Roman" w:cs="David"/>
          <w:sz w:val="24"/>
          <w:szCs w:val="24"/>
          <w:u w:val="dotted"/>
          <w:rtl/>
        </w:rPr>
        <w:tab/>
      </w:r>
      <w:r w:rsidRPr="001B46E1">
        <w:rPr>
          <w:rFonts w:ascii="Times New Roman" w:eastAsia="Times New Roman" w:hAnsi="Times New Roman" w:cs="David" w:hint="cs"/>
          <w:sz w:val="24"/>
          <w:szCs w:val="24"/>
          <w:rtl/>
        </w:rPr>
        <w:t>50</w:t>
      </w:r>
      <w:r w:rsidRPr="001B46E1">
        <w:rPr>
          <w:rFonts w:ascii="Times New Roman" w:eastAsia="Times New Roman" w:hAnsi="Times New Roman" w:cs="David"/>
          <w:sz w:val="24"/>
          <w:szCs w:val="24"/>
          <w:rtl/>
        </w:rPr>
        <w:t>%</w:t>
      </w:r>
    </w:p>
    <w:p w14:paraId="5249055C" w14:textId="77777777" w:rsidR="001B46E1" w:rsidRPr="001B46E1" w:rsidRDefault="001B46E1" w:rsidP="001B46E1">
      <w:pPr>
        <w:spacing w:before="0" w:beforeAutospacing="0" w:after="0" w:afterAutospacing="0" w:line="360" w:lineRule="auto"/>
        <w:ind w:left="720"/>
        <w:rPr>
          <w:rFonts w:ascii="Times New Roman" w:eastAsia="Times New Roman" w:hAnsi="Times New Roman" w:cs="David"/>
          <w:sz w:val="24"/>
          <w:szCs w:val="24"/>
        </w:rPr>
      </w:pPr>
    </w:p>
    <w:p w14:paraId="565F8977" w14:textId="77777777" w:rsidR="001B46E1" w:rsidRPr="001B46E1" w:rsidRDefault="001B46E1" w:rsidP="001B46E1">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 xml:space="preserve">למרות האמור בסעיף 1 לעיל רשאי המזמין לשלם </w:t>
      </w:r>
      <w:r w:rsidRPr="001B46E1">
        <w:rPr>
          <w:rFonts w:ascii="Times New Roman" w:eastAsia="Times New Roman" w:hAnsi="Times New Roman" w:cs="David" w:hint="cs"/>
          <w:sz w:val="24"/>
          <w:szCs w:val="24"/>
          <w:rtl/>
        </w:rPr>
        <w:t>למתכנן</w:t>
      </w:r>
      <w:r w:rsidRPr="001B46E1">
        <w:rPr>
          <w:rFonts w:ascii="Times New Roman" w:eastAsia="Times New Roman" w:hAnsi="Times New Roman" w:cs="David"/>
          <w:sz w:val="24"/>
          <w:szCs w:val="24"/>
          <w:rtl/>
        </w:rPr>
        <w:t xml:space="preserve"> מקדמות בגין קידום התכנון אשר יקוזזו משלבי התשלום עפ"י קביעתו.</w:t>
      </w:r>
    </w:p>
    <w:p w14:paraId="2A297B6A" w14:textId="77777777" w:rsidR="001B46E1" w:rsidRPr="001B46E1" w:rsidRDefault="001B46E1" w:rsidP="001B46E1">
      <w:pPr>
        <w:spacing w:before="0" w:beforeAutospacing="0" w:after="0" w:afterAutospacing="0" w:line="360" w:lineRule="auto"/>
        <w:rPr>
          <w:rFonts w:ascii="Times New Roman" w:eastAsia="Times New Roman" w:hAnsi="Times New Roman" w:cs="David"/>
          <w:sz w:val="24"/>
          <w:szCs w:val="24"/>
          <w:rtl/>
        </w:rPr>
      </w:pPr>
    </w:p>
    <w:p w14:paraId="14705B8A" w14:textId="7E3AD1D7" w:rsidR="001B46E1" w:rsidRPr="001B46E1" w:rsidRDefault="00004D83" w:rsidP="001B46E1">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היועץ</w:t>
      </w:r>
      <w:r w:rsidR="001B46E1" w:rsidRPr="001B46E1">
        <w:rPr>
          <w:rFonts w:ascii="Times New Roman" w:eastAsia="Times New Roman" w:hAnsi="Times New Roman" w:cs="David"/>
          <w:sz w:val="24"/>
          <w:szCs w:val="24"/>
          <w:rtl/>
        </w:rPr>
        <w:t xml:space="preserve"> יגיש חשבון לא יותר מאשר פעם בחודש.</w:t>
      </w:r>
    </w:p>
    <w:p w14:paraId="3574824B" w14:textId="77777777" w:rsidR="001B46E1" w:rsidRPr="001B46E1" w:rsidRDefault="001B46E1" w:rsidP="001B46E1">
      <w:pPr>
        <w:spacing w:before="0" w:beforeAutospacing="0" w:after="0" w:afterAutospacing="0" w:line="360" w:lineRule="auto"/>
        <w:ind w:left="720"/>
        <w:rPr>
          <w:rFonts w:ascii="Times New Roman" w:eastAsia="Times New Roman" w:hAnsi="Times New Roman" w:cs="David"/>
          <w:sz w:val="24"/>
          <w:szCs w:val="24"/>
          <w:rtl/>
        </w:rPr>
      </w:pPr>
    </w:p>
    <w:p w14:paraId="51B743D2" w14:textId="3ACDBFA0" w:rsidR="001B46E1" w:rsidRPr="001B46E1" w:rsidRDefault="001B46E1" w:rsidP="009B3D89">
      <w:pPr>
        <w:numPr>
          <w:ilvl w:val="0"/>
          <w:numId w:val="10"/>
        </w:numPr>
        <w:spacing w:before="0" w:beforeAutospacing="0" w:after="0" w:afterAutospacing="0" w:line="360" w:lineRule="auto"/>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 xml:space="preserve">המזמין ישלם את שכר </w:t>
      </w:r>
      <w:r w:rsidRPr="001B46E1">
        <w:rPr>
          <w:rFonts w:ascii="Times New Roman" w:eastAsia="Times New Roman" w:hAnsi="Times New Roman" w:cs="David" w:hint="cs"/>
          <w:sz w:val="24"/>
          <w:szCs w:val="24"/>
          <w:rtl/>
        </w:rPr>
        <w:t>ה</w:t>
      </w:r>
      <w:r w:rsidR="009B3D89">
        <w:rPr>
          <w:rFonts w:ascii="Times New Roman" w:eastAsia="Times New Roman" w:hAnsi="Times New Roman" w:cs="David" w:hint="cs"/>
          <w:sz w:val="24"/>
          <w:szCs w:val="24"/>
          <w:rtl/>
        </w:rPr>
        <w:t>יועץ</w:t>
      </w:r>
      <w:r w:rsidRPr="001B46E1">
        <w:rPr>
          <w:rFonts w:ascii="Times New Roman" w:eastAsia="Times New Roman" w:hAnsi="Times New Roman" w:cs="David"/>
          <w:sz w:val="24"/>
          <w:szCs w:val="24"/>
          <w:rtl/>
        </w:rPr>
        <w:t xml:space="preserve"> בטווח של  60 יום מתאריך אישור החשבון ע"י המנהל.</w:t>
      </w:r>
    </w:p>
    <w:p w14:paraId="7EB1C18D" w14:textId="716007D4" w:rsidR="001B46E1" w:rsidRPr="001B46E1" w:rsidRDefault="001B46E1" w:rsidP="00004D83">
      <w:pPr>
        <w:spacing w:before="0" w:beforeAutospacing="0" w:after="0" w:afterAutospacing="0" w:line="360" w:lineRule="auto"/>
        <w:jc w:val="both"/>
        <w:rPr>
          <w:rFonts w:ascii="Times New Roman" w:eastAsia="Times New Roman" w:hAnsi="Times New Roman" w:cs="David"/>
          <w:sz w:val="24"/>
          <w:szCs w:val="24"/>
          <w:rtl/>
        </w:rPr>
      </w:pPr>
    </w:p>
    <w:p w14:paraId="045B3E81" w14:textId="77777777" w:rsidR="001B46E1" w:rsidRPr="001B46E1" w:rsidRDefault="001B46E1" w:rsidP="001B46E1">
      <w:pPr>
        <w:numPr>
          <w:ilvl w:val="0"/>
          <w:numId w:val="10"/>
        </w:numPr>
        <w:spacing w:before="0" w:beforeAutospacing="0" w:after="0" w:afterAutospacing="0" w:line="360" w:lineRule="auto"/>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הגשת החשבונות תתבצע תוך הטענתם לתיקיית "חשבונות מוגשים" במערכת ה-</w:t>
      </w:r>
      <w:r w:rsidRPr="001B46E1">
        <w:rPr>
          <w:rFonts w:ascii="Times New Roman" w:eastAsia="Times New Roman" w:hAnsi="Times New Roman" w:cs="David"/>
          <w:sz w:val="24"/>
          <w:szCs w:val="24"/>
        </w:rPr>
        <w:t>@view</w:t>
      </w:r>
      <w:r w:rsidRPr="001B46E1">
        <w:rPr>
          <w:rFonts w:ascii="Times New Roman" w:eastAsia="Times New Roman" w:hAnsi="Times New Roman" w:cs="David"/>
          <w:sz w:val="24"/>
          <w:szCs w:val="24"/>
          <w:rtl/>
        </w:rPr>
        <w:t xml:space="preserve"> ויידוע המנהל בהתאם. מובהר כי הטענת החשבון למערכת מהווה תנאי לטיפול בו.</w:t>
      </w:r>
    </w:p>
    <w:p w14:paraId="3B798D24" w14:textId="77777777" w:rsidR="001B46E1" w:rsidRPr="001B46E1" w:rsidRDefault="001B46E1" w:rsidP="001B46E1">
      <w:pPr>
        <w:spacing w:before="0" w:beforeAutospacing="0" w:after="0" w:afterAutospacing="0" w:line="360" w:lineRule="auto"/>
        <w:jc w:val="center"/>
        <w:rPr>
          <w:rFonts w:ascii="Times New Roman" w:eastAsia="Times New Roman" w:hAnsi="Times New Roman" w:cs="David"/>
          <w:sz w:val="25"/>
          <w:szCs w:val="24"/>
          <w:rtl/>
        </w:rPr>
      </w:pPr>
      <w:r w:rsidRPr="001B46E1">
        <w:rPr>
          <w:rFonts w:ascii="Times New Roman" w:eastAsia="Times New Roman" w:hAnsi="Times New Roman" w:cs="David"/>
          <w:sz w:val="24"/>
          <w:szCs w:val="24"/>
          <w:rtl/>
        </w:rPr>
        <w:br w:type="page"/>
      </w:r>
    </w:p>
    <w:p w14:paraId="079B6937" w14:textId="77777777" w:rsidR="007932CF" w:rsidRPr="00672C76" w:rsidRDefault="007932CF" w:rsidP="007932C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020248A" w14:textId="19A6E80C" w:rsidR="007932CF" w:rsidRPr="00B27B4C" w:rsidRDefault="007932CF" w:rsidP="007932CF">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DC596D207BE94A2591A1B540CCBBD73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1C26BFDD"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E810A1D87A694CD9B56D6DAD532DB69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59B5356" w14:textId="7D3967D4"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02D8B9C0"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F5AB45F"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5C66E23"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87C2C74" w14:textId="77777777" w:rsidR="007932CF" w:rsidRPr="00B27B4C" w:rsidRDefault="007932CF" w:rsidP="007932CF">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EC21BA9"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ABDABE" w14:textId="5DA10654"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F63643A27BC8490FB2C697F55A9CD89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35DE917763844146AA5B4EE226DCF87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3F03593320724C7B95AF0C0466DAC9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6F37547"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E6FEDC" w14:textId="634D79C5" w:rsidR="007932CF" w:rsidRPr="00B27B4C" w:rsidRDefault="007932CF" w:rsidP="00004D83">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733C9BF62F6E4C98B9F48EB0EBECEB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DBEDE61D15864F86A5CADA14C43A13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סקר תשתיות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6602A99D4DE463D8536A1311828F4B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1CCBFE23"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8E151BD" w14:textId="75744AF9" w:rsidR="007932CF" w:rsidRPr="00B27B4C" w:rsidRDefault="007932CF" w:rsidP="007932CF">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C59252865D340D0A2928211D50C4C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709B55F" w14:textId="77777777" w:rsidR="007932CF" w:rsidRPr="00B27B4C" w:rsidRDefault="007932CF" w:rsidP="007932CF">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A7FE510" w14:textId="0D53A154" w:rsidR="007932CF" w:rsidRPr="00B27B4C" w:rsidRDefault="007932CF" w:rsidP="007932CF">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B9B82F504B7403EA962BB0DD5CE5E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78371B4" w14:textId="77777777" w:rsidR="007932CF" w:rsidRPr="00B27B4C" w:rsidRDefault="007932CF" w:rsidP="007932CF">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8ADC687" w14:textId="77777777" w:rsidR="007932CF" w:rsidRPr="00B27B4C" w:rsidRDefault="007932CF" w:rsidP="007932CF">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DA61577"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79249B4" w14:textId="77777777" w:rsidR="007932CF" w:rsidRPr="00B27B4C" w:rsidRDefault="007932CF" w:rsidP="007932CF">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2223F35"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6DF8C4D" w14:textId="77777777" w:rsidR="007932CF" w:rsidRPr="00B27B4C" w:rsidRDefault="007932CF" w:rsidP="007932CF">
      <w:pPr>
        <w:widowControl w:val="0"/>
        <w:numPr>
          <w:ilvl w:val="0"/>
          <w:numId w:val="15"/>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9163AB8" w14:textId="77777777" w:rsidR="007932CF" w:rsidRPr="00B27B4C" w:rsidRDefault="007932CF" w:rsidP="007932CF">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4D76908" w14:textId="77777777" w:rsidR="007932CF" w:rsidRPr="00B27B4C"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6E5169F" w14:textId="77777777" w:rsidR="007932CF" w:rsidRPr="00435A20" w:rsidRDefault="007932CF" w:rsidP="007932CF">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DA1ACDF" w14:textId="77777777" w:rsidR="007932CF" w:rsidRPr="009130F0" w:rsidRDefault="007932CF" w:rsidP="007932CF">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E71E26C" w14:textId="77FD330A" w:rsidR="007932CF" w:rsidRPr="000525E5" w:rsidRDefault="007932CF" w:rsidP="007932CF">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098CBEFADCFA4751B6C4087C7BFC9A0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120802EF" w14:textId="77777777" w:rsidR="007932CF"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5865390E" w14:textId="77777777" w:rsidR="007932CF" w:rsidRPr="00B27B4C"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E4AAAB3" w14:textId="77777777" w:rsidR="007932CF" w:rsidRPr="00B27B4C"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1835BFC" w14:textId="77777777" w:rsidR="007932CF" w:rsidRPr="00B27B4C" w:rsidRDefault="007932CF" w:rsidP="007932CF">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76CACE9" w14:textId="77777777" w:rsidR="007932CF" w:rsidRPr="00B27B4C" w:rsidRDefault="007932CF" w:rsidP="007932CF">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5F3242BB" w14:textId="77777777" w:rsidR="007932CF" w:rsidRPr="00776496" w:rsidRDefault="007932CF" w:rsidP="007932CF">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636E2D7"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11125A"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BF9FDE8"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08E86BF"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6D42294" w14:textId="77777777" w:rsidR="007932CF" w:rsidRDefault="007932CF" w:rsidP="007932C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92F0328" w14:textId="77777777" w:rsidR="00F20F19" w:rsidRPr="0009511C" w:rsidRDefault="00F20F19" w:rsidP="00F20F19">
      <w:pPr>
        <w:widowControl w:val="0"/>
        <w:spacing w:before="0" w:beforeAutospacing="0" w:after="0" w:afterAutospacing="0" w:line="240" w:lineRule="auto"/>
        <w:jc w:val="center"/>
        <w:rPr>
          <w:rFonts w:ascii="David" w:eastAsia="Times New Roman" w:hAnsi="David" w:cs="David"/>
          <w:sz w:val="24"/>
          <w:szCs w:val="24"/>
          <w:lang w:eastAsia="he-IL"/>
        </w:rPr>
      </w:pPr>
    </w:p>
    <w:p w14:paraId="6B98C868" w14:textId="77777777" w:rsidR="00F20F19" w:rsidRPr="00FA17C3" w:rsidRDefault="00F20F19" w:rsidP="00F20F19">
      <w:pPr>
        <w:keepNext/>
        <w:keepLines/>
        <w:spacing w:after="177"/>
        <w:jc w:val="center"/>
        <w:outlineLvl w:val="4"/>
        <w:rPr>
          <w:rFonts w:ascii="Courier New" w:eastAsia="Times New Roman" w:hAnsi="Courier New" w:cs="David"/>
          <w:b/>
          <w:bCs/>
          <w:color w:val="000000"/>
          <w:sz w:val="24"/>
          <w:szCs w:val="24"/>
          <w:rtl/>
          <w:lang w:val="he-IL" w:eastAsia="he-IL"/>
        </w:rPr>
      </w:pPr>
      <w:bookmarkStart w:id="0"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0"/>
    </w:p>
    <w:p w14:paraId="5F4D3B6D"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w:t>
      </w:r>
      <w:bookmarkStart w:id="1" w:name="_GoBack"/>
      <w:bookmarkEnd w:id="1"/>
      <w:r w:rsidRPr="00FA17C3">
        <w:rPr>
          <w:rFonts w:ascii="Courier New" w:eastAsia="Times New Roman" w:hAnsi="Courier New" w:cs="David"/>
          <w:color w:val="000000"/>
          <w:sz w:val="24"/>
          <w:szCs w:val="24"/>
          <w:rtl/>
          <w:lang w:val="he-IL" w:eastAsia="he-IL"/>
        </w:rPr>
        <w:t xml:space="preserve"> </w:t>
      </w:r>
    </w:p>
    <w:p w14:paraId="30EDA6AE" w14:textId="77777777" w:rsidR="00F20F19" w:rsidRPr="00FA17C3" w:rsidRDefault="00F20F19" w:rsidP="00F20F19">
      <w:pPr>
        <w:widowControl w:val="0"/>
        <w:numPr>
          <w:ilvl w:val="1"/>
          <w:numId w:val="1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8203223" w14:textId="77777777" w:rsidR="00F20F19" w:rsidRPr="00FA17C3" w:rsidRDefault="00F20F19" w:rsidP="00F20F19">
      <w:pPr>
        <w:widowControl w:val="0"/>
        <w:numPr>
          <w:ilvl w:val="1"/>
          <w:numId w:val="1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763022C8" w14:textId="77777777" w:rsidR="00F20F19" w:rsidRPr="00FA17C3" w:rsidRDefault="00F20F19" w:rsidP="00F20F19">
      <w:pPr>
        <w:widowControl w:val="0"/>
        <w:numPr>
          <w:ilvl w:val="1"/>
          <w:numId w:val="18"/>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2FB34A18" w14:textId="77777777" w:rsidR="00F20F19" w:rsidRPr="00FA17C3" w:rsidRDefault="00F20F19" w:rsidP="00F20F19">
      <w:pPr>
        <w:widowControl w:val="0"/>
        <w:numPr>
          <w:ilvl w:val="0"/>
          <w:numId w:val="18"/>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0C2E42E1" w14:textId="77777777" w:rsidR="00F20F19" w:rsidRPr="00FA17C3" w:rsidRDefault="00F20F19" w:rsidP="00F20F19">
      <w:pPr>
        <w:widowControl w:val="0"/>
        <w:numPr>
          <w:ilvl w:val="1"/>
          <w:numId w:val="18"/>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65C86224" w14:textId="77777777" w:rsidR="00F20F19" w:rsidRPr="00FA17C3" w:rsidRDefault="00F20F19" w:rsidP="00F20F19">
      <w:pPr>
        <w:widowControl w:val="0"/>
        <w:numPr>
          <w:ilvl w:val="1"/>
          <w:numId w:val="18"/>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5369E5F4"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20A7AA8B" w14:textId="77777777" w:rsidR="00F20F19" w:rsidRPr="00FA17C3" w:rsidRDefault="00F20F19" w:rsidP="00F20F19">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5B46555C" w14:textId="77777777" w:rsidR="00F20F19" w:rsidRPr="00FA17C3" w:rsidRDefault="00F20F19" w:rsidP="00F20F19">
      <w:pPr>
        <w:widowControl w:val="0"/>
        <w:numPr>
          <w:ilvl w:val="1"/>
          <w:numId w:val="19"/>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4459379"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6C3755C2"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21E1D449"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6F99C211"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78B7064D"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2079A931"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2" w:name="_Ref265584921"/>
      <w:bookmarkStart w:id="3"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2"/>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3"/>
    </w:p>
    <w:p w14:paraId="765C81F5"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55F286F1" w14:textId="77777777" w:rsidR="00F20F19" w:rsidRPr="00FA17C3" w:rsidRDefault="00F20F19" w:rsidP="00F20F19">
      <w:pPr>
        <w:widowControl w:val="0"/>
        <w:numPr>
          <w:ilvl w:val="0"/>
          <w:numId w:val="17"/>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542FBDF7"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6979495"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02BE887"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F84590F"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359825F" w14:textId="77777777" w:rsidR="00F20F19" w:rsidRDefault="00F20F19" w:rsidP="00F20F1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5BEB3BF8" w14:textId="77777777" w:rsidR="00F20F19" w:rsidRPr="004A6AA4" w:rsidRDefault="00F20F19" w:rsidP="00F20F1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A68818B" w14:textId="77777777" w:rsidR="00F20F19" w:rsidRDefault="00F20F19" w:rsidP="00F20F1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463E9347" w14:textId="77777777" w:rsidR="00F20F19" w:rsidRDefault="00F20F19" w:rsidP="00F20F1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F20F19" w:rsidRPr="00FA17C3" w14:paraId="4FBC59C6" w14:textId="77777777" w:rsidTr="00835354">
        <w:trPr>
          <w:trHeight w:val="463"/>
          <w:tblHeader/>
        </w:trPr>
        <w:tc>
          <w:tcPr>
            <w:tcW w:w="8659" w:type="dxa"/>
            <w:gridSpan w:val="4"/>
            <w:shd w:val="clear" w:color="auto" w:fill="F2F2F2" w:themeFill="background1" w:themeFillShade="F2"/>
          </w:tcPr>
          <w:p w14:paraId="69A4E634" w14:textId="77777777" w:rsidR="00F20F19" w:rsidRPr="002A3FB5" w:rsidRDefault="00F20F19"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762049C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F20F19" w:rsidRPr="00FA17C3" w14:paraId="17F6E7CD" w14:textId="77777777" w:rsidTr="00835354">
        <w:trPr>
          <w:trHeight w:val="315"/>
        </w:trPr>
        <w:tc>
          <w:tcPr>
            <w:tcW w:w="11482" w:type="dxa"/>
            <w:gridSpan w:val="5"/>
          </w:tcPr>
          <w:p w14:paraId="07CCD72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58678F72"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F20F19" w:rsidRPr="00FA17C3" w14:paraId="09D4CC4E" w14:textId="77777777" w:rsidTr="00835354">
        <w:trPr>
          <w:trHeight w:val="278"/>
        </w:trPr>
        <w:tc>
          <w:tcPr>
            <w:tcW w:w="2244" w:type="dxa"/>
            <w:shd w:val="clear" w:color="auto" w:fill="F2F2F2" w:themeFill="background1" w:themeFillShade="F2"/>
          </w:tcPr>
          <w:p w14:paraId="76275FB6"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5F8FCAD1" w14:textId="77777777" w:rsidR="00F20F19" w:rsidRPr="00FA17C3" w:rsidDel="009955DA"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2A649DF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710C4DF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0016E827"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F20F19" w:rsidRPr="00FA17C3" w14:paraId="1B7C2B4F" w14:textId="77777777" w:rsidTr="00835354">
        <w:trPr>
          <w:trHeight w:val="551"/>
        </w:trPr>
        <w:tc>
          <w:tcPr>
            <w:tcW w:w="2244" w:type="dxa"/>
          </w:tcPr>
          <w:p w14:paraId="43AE7F4A"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18560EC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3882725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7F6A33D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853F269"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787733F"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625D0E34"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26F6C453"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63D6590D"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1232AB4"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2D2A1335"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422FAD99"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A239C27"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032A484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0823A9E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5B39E227"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56A5DDD4"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343BFF9C"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7CC9C53B"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63A06629"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20F19" w:rsidRPr="00FA17C3" w14:paraId="5CA20E83" w14:textId="77777777" w:rsidTr="00835354">
        <w:trPr>
          <w:trHeight w:val="571"/>
        </w:trPr>
        <w:tc>
          <w:tcPr>
            <w:tcW w:w="2244" w:type="dxa"/>
          </w:tcPr>
          <w:p w14:paraId="05962535"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6C1E1BDF"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5A202E0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1F9196B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F5070E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3C0745A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7E06D573"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737A42C"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20F19" w:rsidRPr="00FA17C3" w14:paraId="2AA11FDF" w14:textId="77777777" w:rsidTr="00835354">
        <w:trPr>
          <w:trHeight w:val="513"/>
        </w:trPr>
        <w:tc>
          <w:tcPr>
            <w:tcW w:w="2244" w:type="dxa"/>
            <w:vMerge w:val="restart"/>
          </w:tcPr>
          <w:p w14:paraId="5013B252"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1EACE1D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961883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DB48BC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72629E7D"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C671BC5"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20F19" w:rsidRPr="00FA17C3" w14:paraId="40046EE0" w14:textId="77777777" w:rsidTr="00835354">
        <w:trPr>
          <w:trHeight w:val="512"/>
        </w:trPr>
        <w:tc>
          <w:tcPr>
            <w:tcW w:w="2244" w:type="dxa"/>
            <w:vMerge/>
          </w:tcPr>
          <w:p w14:paraId="0250768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3E085B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37779C4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2B3EB07"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B4C0FBC"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051E4E1C" w14:textId="77777777" w:rsidR="00F20F19" w:rsidRPr="00FA17C3" w:rsidRDefault="00F20F19" w:rsidP="00F20F19">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76A74DA1" w14:textId="77777777" w:rsidR="00F20F19" w:rsidRPr="00FA17C3" w:rsidRDefault="00F20F19" w:rsidP="00F20F19">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F20F19" w:rsidRPr="00FA17C3" w14:paraId="1709361F" w14:textId="77777777" w:rsidTr="00835354">
        <w:trPr>
          <w:trHeight w:val="268"/>
          <w:tblHeader/>
        </w:trPr>
        <w:tc>
          <w:tcPr>
            <w:tcW w:w="11482" w:type="dxa"/>
            <w:gridSpan w:val="11"/>
          </w:tcPr>
          <w:p w14:paraId="0B5A01F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F20F19" w:rsidRPr="00FA17C3" w14:paraId="466DB3B2" w14:textId="77777777" w:rsidTr="00835354">
        <w:trPr>
          <w:gridBefore w:val="1"/>
          <w:wBefore w:w="7" w:type="dxa"/>
          <w:trHeight w:val="431"/>
        </w:trPr>
        <w:tc>
          <w:tcPr>
            <w:tcW w:w="1277" w:type="dxa"/>
            <w:vMerge w:val="restart"/>
            <w:shd w:val="clear" w:color="auto" w:fill="F2F2F2" w:themeFill="background1" w:themeFillShade="F2"/>
          </w:tcPr>
          <w:p w14:paraId="576E063F"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32F2879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1D476FA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58928F4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098EEF62"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4B82479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600210A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4A4690F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1035397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64E95D5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67AFDDA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0D63457"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4A2D90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F20F19" w:rsidRPr="00FA17C3" w14:paraId="568E64A5" w14:textId="77777777" w:rsidTr="00835354">
        <w:trPr>
          <w:gridBefore w:val="1"/>
          <w:wBefore w:w="7" w:type="dxa"/>
          <w:trHeight w:val="367"/>
        </w:trPr>
        <w:tc>
          <w:tcPr>
            <w:tcW w:w="1277" w:type="dxa"/>
            <w:vMerge/>
            <w:shd w:val="clear" w:color="auto" w:fill="F2F2F2" w:themeFill="background1" w:themeFillShade="F2"/>
          </w:tcPr>
          <w:p w14:paraId="799383AF"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B2FD07A"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45DB48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79E49C6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5251F09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C86C4F7"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93F0CD9"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2DCC7D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3AEC1365"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0DB0E6AE"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F20F19" w:rsidRPr="00FA17C3" w14:paraId="19585B58" w14:textId="77777777" w:rsidTr="00835354">
        <w:trPr>
          <w:gridBefore w:val="1"/>
          <w:wBefore w:w="7" w:type="dxa"/>
          <w:trHeight w:val="624"/>
        </w:trPr>
        <w:tc>
          <w:tcPr>
            <w:tcW w:w="1277" w:type="dxa"/>
            <w:shd w:val="clear" w:color="auto" w:fill="F2F2F2" w:themeFill="background1" w:themeFillShade="F2"/>
          </w:tcPr>
          <w:p w14:paraId="2FB7FA1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400115C6"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04AD1E3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006D73F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2074705"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C3C2E55"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5BCA5BF6"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7D36DF3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D1EC5B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609474F8"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3A58265C"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62C47036"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2511AAD3"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31D32703"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0C8C6713" w14:textId="77777777" w:rsidR="00F20F19" w:rsidRPr="00FA17C3" w:rsidRDefault="00F20F1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015AF43C"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F20F19" w:rsidRPr="00FA17C3" w14:paraId="54C0DA93" w14:textId="77777777" w:rsidTr="00835354">
        <w:trPr>
          <w:gridBefore w:val="1"/>
          <w:wBefore w:w="7" w:type="dxa"/>
          <w:trHeight w:val="624"/>
        </w:trPr>
        <w:tc>
          <w:tcPr>
            <w:tcW w:w="1277" w:type="dxa"/>
            <w:shd w:val="clear" w:color="auto" w:fill="FFFFFF" w:themeFill="background1"/>
          </w:tcPr>
          <w:p w14:paraId="6DB505A0"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54A5BB7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516329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F9F29E2"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816C64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CC253E9"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3619E69D"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1AB0EE2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0AC1A58"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57B57D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57E5C3F2"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249B09E3" w14:textId="77777777" w:rsidR="00F20F19" w:rsidRPr="00FA17C3" w:rsidRDefault="00F20F19"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6AD6FD50"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F20F19" w:rsidRPr="00FA17C3" w14:paraId="0421E53A" w14:textId="77777777" w:rsidTr="00835354">
        <w:trPr>
          <w:gridBefore w:val="1"/>
          <w:wBefore w:w="7" w:type="dxa"/>
          <w:trHeight w:val="624"/>
        </w:trPr>
        <w:tc>
          <w:tcPr>
            <w:tcW w:w="1277" w:type="dxa"/>
            <w:shd w:val="clear" w:color="auto" w:fill="FFFFFF" w:themeFill="background1"/>
          </w:tcPr>
          <w:p w14:paraId="058E24A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391FE53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7A86531"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23EBADB"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B9323EC"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6D5EFB2" w14:textId="77777777" w:rsidR="00F20F19" w:rsidRPr="00FA17C3" w:rsidRDefault="00F20F19"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18596D23"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9BC99A7"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35F6F84" w14:textId="77777777" w:rsidR="00F20F19" w:rsidRPr="00FA17C3" w:rsidRDefault="00F20F1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F45D83E"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4585B2B1"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52506EB"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8873E4F"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276E4DD8"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4DAD1595"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3638B5C" w14:textId="77777777" w:rsidR="00F20F19" w:rsidRPr="00FA17C3" w:rsidRDefault="00F20F19" w:rsidP="00F20F1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CE5FF1F" w14:textId="77777777" w:rsidR="00F20F19" w:rsidRPr="00FA17C3" w:rsidRDefault="00F20F19" w:rsidP="00F20F19">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F20F19" w:rsidRPr="00FA17C3" w14:paraId="65CDEBC2" w14:textId="77777777" w:rsidTr="00835354">
        <w:trPr>
          <w:trHeight w:val="57"/>
          <w:tblHeader/>
        </w:trPr>
        <w:tc>
          <w:tcPr>
            <w:tcW w:w="11530" w:type="dxa"/>
            <w:shd w:val="clear" w:color="auto" w:fill="F2F2F2" w:themeFill="background1" w:themeFillShade="F2"/>
          </w:tcPr>
          <w:p w14:paraId="5E7912AA" w14:textId="77777777" w:rsidR="00F20F19" w:rsidRPr="00FA17C3" w:rsidRDefault="00F20F1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F20F19" w:rsidRPr="00FA17C3" w14:paraId="362EBCD7" w14:textId="77777777" w:rsidTr="00835354">
        <w:trPr>
          <w:trHeight w:val="798"/>
        </w:trPr>
        <w:tc>
          <w:tcPr>
            <w:tcW w:w="11530" w:type="dxa"/>
          </w:tcPr>
          <w:p w14:paraId="27DA4FD0" w14:textId="77777777" w:rsidR="00F20F19" w:rsidRPr="00FA17C3" w:rsidRDefault="00F20F1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7D34AC56" w14:textId="77777777" w:rsidR="00F20F19" w:rsidRPr="00FA17C3" w:rsidRDefault="00F20F1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68C44DE9" w14:textId="77777777" w:rsidR="00F20F19" w:rsidRPr="00FA17C3" w:rsidRDefault="00F20F1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4DEDC86C" w14:textId="77777777" w:rsidR="00F20F19" w:rsidRPr="00FA17C3" w:rsidRDefault="00F20F1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3A0F4345" w14:textId="77777777" w:rsidR="00F20F19" w:rsidRPr="00FA17C3" w:rsidRDefault="00F20F19" w:rsidP="00F20F1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6948C9F" w14:textId="77777777" w:rsidR="00F20F19" w:rsidRPr="00FA17C3" w:rsidRDefault="00F20F19" w:rsidP="00F20F1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BE3B8CE" w14:textId="77777777" w:rsidR="00F20F19" w:rsidRPr="00FA17C3" w:rsidRDefault="00F20F19" w:rsidP="00F20F1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12"/>
        <w:bidiVisual/>
        <w:tblW w:w="11530" w:type="dxa"/>
        <w:tblLayout w:type="fixed"/>
        <w:tblLook w:val="04A0" w:firstRow="1" w:lastRow="0" w:firstColumn="1" w:lastColumn="0" w:noHBand="0" w:noVBand="1"/>
      </w:tblPr>
      <w:tblGrid>
        <w:gridCol w:w="11530"/>
      </w:tblGrid>
      <w:tr w:rsidR="00F20F19" w:rsidRPr="00FA17C3" w14:paraId="6543BFC6" w14:textId="77777777" w:rsidTr="00F20F19">
        <w:trPr>
          <w:trHeight w:val="227"/>
          <w:tblHeader/>
        </w:trPr>
        <w:tc>
          <w:tcPr>
            <w:tcW w:w="11530" w:type="dxa"/>
            <w:shd w:val="clear" w:color="auto" w:fill="F2F2F2" w:themeFill="background1" w:themeFillShade="F2"/>
          </w:tcPr>
          <w:p w14:paraId="2A359938" w14:textId="77777777" w:rsidR="00F20F19" w:rsidRPr="00FA17C3" w:rsidRDefault="00F20F19" w:rsidP="00F20F1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F20F19" w:rsidRPr="00FA17C3" w14:paraId="54D2EE18" w14:textId="77777777" w:rsidTr="00F20F19">
        <w:trPr>
          <w:trHeight w:val="334"/>
        </w:trPr>
        <w:tc>
          <w:tcPr>
            <w:tcW w:w="11530" w:type="dxa"/>
            <w:vAlign w:val="center"/>
          </w:tcPr>
          <w:p w14:paraId="7321053D" w14:textId="77777777" w:rsidR="00F20F19" w:rsidRPr="00FA17C3" w:rsidRDefault="00F20F19" w:rsidP="00F20F19">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3B04EF27" w14:textId="77777777" w:rsidR="00F20F19" w:rsidRPr="00835354"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469"/>
        <w:bidiVisual/>
        <w:tblW w:w="11530" w:type="dxa"/>
        <w:tblLayout w:type="fixed"/>
        <w:tblLook w:val="04A0" w:firstRow="1" w:lastRow="0" w:firstColumn="1" w:lastColumn="0" w:noHBand="0" w:noVBand="1"/>
      </w:tblPr>
      <w:tblGrid>
        <w:gridCol w:w="11530"/>
      </w:tblGrid>
      <w:tr w:rsidR="00F20F19" w:rsidRPr="00FA17C3" w14:paraId="02461E89" w14:textId="77777777" w:rsidTr="00F20F19">
        <w:trPr>
          <w:trHeight w:val="227"/>
          <w:tblHeader/>
        </w:trPr>
        <w:tc>
          <w:tcPr>
            <w:tcW w:w="11530" w:type="dxa"/>
            <w:shd w:val="clear" w:color="auto" w:fill="F2F2F2" w:themeFill="background1" w:themeFillShade="F2"/>
          </w:tcPr>
          <w:p w14:paraId="47577C3E" w14:textId="77777777" w:rsidR="00F20F19" w:rsidRPr="00FA17C3" w:rsidRDefault="00F20F19" w:rsidP="00F20F19">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F20F19" w:rsidRPr="00FA17C3" w14:paraId="5191BCEB" w14:textId="77777777" w:rsidTr="00F20F19">
        <w:trPr>
          <w:trHeight w:val="598"/>
        </w:trPr>
        <w:tc>
          <w:tcPr>
            <w:tcW w:w="11530" w:type="dxa"/>
          </w:tcPr>
          <w:p w14:paraId="570E103C" w14:textId="77777777" w:rsidR="00F20F19" w:rsidRPr="00FA17C3" w:rsidRDefault="00F20F19" w:rsidP="00F20F1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5F095C29"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0521741A" w14:textId="77777777" w:rsidR="00F20F19" w:rsidRPr="00FA17C3" w:rsidRDefault="00F20F19" w:rsidP="00F20F19">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F6FCFCD" w14:textId="77777777" w:rsidR="00F20F19"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2F83DAD1"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706E5AC4"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49CFF0C"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25F1544A" w14:textId="77777777" w:rsidR="00F20F19" w:rsidRPr="00FA17C3" w:rsidRDefault="00F20F19" w:rsidP="00F20F1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363B680F" w14:textId="77777777" w:rsidR="00F20F19" w:rsidRPr="00FA17C3" w:rsidRDefault="00F20F19" w:rsidP="00F20F19">
      <w:pPr>
        <w:widowControl w:val="0"/>
        <w:bidi w:val="0"/>
        <w:spacing w:before="0" w:beforeAutospacing="0" w:after="0" w:afterAutospacing="0" w:line="240" w:lineRule="auto"/>
        <w:rPr>
          <w:rFonts w:ascii="David" w:eastAsia="Times New Roman" w:hAnsi="David" w:cs="David"/>
          <w:b/>
          <w:bCs/>
          <w:sz w:val="24"/>
          <w:szCs w:val="24"/>
          <w:u w:val="single"/>
        </w:rPr>
      </w:pPr>
    </w:p>
    <w:p w14:paraId="2013E4BD" w14:textId="77777777" w:rsidR="00F20F19" w:rsidRPr="00435A20" w:rsidRDefault="00F20F19" w:rsidP="00F20F1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25A4910E" w14:textId="77777777" w:rsidR="00872B58" w:rsidRDefault="00872B58" w:rsidP="001B46E1">
      <w:pPr>
        <w:spacing w:before="0" w:beforeAutospacing="0" w:after="0" w:afterAutospacing="0" w:line="240" w:lineRule="auto"/>
        <w:jc w:val="center"/>
        <w:rPr>
          <w:ins w:id="4" w:author="רינת הראל" w:date="2020-05-19T15:33:00Z"/>
          <w:rFonts w:ascii="Times New Roman" w:eastAsia="Times New Roman" w:hAnsi="Times New Roman" w:cs="David"/>
          <w:b/>
          <w:bCs/>
          <w:sz w:val="24"/>
          <w:szCs w:val="24"/>
          <w:u w:val="single"/>
          <w:rtl/>
        </w:rPr>
      </w:pPr>
      <w:ins w:id="5" w:author="רינת הראל" w:date="2020-05-19T15:33:00Z">
        <w:r>
          <w:rPr>
            <w:rFonts w:ascii="Times New Roman" w:eastAsia="Times New Roman" w:hAnsi="Times New Roman" w:cs="David"/>
            <w:b/>
            <w:bCs/>
            <w:sz w:val="24"/>
            <w:szCs w:val="24"/>
            <w:u w:val="single"/>
            <w:rtl/>
          </w:rPr>
          <w:br w:type="page"/>
        </w:r>
      </w:ins>
    </w:p>
    <w:p w14:paraId="72A75874" w14:textId="462C1EC0" w:rsidR="001B46E1" w:rsidRPr="001B46E1" w:rsidRDefault="001B46E1" w:rsidP="001B46E1">
      <w:pPr>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נספח "ח"</w:t>
      </w:r>
    </w:p>
    <w:p w14:paraId="18F95A58" w14:textId="77777777" w:rsidR="001B46E1" w:rsidRPr="001B46E1" w:rsidRDefault="001B46E1" w:rsidP="001B46E1">
      <w:pPr>
        <w:spacing w:before="0" w:beforeAutospacing="0" w:after="0" w:afterAutospacing="0" w:line="240" w:lineRule="auto"/>
        <w:jc w:val="center"/>
        <w:rPr>
          <w:rFonts w:ascii="Times New Roman" w:eastAsia="Times New Roman" w:hAnsi="Times New Roman" w:cs="David"/>
          <w:b/>
          <w:bCs/>
          <w:sz w:val="24"/>
          <w:szCs w:val="24"/>
          <w:u w:val="single"/>
          <w:rtl/>
        </w:rPr>
      </w:pPr>
    </w:p>
    <w:p w14:paraId="310BB3B7" w14:textId="5C90B9DD" w:rsidR="001B46E1" w:rsidRPr="001B46E1" w:rsidRDefault="001B46E1" w:rsidP="001B46E1">
      <w:pPr>
        <w:spacing w:before="0" w:beforeAutospacing="0" w:after="0" w:afterAutospacing="0" w:line="240" w:lineRule="auto"/>
        <w:jc w:val="center"/>
        <w:rPr>
          <w:rFonts w:ascii="Times New Roman" w:eastAsia="Times New Roman" w:hAnsi="Times New Roman" w:cs="David"/>
          <w:b/>
          <w:bCs/>
          <w:sz w:val="24"/>
          <w:szCs w:val="24"/>
          <w:u w:val="single"/>
          <w:rtl/>
        </w:rPr>
      </w:pPr>
      <w:r w:rsidRPr="001B46E1">
        <w:rPr>
          <w:rFonts w:ascii="Times New Roman" w:eastAsia="Times New Roman" w:hAnsi="Times New Roman" w:cs="David"/>
          <w:b/>
          <w:bCs/>
          <w:sz w:val="24"/>
          <w:szCs w:val="24"/>
          <w:u w:val="single"/>
          <w:rtl/>
        </w:rPr>
        <w:t xml:space="preserve">רשימת התכניות והמסמכים שעל </w:t>
      </w:r>
      <w:r w:rsidR="00004D83">
        <w:rPr>
          <w:rFonts w:ascii="Times New Roman" w:eastAsia="Times New Roman" w:hAnsi="Times New Roman" w:cs="David" w:hint="cs"/>
          <w:b/>
          <w:bCs/>
          <w:sz w:val="24"/>
          <w:szCs w:val="24"/>
          <w:u w:val="single"/>
          <w:rtl/>
        </w:rPr>
        <w:t>היועץ</w:t>
      </w:r>
      <w:r w:rsidRPr="001B46E1">
        <w:rPr>
          <w:rFonts w:ascii="Times New Roman" w:eastAsia="Times New Roman" w:hAnsi="Times New Roman" w:cs="David"/>
          <w:b/>
          <w:bCs/>
          <w:sz w:val="24"/>
          <w:szCs w:val="24"/>
          <w:u w:val="single"/>
          <w:rtl/>
        </w:rPr>
        <w:t xml:space="preserve"> להנפיק</w:t>
      </w:r>
    </w:p>
    <w:p w14:paraId="28FA53D7" w14:textId="77777777" w:rsidR="001B46E1" w:rsidRPr="001B46E1" w:rsidRDefault="001B46E1" w:rsidP="001B46E1">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66F2936" w14:textId="77777777" w:rsidR="001B46E1" w:rsidRPr="001B46E1" w:rsidRDefault="001B46E1" w:rsidP="001B46E1">
      <w:pPr>
        <w:spacing w:before="0" w:beforeAutospacing="0" w:after="0" w:afterAutospacing="0" w:line="240" w:lineRule="auto"/>
        <w:jc w:val="center"/>
        <w:rPr>
          <w:rFonts w:ascii="Times New Roman" w:eastAsia="Times New Roman" w:hAnsi="Times New Roman" w:cs="David"/>
          <w:sz w:val="24"/>
          <w:szCs w:val="24"/>
        </w:rPr>
      </w:pPr>
      <w:r w:rsidRPr="001B46E1">
        <w:rPr>
          <w:rFonts w:ascii="Times New Roman" w:eastAsia="Times New Roman" w:hAnsi="Times New Roman" w:cs="David"/>
          <w:sz w:val="24"/>
          <w:szCs w:val="24"/>
          <w:rtl/>
        </w:rPr>
        <w:t>מסמך זה מהווה השלמה לנספח ב' ואינו גורע ממנו</w:t>
      </w:r>
    </w:p>
    <w:p w14:paraId="118CC8BF" w14:textId="77777777" w:rsidR="001B46E1" w:rsidRPr="001B46E1" w:rsidRDefault="001B46E1" w:rsidP="001B46E1">
      <w:pPr>
        <w:spacing w:before="0" w:beforeAutospacing="0" w:after="0" w:afterAutospacing="0" w:line="240" w:lineRule="auto"/>
        <w:ind w:right="360"/>
        <w:jc w:val="both"/>
        <w:rPr>
          <w:rFonts w:ascii="Times New Roman" w:eastAsia="Times New Roman" w:hAnsi="Times New Roman" w:cs="David"/>
          <w:sz w:val="24"/>
          <w:szCs w:val="24"/>
        </w:rPr>
      </w:pPr>
    </w:p>
    <w:p w14:paraId="60FE0FD7" w14:textId="77777777" w:rsidR="001B46E1" w:rsidRPr="001B46E1" w:rsidRDefault="001B46E1" w:rsidP="001B46E1">
      <w:pPr>
        <w:spacing w:before="0" w:beforeAutospacing="0" w:after="0" w:afterAutospacing="0" w:line="240" w:lineRule="auto"/>
        <w:ind w:right="360"/>
        <w:jc w:val="both"/>
        <w:rPr>
          <w:rFonts w:ascii="Times New Roman" w:eastAsia="Times New Roman" w:hAnsi="Times New Roman" w:cs="David"/>
          <w:sz w:val="24"/>
          <w:szCs w:val="24"/>
        </w:rPr>
      </w:pPr>
    </w:p>
    <w:p w14:paraId="0DB29DC0" w14:textId="26FECDD4" w:rsidR="001B46E1" w:rsidRPr="001B46E1" w:rsidRDefault="007932CF" w:rsidP="001B46E1">
      <w:pPr>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ת</w:t>
      </w:r>
      <w:r w:rsidR="001B46E1" w:rsidRPr="001B46E1">
        <w:rPr>
          <w:rFonts w:ascii="Times New Roman" w:eastAsia="Times New Roman" w:hAnsi="Times New Roman" w:cs="David" w:hint="cs"/>
          <w:sz w:val="24"/>
          <w:szCs w:val="24"/>
          <w:rtl/>
          <w:lang w:eastAsia="he-IL"/>
        </w:rPr>
        <w:t>כנית מיפוי ואיתור תשתיות תת קרקעיות, מתכתיות ואל-מתכתיות.</w:t>
      </w:r>
    </w:p>
    <w:p w14:paraId="185A7EC8" w14:textId="77777777" w:rsidR="001B46E1" w:rsidRPr="001B46E1" w:rsidRDefault="001B46E1" w:rsidP="001B46E1">
      <w:pPr>
        <w:widowControl w:val="0"/>
        <w:numPr>
          <w:ilvl w:val="0"/>
          <w:numId w:val="11"/>
        </w:numPr>
        <w:spacing w:before="0" w:beforeAutospacing="0" w:after="0" w:afterAutospacing="0" w:line="240" w:lineRule="auto"/>
        <w:ind w:right="360"/>
        <w:jc w:val="both"/>
        <w:rPr>
          <w:rFonts w:ascii="Times New Roman" w:eastAsia="Times New Roman" w:hAnsi="Times New Roman" w:cs="David"/>
          <w:sz w:val="24"/>
          <w:szCs w:val="24"/>
        </w:rPr>
      </w:pPr>
      <w:r w:rsidRPr="001B46E1">
        <w:rPr>
          <w:rFonts w:ascii="Times New Roman" w:eastAsia="Times New Roman" w:hAnsi="Times New Roman" w:cs="David"/>
          <w:sz w:val="24"/>
          <w:szCs w:val="24"/>
          <w:rtl/>
        </w:rPr>
        <w:t>כל תכנית אחרת או מסמך או חוות דעת שידרשו במהלך התכנון והביצוע על מנת לקבל עבודה מושלמת בהתאם לשיקול המנהל.</w:t>
      </w:r>
    </w:p>
    <w:p w14:paraId="62BE82B0"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sz w:val="24"/>
          <w:szCs w:val="24"/>
          <w:rtl/>
        </w:rPr>
      </w:pPr>
    </w:p>
    <w:p w14:paraId="41A89771" w14:textId="77777777" w:rsidR="001B46E1" w:rsidRPr="001B46E1" w:rsidRDefault="001B46E1" w:rsidP="001B46E1">
      <w:pPr>
        <w:widowControl w:val="0"/>
        <w:numPr>
          <w:ilvl w:val="0"/>
          <w:numId w:val="11"/>
        </w:numPr>
        <w:spacing w:before="0" w:beforeAutospacing="0" w:after="0" w:afterAutospacing="0" w:line="240" w:lineRule="auto"/>
        <w:ind w:right="36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7BC6AD67"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sz w:val="24"/>
          <w:szCs w:val="24"/>
          <w:rtl/>
        </w:rPr>
      </w:pPr>
    </w:p>
    <w:p w14:paraId="0FF74314" w14:textId="6FF88455" w:rsidR="001B46E1" w:rsidRPr="001B46E1" w:rsidRDefault="007932CF" w:rsidP="001B46E1">
      <w:pPr>
        <w:widowControl w:val="0"/>
        <w:numPr>
          <w:ilvl w:val="0"/>
          <w:numId w:val="11"/>
        </w:numPr>
        <w:spacing w:before="0" w:beforeAutospacing="0" w:after="0" w:afterAutospacing="0" w:line="240" w:lineRule="auto"/>
        <w:ind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כל ת</w:t>
      </w:r>
      <w:r w:rsidR="001B46E1" w:rsidRPr="001B46E1">
        <w:rPr>
          <w:rFonts w:ascii="Times New Roman" w:eastAsia="Times New Roman" w:hAnsi="Times New Roman" w:cs="David"/>
          <w:sz w:val="24"/>
          <w:szCs w:val="24"/>
          <w:rtl/>
        </w:rPr>
        <w:t>כניות הביצוע המתחייבות מכל תקן ודין לרבות אך לא רק מחלקיו השונים של ת"י 1547 – "תכניות ביצוע לבניינים ולעבודות פיתוח סביבתי".</w:t>
      </w:r>
    </w:p>
    <w:p w14:paraId="1BD51715" w14:textId="77777777" w:rsidR="001B46E1" w:rsidRPr="001B46E1" w:rsidRDefault="001B46E1" w:rsidP="001B46E1">
      <w:pPr>
        <w:spacing w:before="0" w:beforeAutospacing="0" w:after="0" w:afterAutospacing="0" w:line="240" w:lineRule="auto"/>
        <w:jc w:val="both"/>
        <w:rPr>
          <w:rFonts w:ascii="Times New Roman" w:eastAsia="Times New Roman" w:hAnsi="Times New Roman" w:cs="David"/>
          <w:b/>
          <w:bCs/>
          <w:sz w:val="24"/>
          <w:szCs w:val="24"/>
          <w:u w:val="single"/>
          <w:rtl/>
        </w:rPr>
      </w:pPr>
    </w:p>
    <w:p w14:paraId="58E338AD" w14:textId="77777777" w:rsidR="001B46E1" w:rsidRPr="001B46E1" w:rsidRDefault="001B46E1" w:rsidP="007932CF">
      <w:pPr>
        <w:spacing w:before="0" w:beforeAutospacing="0" w:after="0" w:afterAutospacing="0" w:line="240" w:lineRule="auto"/>
        <w:ind w:left="720"/>
        <w:jc w:val="both"/>
        <w:rPr>
          <w:rFonts w:ascii="Times New Roman" w:eastAsia="Times New Roman" w:hAnsi="Times New Roman" w:cs="David"/>
          <w:sz w:val="24"/>
          <w:szCs w:val="24"/>
          <w:rtl/>
        </w:rPr>
      </w:pPr>
      <w:r w:rsidRPr="001B46E1">
        <w:rPr>
          <w:rFonts w:ascii="Times New Roman" w:eastAsia="Times New Roman" w:hAnsi="Times New Roman" w:cs="David"/>
          <w:sz w:val="24"/>
          <w:szCs w:val="24"/>
          <w:rtl/>
        </w:rPr>
        <w:t>כל המסמכים והתכניות יערכו בשפה העברית.</w:t>
      </w:r>
    </w:p>
    <w:p w14:paraId="20021998" w14:textId="77777777" w:rsidR="001B46E1" w:rsidRPr="001B46E1" w:rsidRDefault="001B46E1" w:rsidP="001B46E1">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1B46E1">
        <w:rPr>
          <w:rFonts w:ascii="Times New Roman" w:eastAsia="Times New Roman" w:hAnsi="Times New Roman" w:cs="David"/>
          <w:sz w:val="20"/>
          <w:szCs w:val="24"/>
          <w:rtl/>
        </w:rPr>
        <w:br w:type="page"/>
      </w:r>
    </w:p>
    <w:p w14:paraId="3B28BA17" w14:textId="77777777" w:rsidR="007932CF" w:rsidRPr="00B27B4C" w:rsidRDefault="007932CF" w:rsidP="007932CF">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2477D787"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4942159"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1D01BDC"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C9C089"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EBF3AD"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3F01E9F"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DD38D62" w14:textId="446B5966" w:rsidR="007932CF" w:rsidRPr="00B27B4C" w:rsidRDefault="00F20F19" w:rsidP="007932CF">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5CB5134DB2BE4FCD9EBE71494A7A19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932CF" w:rsidRPr="00255ACD">
            <w:rPr>
              <w:rStyle w:val="PlaceholderText"/>
              <w:color w:val="00B0F0"/>
              <w:rtl/>
            </w:rPr>
            <w:t>[צד א בחוזה]</w:t>
          </w:r>
        </w:sdtContent>
      </w:sdt>
      <w:r w:rsidR="007932CF" w:rsidRPr="00B27B4C">
        <w:rPr>
          <w:rFonts w:ascii="Times New Roman" w:eastAsia="Times New Roman" w:hAnsi="Times New Roman" w:cs="David" w:hint="cs"/>
          <w:color w:val="008000"/>
          <w:sz w:val="24"/>
          <w:szCs w:val="24"/>
          <w:rtl/>
          <w:lang w:eastAsia="he-IL"/>
        </w:rPr>
        <w:br/>
      </w:r>
      <w:r w:rsidR="007932CF" w:rsidRPr="00B27B4C">
        <w:rPr>
          <w:rFonts w:ascii="Times New Roman" w:eastAsia="Times New Roman" w:hAnsi="Times New Roman" w:cs="David" w:hint="cs"/>
          <w:sz w:val="24"/>
          <w:szCs w:val="24"/>
          <w:rtl/>
          <w:lang w:eastAsia="he-IL"/>
        </w:rPr>
        <w:t>(</w:t>
      </w:r>
      <w:r w:rsidR="007932CF" w:rsidRPr="009E0EE6">
        <w:rPr>
          <w:rFonts w:ascii="Times New Roman" w:eastAsia="Times New Roman" w:hAnsi="Times New Roman" w:cs="David" w:hint="cs"/>
          <w:sz w:val="24"/>
          <w:szCs w:val="24"/>
          <w:rtl/>
          <w:lang w:eastAsia="he-IL"/>
        </w:rPr>
        <w:t>המזמין)</w:t>
      </w:r>
    </w:p>
    <w:p w14:paraId="57E3B75A"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5FDCDDD"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CF6CC8"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48CF1CD"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E250157" w14:textId="26A84D0C" w:rsidR="007932CF" w:rsidRPr="00B27B4C" w:rsidRDefault="007932CF" w:rsidP="007932CF">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1733CC58A763479B9DAE7737EB79DD5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AD3AAC21FFD4B3EB93FB995049405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F8DC6C8DD9594DD0903FD4CCCD8D4BD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7CB14576" w14:textId="77777777" w:rsidR="007932CF" w:rsidRPr="00B27B4C" w:rsidRDefault="007932CF" w:rsidP="007932CF">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7C2BE6C"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100722"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EE6B49"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F969161" w14:textId="77777777" w:rsidR="007932CF" w:rsidRPr="00B27B4C" w:rsidRDefault="007932CF" w:rsidP="007932CF">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E54297B" w14:textId="77777777" w:rsidR="007932CF"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DC81518" w14:textId="77777777" w:rsidR="007932CF"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DE2983" w14:textId="77777777" w:rsidR="007932CF"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EB60BA" w14:textId="77777777" w:rsidR="007932CF"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EAAD1D" w14:textId="77777777" w:rsidR="007932CF" w:rsidRPr="00B27B4C" w:rsidRDefault="007932CF" w:rsidP="007932CF">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E0020F4" w14:textId="11CCA77D" w:rsidR="007932CF" w:rsidRPr="00B27B4C" w:rsidRDefault="00F20F19" w:rsidP="007932CF">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C59A9598E9B24014A75A4EDEEEE9D2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7932CF" w:rsidRPr="000525E5">
            <w:rPr>
              <w:rStyle w:val="PlaceholderText"/>
              <w:color w:val="00B0F0"/>
              <w:u w:val="single"/>
              <w:rtl/>
            </w:rPr>
            <w:t>[שם ספק]</w:t>
          </w:r>
        </w:sdtContent>
      </w:sdt>
    </w:p>
    <w:p w14:paraId="45FD0E60"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81D5BA2"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95118C3"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772FD28B" w14:textId="77777777" w:rsidR="007932CF" w:rsidRPr="00B27B4C" w:rsidRDefault="007932CF" w:rsidP="007932CF">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00AD194F" w14:textId="5D2C5AE1" w:rsidR="007932CF" w:rsidRPr="00B27B4C" w:rsidRDefault="007932CF" w:rsidP="007932CF">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004D83">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BB09417" w14:textId="77777777" w:rsidR="007932CF" w:rsidRPr="00B27B4C" w:rsidRDefault="007932CF" w:rsidP="007932CF">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02DE62A" w14:textId="3750B468"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FC87E9B1DCC42D78495D0972DA8C1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4BE393E4"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AD5D9D"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9ED5901"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17C56B3" w14:textId="458C17D8"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67155BBC60A4124B4F01279603689C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9F9B3284805A4EE1B32D7D2F8CA883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A16FAF9"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EA71C84"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BFDC9BF"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2317D66"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1FA4AA2B"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20ED9F"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9489082"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DC70FE"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6E788BC"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753A35"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B470002"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4DD83733"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ACA7DA2"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4542B573" w14:textId="77777777" w:rsidR="007932CF" w:rsidRPr="00B27B4C" w:rsidRDefault="007932CF" w:rsidP="007932CF">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B37D186" w14:textId="72148835" w:rsidR="007932CF" w:rsidRDefault="007932CF" w:rsidP="007932CF">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004D83">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176DC5DE" w14:textId="77777777" w:rsidR="007932CF" w:rsidRDefault="007932CF" w:rsidP="007932CF">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694C945C" w14:textId="77777777" w:rsidR="007932CF" w:rsidRDefault="007932CF" w:rsidP="007932CF">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9E48EE6" w14:textId="77777777" w:rsidR="007932CF" w:rsidRPr="009130F0" w:rsidRDefault="007932CF" w:rsidP="007932CF">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04AE29A" w14:textId="77777777" w:rsidR="007932CF" w:rsidRPr="009130F0" w:rsidRDefault="007932CF" w:rsidP="007932CF">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EE9CB1872A5941ADA0D485451552E6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0525E5">
            <w:rPr>
              <w:rStyle w:val="PlaceholderText"/>
              <w:color w:val="00B0F0"/>
              <w:u w:val="single"/>
              <w:rtl/>
            </w:rPr>
            <w:t>[שם ספק]</w:t>
          </w:r>
        </w:sdtContent>
      </w:sdt>
    </w:p>
    <w:p w14:paraId="23E3E7A4" w14:textId="77777777" w:rsidR="007932CF" w:rsidRDefault="007932CF" w:rsidP="007932CF">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93A532B"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D959B98"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F7F0389"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6B79F7F" w14:textId="77777777" w:rsidR="007932CF" w:rsidRPr="00B27B4C" w:rsidRDefault="007932CF" w:rsidP="007932CF">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D6EA760" w14:textId="77777777" w:rsidR="007932CF" w:rsidRPr="00B27B4C" w:rsidRDefault="007932CF" w:rsidP="007932CF">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917D85A" w14:textId="77777777" w:rsidR="007932CF" w:rsidRPr="00B27B4C" w:rsidRDefault="007932CF" w:rsidP="007932CF">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52D3E3AA" w14:textId="77777777" w:rsidR="007932CF" w:rsidRPr="00B27B4C" w:rsidRDefault="007932CF" w:rsidP="007932CF">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5D1CAF9" w14:textId="77777777" w:rsidR="007932CF" w:rsidRPr="00B27B4C" w:rsidRDefault="007932CF" w:rsidP="007932C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C64809B" w14:textId="77777777" w:rsidR="007932CF" w:rsidRPr="00B27B4C" w:rsidRDefault="007932CF" w:rsidP="007932CF">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6A6A575" w14:textId="77777777" w:rsidR="007932CF" w:rsidRPr="00B27B4C" w:rsidRDefault="007932CF" w:rsidP="007932CF">
      <w:pPr>
        <w:spacing w:before="0" w:beforeAutospacing="0" w:after="0" w:afterAutospacing="0" w:line="240" w:lineRule="auto"/>
        <w:rPr>
          <w:rFonts w:ascii="Times New Roman" w:eastAsia="Times New Roman" w:hAnsi="Times New Roman" w:cs="David"/>
          <w:sz w:val="20"/>
          <w:szCs w:val="24"/>
          <w:rtl/>
        </w:rPr>
      </w:pPr>
    </w:p>
    <w:p w14:paraId="322649C1" w14:textId="77777777" w:rsidR="007932CF" w:rsidRPr="00B27B4C" w:rsidRDefault="007932CF" w:rsidP="007932CF">
      <w:pPr>
        <w:spacing w:before="0" w:beforeAutospacing="0" w:after="0" w:afterAutospacing="0" w:line="240" w:lineRule="auto"/>
        <w:rPr>
          <w:rFonts w:ascii="Times New Roman" w:eastAsia="Times New Roman" w:hAnsi="Times New Roman" w:cs="David"/>
          <w:sz w:val="20"/>
          <w:szCs w:val="24"/>
          <w:rtl/>
        </w:rPr>
      </w:pPr>
    </w:p>
    <w:p w14:paraId="01E83933" w14:textId="77777777" w:rsidR="007932CF" w:rsidRPr="00B27B4C" w:rsidRDefault="007932CF" w:rsidP="007932CF">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4E702F6" w14:textId="77777777" w:rsidR="007932CF" w:rsidRPr="0047052D" w:rsidRDefault="007932CF" w:rsidP="007932CF">
      <w:pPr>
        <w:widowControl w:val="0"/>
        <w:spacing w:before="0" w:beforeAutospacing="0" w:after="0" w:afterAutospacing="0" w:line="240" w:lineRule="auto"/>
        <w:jc w:val="both"/>
      </w:pPr>
    </w:p>
    <w:p w14:paraId="369C978B" w14:textId="77777777" w:rsidR="001A69D5" w:rsidRPr="007932CF" w:rsidRDefault="001A69D5" w:rsidP="007932CF">
      <w:pPr>
        <w:widowControl w:val="0"/>
        <w:spacing w:before="0" w:beforeAutospacing="0" w:after="0" w:afterAutospacing="0" w:line="240" w:lineRule="auto"/>
        <w:jc w:val="center"/>
        <w:outlineLvl w:val="7"/>
        <w:rPr>
          <w:rtl/>
        </w:rPr>
      </w:pPr>
    </w:p>
    <w:sectPr w:rsidR="001A69D5" w:rsidRPr="007932CF"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7932CF" w:rsidRDefault="007932CF" w:rsidP="00AF234B">
      <w:pPr>
        <w:spacing w:before="0" w:after="0" w:line="240" w:lineRule="auto"/>
      </w:pPr>
      <w:r>
        <w:separator/>
      </w:r>
    </w:p>
  </w:endnote>
  <w:endnote w:type="continuationSeparator" w:id="0">
    <w:p w14:paraId="04D8FD46" w14:textId="77777777" w:rsidR="007932CF" w:rsidRDefault="007932CF" w:rsidP="00AF234B">
      <w:pPr>
        <w:spacing w:before="0" w:after="0" w:line="240" w:lineRule="auto"/>
      </w:pPr>
      <w:r>
        <w:continuationSeparator/>
      </w:r>
    </w:p>
  </w:endnote>
  <w:endnote w:type="continuationNotice" w:id="1">
    <w:p w14:paraId="15B5D78A" w14:textId="77777777" w:rsidR="007932CF" w:rsidRDefault="007932C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7932CF" w:rsidRPr="00227E5A" w14:paraId="4382AC0A" w14:textId="77777777" w:rsidTr="00227E5A">
      <w:tc>
        <w:tcPr>
          <w:tcW w:w="753" w:type="dxa"/>
          <w:hideMark/>
        </w:tcPr>
        <w:p w14:paraId="44B81D24" w14:textId="77777777" w:rsidR="007932CF" w:rsidRPr="00227E5A" w:rsidRDefault="007932CF" w:rsidP="00227E5A">
          <w:pPr>
            <w:spacing w:line="240" w:lineRule="auto"/>
            <w:rPr>
              <w:rFonts w:ascii="David" w:hAnsi="David"/>
              <w:sz w:val="20"/>
              <w:szCs w:val="20"/>
            </w:rPr>
          </w:pPr>
          <w:r w:rsidRPr="00227E5A">
            <w:rPr>
              <w:rFonts w:ascii="David" w:hAnsi="David"/>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hideMark/>
            </w:tcPr>
            <w:p w14:paraId="6642C9F0" w14:textId="77777777" w:rsidR="007932CF" w:rsidRPr="00227E5A" w:rsidRDefault="007932CF" w:rsidP="00227E5A">
              <w:pPr>
                <w:spacing w:line="240" w:lineRule="auto"/>
                <w:rPr>
                  <w:rFonts w:ascii="David" w:hAnsi="David"/>
                  <w:color w:val="00B0F0"/>
                  <w:sz w:val="20"/>
                  <w:szCs w:val="20"/>
                  <w:rtl/>
                </w:rPr>
              </w:pPr>
              <w:r w:rsidRPr="00227E5A">
                <w:rPr>
                  <w:color w:val="00B0F0"/>
                  <w:sz w:val="20"/>
                  <w:szCs w:val="20"/>
                  <w:rtl/>
                </w:rPr>
                <w:t>[שם הפרויקט]</w:t>
              </w:r>
            </w:p>
          </w:tc>
        </w:sdtContent>
      </w:sdt>
      <w:tc>
        <w:tcPr>
          <w:tcW w:w="2232" w:type="dxa"/>
          <w:hideMark/>
        </w:tcPr>
        <w:p w14:paraId="2B49F08D" w14:textId="2BB5B458" w:rsidR="007932CF" w:rsidRPr="00227E5A" w:rsidRDefault="007932CF" w:rsidP="00227E5A">
          <w:pPr>
            <w:spacing w:line="240" w:lineRule="auto"/>
            <w:rPr>
              <w:rFonts w:ascii="David" w:hAnsi="David"/>
              <w:sz w:val="20"/>
              <w:szCs w:val="20"/>
              <w:rtl/>
            </w:rPr>
          </w:pPr>
          <w:r w:rsidRPr="00227E5A">
            <w:rPr>
              <w:rFonts w:ascii="David" w:hAnsi="David"/>
              <w:sz w:val="20"/>
              <w:szCs w:val="20"/>
              <w:rtl/>
            </w:rPr>
            <w:t xml:space="preserve">תבנית: </w:t>
          </w:r>
          <w:sdt>
            <w:sdtPr>
              <w:rPr>
                <w:rFonts w:ascii="David" w:hAnsi="David"/>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סקר תשתיות</w:t>
              </w:r>
            </w:sdtContent>
          </w:sdt>
        </w:p>
      </w:tc>
      <w:tc>
        <w:tcPr>
          <w:tcW w:w="236" w:type="dxa"/>
        </w:tcPr>
        <w:p w14:paraId="4E9E2E6F" w14:textId="77777777" w:rsidR="007932CF" w:rsidRPr="00227E5A" w:rsidRDefault="007932CF" w:rsidP="00227E5A">
          <w:pPr>
            <w:spacing w:line="240" w:lineRule="auto"/>
            <w:rPr>
              <w:rFonts w:ascii="David" w:hAnsi="David"/>
              <w:sz w:val="16"/>
              <w:szCs w:val="16"/>
              <w:rtl/>
            </w:rPr>
          </w:pPr>
        </w:p>
      </w:tc>
      <w:tc>
        <w:tcPr>
          <w:tcW w:w="1129" w:type="dxa"/>
          <w:hideMark/>
        </w:tcPr>
        <w:p w14:paraId="256830AB" w14:textId="77777777" w:rsidR="007932CF" w:rsidRPr="00227E5A" w:rsidRDefault="007932CF" w:rsidP="00227E5A">
          <w:pPr>
            <w:spacing w:line="240" w:lineRule="auto"/>
            <w:rPr>
              <w:rFonts w:ascii="David" w:hAnsi="David"/>
              <w:sz w:val="20"/>
              <w:szCs w:val="20"/>
              <w:rtl/>
            </w:rPr>
          </w:pPr>
          <w:r w:rsidRPr="00227E5A">
            <w:rPr>
              <w:rFonts w:ascii="David" w:hAnsi="David"/>
              <w:sz w:val="20"/>
              <w:szCs w:val="20"/>
              <w:rtl/>
            </w:rPr>
            <w:t>מס' חוזה:</w:t>
          </w:r>
        </w:p>
      </w:tc>
      <w:sdt>
        <w:sdtPr>
          <w:rPr>
            <w:rFonts w:ascii="David" w:hAnsi="David"/>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hideMark/>
            </w:tcPr>
            <w:p w14:paraId="291FC985" w14:textId="5E524A4D" w:rsidR="007932CF" w:rsidRPr="00227E5A" w:rsidRDefault="007932CF" w:rsidP="00227E5A">
              <w:pPr>
                <w:spacing w:line="240" w:lineRule="auto"/>
                <w:rPr>
                  <w:rFonts w:ascii="David" w:hAnsi="David"/>
                  <w:sz w:val="20"/>
                  <w:szCs w:val="20"/>
                  <w:rtl/>
                </w:rPr>
              </w:pPr>
              <w:r>
                <w:rPr>
                  <w:rFonts w:ascii="David" w:hAnsi="David" w:hint="cs"/>
                  <w:sz w:val="20"/>
                  <w:szCs w:val="20"/>
                </w:rPr>
                <w:t>CONT-5-673</w:t>
              </w:r>
            </w:p>
          </w:tc>
        </w:sdtContent>
      </w:sdt>
    </w:tr>
    <w:tr w:rsidR="007932CF" w:rsidRPr="00227E5A" w14:paraId="4BAB8F4F" w14:textId="77777777" w:rsidTr="00227E5A">
      <w:tc>
        <w:tcPr>
          <w:tcW w:w="753" w:type="dxa"/>
          <w:hideMark/>
        </w:tcPr>
        <w:p w14:paraId="070EC25E" w14:textId="77777777" w:rsidR="007932CF" w:rsidRPr="00227E5A" w:rsidRDefault="007932CF" w:rsidP="00227E5A">
          <w:pPr>
            <w:spacing w:line="240" w:lineRule="auto"/>
            <w:rPr>
              <w:rFonts w:ascii="David" w:hAnsi="David"/>
              <w:sz w:val="20"/>
              <w:szCs w:val="20"/>
              <w:rtl/>
            </w:rPr>
          </w:pPr>
          <w:r w:rsidRPr="00227E5A">
            <w:rPr>
              <w:rFonts w:ascii="David" w:hAnsi="David"/>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hideMark/>
            </w:tcPr>
            <w:p w14:paraId="5C43559B" w14:textId="2406ADC1" w:rsidR="007932CF" w:rsidRPr="00227E5A" w:rsidRDefault="007932CF" w:rsidP="00227E5A">
              <w:pPr>
                <w:spacing w:line="240" w:lineRule="auto"/>
                <w:rPr>
                  <w:rFonts w:ascii="David" w:hAnsi="David"/>
                  <w:color w:val="00B0F0"/>
                  <w:sz w:val="20"/>
                  <w:szCs w:val="20"/>
                  <w:rtl/>
                </w:rPr>
              </w:pPr>
              <w:r w:rsidRPr="00227E5A">
                <w:rPr>
                  <w:color w:val="00B0F0"/>
                  <w:sz w:val="20"/>
                  <w:szCs w:val="20"/>
                  <w:rtl/>
                </w:rPr>
                <w:t>[שם ספק]</w:t>
              </w:r>
            </w:p>
          </w:tc>
        </w:sdtContent>
      </w:sdt>
      <w:tc>
        <w:tcPr>
          <w:tcW w:w="2232" w:type="dxa"/>
          <w:hideMark/>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932CF" w:rsidRPr="00227E5A" w14:paraId="04BDBE65" w14:textId="77777777">
            <w:trPr>
              <w:trHeight w:val="201"/>
            </w:trPr>
            <w:tc>
              <w:tcPr>
                <w:tcW w:w="926" w:type="dxa"/>
                <w:hideMark/>
              </w:tcPr>
              <w:p w14:paraId="1E3803C3" w14:textId="77777777" w:rsidR="007932CF" w:rsidRPr="00227E5A" w:rsidRDefault="007932CF" w:rsidP="00227E5A">
                <w:pPr>
                  <w:spacing w:line="240" w:lineRule="auto"/>
                  <w:rPr>
                    <w:rFonts w:ascii="David" w:hAnsi="David"/>
                    <w:sz w:val="20"/>
                    <w:szCs w:val="20"/>
                    <w:rtl/>
                  </w:rPr>
                </w:pPr>
                <w:r w:rsidRPr="00227E5A">
                  <w:rPr>
                    <w:rFonts w:ascii="David" w:hAnsi="David"/>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hideMark/>
                  </w:tcPr>
                  <w:p w14:paraId="65F50B42" w14:textId="4A4C578C" w:rsidR="007932CF" w:rsidRPr="00227E5A" w:rsidRDefault="007932CF" w:rsidP="00227E5A">
                    <w:pPr>
                      <w:spacing w:line="240" w:lineRule="auto"/>
                      <w:ind w:left="1" w:hanging="1"/>
                      <w:rPr>
                        <w:rFonts w:ascii="David" w:hAnsi="David"/>
                        <w:color w:val="00B0F0"/>
                        <w:sz w:val="20"/>
                        <w:szCs w:val="20"/>
                        <w:rtl/>
                      </w:rPr>
                    </w:pPr>
                    <w:r w:rsidRPr="00227E5A">
                      <w:rPr>
                        <w:rFonts w:ascii="David" w:hAnsi="David"/>
                        <w:color w:val="00B0F0"/>
                        <w:sz w:val="20"/>
                        <w:szCs w:val="20"/>
                        <w:rtl/>
                      </w:rPr>
                      <w:t>[גרסת חוזה]</w:t>
                    </w:r>
                  </w:p>
                </w:tc>
              </w:sdtContent>
            </w:sdt>
          </w:tr>
        </w:tbl>
        <w:p w14:paraId="7E3DCCE1" w14:textId="77777777" w:rsidR="007932CF" w:rsidRPr="00227E5A" w:rsidRDefault="007932CF" w:rsidP="00227E5A">
          <w:pPr>
            <w:spacing w:line="240" w:lineRule="auto"/>
            <w:rPr>
              <w:rFonts w:ascii="David" w:hAnsi="David"/>
              <w:sz w:val="20"/>
              <w:szCs w:val="20"/>
              <w:rtl/>
            </w:rPr>
          </w:pPr>
        </w:p>
      </w:tc>
      <w:tc>
        <w:tcPr>
          <w:tcW w:w="236" w:type="dxa"/>
        </w:tcPr>
        <w:p w14:paraId="23E9C9AD" w14:textId="77777777" w:rsidR="007932CF" w:rsidRPr="00227E5A" w:rsidRDefault="007932CF" w:rsidP="00227E5A">
          <w:pPr>
            <w:spacing w:line="240" w:lineRule="auto"/>
            <w:rPr>
              <w:rFonts w:ascii="David" w:hAnsi="David"/>
              <w:sz w:val="20"/>
              <w:szCs w:val="20"/>
              <w:rtl/>
            </w:rPr>
          </w:pPr>
        </w:p>
      </w:tc>
      <w:tc>
        <w:tcPr>
          <w:tcW w:w="1129" w:type="dxa"/>
          <w:hideMark/>
        </w:tcPr>
        <w:p w14:paraId="5AEAC817" w14:textId="77777777" w:rsidR="007932CF" w:rsidRPr="00227E5A" w:rsidRDefault="007932CF" w:rsidP="00227E5A">
          <w:pPr>
            <w:spacing w:line="240" w:lineRule="auto"/>
            <w:rPr>
              <w:rFonts w:ascii="David" w:hAnsi="David"/>
              <w:sz w:val="20"/>
              <w:szCs w:val="20"/>
              <w:rtl/>
            </w:rPr>
          </w:pPr>
          <w:r w:rsidRPr="00227E5A">
            <w:rPr>
              <w:rFonts w:ascii="David" w:hAnsi="David"/>
              <w:sz w:val="20"/>
              <w:szCs w:val="20"/>
              <w:rtl/>
            </w:rPr>
            <w:t>סטטוס:</w:t>
          </w:r>
        </w:p>
      </w:tc>
      <w:tc>
        <w:tcPr>
          <w:tcW w:w="2073" w:type="dxa"/>
          <w:hideMark/>
        </w:tcPr>
        <w:p w14:paraId="7C0AF6D0" w14:textId="77777777" w:rsidR="007932CF" w:rsidRPr="00227E5A" w:rsidRDefault="00F20F19" w:rsidP="00227E5A">
          <w:pPr>
            <w:spacing w:line="240" w:lineRule="auto"/>
            <w:rPr>
              <w:rFonts w:ascii="David" w:hAnsi="David"/>
              <w:sz w:val="20"/>
              <w:szCs w:val="20"/>
              <w:rtl/>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7932CF" w:rsidRPr="00227E5A">
                <w:rPr>
                  <w:rFonts w:ascii="David" w:hAnsi="David"/>
                  <w:color w:val="00B0F0"/>
                  <w:sz w:val="20"/>
                  <w:szCs w:val="20"/>
                  <w:rtl/>
                </w:rPr>
                <w:t>[סטטוס חוזה]</w:t>
              </w:r>
            </w:sdtContent>
          </w:sdt>
        </w:p>
      </w:tc>
    </w:tr>
    <w:tr w:rsidR="007932CF" w:rsidRPr="00227E5A" w14:paraId="4EAF86BB" w14:textId="77777777" w:rsidTr="00227E5A">
      <w:trPr>
        <w:trHeight w:val="80"/>
      </w:trPr>
      <w:tc>
        <w:tcPr>
          <w:tcW w:w="753" w:type="dxa"/>
        </w:tcPr>
        <w:p w14:paraId="0FA5AC62" w14:textId="77777777" w:rsidR="007932CF" w:rsidRPr="00227E5A" w:rsidRDefault="007932CF" w:rsidP="00227E5A">
          <w:pPr>
            <w:spacing w:line="240" w:lineRule="auto"/>
            <w:rPr>
              <w:rFonts w:ascii="David" w:hAnsi="David"/>
              <w:sz w:val="20"/>
              <w:szCs w:val="20"/>
            </w:rPr>
          </w:pPr>
        </w:p>
      </w:tc>
      <w:tc>
        <w:tcPr>
          <w:tcW w:w="1883" w:type="dxa"/>
        </w:tcPr>
        <w:p w14:paraId="61D2E78B" w14:textId="77777777" w:rsidR="007932CF" w:rsidRPr="00227E5A" w:rsidRDefault="007932CF" w:rsidP="00227E5A">
          <w:pPr>
            <w:spacing w:line="240" w:lineRule="auto"/>
            <w:rPr>
              <w:rFonts w:ascii="David" w:hAnsi="David"/>
              <w:color w:val="00B0F0"/>
              <w:sz w:val="20"/>
              <w:szCs w:val="20"/>
              <w:rtl/>
            </w:rPr>
          </w:pPr>
        </w:p>
      </w:tc>
      <w:tc>
        <w:tcPr>
          <w:tcW w:w="2232" w:type="dxa"/>
        </w:tcPr>
        <w:p w14:paraId="7309A552" w14:textId="77777777" w:rsidR="007932CF" w:rsidRPr="00227E5A" w:rsidRDefault="007932CF" w:rsidP="00227E5A">
          <w:pPr>
            <w:spacing w:line="240" w:lineRule="auto"/>
            <w:rPr>
              <w:rFonts w:ascii="David" w:hAnsi="David"/>
              <w:sz w:val="20"/>
              <w:szCs w:val="20"/>
              <w:rtl/>
            </w:rPr>
          </w:pPr>
        </w:p>
      </w:tc>
      <w:tc>
        <w:tcPr>
          <w:tcW w:w="236" w:type="dxa"/>
        </w:tcPr>
        <w:p w14:paraId="54183539" w14:textId="77777777" w:rsidR="007932CF" w:rsidRPr="00227E5A" w:rsidRDefault="007932CF" w:rsidP="00227E5A">
          <w:pPr>
            <w:spacing w:line="240" w:lineRule="auto"/>
            <w:rPr>
              <w:rFonts w:ascii="David" w:hAnsi="David"/>
              <w:sz w:val="20"/>
              <w:szCs w:val="20"/>
              <w:rtl/>
            </w:rPr>
          </w:pPr>
        </w:p>
      </w:tc>
      <w:tc>
        <w:tcPr>
          <w:tcW w:w="1129" w:type="dxa"/>
        </w:tcPr>
        <w:p w14:paraId="3FBE9E0E" w14:textId="77777777" w:rsidR="007932CF" w:rsidRPr="00227E5A" w:rsidRDefault="007932CF" w:rsidP="00227E5A">
          <w:pPr>
            <w:spacing w:line="240" w:lineRule="auto"/>
            <w:rPr>
              <w:rFonts w:ascii="David" w:hAnsi="David"/>
              <w:sz w:val="20"/>
              <w:szCs w:val="20"/>
              <w:rtl/>
            </w:rPr>
          </w:pPr>
        </w:p>
      </w:tc>
      <w:tc>
        <w:tcPr>
          <w:tcW w:w="2073" w:type="dxa"/>
        </w:tcPr>
        <w:p w14:paraId="0EC24A78" w14:textId="77777777" w:rsidR="007932CF" w:rsidRPr="00227E5A" w:rsidRDefault="007932CF" w:rsidP="00227E5A">
          <w:pPr>
            <w:spacing w:line="240" w:lineRule="auto"/>
            <w:rPr>
              <w:rFonts w:ascii="David" w:hAnsi="David"/>
              <w:sz w:val="20"/>
              <w:szCs w:val="20"/>
              <w:rtl/>
            </w:rPr>
          </w:pPr>
        </w:p>
      </w:tc>
    </w:tr>
  </w:tbl>
  <w:p w14:paraId="38EF21BD" w14:textId="20E7253B" w:rsidR="007932CF" w:rsidRPr="00227E5A" w:rsidRDefault="007932CF" w:rsidP="00227E5A">
    <w:pPr>
      <w:spacing w:before="0" w:beforeAutospacing="0" w:after="0" w:afterAutospacing="0" w:line="240" w:lineRule="auto"/>
      <w:rPr>
        <w:rFonts w:ascii="Arial" w:eastAsia="Calibri" w:hAnsi="Arial" w:cs="Arial"/>
        <w:sz w:val="16"/>
        <w:szCs w:val="16"/>
      </w:rPr>
    </w:pPr>
    <w:r w:rsidRPr="00227E5A">
      <w:rPr>
        <w:rFonts w:ascii="Arial" w:eastAsia="Calibri" w:hAnsi="Arial" w:cs="Arial"/>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7932CF" w:rsidRDefault="007932CF" w:rsidP="00AF234B">
      <w:pPr>
        <w:spacing w:before="0" w:after="0" w:line="240" w:lineRule="auto"/>
      </w:pPr>
      <w:r>
        <w:separator/>
      </w:r>
    </w:p>
  </w:footnote>
  <w:footnote w:type="continuationSeparator" w:id="0">
    <w:p w14:paraId="30C24261" w14:textId="77777777" w:rsidR="007932CF" w:rsidRDefault="007932CF" w:rsidP="00AF234B">
      <w:pPr>
        <w:spacing w:before="0" w:after="0" w:line="240" w:lineRule="auto"/>
      </w:pPr>
      <w:r>
        <w:continuationSeparator/>
      </w:r>
    </w:p>
  </w:footnote>
  <w:footnote w:type="continuationNotice" w:id="1">
    <w:p w14:paraId="733299D5" w14:textId="77777777" w:rsidR="007932CF" w:rsidRDefault="007932CF">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4464BFC" w14:textId="54E0FD93" w:rsidR="007932CF" w:rsidRDefault="007932CF" w:rsidP="00CF334C">
        <w:pPr>
          <w:pStyle w:val="Header"/>
          <w:jc w:val="center"/>
        </w:pPr>
        <w:r>
          <w:fldChar w:fldCharType="begin"/>
        </w:r>
        <w:r>
          <w:instrText xml:space="preserve"> PAGE   \* MERGEFORMAT </w:instrText>
        </w:r>
        <w:r>
          <w:fldChar w:fldCharType="separate"/>
        </w:r>
        <w:r w:rsidR="00F20F19">
          <w:rPr>
            <w:noProof/>
            <w:rtl/>
          </w:rPr>
          <w:t>23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5349C5"/>
    <w:multiLevelType w:val="hybridMultilevel"/>
    <w:tmpl w:val="34724E10"/>
    <w:lvl w:ilvl="0" w:tplc="0409000F">
      <w:start w:val="1"/>
      <w:numFmt w:val="decimal"/>
      <w:lvlText w:val="%1."/>
      <w:lvlJc w:val="left"/>
      <w:pPr>
        <w:ind w:left="1140" w:hanging="114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2"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0"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1"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2"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4" w15:restartNumberingAfterBreak="0">
    <w:nsid w:val="60B417DB"/>
    <w:multiLevelType w:val="hybridMultilevel"/>
    <w:tmpl w:val="49CECE48"/>
    <w:lvl w:ilvl="0" w:tplc="4DBA6F14">
      <w:start w:val="1"/>
      <w:numFmt w:val="hebrew1"/>
      <w:lvlText w:val="%1."/>
      <w:lvlJc w:val="left"/>
      <w:pPr>
        <w:tabs>
          <w:tab w:val="num" w:pos="1800"/>
        </w:tabs>
        <w:ind w:left="1800" w:hanging="360"/>
      </w:pPr>
      <w:rPr>
        <w:rFonts w:ascii="Times New Roman" w:eastAsia="Times New Roman" w:hAnsi="Times New Roman" w:cs="David"/>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7F562A"/>
    <w:multiLevelType w:val="hybridMultilevel"/>
    <w:tmpl w:val="B4605BCA"/>
    <w:lvl w:ilvl="0" w:tplc="C9DC80E8">
      <w:start w:val="1"/>
      <w:numFmt w:val="hebrew1"/>
      <w:lvlText w:val="%1."/>
      <w:lvlJc w:val="left"/>
      <w:pPr>
        <w:ind w:left="2580" w:hanging="114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A40EFF"/>
    <w:multiLevelType w:val="multilevel"/>
    <w:tmpl w:val="F6CA39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17"/>
  </w:num>
  <w:num w:numId="2">
    <w:abstractNumId w:val="9"/>
  </w:num>
  <w:num w:numId="3">
    <w:abstractNumId w:val="5"/>
  </w:num>
  <w:num w:numId="4">
    <w:abstractNumId w:val="4"/>
  </w:num>
  <w:num w:numId="5">
    <w:abstractNumId w:val="16"/>
  </w:num>
  <w:num w:numId="6">
    <w:abstractNumId w:val="15"/>
  </w:num>
  <w:num w:numId="7">
    <w:abstractNumId w:val="0"/>
  </w:num>
  <w:num w:numId="8">
    <w:abstractNumId w:val="12"/>
  </w:num>
  <w:num w:numId="9">
    <w:abstractNumId w:val="13"/>
  </w:num>
  <w:num w:numId="10">
    <w:abstractNumId w:val="2"/>
  </w:num>
  <w:num w:numId="11">
    <w:abstractNumId w:val="11"/>
  </w:num>
  <w:num w:numId="12">
    <w:abstractNumId w:val="1"/>
  </w:num>
  <w:num w:numId="13">
    <w:abstractNumId w:val="7"/>
  </w:num>
  <w:num w:numId="14">
    <w:abstractNumId w:val="14"/>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3"/>
  </w:num>
  <w:num w:numId="19">
    <w:abstractNumId w:val="10"/>
  </w:num>
  <w:numIdMacAtCleanup w:val="8"/>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hdrShapeDefaults>
    <o:shapedefaults v:ext="edit" spidmax="450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4D83"/>
    <w:rsid w:val="000A39FE"/>
    <w:rsid w:val="00134C85"/>
    <w:rsid w:val="001971B9"/>
    <w:rsid w:val="001974CD"/>
    <w:rsid w:val="001A0C3C"/>
    <w:rsid w:val="001A69D5"/>
    <w:rsid w:val="001B46E1"/>
    <w:rsid w:val="001D4EC2"/>
    <w:rsid w:val="00214ACF"/>
    <w:rsid w:val="00227E5A"/>
    <w:rsid w:val="002436F3"/>
    <w:rsid w:val="00264D14"/>
    <w:rsid w:val="002715A1"/>
    <w:rsid w:val="00272745"/>
    <w:rsid w:val="002B2234"/>
    <w:rsid w:val="00385D8C"/>
    <w:rsid w:val="00386590"/>
    <w:rsid w:val="003A3658"/>
    <w:rsid w:val="00552E11"/>
    <w:rsid w:val="005B6AFF"/>
    <w:rsid w:val="005C3395"/>
    <w:rsid w:val="005D6E29"/>
    <w:rsid w:val="00650D2D"/>
    <w:rsid w:val="00666119"/>
    <w:rsid w:val="00687725"/>
    <w:rsid w:val="006C2EDC"/>
    <w:rsid w:val="0072103C"/>
    <w:rsid w:val="007932CF"/>
    <w:rsid w:val="007E4F34"/>
    <w:rsid w:val="0085474F"/>
    <w:rsid w:val="00872B58"/>
    <w:rsid w:val="008C64C6"/>
    <w:rsid w:val="00942177"/>
    <w:rsid w:val="009473DE"/>
    <w:rsid w:val="009525F6"/>
    <w:rsid w:val="009B3D89"/>
    <w:rsid w:val="00A42271"/>
    <w:rsid w:val="00AF234B"/>
    <w:rsid w:val="00B17D10"/>
    <w:rsid w:val="00B404AC"/>
    <w:rsid w:val="00B42D7F"/>
    <w:rsid w:val="00B4433E"/>
    <w:rsid w:val="00BD72C4"/>
    <w:rsid w:val="00BE17B4"/>
    <w:rsid w:val="00BF0AA7"/>
    <w:rsid w:val="00C81171"/>
    <w:rsid w:val="00C903A8"/>
    <w:rsid w:val="00CD4C16"/>
    <w:rsid w:val="00CF334C"/>
    <w:rsid w:val="00DD686D"/>
    <w:rsid w:val="00DF689E"/>
    <w:rsid w:val="00E679C7"/>
    <w:rsid w:val="00E870A8"/>
    <w:rsid w:val="00EC37B6"/>
    <w:rsid w:val="00F20F19"/>
    <w:rsid w:val="00F67C51"/>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1B46E1"/>
  </w:style>
  <w:style w:type="numbering" w:customStyle="1" w:styleId="NoList11">
    <w:name w:val="No List11"/>
    <w:next w:val="NoList"/>
    <w:semiHidden/>
    <w:rsid w:val="001B46E1"/>
  </w:style>
  <w:style w:type="table" w:customStyle="1" w:styleId="11">
    <w:name w:val="רשת טבלה1"/>
    <w:basedOn w:val="TableNormal"/>
    <w:rsid w:val="00227E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TableNormal"/>
    <w:rsid w:val="00227E5A"/>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68772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5C3395"/>
    <w:pPr>
      <w:spacing w:after="0" w:line="240" w:lineRule="auto"/>
    </w:pPr>
  </w:style>
  <w:style w:type="table" w:customStyle="1" w:styleId="2">
    <w:name w:val="רשת טבלה2"/>
    <w:basedOn w:val="TableNormal"/>
    <w:next w:val="TableGrid"/>
    <w:uiPriority w:val="59"/>
    <w:rsid w:val="005C33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200621">
      <w:bodyDiv w:val="1"/>
      <w:marLeft w:val="0"/>
      <w:marRight w:val="0"/>
      <w:marTop w:val="0"/>
      <w:marBottom w:val="0"/>
      <w:divBdr>
        <w:top w:val="none" w:sz="0" w:space="0" w:color="auto"/>
        <w:left w:val="none" w:sz="0" w:space="0" w:color="auto"/>
        <w:bottom w:val="none" w:sz="0" w:space="0" w:color="auto"/>
        <w:right w:val="none" w:sz="0" w:space="0" w:color="auto"/>
      </w:divBdr>
    </w:div>
    <w:div w:id="633146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E9DDBC8B50C4D1EADBF772E3608BCF9"/>
        <w:category>
          <w:name w:val="כללי"/>
          <w:gallery w:val="placeholder"/>
        </w:category>
        <w:types>
          <w:type w:val="bbPlcHdr"/>
        </w:types>
        <w:behaviors>
          <w:behavior w:val="content"/>
        </w:behaviors>
        <w:guid w:val="{80474858-004B-4252-819C-084FDD744D88}"/>
      </w:docPartPr>
      <w:docPartBody>
        <w:p w:rsidR="00B677AC" w:rsidRDefault="00B677AC">
          <w:r w:rsidRPr="00E22289">
            <w:rPr>
              <w:rStyle w:val="PlaceholderText"/>
              <w:rFonts w:hint="cs"/>
              <w:rtl/>
            </w:rPr>
            <w:t>[תאריך</w:t>
          </w:r>
          <w:r w:rsidRPr="00E22289">
            <w:rPr>
              <w:rStyle w:val="PlaceholderText"/>
              <w:rtl/>
            </w:rPr>
            <w:t xml:space="preserve"> </w:t>
          </w:r>
          <w:r w:rsidRPr="00E22289">
            <w:rPr>
              <w:rStyle w:val="PlaceholderText"/>
              <w:rFonts w:hint="cs"/>
              <w:rtl/>
            </w:rPr>
            <w:t>חתימת</w:t>
          </w:r>
          <w:r w:rsidRPr="00E22289">
            <w:rPr>
              <w:rStyle w:val="PlaceholderText"/>
              <w:rtl/>
            </w:rPr>
            <w:t xml:space="preserve"> </w:t>
          </w:r>
          <w:r w:rsidRPr="00E22289">
            <w:rPr>
              <w:rStyle w:val="PlaceholderText"/>
              <w:rFonts w:hint="cs"/>
              <w:rtl/>
            </w:rPr>
            <w:t>חוזה]</w:t>
          </w:r>
        </w:p>
      </w:docPartBody>
    </w:docPart>
    <w:docPart>
      <w:docPartPr>
        <w:name w:val="33695EB2FD394301B2E267ABE6DDD465"/>
        <w:category>
          <w:name w:val="כללי"/>
          <w:gallery w:val="placeholder"/>
        </w:category>
        <w:types>
          <w:type w:val="bbPlcHdr"/>
        </w:types>
        <w:behaviors>
          <w:behavior w:val="content"/>
        </w:behaviors>
        <w:guid w:val="{B6EB980E-8D86-4718-990E-804BD10A13B2}"/>
      </w:docPartPr>
      <w:docPartBody>
        <w:p w:rsidR="00B677AC" w:rsidRDefault="00B677AC">
          <w:r w:rsidRPr="00E22289">
            <w:rPr>
              <w:rStyle w:val="PlaceholderText"/>
              <w:rFonts w:hint="cs"/>
              <w:rtl/>
            </w:rPr>
            <w:t>[צד</w:t>
          </w:r>
          <w:r w:rsidRPr="00E22289">
            <w:rPr>
              <w:rStyle w:val="PlaceholderText"/>
              <w:rtl/>
            </w:rPr>
            <w:t xml:space="preserve"> </w:t>
          </w:r>
          <w:r w:rsidRPr="00E22289">
            <w:rPr>
              <w:rStyle w:val="PlaceholderText"/>
              <w:rFonts w:hint="cs"/>
              <w:rtl/>
            </w:rPr>
            <w:t>א</w:t>
          </w:r>
          <w:r w:rsidRPr="00E22289">
            <w:rPr>
              <w:rStyle w:val="PlaceholderText"/>
              <w:rtl/>
            </w:rPr>
            <w:t xml:space="preserve"> </w:t>
          </w:r>
          <w:r w:rsidRPr="00E22289">
            <w:rPr>
              <w:rStyle w:val="PlaceholderText"/>
              <w:rFonts w:hint="cs"/>
              <w:rtl/>
            </w:rPr>
            <w:t>בחוזה]</w:t>
          </w:r>
        </w:p>
      </w:docPartBody>
    </w:docPart>
    <w:docPart>
      <w:docPartPr>
        <w:name w:val="0D16E13AFA3643B89642527C98BB987E"/>
        <w:category>
          <w:name w:val="כללי"/>
          <w:gallery w:val="placeholder"/>
        </w:category>
        <w:types>
          <w:type w:val="bbPlcHdr"/>
        </w:types>
        <w:behaviors>
          <w:behavior w:val="content"/>
        </w:behaviors>
        <w:guid w:val="{61141D6C-F74A-4CCF-9D7F-B2891995035D}"/>
      </w:docPartPr>
      <w:docPartBody>
        <w:p w:rsidR="00B677AC" w:rsidRDefault="00B677AC">
          <w:r w:rsidRPr="00E22289">
            <w:rPr>
              <w:rStyle w:val="PlaceholderText"/>
              <w:rFonts w:hint="cs"/>
              <w:rtl/>
            </w:rPr>
            <w:t>[צדדים</w:t>
          </w:r>
          <w:r w:rsidRPr="00E22289">
            <w:rPr>
              <w:rStyle w:val="PlaceholderText"/>
              <w:rtl/>
            </w:rPr>
            <w:t xml:space="preserve"> </w:t>
          </w:r>
          <w:r w:rsidRPr="00E22289">
            <w:rPr>
              <w:rStyle w:val="PlaceholderText"/>
              <w:rFonts w:hint="cs"/>
              <w:rtl/>
            </w:rPr>
            <w:t>נוספים]</w:t>
          </w:r>
        </w:p>
      </w:docPartBody>
    </w:docPart>
    <w:docPart>
      <w:docPartPr>
        <w:name w:val="6A0302940FBC4493ADE57F8BE1BC57B8"/>
        <w:category>
          <w:name w:val="כללי"/>
          <w:gallery w:val="placeholder"/>
        </w:category>
        <w:types>
          <w:type w:val="bbPlcHdr"/>
        </w:types>
        <w:behaviors>
          <w:behavior w:val="content"/>
        </w:behaviors>
        <w:guid w:val="{89820877-C217-4C01-A489-0515C9B4991C}"/>
      </w:docPartPr>
      <w:docPartBody>
        <w:p w:rsidR="006C4A30" w:rsidRDefault="00B677AC">
          <w:r w:rsidRPr="00E22289">
            <w:rPr>
              <w:rStyle w:val="PlaceholderText"/>
              <w:rFonts w:hint="cs"/>
              <w:rtl/>
            </w:rPr>
            <w:t>[סוג</w:t>
          </w:r>
          <w:r w:rsidRPr="00E22289">
            <w:rPr>
              <w:rStyle w:val="PlaceholderText"/>
              <w:rtl/>
            </w:rPr>
            <w:t xml:space="preserve"> </w:t>
          </w:r>
          <w:r w:rsidRPr="00E22289">
            <w:rPr>
              <w:rStyle w:val="PlaceholderText"/>
              <w:rFonts w:hint="cs"/>
              <w:rtl/>
            </w:rPr>
            <w:t>מדד</w:t>
          </w:r>
          <w:r w:rsidRPr="00E22289">
            <w:rPr>
              <w:rStyle w:val="PlaceholderText"/>
              <w:rtl/>
            </w:rPr>
            <w:t xml:space="preserve"> </w:t>
          </w:r>
          <w:r w:rsidRPr="00E22289">
            <w:rPr>
              <w:rStyle w:val="PlaceholderText"/>
              <w:rFonts w:hint="cs"/>
              <w:rtl/>
            </w:rPr>
            <w:t>כותרת]</w:t>
          </w:r>
        </w:p>
      </w:docPartBody>
    </w:docPart>
    <w:docPart>
      <w:docPartPr>
        <w:name w:val="AF6A11061F8E427896CA7C1AA85D8DC1"/>
        <w:category>
          <w:name w:val="כללי"/>
          <w:gallery w:val="placeholder"/>
        </w:category>
        <w:types>
          <w:type w:val="bbPlcHdr"/>
        </w:types>
        <w:behaviors>
          <w:behavior w:val="content"/>
        </w:behaviors>
        <w:guid w:val="{F5C99FB3-7FEE-4E7C-B4B4-2C8B328B088B}"/>
      </w:docPartPr>
      <w:docPartBody>
        <w:p w:rsidR="006C4A30" w:rsidRDefault="00B677AC">
          <w:r w:rsidRPr="00E22289">
            <w:rPr>
              <w:rStyle w:val="PlaceholderText"/>
              <w:rFonts w:hint="cs"/>
              <w:rtl/>
            </w:rPr>
            <w:t>[מדד</w:t>
          </w:r>
          <w:r w:rsidRPr="00E22289">
            <w:rPr>
              <w:rStyle w:val="PlaceholderText"/>
              <w:rtl/>
            </w:rPr>
            <w:t xml:space="preserve"> </w:t>
          </w:r>
          <w:r w:rsidRPr="00E22289">
            <w:rPr>
              <w:rStyle w:val="PlaceholderText"/>
              <w:rFonts w:hint="cs"/>
              <w:rtl/>
            </w:rPr>
            <w:t>בגין</w:t>
          </w:r>
          <w:r w:rsidRPr="00E22289">
            <w:rPr>
              <w:rStyle w:val="PlaceholderText"/>
              <w:rtl/>
            </w:rPr>
            <w:t>/</w:t>
          </w:r>
          <w:r w:rsidRPr="00E22289">
            <w:rPr>
              <w:rStyle w:val="PlaceholderText"/>
              <w:rFonts w:hint="cs"/>
              <w:rtl/>
            </w:rPr>
            <w:t>ידוע</w:t>
          </w:r>
          <w:r w:rsidRPr="00E22289">
            <w:rPr>
              <w:rStyle w:val="PlaceholderText"/>
              <w:rtl/>
            </w:rPr>
            <w:t xml:space="preserve"> - </w:t>
          </w:r>
          <w:r w:rsidRPr="00E22289">
            <w:rPr>
              <w:rStyle w:val="PlaceholderText"/>
              <w:rFonts w:hint="cs"/>
              <w:rtl/>
            </w:rPr>
            <w:t>כותרת]</w:t>
          </w:r>
        </w:p>
      </w:docPartBody>
    </w:docPart>
    <w:docPart>
      <w:docPartPr>
        <w:name w:val="F3BB59F11BB441069391A82E1274BB94"/>
        <w:category>
          <w:name w:val="כללי"/>
          <w:gallery w:val="placeholder"/>
        </w:category>
        <w:types>
          <w:type w:val="bbPlcHdr"/>
        </w:types>
        <w:behaviors>
          <w:behavior w:val="content"/>
        </w:behaviors>
        <w:guid w:val="{363ACCB0-B65C-48BF-8359-041BA23356A5}"/>
      </w:docPartPr>
      <w:docPartBody>
        <w:p w:rsidR="006C4A30" w:rsidRDefault="00B677AC">
          <w:r w:rsidRPr="00E22289">
            <w:rPr>
              <w:rStyle w:val="PlaceholderText"/>
              <w:rFonts w:hint="cs"/>
              <w:rtl/>
            </w:rPr>
            <w:t>[מדד</w:t>
          </w:r>
          <w:r w:rsidRPr="00E22289">
            <w:rPr>
              <w:rStyle w:val="PlaceholderText"/>
              <w:rtl/>
            </w:rPr>
            <w:t xml:space="preserve"> </w:t>
          </w:r>
          <w:r w:rsidRPr="00E22289">
            <w:rPr>
              <w:rStyle w:val="PlaceholderText"/>
              <w:rFonts w:hint="cs"/>
              <w:rtl/>
            </w:rPr>
            <w:t>בסיס]</w:t>
          </w:r>
        </w:p>
      </w:docPartBody>
    </w:docPart>
    <w:docPart>
      <w:docPartPr>
        <w:name w:val="F977D371D00B441C8F1A88971CF6FF86"/>
        <w:category>
          <w:name w:val="כללי"/>
          <w:gallery w:val="placeholder"/>
        </w:category>
        <w:types>
          <w:type w:val="bbPlcHdr"/>
        </w:types>
        <w:behaviors>
          <w:behavior w:val="content"/>
        </w:behaviors>
        <w:guid w:val="{52B38178-BBF4-4CF5-81EA-8930F8A39608}"/>
      </w:docPartPr>
      <w:docPartBody>
        <w:p w:rsidR="006C4A30" w:rsidRDefault="00B677AC">
          <w:r w:rsidRPr="00E22289">
            <w:rPr>
              <w:rStyle w:val="PlaceholderText"/>
              <w:rFonts w:hint="cs"/>
              <w:rtl/>
            </w:rPr>
            <w:t>[נקודות</w:t>
          </w:r>
          <w:r w:rsidRPr="00E22289">
            <w:rPr>
              <w:rStyle w:val="PlaceholderText"/>
              <w:rtl/>
            </w:rPr>
            <w:t xml:space="preserve"> </w:t>
          </w:r>
          <w:r w:rsidRPr="00E22289">
            <w:rPr>
              <w:rStyle w:val="PlaceholderText"/>
              <w:rFonts w:hint="cs"/>
              <w:rtl/>
            </w:rPr>
            <w:t>מדד]</w:t>
          </w:r>
        </w:p>
      </w:docPartBody>
    </w:docPart>
    <w:docPart>
      <w:docPartPr>
        <w:name w:val="7E89D3B39C824290A25514225A1C1301"/>
        <w:category>
          <w:name w:val="כללי"/>
          <w:gallery w:val="placeholder"/>
        </w:category>
        <w:types>
          <w:type w:val="bbPlcHdr"/>
        </w:types>
        <w:behaviors>
          <w:behavior w:val="content"/>
        </w:behaviors>
        <w:guid w:val="{1BA4D97C-4FE4-4907-8E56-1117C851D83F}"/>
      </w:docPartPr>
      <w:docPartBody>
        <w:p w:rsidR="00100212" w:rsidRDefault="00100212" w:rsidP="00100212">
          <w:pPr>
            <w:pStyle w:val="7E89D3B39C824290A25514225A1C1301"/>
          </w:pPr>
          <w:r w:rsidRPr="00F11BAF">
            <w:rPr>
              <w:rStyle w:val="PlaceholderText"/>
              <w:rtl/>
            </w:rPr>
            <w:t>[שם הפרויקט]</w:t>
          </w:r>
        </w:p>
      </w:docPartBody>
    </w:docPart>
    <w:docPart>
      <w:docPartPr>
        <w:name w:val="F045C6C3E1D94F4D88BCFD0A31FAC677"/>
        <w:category>
          <w:name w:val="כללי"/>
          <w:gallery w:val="placeholder"/>
        </w:category>
        <w:types>
          <w:type w:val="bbPlcHdr"/>
        </w:types>
        <w:behaviors>
          <w:behavior w:val="content"/>
        </w:behaviors>
        <w:guid w:val="{89C52561-D144-4F08-AB58-EEDD441560C8}"/>
      </w:docPartPr>
      <w:docPartBody>
        <w:p w:rsidR="00100212" w:rsidRDefault="00100212" w:rsidP="00100212">
          <w:pPr>
            <w:pStyle w:val="F045C6C3E1D94F4D88BCFD0A31FAC677"/>
          </w:pPr>
          <w:r w:rsidRPr="00F11BAF">
            <w:rPr>
              <w:rStyle w:val="PlaceholderText"/>
              <w:rtl/>
            </w:rPr>
            <w:t>[שם אתר]</w:t>
          </w:r>
        </w:p>
      </w:docPartBody>
    </w:docPart>
    <w:docPart>
      <w:docPartPr>
        <w:name w:val="1FF76DE787584EAFBB306F461F022AEC"/>
        <w:category>
          <w:name w:val="כללי"/>
          <w:gallery w:val="placeholder"/>
        </w:category>
        <w:types>
          <w:type w:val="bbPlcHdr"/>
        </w:types>
        <w:behaviors>
          <w:behavior w:val="content"/>
        </w:behaviors>
        <w:guid w:val="{2F4BF877-8D37-4F8F-AA31-0AB905E06428}"/>
      </w:docPartPr>
      <w:docPartBody>
        <w:p w:rsidR="00100212" w:rsidRDefault="00100212" w:rsidP="00100212">
          <w:pPr>
            <w:pStyle w:val="1FF76DE787584EAFBB306F461F022AEC"/>
          </w:pPr>
          <w:r w:rsidRPr="000E16FF">
            <w:rPr>
              <w:rStyle w:val="PlaceholderText"/>
              <w:rtl/>
            </w:rPr>
            <w:t>[שם ספק]</w:t>
          </w:r>
        </w:p>
      </w:docPartBody>
    </w:docPart>
    <w:docPart>
      <w:docPartPr>
        <w:name w:val="71E63C8135C14C1DB3BA9BE93E92E0AA"/>
        <w:category>
          <w:name w:val="כללי"/>
          <w:gallery w:val="placeholder"/>
        </w:category>
        <w:types>
          <w:type w:val="bbPlcHdr"/>
        </w:types>
        <w:behaviors>
          <w:behavior w:val="content"/>
        </w:behaviors>
        <w:guid w:val="{938A0850-AC09-4660-AB3C-A52892FD093D}"/>
      </w:docPartPr>
      <w:docPartBody>
        <w:p w:rsidR="00100212" w:rsidRDefault="00100212" w:rsidP="00100212">
          <w:pPr>
            <w:pStyle w:val="71E63C8135C14C1DB3BA9BE93E92E0AA"/>
          </w:pPr>
          <w:r w:rsidRPr="000E16FF">
            <w:rPr>
              <w:rStyle w:val="PlaceholderText"/>
              <w:rtl/>
            </w:rPr>
            <w:t>[שם צד א]</w:t>
          </w:r>
        </w:p>
      </w:docPartBody>
    </w:docPart>
    <w:docPart>
      <w:docPartPr>
        <w:name w:val="224C050D23384A8FB0742BD5DF3140CA"/>
        <w:category>
          <w:name w:val="כללי"/>
          <w:gallery w:val="placeholder"/>
        </w:category>
        <w:types>
          <w:type w:val="bbPlcHdr"/>
        </w:types>
        <w:behaviors>
          <w:behavior w:val="content"/>
        </w:behaviors>
        <w:guid w:val="{83E05A1D-81F9-49FB-A491-39AE37E6D12D}"/>
      </w:docPartPr>
      <w:docPartBody>
        <w:p w:rsidR="00100212" w:rsidRDefault="00100212" w:rsidP="00100212">
          <w:pPr>
            <w:pStyle w:val="224C050D23384A8FB0742BD5DF3140CA"/>
          </w:pPr>
          <w:r w:rsidRPr="003059F5">
            <w:rPr>
              <w:rStyle w:val="PlaceholderText"/>
              <w:rtl/>
            </w:rPr>
            <w:t>[רשות מקומית]</w:t>
          </w:r>
        </w:p>
      </w:docPartBody>
    </w:docPart>
    <w:docPart>
      <w:docPartPr>
        <w:name w:val="1D1A9DA4596E4425BEB266A359505625"/>
        <w:category>
          <w:name w:val="כללי"/>
          <w:gallery w:val="placeholder"/>
        </w:category>
        <w:types>
          <w:type w:val="bbPlcHdr"/>
        </w:types>
        <w:behaviors>
          <w:behavior w:val="content"/>
        </w:behaviors>
        <w:guid w:val="{22A97197-BD92-43CA-AF4E-BE5C4FAF12CD}"/>
      </w:docPartPr>
      <w:docPartBody>
        <w:p w:rsidR="00100212" w:rsidRDefault="00100212" w:rsidP="00100212">
          <w:pPr>
            <w:pStyle w:val="1D1A9DA4596E4425BEB266A359505625"/>
          </w:pPr>
          <w:r w:rsidRPr="003059F5">
            <w:rPr>
              <w:rStyle w:val="PlaceholderText"/>
              <w:rtl/>
            </w:rPr>
            <w:t>[שם אתר]</w:t>
          </w:r>
        </w:p>
      </w:docPartBody>
    </w:docPart>
    <w:docPart>
      <w:docPartPr>
        <w:name w:val="BCC3E74CB99644398EE0C2457E4A5026"/>
        <w:category>
          <w:name w:val="כללי"/>
          <w:gallery w:val="placeholder"/>
        </w:category>
        <w:types>
          <w:type w:val="bbPlcHdr"/>
        </w:types>
        <w:behaviors>
          <w:behavior w:val="content"/>
        </w:behaviors>
        <w:guid w:val="{A7B60DE6-E98A-4F8E-A731-0184AC024964}"/>
      </w:docPartPr>
      <w:docPartBody>
        <w:p w:rsidR="00100212" w:rsidRDefault="00100212" w:rsidP="00100212">
          <w:pPr>
            <w:pStyle w:val="BCC3E74CB99644398EE0C2457E4A5026"/>
          </w:pPr>
          <w:r w:rsidRPr="003059F5">
            <w:rPr>
              <w:rStyle w:val="PlaceholderText"/>
              <w:rtl/>
            </w:rPr>
            <w:t>[שם הפרויקט]</w:t>
          </w:r>
        </w:p>
      </w:docPartBody>
    </w:docPart>
    <w:docPart>
      <w:docPartPr>
        <w:name w:val="6BD5DF52C4D64F0EA88B1B4E41C413A2"/>
        <w:category>
          <w:name w:val="כללי"/>
          <w:gallery w:val="placeholder"/>
        </w:category>
        <w:types>
          <w:type w:val="bbPlcHdr"/>
        </w:types>
        <w:behaviors>
          <w:behavior w:val="content"/>
        </w:behaviors>
        <w:guid w:val="{61B7F752-E37C-4829-8EB9-D8862F4DA6B5}"/>
      </w:docPartPr>
      <w:docPartBody>
        <w:p w:rsidR="00100212" w:rsidRDefault="00100212" w:rsidP="00100212">
          <w:pPr>
            <w:pStyle w:val="6BD5DF52C4D64F0EA88B1B4E41C413A2"/>
          </w:pPr>
          <w:r w:rsidRPr="003059F5">
            <w:rPr>
              <w:rStyle w:val="PlaceholderText"/>
              <w:rtl/>
            </w:rPr>
            <w:t>[שדה נוסף 2]</w:t>
          </w:r>
        </w:p>
      </w:docPartBody>
    </w:docPart>
    <w:docPart>
      <w:docPartPr>
        <w:name w:val="DB51BCE5564C4D129332571E8A1930CE"/>
        <w:category>
          <w:name w:val="כללי"/>
          <w:gallery w:val="placeholder"/>
        </w:category>
        <w:types>
          <w:type w:val="bbPlcHdr"/>
        </w:types>
        <w:behaviors>
          <w:behavior w:val="content"/>
        </w:behaviors>
        <w:guid w:val="{65268ACD-2EA1-4351-8012-967AA63C0383}"/>
      </w:docPartPr>
      <w:docPartBody>
        <w:p w:rsidR="00100212" w:rsidRDefault="00100212" w:rsidP="00100212">
          <w:pPr>
            <w:pStyle w:val="DB51BCE5564C4D129332571E8A1930CE"/>
          </w:pPr>
          <w:r w:rsidRPr="003059F5">
            <w:rPr>
              <w:rStyle w:val="PlaceholderText"/>
              <w:rtl/>
            </w:rPr>
            <w:t>[שדה נוסף 1]</w:t>
          </w:r>
        </w:p>
      </w:docPartBody>
    </w:docPart>
    <w:docPart>
      <w:docPartPr>
        <w:name w:val="469E49554B5740BAAC45BEEE45F41131"/>
        <w:category>
          <w:name w:val="כללי"/>
          <w:gallery w:val="placeholder"/>
        </w:category>
        <w:types>
          <w:type w:val="bbPlcHdr"/>
        </w:types>
        <w:behaviors>
          <w:behavior w:val="content"/>
        </w:behaviors>
        <w:guid w:val="{7C12D2B9-8EF1-40EA-82A3-D667D6525F20}"/>
      </w:docPartPr>
      <w:docPartBody>
        <w:p w:rsidR="00100212" w:rsidRDefault="00100212" w:rsidP="00100212">
          <w:pPr>
            <w:pStyle w:val="469E49554B5740BAAC45BEEE45F41131"/>
          </w:pPr>
          <w:r w:rsidRPr="003059F5">
            <w:rPr>
              <w:rStyle w:val="PlaceholderText"/>
              <w:rtl/>
            </w:rPr>
            <w:t>[רשות מקומית]</w:t>
          </w:r>
        </w:p>
      </w:docPartBody>
    </w:docPart>
    <w:docPart>
      <w:docPartPr>
        <w:name w:val="975A7534CE874B46A3D78F561CA18208"/>
        <w:category>
          <w:name w:val="כללי"/>
          <w:gallery w:val="placeholder"/>
        </w:category>
        <w:types>
          <w:type w:val="bbPlcHdr"/>
        </w:types>
        <w:behaviors>
          <w:behavior w:val="content"/>
        </w:behaviors>
        <w:guid w:val="{B612070F-9CB6-4D58-B183-51A091D0AC2E}"/>
      </w:docPartPr>
      <w:docPartBody>
        <w:p w:rsidR="00100212" w:rsidRDefault="00100212" w:rsidP="00100212">
          <w:pPr>
            <w:pStyle w:val="975A7534CE874B46A3D78F561CA18208"/>
          </w:pPr>
          <w:r w:rsidRPr="003059F5">
            <w:rPr>
              <w:rStyle w:val="PlaceholderText"/>
              <w:rtl/>
            </w:rPr>
            <w:t>[שדה נוסף 3]</w:t>
          </w:r>
        </w:p>
      </w:docPartBody>
    </w:docPart>
    <w:docPart>
      <w:docPartPr>
        <w:name w:val="9C095397FA23430AABFC438DDB034B90"/>
        <w:category>
          <w:name w:val="כללי"/>
          <w:gallery w:val="placeholder"/>
        </w:category>
        <w:types>
          <w:type w:val="bbPlcHdr"/>
        </w:types>
        <w:behaviors>
          <w:behavior w:val="content"/>
        </w:behaviors>
        <w:guid w:val="{B5B85024-2825-4661-B685-DFD35588D560}"/>
      </w:docPartPr>
      <w:docPartBody>
        <w:p w:rsidR="00100212" w:rsidRDefault="00100212" w:rsidP="00100212">
          <w:pPr>
            <w:pStyle w:val="9C095397FA23430AABFC438DDB034B90"/>
          </w:pPr>
          <w:r w:rsidRPr="003059F5">
            <w:rPr>
              <w:rStyle w:val="PlaceholderText"/>
              <w:rtl/>
            </w:rPr>
            <w:t>[שדה נוסף 4]</w:t>
          </w:r>
        </w:p>
      </w:docPartBody>
    </w:docPart>
    <w:docPart>
      <w:docPartPr>
        <w:name w:val="D01A1A25E0E349E29972E92A3A89BB90"/>
        <w:category>
          <w:name w:val="כללי"/>
          <w:gallery w:val="placeholder"/>
        </w:category>
        <w:types>
          <w:type w:val="bbPlcHdr"/>
        </w:types>
        <w:behaviors>
          <w:behavior w:val="content"/>
        </w:behaviors>
        <w:guid w:val="{63B5FA9B-B7F3-4923-B69B-F7DBE7E31A66}"/>
      </w:docPartPr>
      <w:docPartBody>
        <w:p w:rsidR="00100212" w:rsidRDefault="00100212" w:rsidP="00100212">
          <w:pPr>
            <w:pStyle w:val="D01A1A25E0E349E29972E92A3A89BB90"/>
          </w:pPr>
          <w:r w:rsidRPr="003059F5">
            <w:rPr>
              <w:rStyle w:val="PlaceholderText"/>
              <w:rtl/>
            </w:rPr>
            <w:t>[שדה נוסף 5]</w:t>
          </w:r>
        </w:p>
      </w:docPartBody>
    </w:docPart>
    <w:docPart>
      <w:docPartPr>
        <w:name w:val="105434470D47471FA30E17E6F19D7841"/>
        <w:category>
          <w:name w:val="כללי"/>
          <w:gallery w:val="placeholder"/>
        </w:category>
        <w:types>
          <w:type w:val="bbPlcHdr"/>
        </w:types>
        <w:behaviors>
          <w:behavior w:val="content"/>
        </w:behaviors>
        <w:guid w:val="{63C3F77D-D244-42B0-8022-975A83D49518}"/>
      </w:docPartPr>
      <w:docPartBody>
        <w:p w:rsidR="00100212" w:rsidRDefault="00100212" w:rsidP="00100212">
          <w:pPr>
            <w:pStyle w:val="105434470D47471FA30E17E6F19D7841"/>
          </w:pPr>
          <w:r w:rsidRPr="003059F5">
            <w:rPr>
              <w:rStyle w:val="PlaceholderText"/>
              <w:rtl/>
            </w:rPr>
            <w:t>[שדה נוסף 6]</w:t>
          </w:r>
        </w:p>
      </w:docPartBody>
    </w:docPart>
    <w:docPart>
      <w:docPartPr>
        <w:name w:val="2B5469449CD94269B19048B6A8D7647F"/>
        <w:category>
          <w:name w:val="כללי"/>
          <w:gallery w:val="placeholder"/>
        </w:category>
        <w:types>
          <w:type w:val="bbPlcHdr"/>
        </w:types>
        <w:behaviors>
          <w:behavior w:val="content"/>
        </w:behaviors>
        <w:guid w:val="{7F53146C-98CD-4129-8B1B-ADCBCACF5CC6}"/>
      </w:docPartPr>
      <w:docPartBody>
        <w:p w:rsidR="00100212" w:rsidRDefault="00100212" w:rsidP="00100212">
          <w:pPr>
            <w:pStyle w:val="2B5469449CD94269B19048B6A8D7647F"/>
          </w:pPr>
          <w:r w:rsidRPr="003059F5">
            <w:rPr>
              <w:rStyle w:val="PlaceholderText"/>
              <w:rtl/>
            </w:rPr>
            <w:t>[אחוז השתתפות צד א]</w:t>
          </w:r>
        </w:p>
      </w:docPartBody>
    </w:docPart>
    <w:docPart>
      <w:docPartPr>
        <w:name w:val="DC596D207BE94A2591A1B540CCBBD733"/>
        <w:category>
          <w:name w:val="כללי"/>
          <w:gallery w:val="placeholder"/>
        </w:category>
        <w:types>
          <w:type w:val="bbPlcHdr"/>
        </w:types>
        <w:behaviors>
          <w:behavior w:val="content"/>
        </w:behaviors>
        <w:guid w:val="{83E575B9-8AE4-4CA4-99A1-61501E835EC4}"/>
      </w:docPartPr>
      <w:docPartBody>
        <w:p w:rsidR="00100212" w:rsidRDefault="00100212" w:rsidP="00100212">
          <w:pPr>
            <w:pStyle w:val="DC596D207BE94A2591A1B540CCBBD733"/>
          </w:pPr>
          <w:r w:rsidRPr="003059F5">
            <w:rPr>
              <w:rStyle w:val="PlaceholderText"/>
              <w:rtl/>
            </w:rPr>
            <w:t>[תאריך חתימת חוזה]</w:t>
          </w:r>
        </w:p>
      </w:docPartBody>
    </w:docPart>
    <w:docPart>
      <w:docPartPr>
        <w:name w:val="E810A1D87A694CD9B56D6DAD532DB69E"/>
        <w:category>
          <w:name w:val="כללי"/>
          <w:gallery w:val="placeholder"/>
        </w:category>
        <w:types>
          <w:type w:val="bbPlcHdr"/>
        </w:types>
        <w:behaviors>
          <w:behavior w:val="content"/>
        </w:behaviors>
        <w:guid w:val="{7170BAED-0E07-4D8D-8D0D-603B42385D88}"/>
      </w:docPartPr>
      <w:docPartBody>
        <w:p w:rsidR="00100212" w:rsidRDefault="00100212" w:rsidP="00100212">
          <w:pPr>
            <w:pStyle w:val="E810A1D87A694CD9B56D6DAD532DB69E"/>
          </w:pPr>
          <w:r w:rsidRPr="0027244C">
            <w:rPr>
              <w:rStyle w:val="PlaceholderText"/>
              <w:rtl/>
            </w:rPr>
            <w:t>[צד א בחוזה]</w:t>
          </w:r>
        </w:p>
      </w:docPartBody>
    </w:docPart>
    <w:docPart>
      <w:docPartPr>
        <w:name w:val="F63643A27BC8490FB2C697F55A9CD89C"/>
        <w:category>
          <w:name w:val="כללי"/>
          <w:gallery w:val="placeholder"/>
        </w:category>
        <w:types>
          <w:type w:val="bbPlcHdr"/>
        </w:types>
        <w:behaviors>
          <w:behavior w:val="content"/>
        </w:behaviors>
        <w:guid w:val="{DE6E90B8-7261-4646-B901-E4886549DE67}"/>
      </w:docPartPr>
      <w:docPartBody>
        <w:p w:rsidR="00100212" w:rsidRDefault="00100212" w:rsidP="00100212">
          <w:pPr>
            <w:pStyle w:val="F63643A27BC8490FB2C697F55A9CD89C"/>
          </w:pPr>
          <w:r w:rsidRPr="003059F5">
            <w:rPr>
              <w:rStyle w:val="PlaceholderText"/>
              <w:rtl/>
            </w:rPr>
            <w:t>[שם ספק]</w:t>
          </w:r>
        </w:p>
      </w:docPartBody>
    </w:docPart>
    <w:docPart>
      <w:docPartPr>
        <w:name w:val="35DE917763844146AA5B4EE226DCF875"/>
        <w:category>
          <w:name w:val="כללי"/>
          <w:gallery w:val="placeholder"/>
        </w:category>
        <w:types>
          <w:type w:val="bbPlcHdr"/>
        </w:types>
        <w:behaviors>
          <w:behavior w:val="content"/>
        </w:behaviors>
        <w:guid w:val="{7496890A-ECC2-4B29-B7FC-190B9C27A041}"/>
      </w:docPartPr>
      <w:docPartBody>
        <w:p w:rsidR="00100212" w:rsidRDefault="00100212" w:rsidP="00100212">
          <w:pPr>
            <w:pStyle w:val="35DE917763844146AA5B4EE226DCF875"/>
          </w:pPr>
          <w:r w:rsidRPr="003059F5">
            <w:rPr>
              <w:rStyle w:val="PlaceholderText"/>
              <w:rtl/>
            </w:rPr>
            <w:t>[שם ספק]</w:t>
          </w:r>
        </w:p>
      </w:docPartBody>
    </w:docPart>
    <w:docPart>
      <w:docPartPr>
        <w:name w:val="3F03593320724C7B95AF0C0466DAC9C8"/>
        <w:category>
          <w:name w:val="כללי"/>
          <w:gallery w:val="placeholder"/>
        </w:category>
        <w:types>
          <w:type w:val="bbPlcHdr"/>
        </w:types>
        <w:behaviors>
          <w:behavior w:val="content"/>
        </w:behaviors>
        <w:guid w:val="{FBCC85FE-3163-4D9C-8FE5-784135E6A12B}"/>
      </w:docPartPr>
      <w:docPartBody>
        <w:p w:rsidR="00100212" w:rsidRDefault="00100212" w:rsidP="00100212">
          <w:pPr>
            <w:pStyle w:val="3F03593320724C7B95AF0C0466DAC9C8"/>
          </w:pPr>
          <w:r w:rsidRPr="003059F5">
            <w:rPr>
              <w:rStyle w:val="PlaceholderText"/>
              <w:rtl/>
            </w:rPr>
            <w:t>[שם ספק]</w:t>
          </w:r>
        </w:p>
      </w:docPartBody>
    </w:docPart>
    <w:docPart>
      <w:docPartPr>
        <w:name w:val="733C9BF62F6E4C98B9F48EB0EBECEBC5"/>
        <w:category>
          <w:name w:val="כללי"/>
          <w:gallery w:val="placeholder"/>
        </w:category>
        <w:types>
          <w:type w:val="bbPlcHdr"/>
        </w:types>
        <w:behaviors>
          <w:behavior w:val="content"/>
        </w:behaviors>
        <w:guid w:val="{5A06D5BF-478A-4B58-8423-959811203858}"/>
      </w:docPartPr>
      <w:docPartBody>
        <w:p w:rsidR="00100212" w:rsidRDefault="00100212" w:rsidP="00100212">
          <w:pPr>
            <w:pStyle w:val="733C9BF62F6E4C98B9F48EB0EBECEBC5"/>
          </w:pPr>
          <w:r w:rsidRPr="003059F5">
            <w:rPr>
              <w:rStyle w:val="PlaceholderText"/>
              <w:rtl/>
            </w:rPr>
            <w:t>[שם ספק]</w:t>
          </w:r>
        </w:p>
      </w:docPartBody>
    </w:docPart>
    <w:docPart>
      <w:docPartPr>
        <w:name w:val="DBEDE61D15864F86A5CADA14C43A13E6"/>
        <w:category>
          <w:name w:val="כללי"/>
          <w:gallery w:val="placeholder"/>
        </w:category>
        <w:types>
          <w:type w:val="bbPlcHdr"/>
        </w:types>
        <w:behaviors>
          <w:behavior w:val="content"/>
        </w:behaviors>
        <w:guid w:val="{C1309767-7CE2-46DF-88DC-6A23F6EF31D6}"/>
      </w:docPartPr>
      <w:docPartBody>
        <w:p w:rsidR="00100212" w:rsidRDefault="00100212" w:rsidP="00100212">
          <w:pPr>
            <w:pStyle w:val="DBEDE61D15864F86A5CADA14C43A13E6"/>
          </w:pPr>
          <w:r w:rsidRPr="003059F5">
            <w:rPr>
              <w:rStyle w:val="PlaceholderText"/>
              <w:rtl/>
            </w:rPr>
            <w:t>[תבנית חוזה]</w:t>
          </w:r>
        </w:p>
      </w:docPartBody>
    </w:docPart>
    <w:docPart>
      <w:docPartPr>
        <w:name w:val="46602A99D4DE463D8536A1311828F4B3"/>
        <w:category>
          <w:name w:val="כללי"/>
          <w:gallery w:val="placeholder"/>
        </w:category>
        <w:types>
          <w:type w:val="bbPlcHdr"/>
        </w:types>
        <w:behaviors>
          <w:behavior w:val="content"/>
        </w:behaviors>
        <w:guid w:val="{E75D6CF3-51C2-4669-BD0B-B9613D47A2E8}"/>
      </w:docPartPr>
      <w:docPartBody>
        <w:p w:rsidR="00100212" w:rsidRDefault="00100212" w:rsidP="00100212">
          <w:pPr>
            <w:pStyle w:val="46602A99D4DE463D8536A1311828F4B3"/>
          </w:pPr>
          <w:r w:rsidRPr="009D00D7">
            <w:rPr>
              <w:rStyle w:val="PlaceholderText"/>
              <w:rtl/>
            </w:rPr>
            <w:t>[שם הפרויקט]</w:t>
          </w:r>
        </w:p>
      </w:docPartBody>
    </w:docPart>
    <w:docPart>
      <w:docPartPr>
        <w:name w:val="BC59252865D340D0A2928211D50C4CC5"/>
        <w:category>
          <w:name w:val="כללי"/>
          <w:gallery w:val="placeholder"/>
        </w:category>
        <w:types>
          <w:type w:val="bbPlcHdr"/>
        </w:types>
        <w:behaviors>
          <w:behavior w:val="content"/>
        </w:behaviors>
        <w:guid w:val="{6ED78A88-0105-44BA-840D-F94B6A9577B8}"/>
      </w:docPartPr>
      <w:docPartBody>
        <w:p w:rsidR="00100212" w:rsidRDefault="00100212" w:rsidP="00100212">
          <w:pPr>
            <w:pStyle w:val="BC59252865D340D0A2928211D50C4CC5"/>
          </w:pPr>
          <w:r w:rsidRPr="003059F5">
            <w:rPr>
              <w:rStyle w:val="PlaceholderText"/>
              <w:rtl/>
            </w:rPr>
            <w:t>[שם ספק]</w:t>
          </w:r>
        </w:p>
      </w:docPartBody>
    </w:docPart>
    <w:docPart>
      <w:docPartPr>
        <w:name w:val="9B9B82F504B7403EA962BB0DD5CE5EC6"/>
        <w:category>
          <w:name w:val="כללי"/>
          <w:gallery w:val="placeholder"/>
        </w:category>
        <w:types>
          <w:type w:val="bbPlcHdr"/>
        </w:types>
        <w:behaviors>
          <w:behavior w:val="content"/>
        </w:behaviors>
        <w:guid w:val="{2AE99D90-67FA-43D5-9C66-1E9556434270}"/>
      </w:docPartPr>
      <w:docPartBody>
        <w:p w:rsidR="00100212" w:rsidRDefault="00100212" w:rsidP="00100212">
          <w:pPr>
            <w:pStyle w:val="9B9B82F504B7403EA962BB0DD5CE5EC6"/>
          </w:pPr>
          <w:r w:rsidRPr="003059F5">
            <w:rPr>
              <w:rStyle w:val="PlaceholderText"/>
              <w:rtl/>
            </w:rPr>
            <w:t>[שם ספק]</w:t>
          </w:r>
        </w:p>
      </w:docPartBody>
    </w:docPart>
    <w:docPart>
      <w:docPartPr>
        <w:name w:val="098CBEFADCFA4751B6C4087C7BFC9A0A"/>
        <w:category>
          <w:name w:val="כללי"/>
          <w:gallery w:val="placeholder"/>
        </w:category>
        <w:types>
          <w:type w:val="bbPlcHdr"/>
        </w:types>
        <w:behaviors>
          <w:behavior w:val="content"/>
        </w:behaviors>
        <w:guid w:val="{AB83B9EE-0289-48B2-826E-B5544D4E7E45}"/>
      </w:docPartPr>
      <w:docPartBody>
        <w:p w:rsidR="00100212" w:rsidRDefault="00100212" w:rsidP="00100212">
          <w:pPr>
            <w:pStyle w:val="098CBEFADCFA4751B6C4087C7BFC9A0A"/>
          </w:pPr>
          <w:r w:rsidRPr="000E16FF">
            <w:rPr>
              <w:rStyle w:val="PlaceholderText"/>
              <w:rtl/>
            </w:rPr>
            <w:t>[שם ספק]</w:t>
          </w:r>
        </w:p>
      </w:docPartBody>
    </w:docPart>
    <w:docPart>
      <w:docPartPr>
        <w:name w:val="5CB5134DB2BE4FCD9EBE71494A7A1928"/>
        <w:category>
          <w:name w:val="כללי"/>
          <w:gallery w:val="placeholder"/>
        </w:category>
        <w:types>
          <w:type w:val="bbPlcHdr"/>
        </w:types>
        <w:behaviors>
          <w:behavior w:val="content"/>
        </w:behaviors>
        <w:guid w:val="{6F1C30C0-22F4-4915-9132-05E0B5A37A26}"/>
      </w:docPartPr>
      <w:docPartBody>
        <w:p w:rsidR="00100212" w:rsidRDefault="00100212" w:rsidP="00100212">
          <w:pPr>
            <w:pStyle w:val="5CB5134DB2BE4FCD9EBE71494A7A1928"/>
          </w:pPr>
          <w:r w:rsidRPr="00C5438E">
            <w:rPr>
              <w:rStyle w:val="PlaceholderText"/>
              <w:rtl/>
            </w:rPr>
            <w:t>[צד א בחוזה]</w:t>
          </w:r>
        </w:p>
      </w:docPartBody>
    </w:docPart>
    <w:docPart>
      <w:docPartPr>
        <w:name w:val="1733CC58A763479B9DAE7737EB79DD5C"/>
        <w:category>
          <w:name w:val="כללי"/>
          <w:gallery w:val="placeholder"/>
        </w:category>
        <w:types>
          <w:type w:val="bbPlcHdr"/>
        </w:types>
        <w:behaviors>
          <w:behavior w:val="content"/>
        </w:behaviors>
        <w:guid w:val="{90796898-0F4B-40DD-8EF7-EC9451662EBE}"/>
      </w:docPartPr>
      <w:docPartBody>
        <w:p w:rsidR="00100212" w:rsidRDefault="00100212" w:rsidP="00100212">
          <w:pPr>
            <w:pStyle w:val="1733CC58A763479B9DAE7737EB79DD5C"/>
          </w:pPr>
          <w:r w:rsidRPr="003059F5">
            <w:rPr>
              <w:rStyle w:val="PlaceholderText"/>
              <w:rtl/>
            </w:rPr>
            <w:t>[שם ספק]</w:t>
          </w:r>
        </w:p>
      </w:docPartBody>
    </w:docPart>
    <w:docPart>
      <w:docPartPr>
        <w:name w:val="CAD3AAC21FFD4B3EB93FB995049405F1"/>
        <w:category>
          <w:name w:val="כללי"/>
          <w:gallery w:val="placeholder"/>
        </w:category>
        <w:types>
          <w:type w:val="bbPlcHdr"/>
        </w:types>
        <w:behaviors>
          <w:behavior w:val="content"/>
        </w:behaviors>
        <w:guid w:val="{196DBF0E-7918-4DD9-919C-03D556947952}"/>
      </w:docPartPr>
      <w:docPartBody>
        <w:p w:rsidR="00100212" w:rsidRDefault="00100212" w:rsidP="00100212">
          <w:pPr>
            <w:pStyle w:val="CAD3AAC21FFD4B3EB93FB995049405F1"/>
          </w:pPr>
          <w:r w:rsidRPr="003059F5">
            <w:rPr>
              <w:rStyle w:val="PlaceholderText"/>
              <w:rtl/>
            </w:rPr>
            <w:t>[שם אתר]</w:t>
          </w:r>
        </w:p>
      </w:docPartBody>
    </w:docPart>
    <w:docPart>
      <w:docPartPr>
        <w:name w:val="F8DC6C8DD9594DD0903FD4CCCD8D4BD8"/>
        <w:category>
          <w:name w:val="כללי"/>
          <w:gallery w:val="placeholder"/>
        </w:category>
        <w:types>
          <w:type w:val="bbPlcHdr"/>
        </w:types>
        <w:behaviors>
          <w:behavior w:val="content"/>
        </w:behaviors>
        <w:guid w:val="{0CE2700D-D9EB-4410-84C2-7A8B9CBA355B}"/>
      </w:docPartPr>
      <w:docPartBody>
        <w:p w:rsidR="00100212" w:rsidRDefault="00100212" w:rsidP="00100212">
          <w:pPr>
            <w:pStyle w:val="F8DC6C8DD9594DD0903FD4CCCD8D4BD8"/>
          </w:pPr>
          <w:r w:rsidRPr="003059F5">
            <w:rPr>
              <w:rStyle w:val="PlaceholderText"/>
              <w:rtl/>
            </w:rPr>
            <w:t>[תיאור עבודה]</w:t>
          </w:r>
        </w:p>
      </w:docPartBody>
    </w:docPart>
    <w:docPart>
      <w:docPartPr>
        <w:name w:val="C59A9598E9B24014A75A4EDEEEE9D291"/>
        <w:category>
          <w:name w:val="כללי"/>
          <w:gallery w:val="placeholder"/>
        </w:category>
        <w:types>
          <w:type w:val="bbPlcHdr"/>
        </w:types>
        <w:behaviors>
          <w:behavior w:val="content"/>
        </w:behaviors>
        <w:guid w:val="{7418CE72-86BF-4E2A-A447-61781F3EB0B6}"/>
      </w:docPartPr>
      <w:docPartBody>
        <w:p w:rsidR="00100212" w:rsidRDefault="00100212" w:rsidP="00100212">
          <w:pPr>
            <w:pStyle w:val="C59A9598E9B24014A75A4EDEEEE9D291"/>
          </w:pPr>
          <w:r w:rsidRPr="000E16FF">
            <w:rPr>
              <w:rStyle w:val="PlaceholderText"/>
              <w:rtl/>
            </w:rPr>
            <w:t>[שם ספק]</w:t>
          </w:r>
        </w:p>
      </w:docPartBody>
    </w:docPart>
    <w:docPart>
      <w:docPartPr>
        <w:name w:val="2FC87E9B1DCC42D78495D0972DA8C1E4"/>
        <w:category>
          <w:name w:val="כללי"/>
          <w:gallery w:val="placeholder"/>
        </w:category>
        <w:types>
          <w:type w:val="bbPlcHdr"/>
        </w:types>
        <w:behaviors>
          <w:behavior w:val="content"/>
        </w:behaviors>
        <w:guid w:val="{27547034-6EC2-40CF-95F7-2D819BF49172}"/>
      </w:docPartPr>
      <w:docPartBody>
        <w:p w:rsidR="00100212" w:rsidRDefault="00100212" w:rsidP="00100212">
          <w:pPr>
            <w:pStyle w:val="2FC87E9B1DCC42D78495D0972DA8C1E4"/>
          </w:pPr>
          <w:r w:rsidRPr="00C5438E">
            <w:rPr>
              <w:rStyle w:val="PlaceholderText"/>
              <w:rtl/>
            </w:rPr>
            <w:t>[צד א בחוזה]</w:t>
          </w:r>
        </w:p>
      </w:docPartBody>
    </w:docPart>
    <w:docPart>
      <w:docPartPr>
        <w:name w:val="C67155BBC60A4124B4F01279603689C8"/>
        <w:category>
          <w:name w:val="כללי"/>
          <w:gallery w:val="placeholder"/>
        </w:category>
        <w:types>
          <w:type w:val="bbPlcHdr"/>
        </w:types>
        <w:behaviors>
          <w:behavior w:val="content"/>
        </w:behaviors>
        <w:guid w:val="{4F7A7F9C-C96D-49F6-9C67-F862378F9844}"/>
      </w:docPartPr>
      <w:docPartBody>
        <w:p w:rsidR="00100212" w:rsidRDefault="00100212" w:rsidP="00100212">
          <w:pPr>
            <w:pStyle w:val="C67155BBC60A4124B4F01279603689C8"/>
          </w:pPr>
          <w:r w:rsidRPr="003059F5">
            <w:rPr>
              <w:rStyle w:val="PlaceholderText"/>
              <w:rtl/>
            </w:rPr>
            <w:t>[שם אתר]</w:t>
          </w:r>
        </w:p>
      </w:docPartBody>
    </w:docPart>
    <w:docPart>
      <w:docPartPr>
        <w:name w:val="9F9B3284805A4EE1B32D7D2F8CA8833F"/>
        <w:category>
          <w:name w:val="כללי"/>
          <w:gallery w:val="placeholder"/>
        </w:category>
        <w:types>
          <w:type w:val="bbPlcHdr"/>
        </w:types>
        <w:behaviors>
          <w:behavior w:val="content"/>
        </w:behaviors>
        <w:guid w:val="{87A307CE-3A3C-4A92-83D7-9CD33472B7F3}"/>
      </w:docPartPr>
      <w:docPartBody>
        <w:p w:rsidR="00100212" w:rsidRDefault="00100212" w:rsidP="00100212">
          <w:pPr>
            <w:pStyle w:val="9F9B3284805A4EE1B32D7D2F8CA8833F"/>
          </w:pPr>
          <w:r w:rsidRPr="003059F5">
            <w:rPr>
              <w:rStyle w:val="PlaceholderText"/>
              <w:rtl/>
            </w:rPr>
            <w:t>[תאריך חתימת חוזה]</w:t>
          </w:r>
        </w:p>
      </w:docPartBody>
    </w:docPart>
    <w:docPart>
      <w:docPartPr>
        <w:name w:val="EE9CB1872A5941ADA0D485451552E620"/>
        <w:category>
          <w:name w:val="כללי"/>
          <w:gallery w:val="placeholder"/>
        </w:category>
        <w:types>
          <w:type w:val="bbPlcHdr"/>
        </w:types>
        <w:behaviors>
          <w:behavior w:val="content"/>
        </w:behaviors>
        <w:guid w:val="{4531D215-7AFD-405E-AC31-483F7AD62221}"/>
      </w:docPartPr>
      <w:docPartBody>
        <w:p w:rsidR="00100212" w:rsidRDefault="00100212" w:rsidP="00100212">
          <w:pPr>
            <w:pStyle w:val="EE9CB1872A5941ADA0D485451552E620"/>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15D7F"/>
    <w:rsid w:val="00100212"/>
    <w:rsid w:val="00172407"/>
    <w:rsid w:val="0032380B"/>
    <w:rsid w:val="003D3172"/>
    <w:rsid w:val="006865A5"/>
    <w:rsid w:val="006C4A30"/>
    <w:rsid w:val="00874A5F"/>
    <w:rsid w:val="00B677A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0212"/>
    <w:rPr>
      <w:color w:val="808080"/>
    </w:rPr>
  </w:style>
  <w:style w:type="paragraph" w:customStyle="1" w:styleId="7E89D3B39C824290A25514225A1C1301">
    <w:name w:val="7E89D3B39C824290A25514225A1C1301"/>
    <w:rsid w:val="00100212"/>
    <w:pPr>
      <w:bidi/>
    </w:pPr>
  </w:style>
  <w:style w:type="paragraph" w:customStyle="1" w:styleId="F045C6C3E1D94F4D88BCFD0A31FAC677">
    <w:name w:val="F045C6C3E1D94F4D88BCFD0A31FAC677"/>
    <w:rsid w:val="00100212"/>
    <w:pPr>
      <w:bidi/>
    </w:pPr>
  </w:style>
  <w:style w:type="paragraph" w:customStyle="1" w:styleId="1FF76DE787584EAFBB306F461F022AEC">
    <w:name w:val="1FF76DE787584EAFBB306F461F022AEC"/>
    <w:rsid w:val="00100212"/>
    <w:pPr>
      <w:bidi/>
    </w:pPr>
  </w:style>
  <w:style w:type="paragraph" w:customStyle="1" w:styleId="71E63C8135C14C1DB3BA9BE93E92E0AA">
    <w:name w:val="71E63C8135C14C1DB3BA9BE93E92E0AA"/>
    <w:rsid w:val="00100212"/>
    <w:pPr>
      <w:bidi/>
    </w:pPr>
  </w:style>
  <w:style w:type="paragraph" w:customStyle="1" w:styleId="224C050D23384A8FB0742BD5DF3140CA">
    <w:name w:val="224C050D23384A8FB0742BD5DF3140CA"/>
    <w:rsid w:val="00100212"/>
    <w:pPr>
      <w:bidi/>
    </w:pPr>
  </w:style>
  <w:style w:type="paragraph" w:customStyle="1" w:styleId="1D1A9DA4596E4425BEB266A359505625">
    <w:name w:val="1D1A9DA4596E4425BEB266A359505625"/>
    <w:rsid w:val="00100212"/>
    <w:pPr>
      <w:bidi/>
    </w:pPr>
  </w:style>
  <w:style w:type="paragraph" w:customStyle="1" w:styleId="BCC3E74CB99644398EE0C2457E4A5026">
    <w:name w:val="BCC3E74CB99644398EE0C2457E4A5026"/>
    <w:rsid w:val="00100212"/>
    <w:pPr>
      <w:bidi/>
    </w:pPr>
  </w:style>
  <w:style w:type="paragraph" w:customStyle="1" w:styleId="6BD5DF52C4D64F0EA88B1B4E41C413A2">
    <w:name w:val="6BD5DF52C4D64F0EA88B1B4E41C413A2"/>
    <w:rsid w:val="00100212"/>
    <w:pPr>
      <w:bidi/>
    </w:pPr>
  </w:style>
  <w:style w:type="paragraph" w:customStyle="1" w:styleId="DB51BCE5564C4D129332571E8A1930CE">
    <w:name w:val="DB51BCE5564C4D129332571E8A1930CE"/>
    <w:rsid w:val="00100212"/>
    <w:pPr>
      <w:bidi/>
    </w:pPr>
  </w:style>
  <w:style w:type="paragraph" w:customStyle="1" w:styleId="469E49554B5740BAAC45BEEE45F41131">
    <w:name w:val="469E49554B5740BAAC45BEEE45F41131"/>
    <w:rsid w:val="00100212"/>
    <w:pPr>
      <w:bidi/>
    </w:pPr>
  </w:style>
  <w:style w:type="paragraph" w:customStyle="1" w:styleId="975A7534CE874B46A3D78F561CA18208">
    <w:name w:val="975A7534CE874B46A3D78F561CA18208"/>
    <w:rsid w:val="00100212"/>
    <w:pPr>
      <w:bidi/>
    </w:pPr>
  </w:style>
  <w:style w:type="paragraph" w:customStyle="1" w:styleId="9C095397FA23430AABFC438DDB034B90">
    <w:name w:val="9C095397FA23430AABFC438DDB034B90"/>
    <w:rsid w:val="00100212"/>
    <w:pPr>
      <w:bidi/>
    </w:pPr>
  </w:style>
  <w:style w:type="paragraph" w:customStyle="1" w:styleId="D01A1A25E0E349E29972E92A3A89BB90">
    <w:name w:val="D01A1A25E0E349E29972E92A3A89BB90"/>
    <w:rsid w:val="00100212"/>
    <w:pPr>
      <w:bidi/>
    </w:pPr>
  </w:style>
  <w:style w:type="paragraph" w:customStyle="1" w:styleId="105434470D47471FA30E17E6F19D7841">
    <w:name w:val="105434470D47471FA30E17E6F19D7841"/>
    <w:rsid w:val="00100212"/>
    <w:pPr>
      <w:bidi/>
    </w:pPr>
  </w:style>
  <w:style w:type="paragraph" w:customStyle="1" w:styleId="2B5469449CD94269B19048B6A8D7647F">
    <w:name w:val="2B5469449CD94269B19048B6A8D7647F"/>
    <w:rsid w:val="00100212"/>
    <w:pPr>
      <w:bidi/>
    </w:pPr>
  </w:style>
  <w:style w:type="paragraph" w:customStyle="1" w:styleId="DC596D207BE94A2591A1B540CCBBD733">
    <w:name w:val="DC596D207BE94A2591A1B540CCBBD733"/>
    <w:rsid w:val="00100212"/>
    <w:pPr>
      <w:bidi/>
    </w:pPr>
  </w:style>
  <w:style w:type="paragraph" w:customStyle="1" w:styleId="E810A1D87A694CD9B56D6DAD532DB69E">
    <w:name w:val="E810A1D87A694CD9B56D6DAD532DB69E"/>
    <w:rsid w:val="00100212"/>
    <w:pPr>
      <w:bidi/>
    </w:pPr>
  </w:style>
  <w:style w:type="paragraph" w:customStyle="1" w:styleId="F63643A27BC8490FB2C697F55A9CD89C">
    <w:name w:val="F63643A27BC8490FB2C697F55A9CD89C"/>
    <w:rsid w:val="00100212"/>
    <w:pPr>
      <w:bidi/>
    </w:pPr>
  </w:style>
  <w:style w:type="paragraph" w:customStyle="1" w:styleId="35DE917763844146AA5B4EE226DCF875">
    <w:name w:val="35DE917763844146AA5B4EE226DCF875"/>
    <w:rsid w:val="00100212"/>
    <w:pPr>
      <w:bidi/>
    </w:pPr>
  </w:style>
  <w:style w:type="paragraph" w:customStyle="1" w:styleId="3F03593320724C7B95AF0C0466DAC9C8">
    <w:name w:val="3F03593320724C7B95AF0C0466DAC9C8"/>
    <w:rsid w:val="00100212"/>
    <w:pPr>
      <w:bidi/>
    </w:pPr>
  </w:style>
  <w:style w:type="paragraph" w:customStyle="1" w:styleId="733C9BF62F6E4C98B9F48EB0EBECEBC5">
    <w:name w:val="733C9BF62F6E4C98B9F48EB0EBECEBC5"/>
    <w:rsid w:val="00100212"/>
    <w:pPr>
      <w:bidi/>
    </w:pPr>
  </w:style>
  <w:style w:type="paragraph" w:customStyle="1" w:styleId="DBEDE61D15864F86A5CADA14C43A13E6">
    <w:name w:val="DBEDE61D15864F86A5CADA14C43A13E6"/>
    <w:rsid w:val="00100212"/>
    <w:pPr>
      <w:bidi/>
    </w:pPr>
  </w:style>
  <w:style w:type="paragraph" w:customStyle="1" w:styleId="46602A99D4DE463D8536A1311828F4B3">
    <w:name w:val="46602A99D4DE463D8536A1311828F4B3"/>
    <w:rsid w:val="00100212"/>
    <w:pPr>
      <w:bidi/>
    </w:pPr>
  </w:style>
  <w:style w:type="paragraph" w:customStyle="1" w:styleId="BC59252865D340D0A2928211D50C4CC5">
    <w:name w:val="BC59252865D340D0A2928211D50C4CC5"/>
    <w:rsid w:val="00100212"/>
    <w:pPr>
      <w:bidi/>
    </w:pPr>
  </w:style>
  <w:style w:type="paragraph" w:customStyle="1" w:styleId="9B9B82F504B7403EA962BB0DD5CE5EC6">
    <w:name w:val="9B9B82F504B7403EA962BB0DD5CE5EC6"/>
    <w:rsid w:val="00100212"/>
    <w:pPr>
      <w:bidi/>
    </w:pPr>
  </w:style>
  <w:style w:type="paragraph" w:customStyle="1" w:styleId="098CBEFADCFA4751B6C4087C7BFC9A0A">
    <w:name w:val="098CBEFADCFA4751B6C4087C7BFC9A0A"/>
    <w:rsid w:val="00100212"/>
    <w:pPr>
      <w:bidi/>
    </w:pPr>
  </w:style>
  <w:style w:type="paragraph" w:customStyle="1" w:styleId="5CB5134DB2BE4FCD9EBE71494A7A1928">
    <w:name w:val="5CB5134DB2BE4FCD9EBE71494A7A1928"/>
    <w:rsid w:val="00100212"/>
    <w:pPr>
      <w:bidi/>
    </w:pPr>
  </w:style>
  <w:style w:type="paragraph" w:customStyle="1" w:styleId="1733CC58A763479B9DAE7737EB79DD5C">
    <w:name w:val="1733CC58A763479B9DAE7737EB79DD5C"/>
    <w:rsid w:val="00100212"/>
    <w:pPr>
      <w:bidi/>
    </w:pPr>
  </w:style>
  <w:style w:type="paragraph" w:customStyle="1" w:styleId="CAD3AAC21FFD4B3EB93FB995049405F1">
    <w:name w:val="CAD3AAC21FFD4B3EB93FB995049405F1"/>
    <w:rsid w:val="00100212"/>
    <w:pPr>
      <w:bidi/>
    </w:pPr>
  </w:style>
  <w:style w:type="paragraph" w:customStyle="1" w:styleId="F8DC6C8DD9594DD0903FD4CCCD8D4BD8">
    <w:name w:val="F8DC6C8DD9594DD0903FD4CCCD8D4BD8"/>
    <w:rsid w:val="00100212"/>
    <w:pPr>
      <w:bidi/>
    </w:pPr>
  </w:style>
  <w:style w:type="paragraph" w:customStyle="1" w:styleId="C59A9598E9B24014A75A4EDEEEE9D291">
    <w:name w:val="C59A9598E9B24014A75A4EDEEEE9D291"/>
    <w:rsid w:val="00100212"/>
    <w:pPr>
      <w:bidi/>
    </w:pPr>
  </w:style>
  <w:style w:type="paragraph" w:customStyle="1" w:styleId="2FC87E9B1DCC42D78495D0972DA8C1E4">
    <w:name w:val="2FC87E9B1DCC42D78495D0972DA8C1E4"/>
    <w:rsid w:val="00100212"/>
    <w:pPr>
      <w:bidi/>
    </w:pPr>
  </w:style>
  <w:style w:type="paragraph" w:customStyle="1" w:styleId="C67155BBC60A4124B4F01279603689C8">
    <w:name w:val="C67155BBC60A4124B4F01279603689C8"/>
    <w:rsid w:val="00100212"/>
    <w:pPr>
      <w:bidi/>
    </w:pPr>
  </w:style>
  <w:style w:type="paragraph" w:customStyle="1" w:styleId="9F9B3284805A4EE1B32D7D2F8CA8833F">
    <w:name w:val="9F9B3284805A4EE1B32D7D2F8CA8833F"/>
    <w:rsid w:val="00100212"/>
    <w:pPr>
      <w:bidi/>
    </w:pPr>
  </w:style>
  <w:style w:type="paragraph" w:customStyle="1" w:styleId="EE9CB1872A5941ADA0D485451552E620">
    <w:name w:val="EE9CB1872A5941ADA0D485451552E620"/>
    <w:rsid w:val="00100212"/>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80A5C1-59A4-49A7-B4C7-C456DF1AB1B0}"/>
</file>

<file path=customXml/itemProps2.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453BC354-9448-44BF-A906-F8B25597DCA4}">
  <ds:schemaRefs>
    <ds:schemaRef ds:uri="http://schemas.microsoft.com/office/2006/metadata/customXsn"/>
  </ds:schemaRefs>
</ds:datastoreItem>
</file>

<file path=customXml/itemProps5.xml><?xml version="1.0" encoding="utf-8"?>
<ds:datastoreItem xmlns:ds="http://schemas.openxmlformats.org/officeDocument/2006/customXml" ds:itemID="{AA7136D9-CB29-4A3D-8440-C117C2BC4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30</Pages>
  <Words>8817</Words>
  <Characters>44085</Characters>
  <Application>Microsoft Office Word</Application>
  <DocSecurity>0</DocSecurity>
  <Lines>367</Lines>
  <Paragraphs>105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25</cp:revision>
  <dcterms:created xsi:type="dcterms:W3CDTF">2018-12-20T06:53:00Z</dcterms:created>
  <dcterms:modified xsi:type="dcterms:W3CDTF">2024-09-10T12:08:00Z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43a68950-181f-40ad-a2bb-d9a9c18280ed</vt:lpwstr>
  </property>
</Properties>
</file>