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9AE175" w14:textId="77777777" w:rsidR="00E802C7" w:rsidRPr="00E802C7" w:rsidRDefault="00E802C7" w:rsidP="00E802C7">
      <w:pPr>
        <w:pStyle w:val="Title"/>
        <w:rPr>
          <w:rtl/>
        </w:rPr>
      </w:pPr>
    </w:p>
    <w:p w14:paraId="16C84FAD"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1DA5513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6A29EC71"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6560AB1A"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7B1C2C20"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D5BB78"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i/>
          <w:iCs/>
          <w:noProof/>
          <w:sz w:val="32"/>
          <w:szCs w:val="32"/>
          <w:u w:val="single"/>
          <w:rtl/>
          <w:lang w:eastAsia="he-IL"/>
        </w:rPr>
      </w:pPr>
    </w:p>
    <w:p w14:paraId="5C85972D"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i/>
          <w:iCs/>
          <w:noProof/>
          <w:sz w:val="32"/>
          <w:szCs w:val="32"/>
          <w:u w:val="single"/>
          <w:rtl/>
          <w:lang w:eastAsia="he-IL"/>
        </w:rPr>
      </w:pPr>
    </w:p>
    <w:p w14:paraId="0C05761D" w14:textId="6BDDE710"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rtl/>
          <w:lang w:eastAsia="he-IL"/>
        </w:rPr>
      </w:pPr>
      <w:r w:rsidRPr="00E802C7">
        <w:rPr>
          <w:rFonts w:ascii="Times New Roman" w:eastAsia="Times New Roman" w:hAnsi="Times New Roman" w:cs="David"/>
          <w:bCs/>
          <w:i/>
          <w:iCs/>
          <w:noProof/>
          <w:sz w:val="32"/>
          <w:szCs w:val="32"/>
        </w:rPr>
        <w:drawing>
          <wp:inline distT="0" distB="0" distL="0" distR="0" wp14:anchorId="60E65013" wp14:editId="7F2FE7D6">
            <wp:extent cx="5276850" cy="466725"/>
            <wp:effectExtent l="0" t="0" r="0" b="952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890FC12"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D230797"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E72FE1"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4A6AE"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E802C7">
        <w:rPr>
          <w:rFonts w:ascii="Times New Roman" w:eastAsia="Times New Roman" w:hAnsi="Times New Roman" w:cs="David" w:hint="cs"/>
          <w:bCs/>
          <w:sz w:val="32"/>
          <w:szCs w:val="32"/>
          <w:u w:val="single"/>
          <w:rtl/>
          <w:lang w:eastAsia="he-IL"/>
        </w:rPr>
        <w:t>חוזה מסגרת למבקר תכנון קונסטרוקציה</w:t>
      </w:r>
    </w:p>
    <w:p w14:paraId="741B0FD0"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52FF66"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E0B006461DC412991452C60A95431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51CD9AC"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4ED791B8"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A0A067257864684B321519C43B9EB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EFE31CF"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38C9B69B"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FC4A7C"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75C28230"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4209511E"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7A79B21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29B2973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435FF7E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53B6AB2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21D15E53"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81C577D"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2553F3B"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E802C7">
        <w:rPr>
          <w:rFonts w:ascii="Times New Roman" w:eastAsia="Times New Roman" w:hAnsi="Times New Roman" w:cs="David"/>
          <w:bCs/>
          <w:sz w:val="32"/>
          <w:szCs w:val="32"/>
          <w:u w:val="single"/>
          <w:rtl/>
          <w:lang w:eastAsia="he-IL"/>
        </w:rPr>
        <w:br w:type="page"/>
      </w:r>
      <w:r w:rsidRPr="00E802C7">
        <w:rPr>
          <w:rFonts w:ascii="Times New Roman" w:eastAsia="Times New Roman" w:hAnsi="Times New Roman" w:cs="David" w:hint="cs"/>
          <w:bCs/>
          <w:sz w:val="32"/>
          <w:szCs w:val="32"/>
          <w:u w:val="single"/>
          <w:rtl/>
          <w:lang w:eastAsia="he-IL"/>
        </w:rPr>
        <w:lastRenderedPageBreak/>
        <w:t>חוזה מסגרת למבקר תכנון קונסטרוקציה</w:t>
      </w:r>
    </w:p>
    <w:p w14:paraId="4B67BF22"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840A97"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ACE4FFFDBEF49A6BFA9BB8F5E62D9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0D1F3D">
            <w:rPr>
              <w:rStyle w:val="PlaceholderText"/>
              <w:color w:val="00B0F0"/>
              <w:rtl/>
            </w:rPr>
            <w:t>[תאריך חתימת חוזה]</w:t>
          </w:r>
        </w:sdtContent>
      </w:sdt>
    </w:p>
    <w:p w14:paraId="6D97059D" w14:textId="77777777" w:rsidR="00D11AA9" w:rsidRPr="00B27B4C" w:rsidRDefault="00D11AA9" w:rsidP="00D11AA9">
      <w:pPr>
        <w:widowControl w:val="0"/>
        <w:spacing w:before="0" w:beforeAutospacing="0" w:after="0" w:afterAutospacing="0" w:line="240" w:lineRule="auto"/>
        <w:rPr>
          <w:rFonts w:ascii="Times New Roman" w:eastAsia="Times New Roman" w:hAnsi="Times New Roman" w:cs="Times New Roman"/>
          <w:sz w:val="20"/>
          <w:szCs w:val="20"/>
          <w:rtl/>
        </w:rPr>
      </w:pPr>
    </w:p>
    <w:p w14:paraId="55BF522B"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7C01876"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771C5F" w14:textId="77777777" w:rsidR="00D11AA9" w:rsidRPr="00B27B4C" w:rsidRDefault="00D11AA9" w:rsidP="00D11AA9">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93C49410C5ED47D8AEB639B899D660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7881026" w14:textId="77777777" w:rsidR="00D11AA9" w:rsidRPr="00B27B4C" w:rsidRDefault="00D11AA9" w:rsidP="00D11AA9">
          <w:pPr>
            <w:pStyle w:val="a2"/>
            <w:jc w:val="center"/>
            <w:rPr>
              <w:color w:val="008000"/>
              <w:rtl/>
            </w:rPr>
          </w:pPr>
          <w:r w:rsidRPr="000D1F3D">
            <w:rPr>
              <w:rStyle w:val="PlaceholderText"/>
              <w:color w:val="00B0F0"/>
              <w:rtl/>
            </w:rPr>
            <w:t>[צד א בחוזה]</w:t>
          </w:r>
        </w:p>
      </w:sdtContent>
    </w:sdt>
    <w:p w14:paraId="69E05F03" w14:textId="77777777" w:rsidR="00D11AA9" w:rsidRPr="00B27B4C" w:rsidRDefault="00D11AA9" w:rsidP="00D11AA9">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5FA9F4CB" w14:textId="77777777" w:rsidR="00D11AA9" w:rsidRPr="00B27B4C" w:rsidRDefault="00D11AA9" w:rsidP="00D11AA9">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1620EF82" w14:textId="77777777" w:rsidR="00D11AA9" w:rsidRPr="00B27B4C" w:rsidRDefault="00D11AA9" w:rsidP="00D11AA9">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89106F3" w14:textId="6A2C025B" w:rsidR="00D11AA9" w:rsidRPr="00EE48BB" w:rsidRDefault="00D11AA9" w:rsidP="00D11AA9">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DA83BBE5F1F14716B9B8A70F8C6C53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Pr>
              <w:rStyle w:val="PlaceholderText"/>
              <w:rFonts w:hint="cs"/>
              <w:color w:val="00B0F0"/>
              <w:rtl/>
            </w:rPr>
            <w:t>צדדים נוספים</w:t>
          </w:r>
          <w:r>
            <w:rPr>
              <w:rStyle w:val="PlaceholderText"/>
              <w:rFonts w:hint="cs"/>
              <w:color w:val="00B0F0"/>
              <w:rtl/>
            </w:rPr>
            <w:br/>
          </w:r>
        </w:sdtContent>
      </w:sdt>
    </w:p>
    <w:p w14:paraId="493EA3F9" w14:textId="3DA3E5D1" w:rsidR="00E802C7" w:rsidRPr="00E802C7" w:rsidRDefault="00E802C7" w:rsidP="00D11AA9">
      <w:pPr>
        <w:widowControl w:val="0"/>
        <w:spacing w:before="0" w:beforeAutospacing="0" w:after="0" w:afterAutospacing="0" w:line="240" w:lineRule="auto"/>
        <w:ind w:left="2880" w:firstLine="720"/>
        <w:rPr>
          <w:rFonts w:ascii="Times New Roman" w:eastAsia="Times New Roman" w:hAnsi="Times New Roman" w:cs="David"/>
          <w:sz w:val="20"/>
          <w:szCs w:val="24"/>
          <w:lang w:eastAsia="he-IL"/>
        </w:rPr>
      </w:pPr>
      <w:r w:rsidRPr="00E802C7">
        <w:rPr>
          <w:rFonts w:ascii="Times New Roman" w:eastAsia="Times New Roman" w:hAnsi="Times New Roman" w:cs="David" w:hint="cs"/>
          <w:sz w:val="20"/>
          <w:szCs w:val="24"/>
          <w:rtl/>
          <w:lang w:eastAsia="he-IL"/>
        </w:rPr>
        <w:t>(להלן: "</w:t>
      </w:r>
      <w:r w:rsidRPr="00E802C7">
        <w:rPr>
          <w:rFonts w:ascii="Times New Roman" w:eastAsia="Times New Roman" w:hAnsi="Times New Roman" w:cs="David" w:hint="cs"/>
          <w:b/>
          <w:bCs/>
          <w:sz w:val="20"/>
          <w:szCs w:val="24"/>
          <w:rtl/>
          <w:lang w:eastAsia="he-IL"/>
        </w:rPr>
        <w:t>המבקר</w:t>
      </w:r>
      <w:r w:rsidRPr="00E802C7">
        <w:rPr>
          <w:rFonts w:ascii="Times New Roman" w:eastAsia="Times New Roman" w:hAnsi="Times New Roman" w:cs="David" w:hint="cs"/>
          <w:sz w:val="20"/>
          <w:szCs w:val="24"/>
          <w:rtl/>
          <w:lang w:eastAsia="he-IL"/>
        </w:rPr>
        <w:t>")</w:t>
      </w:r>
    </w:p>
    <w:p w14:paraId="03256F50" w14:textId="77777777" w:rsidR="00E802C7" w:rsidRPr="00E802C7" w:rsidRDefault="00E802C7" w:rsidP="00E802C7">
      <w:pPr>
        <w:widowControl w:val="0"/>
        <w:spacing w:before="0" w:beforeAutospacing="0" w:after="0" w:afterAutospacing="0" w:line="240" w:lineRule="auto"/>
        <w:ind w:left="1457" w:hanging="1457"/>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מצד שני;</w:t>
      </w:r>
    </w:p>
    <w:p w14:paraId="4E2BFA1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26671B" w14:textId="77777777" w:rsidR="00E802C7" w:rsidRPr="00E802C7" w:rsidRDefault="00E802C7" w:rsidP="00E802C7">
      <w:pPr>
        <w:widowControl w:val="0"/>
        <w:spacing w:before="0" w:beforeAutospacing="0" w:after="0" w:afterAutospacing="0" w:line="240" w:lineRule="auto"/>
        <w:ind w:left="240"/>
        <w:jc w:val="both"/>
        <w:rPr>
          <w:rFonts w:ascii="Times New Roman" w:eastAsia="Times New Roman" w:hAnsi="Times New Roman" w:cs="David"/>
          <w:sz w:val="20"/>
          <w:szCs w:val="24"/>
          <w:rtl/>
          <w:lang w:eastAsia="he-IL"/>
        </w:rPr>
      </w:pPr>
    </w:p>
    <w:p w14:paraId="444E2F01"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hint="cs"/>
          <w:sz w:val="24"/>
          <w:szCs w:val="24"/>
          <w:rtl/>
          <w:lang w:eastAsia="he-IL"/>
        </w:rPr>
        <w:t xml:space="preserve">והמזמין מעוניין לקבל </w:t>
      </w:r>
      <w:r w:rsidRPr="00E802C7">
        <w:rPr>
          <w:rFonts w:ascii="Times New Roman" w:eastAsia="Times New Roman" w:hAnsi="Times New Roman" w:cs="David"/>
          <w:sz w:val="24"/>
          <w:szCs w:val="24"/>
          <w:rtl/>
          <w:lang w:eastAsia="he-IL"/>
        </w:rPr>
        <w:t xml:space="preserve">מעת לעת את שירותי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בתנאים המפורטים להלן בחוזה זה </w:t>
      </w:r>
      <w:r w:rsidRPr="00E802C7">
        <w:rPr>
          <w:rFonts w:ascii="Times New Roman" w:eastAsia="Times New Roman" w:hAnsi="Times New Roman" w:cs="David" w:hint="cs"/>
          <w:sz w:val="24"/>
          <w:szCs w:val="24"/>
          <w:rtl/>
          <w:lang w:eastAsia="he-IL"/>
        </w:rPr>
        <w:t>והמבקר</w:t>
      </w:r>
      <w:r w:rsidRPr="00E802C7">
        <w:rPr>
          <w:rFonts w:ascii="Times New Roman" w:eastAsia="Times New Roman" w:hAnsi="Times New Roman" w:cs="David"/>
          <w:sz w:val="24"/>
          <w:szCs w:val="24"/>
          <w:rtl/>
          <w:lang w:eastAsia="he-IL"/>
        </w:rPr>
        <w:t xml:space="preserve"> הסכים לקבל על עצמו </w:t>
      </w:r>
      <w:r w:rsidRPr="00E802C7">
        <w:rPr>
          <w:rFonts w:ascii="Times New Roman" w:eastAsia="Times New Roman" w:hAnsi="Times New Roman" w:cs="David" w:hint="cs"/>
          <w:sz w:val="24"/>
          <w:szCs w:val="24"/>
          <w:rtl/>
          <w:lang w:eastAsia="he-IL"/>
        </w:rPr>
        <w:t>ולפעול בהתאם להוראות חוזה זה ועל פי הזמנת העבודה כהגדרתה להלן</w:t>
      </w:r>
      <w:r w:rsidRPr="00E802C7">
        <w:rPr>
          <w:rFonts w:ascii="Times New Roman" w:eastAsia="Times New Roman" w:hAnsi="Times New Roman" w:cs="David"/>
          <w:sz w:val="24"/>
          <w:szCs w:val="24"/>
          <w:rtl/>
          <w:lang w:eastAsia="he-IL"/>
        </w:rPr>
        <w:t>;</w:t>
      </w:r>
    </w:p>
    <w:p w14:paraId="066E1C0C"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p>
    <w:p w14:paraId="4936B44D"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והואיל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sz w:val="24"/>
          <w:szCs w:val="24"/>
          <w:rtl/>
          <w:lang w:eastAsia="he-IL"/>
        </w:rPr>
        <w:t>ו</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מצהיר ומתחייב כי הוא מומחה</w:t>
      </w:r>
      <w:r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sz w:val="24"/>
          <w:szCs w:val="24"/>
          <w:rtl/>
          <w:lang w:eastAsia="he-IL"/>
        </w:rPr>
        <w:t xml:space="preserve">, מיומן </w:t>
      </w:r>
      <w:r w:rsidRPr="00E802C7">
        <w:rPr>
          <w:rFonts w:ascii="Times New Roman" w:eastAsia="Times New Roman" w:hAnsi="Times New Roman" w:cs="David"/>
          <w:sz w:val="24"/>
          <w:szCs w:val="24"/>
          <w:rtl/>
          <w:lang w:eastAsia="he-IL"/>
        </w:rPr>
        <w:lastRenderedPageBreak/>
        <w:t xml:space="preserve">ומוסמך למתן שירותי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כמוגדר להלן והינו מורשה על פי דין להתקשר בחוזה זה;</w:t>
      </w:r>
    </w:p>
    <w:p w14:paraId="52AFD3CD"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p>
    <w:p w14:paraId="3E5D338B"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והואיל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sz w:val="24"/>
          <w:szCs w:val="24"/>
          <w:rtl/>
          <w:lang w:eastAsia="he-IL"/>
        </w:rPr>
        <w:t xml:space="preserve">וברצון הצדדים להתקשר בחוזה מסגרת למתן שירותי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 xml:space="preserve">אשר יסדיר את המסגרת והתנאים על פי הם ינהגו הצדדים, זאת </w:t>
      </w:r>
      <w:r w:rsidRPr="00E802C7">
        <w:rPr>
          <w:rFonts w:ascii="Times New Roman" w:eastAsia="Times New Roman" w:hAnsi="Times New Roman" w:cs="David"/>
          <w:sz w:val="24"/>
          <w:szCs w:val="24"/>
          <w:rtl/>
          <w:lang w:eastAsia="he-IL"/>
        </w:rPr>
        <w:t xml:space="preserve">בכפוף למשלוח הזמנת עבודה </w:t>
      </w:r>
      <w:r w:rsidRPr="00E802C7">
        <w:rPr>
          <w:rFonts w:ascii="Times New Roman" w:eastAsia="Times New Roman" w:hAnsi="Times New Roman" w:cs="David" w:hint="cs"/>
          <w:sz w:val="24"/>
          <w:szCs w:val="24"/>
          <w:rtl/>
          <w:lang w:eastAsia="he-IL"/>
        </w:rPr>
        <w:t xml:space="preserve">חתומה </w:t>
      </w:r>
      <w:r w:rsidRPr="00E802C7">
        <w:rPr>
          <w:rFonts w:ascii="Times New Roman" w:eastAsia="Times New Roman" w:hAnsi="Times New Roman" w:cs="David"/>
          <w:sz w:val="24"/>
          <w:szCs w:val="24"/>
          <w:rtl/>
          <w:lang w:eastAsia="he-IL"/>
        </w:rPr>
        <w:t xml:space="preserve">בכתב מאת </w:t>
      </w:r>
      <w:r w:rsidRPr="00E802C7">
        <w:rPr>
          <w:rFonts w:ascii="Times New Roman" w:eastAsia="Times New Roman" w:hAnsi="Times New Roman" w:cs="David" w:hint="cs"/>
          <w:sz w:val="24"/>
          <w:szCs w:val="24"/>
          <w:rtl/>
          <w:lang w:eastAsia="he-IL"/>
        </w:rPr>
        <w:t>המזמין</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למבקר.</w:t>
      </w:r>
    </w:p>
    <w:p w14:paraId="188F2DB2" w14:textId="77777777" w:rsidR="00E802C7" w:rsidRPr="00E802C7" w:rsidRDefault="00E802C7" w:rsidP="00E802C7">
      <w:pPr>
        <w:widowControl w:val="0"/>
        <w:spacing w:before="0" w:beforeAutospacing="0" w:after="0" w:afterAutospacing="0" w:line="240" w:lineRule="auto"/>
        <w:ind w:left="1440" w:hanging="1440"/>
        <w:jc w:val="both"/>
        <w:rPr>
          <w:rFonts w:ascii="Times New Roman" w:eastAsia="Times New Roman" w:hAnsi="Times New Roman" w:cs="David"/>
          <w:bCs/>
          <w:sz w:val="20"/>
          <w:szCs w:val="24"/>
          <w:rtl/>
          <w:lang w:eastAsia="he-IL"/>
        </w:rPr>
      </w:pPr>
    </w:p>
    <w:p w14:paraId="47D8C31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C1BA8C" w14:textId="77777777" w:rsidR="00E802C7" w:rsidRPr="00E802C7" w:rsidRDefault="00E802C7" w:rsidP="00E802C7">
      <w:pPr>
        <w:widowControl w:val="0"/>
        <w:spacing w:before="0" w:beforeAutospacing="0" w:after="0" w:afterAutospacing="0" w:line="240" w:lineRule="auto"/>
        <w:jc w:val="center"/>
        <w:outlineLvl w:val="1"/>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rtl/>
          <w:lang w:eastAsia="he-IL"/>
        </w:rPr>
        <w:t>לפיכך הותנה והוסכם בין הצדדים כדלקמן:</w:t>
      </w:r>
    </w:p>
    <w:p w14:paraId="601E8199" w14:textId="77777777" w:rsidR="00E802C7" w:rsidRPr="00E802C7" w:rsidRDefault="00E802C7" w:rsidP="00E802C7">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D5EA446" w14:textId="77777777" w:rsidR="00E802C7" w:rsidRPr="00E802C7" w:rsidRDefault="00E802C7" w:rsidP="00E802C7">
      <w:pPr>
        <w:widowControl w:val="0"/>
        <w:numPr>
          <w:ilvl w:val="0"/>
          <w:numId w:val="1"/>
        </w:numPr>
        <w:spacing w:before="0" w:beforeAutospacing="0" w:after="0" w:afterAutospacing="0" w:line="240" w:lineRule="auto"/>
        <w:ind w:right="0"/>
        <w:jc w:val="both"/>
        <w:rPr>
          <w:rFonts w:ascii="Times New Roman" w:eastAsia="Times New Roman" w:hAnsi="Times New Roman" w:cs="David"/>
          <w:b/>
          <w:bCs/>
          <w:sz w:val="20"/>
          <w:szCs w:val="24"/>
          <w:u w:val="single"/>
          <w:rtl/>
          <w:lang w:eastAsia="he-IL"/>
        </w:rPr>
      </w:pPr>
      <w:r w:rsidRPr="00E802C7">
        <w:rPr>
          <w:rFonts w:ascii="Times New Roman" w:eastAsia="Times New Roman" w:hAnsi="Times New Roman" w:cs="David"/>
          <w:b/>
          <w:bCs/>
          <w:sz w:val="20"/>
          <w:szCs w:val="24"/>
          <w:u w:val="single"/>
          <w:rtl/>
          <w:lang w:eastAsia="he-IL"/>
        </w:rPr>
        <w:t>מבוא</w:t>
      </w:r>
    </w:p>
    <w:p w14:paraId="02D0D52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8E8DE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למונחים הבאים יהא הפרוש הנקוב בצידם דהיינו:</w:t>
      </w:r>
    </w:p>
    <w:p w14:paraId="17E6314F"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4FE6722"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"הפרויקט"</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 xml:space="preserve"> המצ"ב.</w:t>
      </w:r>
    </w:p>
    <w:p w14:paraId="5EC76F7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40C52FE"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 xml:space="preserve">"התכנית" </w:t>
      </w:r>
      <w:r w:rsidRPr="00E802C7">
        <w:rPr>
          <w:rFonts w:ascii="Times New Roman" w:eastAsia="Times New Roman" w:hAnsi="Times New Roman" w:cs="David"/>
          <w:sz w:val="20"/>
          <w:szCs w:val="24"/>
          <w:rtl/>
          <w:lang w:eastAsia="he-IL"/>
        </w:rPr>
        <w:t>/</w:t>
      </w:r>
    </w:p>
    <w:p w14:paraId="07D8B28B"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"המקרקעין"</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 xml:space="preserve"> המצ"ב.</w:t>
      </w:r>
    </w:p>
    <w:p w14:paraId="1F4630ED"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CFB0F0"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hint="cs"/>
          <w:b/>
          <w:bCs/>
          <w:sz w:val="20"/>
          <w:szCs w:val="24"/>
          <w:rtl/>
          <w:lang w:eastAsia="he-IL"/>
        </w:rPr>
        <w:t xml:space="preserve">"הזמנת </w:t>
      </w:r>
    </w:p>
    <w:p w14:paraId="54C3D3E8" w14:textId="77777777" w:rsidR="00E802C7" w:rsidRPr="00E802C7" w:rsidRDefault="00E802C7" w:rsidP="00E802C7">
      <w:pPr>
        <w:widowControl w:val="0"/>
        <w:tabs>
          <w:tab w:val="left" w:pos="1932"/>
        </w:tabs>
        <w:spacing w:before="0" w:beforeAutospacing="0" w:after="0" w:afterAutospacing="0" w:line="240" w:lineRule="auto"/>
        <w:ind w:left="2154" w:hanging="1356"/>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hint="cs"/>
          <w:b/>
          <w:bCs/>
          <w:sz w:val="20"/>
          <w:szCs w:val="24"/>
          <w:rtl/>
          <w:lang w:eastAsia="he-IL"/>
        </w:rPr>
        <w:t>עבודה"-</w:t>
      </w:r>
      <w:r w:rsidRPr="00E802C7">
        <w:rPr>
          <w:rFonts w:ascii="Times New Roman" w:eastAsia="Times New Roman" w:hAnsi="Times New Roman" w:cs="David"/>
          <w:b/>
          <w:bCs/>
          <w:sz w:val="20"/>
          <w:szCs w:val="24"/>
          <w:rtl/>
          <w:lang w:eastAsia="he-IL"/>
        </w:rPr>
        <w:tab/>
      </w:r>
      <w:r w:rsidRPr="00E802C7">
        <w:rPr>
          <w:rFonts w:ascii="Times New Roman" w:eastAsia="Times New Roman" w:hAnsi="Times New Roman" w:cs="David"/>
          <w:b/>
          <w:bCs/>
          <w:sz w:val="20"/>
          <w:szCs w:val="24"/>
          <w:rtl/>
          <w:lang w:eastAsia="he-IL"/>
        </w:rPr>
        <w:tab/>
      </w:r>
      <w:r w:rsidRPr="00E802C7">
        <w:rPr>
          <w:rFonts w:ascii="Times New Roman" w:eastAsia="Times New Roman" w:hAnsi="Times New Roman" w:cs="David"/>
          <w:b/>
          <w:sz w:val="24"/>
          <w:szCs w:val="24"/>
          <w:rtl/>
          <w:lang w:eastAsia="he-IL"/>
        </w:rPr>
        <w:t xml:space="preserve">הזמנת עבודה </w:t>
      </w:r>
      <w:r w:rsidRPr="00E802C7">
        <w:rPr>
          <w:rFonts w:ascii="Times New Roman" w:eastAsia="Times New Roman" w:hAnsi="Times New Roman" w:cs="David" w:hint="cs"/>
          <w:b/>
          <w:sz w:val="24"/>
          <w:szCs w:val="24"/>
          <w:rtl/>
          <w:lang w:eastAsia="he-IL"/>
        </w:rPr>
        <w:t>ערוכה ע"י</w:t>
      </w:r>
      <w:r w:rsidRPr="00E802C7">
        <w:rPr>
          <w:rFonts w:ascii="Times New Roman" w:eastAsia="Times New Roman" w:hAnsi="Times New Roman" w:cs="David"/>
          <w:b/>
          <w:sz w:val="24"/>
          <w:szCs w:val="24"/>
          <w:rtl/>
          <w:lang w:eastAsia="he-IL"/>
        </w:rPr>
        <w:t xml:space="preserve"> המזמין, בהתאם לתנאי חוזה</w:t>
      </w:r>
      <w:r w:rsidRPr="00E802C7">
        <w:rPr>
          <w:rFonts w:ascii="Times New Roman" w:eastAsia="Times New Roman" w:hAnsi="Times New Roman" w:cs="David" w:hint="cs"/>
          <w:b/>
          <w:sz w:val="24"/>
          <w:szCs w:val="24"/>
          <w:rtl/>
          <w:lang w:eastAsia="he-IL"/>
        </w:rPr>
        <w:t xml:space="preserve"> </w:t>
      </w:r>
      <w:r w:rsidRPr="00E802C7">
        <w:rPr>
          <w:rFonts w:ascii="Times New Roman" w:eastAsia="Times New Roman" w:hAnsi="Times New Roman" w:cs="David"/>
          <w:b/>
          <w:sz w:val="24"/>
          <w:szCs w:val="24"/>
          <w:rtl/>
          <w:lang w:eastAsia="he-IL"/>
        </w:rPr>
        <w:t>מסגרת זה, הערוכה על פי נספ</w:t>
      </w:r>
      <w:r w:rsidRPr="00E802C7">
        <w:rPr>
          <w:rFonts w:ascii="Times New Roman" w:eastAsia="Times New Roman" w:hAnsi="Times New Roman" w:cs="David" w:hint="cs"/>
          <w:b/>
          <w:sz w:val="24"/>
          <w:szCs w:val="24"/>
          <w:rtl/>
          <w:lang w:eastAsia="he-IL"/>
        </w:rPr>
        <w:t xml:space="preserve">ח </w:t>
      </w:r>
      <w:r w:rsidRPr="00E802C7">
        <w:rPr>
          <w:rFonts w:ascii="Times New Roman" w:eastAsia="Times New Roman" w:hAnsi="Times New Roman" w:cs="David" w:hint="cs"/>
          <w:bCs/>
          <w:sz w:val="24"/>
          <w:szCs w:val="24"/>
          <w:rtl/>
          <w:lang w:eastAsia="he-IL"/>
        </w:rPr>
        <w:t>א</w:t>
      </w:r>
      <w:r w:rsidRPr="00E802C7">
        <w:rPr>
          <w:rFonts w:ascii="Times New Roman" w:eastAsia="Times New Roman" w:hAnsi="Times New Roman" w:cs="David" w:hint="cs"/>
          <w:b/>
          <w:sz w:val="24"/>
          <w:szCs w:val="24"/>
          <w:rtl/>
          <w:lang w:eastAsia="he-IL"/>
        </w:rPr>
        <w:t>'</w:t>
      </w:r>
      <w:r w:rsidRPr="00E802C7">
        <w:rPr>
          <w:rFonts w:ascii="Times New Roman" w:eastAsia="Times New Roman" w:hAnsi="Times New Roman" w:cs="David"/>
          <w:b/>
          <w:sz w:val="24"/>
          <w:szCs w:val="24"/>
          <w:rtl/>
          <w:lang w:eastAsia="he-IL"/>
        </w:rPr>
        <w:t xml:space="preserve"> המצ"ב.</w:t>
      </w:r>
    </w:p>
    <w:p w14:paraId="77A55A9F"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p>
    <w:p w14:paraId="1D9282D2"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"האתר"</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שטח התכנית/המקרקעין לרבות כל חלק </w:t>
      </w:r>
      <w:r w:rsidRPr="00E802C7">
        <w:rPr>
          <w:rFonts w:ascii="Times New Roman" w:eastAsia="Times New Roman" w:hAnsi="Times New Roman" w:cs="David"/>
          <w:sz w:val="20"/>
          <w:szCs w:val="24"/>
          <w:rtl/>
          <w:lang w:eastAsia="he-IL"/>
        </w:rPr>
        <w:lastRenderedPageBreak/>
        <w:t>ממנו כפי שיקבע ע"י המזמין מעת לעת על פי שיקול דעתו הבלעדי.</w:t>
      </w:r>
    </w:p>
    <w:p w14:paraId="18B16BE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859745"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0912CD"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היועצים</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823090F"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b/>
          <w:bCs/>
          <w:sz w:val="20"/>
          <w:szCs w:val="24"/>
          <w:rtl/>
          <w:lang w:eastAsia="he-IL"/>
        </w:rPr>
        <w:t>"המתכנן"</w:t>
      </w:r>
      <w:r w:rsidRPr="00E802C7">
        <w:rPr>
          <w:rFonts w:ascii="Times New Roman" w:eastAsia="Times New Roman" w:hAnsi="Times New Roman" w:cs="David" w:hint="cs"/>
          <w:sz w:val="20"/>
          <w:szCs w:val="24"/>
          <w:rtl/>
          <w:lang w:eastAsia="he-IL"/>
        </w:rPr>
        <w:t xml:space="preserve">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hint="cs"/>
          <w:sz w:val="20"/>
          <w:szCs w:val="24"/>
          <w:rtl/>
          <w:lang w:eastAsia="he-IL"/>
        </w:rPr>
        <w:t xml:space="preserve"> מתכנן הקונסטרוקציה שנבחר ע"י המזמין למתן שירותים בפרויקט</w:t>
      </w:r>
    </w:p>
    <w:p w14:paraId="431F3BF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4C89CA"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התכניות</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w:t>
      </w:r>
      <w:r w:rsidRPr="00E802C7">
        <w:rPr>
          <w:rFonts w:ascii="Times New Roman" w:eastAsia="Times New Roman" w:hAnsi="Times New Roman" w:cs="David" w:hint="cs"/>
          <w:sz w:val="20"/>
          <w:szCs w:val="24"/>
          <w:rtl/>
          <w:lang w:eastAsia="he-IL"/>
        </w:rPr>
        <w:t xml:space="preserve">החתכים , מבטים , </w:t>
      </w:r>
      <w:r w:rsidRPr="00E802C7">
        <w:rPr>
          <w:rFonts w:ascii="Times New Roman" w:eastAsia="Times New Roman" w:hAnsi="Times New Roman" w:cs="David"/>
          <w:sz w:val="20"/>
          <w:szCs w:val="24"/>
          <w:rtl/>
          <w:lang w:eastAsia="he-IL"/>
        </w:rPr>
        <w:t>המפרטים, כתבי הכמויות, ההמלצות, ההנחיות וכל יתר המסמכים שיערכו ע"י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תוך כדי בצוע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עפ"י דרישת המזמין, לשם ביצוע הפרוייקט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E802C7">
        <w:rPr>
          <w:rFonts w:ascii="Times New Roman" w:eastAsia="Times New Roman" w:hAnsi="Times New Roman" w:cs="David"/>
          <w:b/>
          <w:bCs/>
          <w:sz w:val="20"/>
          <w:szCs w:val="24"/>
          <w:rtl/>
          <w:lang w:eastAsia="he-IL"/>
        </w:rPr>
        <w:t>ח'</w:t>
      </w:r>
      <w:r w:rsidRPr="00E802C7">
        <w:rPr>
          <w:rFonts w:ascii="Times New Roman" w:eastAsia="Times New Roman" w:hAnsi="Times New Roman" w:cs="David"/>
          <w:sz w:val="20"/>
          <w:szCs w:val="24"/>
          <w:rtl/>
          <w:lang w:eastAsia="he-IL"/>
        </w:rPr>
        <w:t>. כל המסמכים שיערכו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כאמור יערכו בשפה העברית.</w:t>
      </w:r>
    </w:p>
    <w:p w14:paraId="334EC50E"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EA662D"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השירותים</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 xml:space="preserve">השירותים כמוגדר וכמפורט בחוזה זה ובנספח </w:t>
      </w:r>
      <w:r w:rsidRPr="00E802C7">
        <w:rPr>
          <w:rFonts w:ascii="Times New Roman" w:eastAsia="Times New Roman" w:hAnsi="Times New Roman" w:cs="David"/>
          <w:b/>
          <w:bCs/>
          <w:sz w:val="20"/>
          <w:szCs w:val="24"/>
          <w:rtl/>
          <w:lang w:eastAsia="he-IL"/>
        </w:rPr>
        <w:t>ב'</w:t>
      </w:r>
      <w:r w:rsidRPr="00E802C7">
        <w:rPr>
          <w:rFonts w:ascii="Times New Roman" w:eastAsia="Times New Roman" w:hAnsi="Times New Roman" w:cs="David"/>
          <w:sz w:val="20"/>
          <w:szCs w:val="24"/>
          <w:rtl/>
          <w:lang w:eastAsia="he-IL"/>
        </w:rPr>
        <w:t>.</w:t>
      </w:r>
    </w:p>
    <w:p w14:paraId="0E5EC01D"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FCE470"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lastRenderedPageBreak/>
        <w:t>"</w:t>
      </w:r>
      <w:r w:rsidRPr="00E802C7">
        <w:rPr>
          <w:rFonts w:ascii="Times New Roman" w:eastAsia="Times New Roman" w:hAnsi="Times New Roman" w:cs="David"/>
          <w:b/>
          <w:bCs/>
          <w:sz w:val="20"/>
          <w:szCs w:val="24"/>
          <w:rtl/>
          <w:lang w:eastAsia="he-IL"/>
        </w:rPr>
        <w:t>המנהל</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7D4769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D6CA96"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מקום שמדובר בחוזה זה במזמין - גם המנהל במשמע.</w:t>
      </w:r>
    </w:p>
    <w:p w14:paraId="4726B1D6"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813450"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החוזה</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חוזה זה על נספחיו.</w:t>
      </w:r>
    </w:p>
    <w:p w14:paraId="21C0A52D"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68D6717"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הדין</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כהגדרתו בחוק הפירושים לרבות כל הוראה של רשות מוסמכת בתוקף סמכותה על פי הדין.</w:t>
      </w:r>
    </w:p>
    <w:p w14:paraId="29B8E2F4"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E77F63"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הרשות</w:t>
      </w:r>
    </w:p>
    <w:p w14:paraId="300EBD27"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 xml:space="preserve"> המקומית</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 xml:space="preserve"> המצ"ב.</w:t>
      </w:r>
    </w:p>
    <w:p w14:paraId="407B3FE2"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4E9C37"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חוזה</w:t>
      </w:r>
    </w:p>
    <w:p w14:paraId="09CBBF07" w14:textId="77777777" w:rsidR="00E802C7" w:rsidRPr="00E802C7" w:rsidRDefault="00E802C7" w:rsidP="00E802C7">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 xml:space="preserve"> הפיתוח</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w:t>
      </w:r>
    </w:p>
    <w:p w14:paraId="686C293C" w14:textId="77777777" w:rsidR="00E802C7" w:rsidRPr="00E802C7" w:rsidRDefault="00E802C7" w:rsidP="00E802C7">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876DDC2"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הכותרות בחוזה זה לא ישמשו בפירושו.</w:t>
      </w:r>
    </w:p>
    <w:p w14:paraId="232611BA"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682D38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הנספחים לחוזה זה מהווים חלק בלתי נפרד הימנו ואלה הם:</w:t>
      </w:r>
    </w:p>
    <w:p w14:paraId="63F9BC68"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EBDBDDD"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 xml:space="preserve">נספח א'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hint="cs"/>
          <w:sz w:val="20"/>
          <w:szCs w:val="24"/>
          <w:rtl/>
          <w:lang w:eastAsia="he-IL"/>
        </w:rPr>
        <w:t>הזמנת עבודה</w:t>
      </w:r>
      <w:r w:rsidRPr="00E802C7">
        <w:rPr>
          <w:rFonts w:ascii="Times New Roman" w:eastAsia="Times New Roman" w:hAnsi="Times New Roman" w:cs="David"/>
          <w:sz w:val="20"/>
          <w:szCs w:val="24"/>
          <w:rtl/>
          <w:lang w:eastAsia="he-IL"/>
        </w:rPr>
        <w:t>;</w:t>
      </w:r>
    </w:p>
    <w:p w14:paraId="5029D08E"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נ</w:t>
      </w:r>
      <w:r w:rsidRPr="00E802C7">
        <w:rPr>
          <w:rFonts w:ascii="Times New Roman" w:eastAsia="Times New Roman" w:hAnsi="Times New Roman" w:cs="David"/>
          <w:bCs/>
          <w:sz w:val="20"/>
          <w:szCs w:val="24"/>
          <w:rtl/>
          <w:lang w:eastAsia="he-IL"/>
        </w:rPr>
        <w:t>ספח ב'</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t xml:space="preserve">שירותי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w:t>
      </w:r>
    </w:p>
    <w:p w14:paraId="6F32A86E"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ג'</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lang w:eastAsia="he-IL"/>
        </w:rPr>
        <w:t>–</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t>לוח זמנים;</w:t>
      </w:r>
    </w:p>
    <w:p w14:paraId="057483CB"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lastRenderedPageBreak/>
        <w:t>נספח ד'</w:t>
      </w:r>
      <w:r w:rsidRPr="00E802C7">
        <w:rPr>
          <w:rFonts w:ascii="Times New Roman" w:eastAsia="Times New Roman" w:hAnsi="Times New Roman" w:cs="David"/>
          <w:sz w:val="20"/>
          <w:szCs w:val="24"/>
          <w:rtl/>
          <w:lang w:eastAsia="he-IL"/>
        </w:rPr>
        <w:t xml:space="preserve"> - </w:t>
      </w:r>
      <w:r w:rsidRPr="00E802C7">
        <w:rPr>
          <w:rFonts w:ascii="Times New Roman" w:eastAsia="Times New Roman" w:hAnsi="Times New Roman" w:cs="David"/>
          <w:sz w:val="20"/>
          <w:szCs w:val="24"/>
          <w:rtl/>
          <w:lang w:eastAsia="he-IL"/>
        </w:rPr>
        <w:tab/>
        <w:t xml:space="preserve">שכר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w:t>
      </w:r>
    </w:p>
    <w:p w14:paraId="61F0B1B9"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ה'</w:t>
      </w:r>
      <w:r w:rsidRPr="00E802C7">
        <w:rPr>
          <w:rFonts w:ascii="Times New Roman" w:eastAsia="Times New Roman" w:hAnsi="Times New Roman" w:cs="David"/>
          <w:sz w:val="20"/>
          <w:szCs w:val="24"/>
          <w:rtl/>
          <w:lang w:eastAsia="he-IL"/>
        </w:rPr>
        <w:t xml:space="preserve"> - </w:t>
      </w:r>
      <w:r w:rsidRPr="00E802C7">
        <w:rPr>
          <w:rFonts w:ascii="Times New Roman" w:eastAsia="Times New Roman" w:hAnsi="Times New Roman" w:cs="David"/>
          <w:sz w:val="20"/>
          <w:szCs w:val="24"/>
          <w:rtl/>
          <w:lang w:eastAsia="he-IL"/>
        </w:rPr>
        <w:tab/>
        <w:t xml:space="preserve">תשלומי שכר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w:t>
      </w:r>
    </w:p>
    <w:p w14:paraId="69DF0223"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 xml:space="preserve">נספח ו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הצהרה והתחייבות לשמירת סודיות;</w:t>
      </w:r>
    </w:p>
    <w:p w14:paraId="35F56A0C" w14:textId="77777777" w:rsidR="00164A53" w:rsidRDefault="00E802C7" w:rsidP="00E802C7">
      <w:pPr>
        <w:widowControl w:val="0"/>
        <w:spacing w:before="0" w:beforeAutospacing="0" w:after="0" w:afterAutospacing="0" w:line="240" w:lineRule="auto"/>
        <w:ind w:left="798"/>
        <w:jc w:val="both"/>
        <w:rPr>
          <w:ins w:id="0" w:author="רינת הראל" w:date="2020-05-13T15:35:00Z"/>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נספח ז</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r>
      <w:ins w:id="1" w:author="רינת הראל" w:date="2020-05-13T15:35:00Z">
        <w:r w:rsidR="00164A53">
          <w:rPr>
            <w:rFonts w:ascii="Times New Roman" w:eastAsia="Times New Roman" w:hAnsi="Times New Roman" w:cs="David" w:hint="cs"/>
            <w:sz w:val="20"/>
            <w:szCs w:val="24"/>
            <w:rtl/>
            <w:lang w:eastAsia="he-IL"/>
          </w:rPr>
          <w:t>מפרט ביטוחי המבקר;</w:t>
        </w:r>
      </w:ins>
    </w:p>
    <w:p w14:paraId="2B61E331" w14:textId="387834E0" w:rsidR="00E802C7" w:rsidRPr="00E802C7" w:rsidRDefault="00164A53"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ins w:id="2" w:author="רינת הראל" w:date="2020-05-13T15:35:00Z">
        <w:r>
          <w:rPr>
            <w:rFonts w:ascii="Times New Roman" w:eastAsia="Times New Roman" w:hAnsi="Times New Roman" w:cs="David" w:hint="cs"/>
            <w:bCs/>
            <w:sz w:val="20"/>
            <w:szCs w:val="24"/>
            <w:rtl/>
            <w:lang w:eastAsia="he-IL"/>
          </w:rPr>
          <w:t>נספח ז1 -</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ab/>
        </w:r>
      </w:ins>
      <w:r w:rsidR="00E802C7" w:rsidRPr="00E802C7">
        <w:rPr>
          <w:rFonts w:ascii="Times New Roman" w:eastAsia="Times New Roman" w:hAnsi="Times New Roman" w:cs="David"/>
          <w:sz w:val="20"/>
          <w:szCs w:val="24"/>
          <w:rtl/>
          <w:lang w:eastAsia="he-IL"/>
        </w:rPr>
        <w:t xml:space="preserve">אישור על קיום ביטוחי </w:t>
      </w:r>
      <w:r w:rsidR="00E802C7" w:rsidRPr="00E802C7">
        <w:rPr>
          <w:rFonts w:ascii="Times New Roman" w:eastAsia="Times New Roman" w:hAnsi="Times New Roman" w:cs="David" w:hint="cs"/>
          <w:sz w:val="20"/>
          <w:szCs w:val="24"/>
          <w:rtl/>
          <w:lang w:eastAsia="he-IL"/>
        </w:rPr>
        <w:t>המבקר</w:t>
      </w:r>
      <w:r w:rsidR="00E802C7" w:rsidRPr="00E802C7">
        <w:rPr>
          <w:rFonts w:ascii="Times New Roman" w:eastAsia="Times New Roman" w:hAnsi="Times New Roman" w:cs="David"/>
          <w:sz w:val="20"/>
          <w:szCs w:val="24"/>
          <w:rtl/>
          <w:lang w:eastAsia="he-IL"/>
        </w:rPr>
        <w:t>;</w:t>
      </w:r>
    </w:p>
    <w:p w14:paraId="6555868C"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ח'</w:t>
      </w:r>
      <w:r w:rsidRPr="00E802C7">
        <w:rPr>
          <w:rFonts w:ascii="Times New Roman" w:eastAsia="Times New Roman" w:hAnsi="Times New Roman" w:cs="David"/>
          <w:sz w:val="20"/>
          <w:szCs w:val="24"/>
          <w:rtl/>
          <w:lang w:eastAsia="he-IL"/>
        </w:rPr>
        <w:t xml:space="preserve"> - </w:t>
      </w:r>
      <w:r w:rsidRPr="00E802C7">
        <w:rPr>
          <w:rFonts w:ascii="Times New Roman" w:eastAsia="Times New Roman" w:hAnsi="Times New Roman" w:cs="David"/>
          <w:sz w:val="20"/>
          <w:szCs w:val="24"/>
          <w:rtl/>
          <w:lang w:eastAsia="he-IL"/>
        </w:rPr>
        <w:tab/>
        <w:t>רשימת התכניות והמסמכים שעל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להנפיק</w:t>
      </w:r>
      <w:r w:rsidRPr="00E802C7">
        <w:rPr>
          <w:rFonts w:ascii="Times New Roman" w:eastAsia="Times New Roman" w:hAnsi="Times New Roman" w:cs="David" w:hint="cs"/>
          <w:sz w:val="20"/>
          <w:szCs w:val="24"/>
          <w:rtl/>
          <w:lang w:eastAsia="he-IL"/>
        </w:rPr>
        <w:t>;</w:t>
      </w:r>
    </w:p>
    <w:p w14:paraId="1D178818"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ט'</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t>אישור להשלמת</w:t>
      </w:r>
      <w:r w:rsidRPr="00E802C7">
        <w:rPr>
          <w:rFonts w:ascii="Times New Roman" w:eastAsia="Times New Roman" w:hAnsi="Times New Roman" w:cs="David" w:hint="cs"/>
          <w:sz w:val="20"/>
          <w:szCs w:val="24"/>
          <w:rtl/>
          <w:lang w:eastAsia="he-IL"/>
        </w:rPr>
        <w:t xml:space="preserve"> השירותים;</w:t>
      </w:r>
    </w:p>
    <w:p w14:paraId="2ACCD564"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 xml:space="preserve">נספח י'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נספח היעדר תביעות</w:t>
      </w:r>
      <w:r w:rsidRPr="00E802C7">
        <w:rPr>
          <w:rFonts w:ascii="Times New Roman" w:eastAsia="Times New Roman" w:hAnsi="Times New Roman" w:cs="David" w:hint="cs"/>
          <w:sz w:val="20"/>
          <w:szCs w:val="24"/>
          <w:rtl/>
          <w:lang w:eastAsia="he-IL"/>
        </w:rPr>
        <w:t>.</w:t>
      </w:r>
    </w:p>
    <w:p w14:paraId="0F231A8C"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0BE2FB2"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 xml:space="preserve">שירותי </w:t>
      </w:r>
      <w:r w:rsidRPr="00E802C7">
        <w:rPr>
          <w:rFonts w:ascii="Times New Roman" w:eastAsia="Times New Roman" w:hAnsi="Times New Roman" w:cs="David" w:hint="cs"/>
          <w:bCs/>
          <w:sz w:val="20"/>
          <w:szCs w:val="24"/>
          <w:u w:val="single"/>
          <w:rtl/>
          <w:lang w:eastAsia="he-IL"/>
        </w:rPr>
        <w:t>המבקר</w:t>
      </w:r>
    </w:p>
    <w:p w14:paraId="2B389A6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58839F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בכפוף למסירת הזמנת עבודה כשהיא חתומה ומאושרת ע"י </w:t>
      </w:r>
      <w:r w:rsidRPr="00E802C7">
        <w:rPr>
          <w:rFonts w:ascii="Times New Roman" w:eastAsia="Times New Roman" w:hAnsi="Times New Roman" w:cs="David"/>
          <w:sz w:val="20"/>
          <w:szCs w:val="24"/>
          <w:rtl/>
          <w:lang w:eastAsia="he-IL"/>
        </w:rPr>
        <w:t>המזמין</w:t>
      </w:r>
      <w:r w:rsidRPr="00E802C7">
        <w:rPr>
          <w:rFonts w:ascii="Times New Roman" w:eastAsia="Times New Roman" w:hAnsi="Times New Roman" w:cs="David" w:hint="cs"/>
          <w:sz w:val="20"/>
          <w:szCs w:val="24"/>
          <w:rtl/>
          <w:lang w:eastAsia="he-IL"/>
        </w:rPr>
        <w:t>,</w:t>
      </w:r>
      <w:r w:rsidRPr="00E802C7">
        <w:rPr>
          <w:rFonts w:ascii="Times New Roman" w:eastAsia="Times New Roman" w:hAnsi="Times New Roman" w:cs="David"/>
          <w:sz w:val="20"/>
          <w:szCs w:val="24"/>
          <w:rtl/>
          <w:lang w:eastAsia="he-IL"/>
        </w:rPr>
        <w:t xml:space="preserve"> מוסר בזה</w:t>
      </w:r>
      <w:r w:rsidRPr="00E802C7">
        <w:rPr>
          <w:rFonts w:ascii="Times New Roman" w:eastAsia="Times New Roman" w:hAnsi="Times New Roman" w:cs="David" w:hint="cs"/>
          <w:sz w:val="20"/>
          <w:szCs w:val="24"/>
          <w:rtl/>
          <w:lang w:eastAsia="he-IL"/>
        </w:rPr>
        <w:t xml:space="preserve"> המזמין</w:t>
      </w:r>
      <w:r w:rsidRPr="00E802C7">
        <w:rPr>
          <w:rFonts w:ascii="Times New Roman" w:eastAsia="Times New Roman" w:hAnsi="Times New Roman" w:cs="David"/>
          <w:sz w:val="20"/>
          <w:szCs w:val="24"/>
          <w:rtl/>
          <w:lang w:eastAsia="he-IL"/>
        </w:rPr>
        <w:t xml:space="preserve"> ל</w:t>
      </w:r>
      <w:r w:rsidRPr="00E802C7">
        <w:rPr>
          <w:rFonts w:ascii="Times New Roman" w:eastAsia="Times New Roman" w:hAnsi="Times New Roman" w:cs="David" w:hint="cs"/>
          <w:sz w:val="20"/>
          <w:szCs w:val="24"/>
          <w:rtl/>
          <w:lang w:eastAsia="he-IL"/>
        </w:rPr>
        <w:t xml:space="preserve">מבקר </w:t>
      </w:r>
      <w:r w:rsidRPr="00E802C7">
        <w:rPr>
          <w:rFonts w:ascii="Times New Roman" w:eastAsia="Times New Roman" w:hAnsi="Times New Roman" w:cs="David"/>
          <w:sz w:val="20"/>
          <w:szCs w:val="24"/>
          <w:rtl/>
          <w:lang w:eastAsia="he-IL"/>
        </w:rPr>
        <w:t>ו</w:t>
      </w: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 xml:space="preserve"> מקבל על עצמו את בצוע שרותי </w:t>
      </w:r>
      <w:r w:rsidRPr="00E802C7">
        <w:rPr>
          <w:rFonts w:ascii="Times New Roman" w:eastAsia="Times New Roman" w:hAnsi="Times New Roman" w:cs="David" w:hint="cs"/>
          <w:sz w:val="20"/>
          <w:szCs w:val="24"/>
          <w:rtl/>
          <w:lang w:eastAsia="he-IL"/>
        </w:rPr>
        <w:t xml:space="preserve"> המבקר</w:t>
      </w:r>
      <w:r w:rsidRPr="00E802C7">
        <w:rPr>
          <w:rFonts w:ascii="Times New Roman" w:eastAsia="Times New Roman" w:hAnsi="Times New Roman" w:cs="David"/>
          <w:sz w:val="20"/>
          <w:szCs w:val="24"/>
          <w:rtl/>
          <w:lang w:eastAsia="he-IL"/>
        </w:rPr>
        <w:t>.</w:t>
      </w:r>
    </w:p>
    <w:p w14:paraId="462546D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F1BC58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xml:space="preserve"> מצהיר ומאשר כי הינו </w:t>
      </w:r>
      <w:r w:rsidRPr="00E802C7">
        <w:rPr>
          <w:rFonts w:ascii="Times New Roman" w:eastAsia="Times New Roman" w:hAnsi="Times New Roman" w:cs="David" w:hint="cs"/>
          <w:sz w:val="20"/>
          <w:szCs w:val="24"/>
          <w:rtl/>
          <w:lang w:eastAsia="he-IL"/>
        </w:rPr>
        <w:t xml:space="preserve"> בעל משרד תכנון קונס' , </w:t>
      </w:r>
      <w:r w:rsidRPr="00E802C7">
        <w:rPr>
          <w:rFonts w:ascii="Times New Roman" w:eastAsia="Times New Roman" w:hAnsi="Times New Roman" w:cs="David"/>
          <w:sz w:val="20"/>
          <w:szCs w:val="24"/>
          <w:rtl/>
          <w:lang w:eastAsia="he-IL"/>
        </w:rPr>
        <w:t xml:space="preserve">מכיר ויודע את כל </w:t>
      </w:r>
      <w:r w:rsidRPr="00E802C7">
        <w:rPr>
          <w:rFonts w:ascii="Times New Roman" w:eastAsia="Times New Roman" w:hAnsi="Times New Roman" w:cs="David" w:hint="cs"/>
          <w:sz w:val="20"/>
          <w:szCs w:val="24"/>
          <w:rtl/>
          <w:lang w:eastAsia="he-IL"/>
        </w:rPr>
        <w:t xml:space="preserve">התקנים , החוקים , הדרישות </w:t>
      </w:r>
      <w:r w:rsidRPr="00E802C7">
        <w:rPr>
          <w:rFonts w:ascii="Times New Roman" w:eastAsia="Times New Roman" w:hAnsi="Times New Roman" w:cs="David"/>
          <w:sz w:val="20"/>
          <w:szCs w:val="24"/>
          <w:rtl/>
          <w:lang w:eastAsia="he-IL"/>
        </w:rPr>
        <w:t xml:space="preserve"> למטרת </w:t>
      </w:r>
      <w:r w:rsidRPr="00E802C7">
        <w:rPr>
          <w:rFonts w:ascii="Times New Roman" w:eastAsia="Times New Roman" w:hAnsi="Times New Roman" w:cs="David" w:hint="cs"/>
          <w:sz w:val="20"/>
          <w:szCs w:val="24"/>
          <w:rtl/>
          <w:lang w:eastAsia="he-IL"/>
        </w:rPr>
        <w:t>תכנון ו</w:t>
      </w:r>
      <w:r w:rsidRPr="00E802C7">
        <w:rPr>
          <w:rFonts w:ascii="Times New Roman" w:eastAsia="Times New Roman" w:hAnsi="Times New Roman" w:cs="David"/>
          <w:sz w:val="20"/>
          <w:szCs w:val="24"/>
          <w:rtl/>
          <w:lang w:eastAsia="he-IL"/>
        </w:rPr>
        <w:t xml:space="preserve">בצוע </w:t>
      </w:r>
      <w:r w:rsidRPr="00E802C7">
        <w:rPr>
          <w:rFonts w:ascii="Times New Roman" w:eastAsia="Times New Roman" w:hAnsi="Times New Roman" w:cs="David" w:hint="cs"/>
          <w:sz w:val="20"/>
          <w:szCs w:val="24"/>
          <w:rtl/>
          <w:lang w:eastAsia="he-IL"/>
        </w:rPr>
        <w:t xml:space="preserve">שירותי המבקר </w:t>
      </w:r>
      <w:r w:rsidRPr="00E802C7">
        <w:rPr>
          <w:rFonts w:ascii="Times New Roman" w:eastAsia="Times New Roman" w:hAnsi="Times New Roman" w:cs="David"/>
          <w:sz w:val="20"/>
          <w:szCs w:val="24"/>
          <w:rtl/>
          <w:lang w:eastAsia="he-IL"/>
        </w:rPr>
        <w:t>וכי הינו מורשה על פי דין למתן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לרבות, עפ"י חוק המהנדסים והאדריכלים תשי"ח - 1958, וכי יש בידו </w:t>
      </w:r>
      <w:r w:rsidRPr="00E802C7">
        <w:rPr>
          <w:rFonts w:ascii="Times New Roman" w:eastAsia="Times New Roman" w:hAnsi="Times New Roman" w:cs="David" w:hint="cs"/>
          <w:sz w:val="20"/>
          <w:szCs w:val="24"/>
          <w:rtl/>
          <w:lang w:eastAsia="he-IL"/>
        </w:rPr>
        <w:t>רישיו</w:t>
      </w:r>
      <w:r w:rsidRPr="00E802C7">
        <w:rPr>
          <w:rFonts w:ascii="Times New Roman" w:eastAsia="Times New Roman" w:hAnsi="Times New Roman" w:cs="David" w:hint="eastAsia"/>
          <w:sz w:val="20"/>
          <w:szCs w:val="24"/>
          <w:rtl/>
          <w:lang w:eastAsia="he-IL"/>
        </w:rPr>
        <w:t>ן</w:t>
      </w:r>
      <w:r w:rsidRPr="00E802C7">
        <w:rPr>
          <w:rFonts w:ascii="Times New Roman" w:eastAsia="Times New Roman" w:hAnsi="Times New Roman" w:cs="David"/>
          <w:sz w:val="20"/>
          <w:szCs w:val="24"/>
          <w:rtl/>
          <w:lang w:eastAsia="he-IL"/>
        </w:rPr>
        <w:t xml:space="preserve"> תקף לביצוע עפ"י דין של שירותי </w:t>
      </w:r>
      <w:r w:rsidRPr="00E802C7">
        <w:rPr>
          <w:rFonts w:ascii="Times New Roman" w:eastAsia="Times New Roman" w:hAnsi="Times New Roman" w:cs="David" w:hint="cs"/>
          <w:sz w:val="20"/>
          <w:szCs w:val="24"/>
          <w:rtl/>
          <w:lang w:eastAsia="he-IL"/>
        </w:rPr>
        <w:t xml:space="preserve">מתכנן קונס' </w:t>
      </w:r>
      <w:r w:rsidRPr="00E802C7">
        <w:rPr>
          <w:rFonts w:ascii="Times New Roman" w:eastAsia="Times New Roman" w:hAnsi="Times New Roman" w:cs="David"/>
          <w:sz w:val="20"/>
          <w:szCs w:val="24"/>
          <w:rtl/>
          <w:lang w:eastAsia="he-IL"/>
        </w:rPr>
        <w:t xml:space="preserve">, כי הוא בעל הכישורים, </w:t>
      </w:r>
      <w:r w:rsidRPr="00E802C7">
        <w:rPr>
          <w:rFonts w:ascii="Times New Roman" w:eastAsia="Times New Roman" w:hAnsi="Times New Roman" w:cs="David" w:hint="cs"/>
          <w:sz w:val="20"/>
          <w:szCs w:val="24"/>
          <w:rtl/>
          <w:lang w:eastAsia="he-IL"/>
        </w:rPr>
        <w:t>הרישיונו</w:t>
      </w:r>
      <w:r w:rsidRPr="00E802C7">
        <w:rPr>
          <w:rFonts w:ascii="Times New Roman" w:eastAsia="Times New Roman" w:hAnsi="Times New Roman" w:cs="David" w:hint="eastAsia"/>
          <w:sz w:val="20"/>
          <w:szCs w:val="24"/>
          <w:rtl/>
          <w:lang w:eastAsia="he-IL"/>
        </w:rPr>
        <w:t>ת</w:t>
      </w:r>
      <w:r w:rsidRPr="00E802C7">
        <w:rPr>
          <w:rFonts w:ascii="Times New Roman" w:eastAsia="Times New Roman" w:hAnsi="Times New Roman" w:cs="David"/>
          <w:sz w:val="20"/>
          <w:szCs w:val="24"/>
          <w:rtl/>
          <w:lang w:eastAsia="he-IL"/>
        </w:rPr>
        <w:t>, הידע, הניסיון והאמצעים המאפשרים לו ביצועם ברמה מקצועית גבוהה ובהתאם למותנה בחוזה.</w:t>
      </w:r>
    </w:p>
    <w:p w14:paraId="0776A07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CF5F04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מצהיר כי ידוע לו שש</w:t>
      </w:r>
      <w:r w:rsidRPr="00E802C7">
        <w:rPr>
          <w:rFonts w:ascii="Times New Roman" w:eastAsia="Times New Roman" w:hAnsi="Times New Roman" w:cs="David" w:hint="cs"/>
          <w:sz w:val="20"/>
          <w:szCs w:val="24"/>
          <w:rtl/>
          <w:lang w:eastAsia="he-IL"/>
        </w:rPr>
        <w:t>י</w:t>
      </w:r>
      <w:r w:rsidRPr="00E802C7">
        <w:rPr>
          <w:rFonts w:ascii="Times New Roman" w:eastAsia="Times New Roman" w:hAnsi="Times New Roman" w:cs="David"/>
          <w:sz w:val="20"/>
          <w:szCs w:val="24"/>
          <w:rtl/>
          <w:lang w:eastAsia="he-IL"/>
        </w:rPr>
        <w:t>רותי</w:t>
      </w:r>
      <w:r w:rsidRPr="00E802C7">
        <w:rPr>
          <w:rFonts w:ascii="Times New Roman" w:eastAsia="Times New Roman" w:hAnsi="Times New Roman" w:cs="David" w:hint="cs"/>
          <w:sz w:val="20"/>
          <w:szCs w:val="24"/>
          <w:rtl/>
          <w:lang w:eastAsia="he-IL"/>
        </w:rPr>
        <w:t xml:space="preserve"> המבקר</w:t>
      </w:r>
      <w:r w:rsidRPr="00E802C7">
        <w:rPr>
          <w:rFonts w:ascii="Times New Roman" w:eastAsia="Times New Roman" w:hAnsi="Times New Roman" w:cs="David"/>
          <w:sz w:val="20"/>
          <w:szCs w:val="24"/>
          <w:rtl/>
          <w:lang w:eastAsia="he-IL"/>
        </w:rPr>
        <w:t xml:space="preserve"> עפ"י חוזה זה הינם </w:t>
      </w:r>
      <w:r w:rsidRPr="00E802C7">
        <w:rPr>
          <w:rFonts w:ascii="Times New Roman" w:eastAsia="Times New Roman" w:hAnsi="Times New Roman" w:cs="David"/>
          <w:sz w:val="20"/>
          <w:szCs w:val="24"/>
          <w:rtl/>
          <w:lang w:eastAsia="he-IL"/>
        </w:rPr>
        <w:lastRenderedPageBreak/>
        <w:t xml:space="preserve">לשלבים ו/או קטעים בפרוייקט כפי שיוזמנו בכתב ע"י המזמין מעת לעת עפ"י שיקול דעתו, והם יינתנו על ידו בשלבי עבודה כמפורט בנספח </w:t>
      </w:r>
      <w:r w:rsidRPr="00E802C7">
        <w:rPr>
          <w:rFonts w:ascii="Times New Roman" w:eastAsia="Times New Roman" w:hAnsi="Times New Roman" w:cs="David"/>
          <w:bCs/>
          <w:sz w:val="20"/>
          <w:szCs w:val="24"/>
          <w:rtl/>
          <w:lang w:eastAsia="he-IL"/>
        </w:rPr>
        <w:t>ב'</w:t>
      </w:r>
      <w:r w:rsidRPr="00E802C7">
        <w:rPr>
          <w:rFonts w:ascii="Times New Roman" w:eastAsia="Times New Roman" w:hAnsi="Times New Roman" w:cs="David"/>
          <w:sz w:val="20"/>
          <w:szCs w:val="24"/>
          <w:rtl/>
          <w:lang w:eastAsia="he-IL"/>
        </w:rPr>
        <w:t xml:space="preserve"> להלן.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מוסיף ומצהיר כי ידוע לו שהמזמין אינו מתחייב להזמין מה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שירותים נוספים מעבר לנקוב בחוזה זה ובנספח </w:t>
      </w:r>
      <w:r w:rsidRPr="00E802C7">
        <w:rPr>
          <w:rFonts w:ascii="Times New Roman" w:eastAsia="Times New Roman" w:hAnsi="Times New Roman" w:cs="David"/>
          <w:bCs/>
          <w:sz w:val="20"/>
          <w:szCs w:val="24"/>
          <w:rtl/>
          <w:lang w:eastAsia="he-IL"/>
        </w:rPr>
        <w:t xml:space="preserve">ב' </w:t>
      </w:r>
      <w:r w:rsidRPr="00E802C7">
        <w:rPr>
          <w:rFonts w:ascii="Times New Roman" w:eastAsia="Times New Roman" w:hAnsi="Times New Roman" w:cs="David"/>
          <w:sz w:val="20"/>
          <w:szCs w:val="24"/>
          <w:rtl/>
          <w:lang w:eastAsia="he-IL"/>
        </w:rPr>
        <w:t>כאמור.</w:t>
      </w:r>
    </w:p>
    <w:p w14:paraId="3210D7B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B2FAF2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מתחייב לבצע את שרותי</w:t>
      </w:r>
      <w:r w:rsidRPr="00E802C7">
        <w:rPr>
          <w:rFonts w:ascii="Times New Roman" w:eastAsia="Times New Roman" w:hAnsi="Times New Roman" w:cs="David" w:hint="cs"/>
          <w:sz w:val="20"/>
          <w:szCs w:val="24"/>
          <w:rtl/>
          <w:lang w:eastAsia="he-IL"/>
        </w:rPr>
        <w:t xml:space="preserve"> המבקר</w:t>
      </w:r>
      <w:r w:rsidRPr="00E802C7">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7F5ECBF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2C4E04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5DC301A"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לבצע את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הכל כפי שיקבע ע"י המנהל. כן מתחייב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להשתתף בתאום מראש בכל ישיבות התיאום אליהן יוזמן.</w:t>
      </w:r>
    </w:p>
    <w:p w14:paraId="6B2E0D1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0BA102A"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ישמור על נוהלי קשר, תיאום, רשום וצורת המסמכים לפי דרישת המנהל.</w:t>
      </w:r>
    </w:p>
    <w:p w14:paraId="5D0AF43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847134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כל עוד לא יקבע אחרת ע"י המזמין, יהיה המנהל כנקוב בנספח </w:t>
      </w:r>
      <w:r w:rsidRPr="00E802C7">
        <w:rPr>
          <w:rFonts w:ascii="Times New Roman" w:eastAsia="Times New Roman" w:hAnsi="Times New Roman" w:cs="David"/>
          <w:bCs/>
          <w:sz w:val="20"/>
          <w:szCs w:val="24"/>
          <w:rtl/>
          <w:lang w:eastAsia="he-IL"/>
        </w:rPr>
        <w:t xml:space="preserve">א' </w:t>
      </w:r>
      <w:r w:rsidRPr="00E802C7">
        <w:rPr>
          <w:rFonts w:ascii="Times New Roman" w:eastAsia="Times New Roman" w:hAnsi="Times New Roman" w:cs="David"/>
          <w:sz w:val="20"/>
          <w:szCs w:val="24"/>
          <w:rtl/>
          <w:lang w:eastAsia="he-IL"/>
        </w:rPr>
        <w:t>ועל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להיות בקשר מתמיד אתו ולתאם עמו את כל פעולותיו, אלא אם נקבע אחרת ע"י המזמין.</w:t>
      </w:r>
    </w:p>
    <w:p w14:paraId="29BC7BD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EE6CAA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כי ידועות לו הוראות הדין, הנהלים, התקנים והתקנות החלים בקשר עם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והוא מתחייב לפעול בהתאם לקבוע בהם. כמו כן מצהיר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כי בדק בעצמו את כל הנושאים הרלוונטיים הקשורים למתן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הן אצל המזמין, , לרבות את התנאים הפיזיים באתר, </w:t>
      </w:r>
      <w:r w:rsidRPr="00E802C7">
        <w:rPr>
          <w:rFonts w:ascii="Times New Roman" w:eastAsia="Times New Roman" w:hAnsi="Times New Roman" w:cs="David" w:hint="cs"/>
          <w:sz w:val="20"/>
          <w:szCs w:val="24"/>
          <w:rtl/>
          <w:lang w:eastAsia="he-IL"/>
        </w:rPr>
        <w:t xml:space="preserve">דו"ח יועץ </w:t>
      </w:r>
      <w:r w:rsidRPr="00E802C7">
        <w:rPr>
          <w:rFonts w:ascii="Times New Roman" w:eastAsia="Times New Roman" w:hAnsi="Times New Roman" w:cs="David"/>
          <w:sz w:val="20"/>
          <w:szCs w:val="24"/>
          <w:rtl/>
          <w:lang w:eastAsia="he-IL"/>
        </w:rPr>
        <w:t>הקרקע, , וכן את התנאים הטופוגרפיים, האקלימיים והאקולוגיים השוררים בו, ומצא הכל מתאים למטרותיו, ויש בידיו את כל הנתונים הנוגעים לאתר, כנדרש לשם ביצוע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36F95EA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7B2164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w:t>
      </w:r>
      <w:r w:rsidRPr="00E802C7">
        <w:rPr>
          <w:rFonts w:ascii="Times New Roman" w:eastAsia="Times New Roman" w:hAnsi="Times New Roman" w:cs="David" w:hint="cs"/>
          <w:sz w:val="20"/>
          <w:szCs w:val="24"/>
          <w:rtl/>
          <w:lang w:eastAsia="he-IL"/>
        </w:rPr>
        <w:t>בדוק</w:t>
      </w:r>
      <w:r w:rsidRPr="00E802C7">
        <w:rPr>
          <w:rFonts w:ascii="Times New Roman" w:eastAsia="Times New Roman" w:hAnsi="Times New Roman" w:cs="David"/>
          <w:sz w:val="20"/>
          <w:szCs w:val="24"/>
          <w:rtl/>
          <w:lang w:eastAsia="he-IL"/>
        </w:rPr>
        <w:t xml:space="preserve"> את כל התכניות מושא חוזה זה</w:t>
      </w:r>
      <w:r w:rsidRPr="00E802C7">
        <w:rPr>
          <w:rFonts w:ascii="Times New Roman" w:eastAsia="Times New Roman" w:hAnsi="Times New Roman" w:cs="David" w:hint="cs"/>
          <w:sz w:val="20"/>
          <w:szCs w:val="24"/>
          <w:rtl/>
          <w:lang w:eastAsia="he-IL"/>
        </w:rPr>
        <w:t xml:space="preserve"> כמפורט בנספח ח'</w:t>
      </w:r>
      <w:r w:rsidRPr="00E802C7">
        <w:rPr>
          <w:rFonts w:ascii="Times New Roman" w:eastAsia="Times New Roman" w:hAnsi="Times New Roman" w:cs="David"/>
          <w:sz w:val="20"/>
          <w:szCs w:val="24"/>
          <w:rtl/>
          <w:lang w:eastAsia="he-IL"/>
        </w:rPr>
        <w:t>, בכל שלבי הביצוע של שירותי ה</w:t>
      </w:r>
      <w:r w:rsidRPr="00E802C7">
        <w:rPr>
          <w:rFonts w:ascii="Times New Roman" w:eastAsia="Times New Roman" w:hAnsi="Times New Roman" w:cs="David" w:hint="cs"/>
          <w:sz w:val="20"/>
          <w:szCs w:val="24"/>
          <w:rtl/>
          <w:lang w:eastAsia="he-IL"/>
        </w:rPr>
        <w:t>בקרה</w:t>
      </w:r>
      <w:r w:rsidRPr="00E802C7">
        <w:rPr>
          <w:rFonts w:ascii="Times New Roman" w:eastAsia="Times New Roman" w:hAnsi="Times New Roman" w:cs="David"/>
          <w:sz w:val="20"/>
          <w:szCs w:val="24"/>
          <w:rtl/>
          <w:lang w:eastAsia="he-IL"/>
        </w:rPr>
        <w:t xml:space="preserve">, לרבות כל שינוי ועפ"י הנחיות המזמין מעת לעת. </w:t>
      </w:r>
    </w:p>
    <w:p w14:paraId="260D45D6"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3CE46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49123B9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B84442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כי אין לו ולא תהינה לו תביעות ו/או טענות כלפי המזמין או כלפי </w:t>
      </w:r>
      <w:r w:rsidRPr="00E802C7">
        <w:rPr>
          <w:rFonts w:ascii="Times New Roman" w:eastAsia="Times New Roman" w:hAnsi="Times New Roman" w:cs="David" w:hint="cs"/>
          <w:sz w:val="20"/>
          <w:szCs w:val="24"/>
          <w:rtl/>
          <w:lang w:eastAsia="he-IL"/>
        </w:rPr>
        <w:t xml:space="preserve">המבקרים ו/או </w:t>
      </w:r>
      <w:r w:rsidRPr="00E802C7">
        <w:rPr>
          <w:rFonts w:ascii="Times New Roman" w:eastAsia="Times New Roman" w:hAnsi="Times New Roman" w:cs="David"/>
          <w:sz w:val="20"/>
          <w:szCs w:val="24"/>
          <w:rtl/>
          <w:lang w:eastAsia="he-IL"/>
        </w:rPr>
        <w:t>המתכננים האחרים בגין מסירת העבודות כאמור. משמסר המזמין ביצוע שירותים כאמור למתכנן</w:t>
      </w:r>
      <w:r w:rsidRPr="00E802C7">
        <w:rPr>
          <w:rFonts w:ascii="Times New Roman" w:eastAsia="Times New Roman" w:hAnsi="Times New Roman" w:cs="David" w:hint="cs"/>
          <w:sz w:val="20"/>
          <w:szCs w:val="24"/>
          <w:rtl/>
          <w:lang w:eastAsia="he-IL"/>
        </w:rPr>
        <w:t xml:space="preserve"> ו/או מבקר</w:t>
      </w:r>
      <w:r w:rsidRPr="00E802C7">
        <w:rPr>
          <w:rFonts w:ascii="Times New Roman" w:eastAsia="Times New Roman" w:hAnsi="Times New Roman" w:cs="David"/>
          <w:sz w:val="20"/>
          <w:szCs w:val="24"/>
          <w:rtl/>
          <w:lang w:eastAsia="he-IL"/>
        </w:rPr>
        <w:t xml:space="preserve"> אחר, מתחייב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לשתף עמו פעולה ככל שיידרש.</w:t>
      </w:r>
    </w:p>
    <w:p w14:paraId="7C386103"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EEBB2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8ECC2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F3B50E8"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צוות עובדים ואמצעים</w:t>
      </w:r>
    </w:p>
    <w:p w14:paraId="019BB29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D20252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כי במשך כל תקופת בצוע שרותי </w:t>
      </w: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יקיים משרד מאויש מאורגן ומצויד באופן שיאפשר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בהתאם להוראות חוזה זה.</w:t>
      </w:r>
    </w:p>
    <w:p w14:paraId="653EF7A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BAFB1D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שהרכבם המספרי והמקצועי של צוות עובדיו, כמפורט בנספח </w:t>
      </w:r>
      <w:r w:rsidRPr="00E802C7">
        <w:rPr>
          <w:rFonts w:ascii="Times New Roman" w:eastAsia="Times New Roman" w:hAnsi="Times New Roman" w:cs="David"/>
          <w:bCs/>
          <w:sz w:val="20"/>
          <w:szCs w:val="24"/>
          <w:rtl/>
          <w:lang w:eastAsia="he-IL"/>
        </w:rPr>
        <w:t>א'</w:t>
      </w:r>
      <w:r w:rsidRPr="00E802C7">
        <w:rPr>
          <w:rFonts w:ascii="Times New Roman" w:eastAsia="Times New Roman" w:hAnsi="Times New Roman" w:cs="David"/>
          <w:sz w:val="20"/>
          <w:szCs w:val="24"/>
          <w:rtl/>
          <w:lang w:eastAsia="he-IL"/>
        </w:rPr>
        <w:t xml:space="preserve"> יתאים לביצוע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ברמה ובמועדים המפורטים בחוזה זה ויניח את דעתו של המנהל במשך כל תקופת מתן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w:t>
      </w:r>
    </w:p>
    <w:p w14:paraId="5E46355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679E35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מהתחייבותו האמורה של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רשאי המנהל - אם וכאשר יראה צורך בכך על פי שיקול דעתו - להורות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מזמן לזמן להגדיל את צוות עובדיו, על חשבונו ואחריותו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במספר, לתקופה ובמקומות אותם יציין המנהל בהוראותיו.</w:t>
      </w:r>
    </w:p>
    <w:p w14:paraId="4D14319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ABE45CB"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מוסכם בזה כי במשך כל תקופת החוזה יהיה האדריכל ו/או המהנדס ו/או היועץ הנקוב בנספח </w:t>
      </w:r>
      <w:r w:rsidRPr="00E802C7">
        <w:rPr>
          <w:rFonts w:ascii="Times New Roman" w:eastAsia="Times New Roman" w:hAnsi="Times New Roman" w:cs="David"/>
          <w:bCs/>
          <w:sz w:val="20"/>
          <w:szCs w:val="24"/>
          <w:rtl/>
          <w:lang w:eastAsia="he-IL"/>
        </w:rPr>
        <w:t>א'</w:t>
      </w:r>
      <w:r w:rsidRPr="00E802C7">
        <w:rPr>
          <w:rFonts w:ascii="Times New Roman" w:eastAsia="Times New Roman" w:hAnsi="Times New Roman" w:cs="David"/>
          <w:sz w:val="20"/>
          <w:szCs w:val="24"/>
          <w:rtl/>
          <w:lang w:eastAsia="he-IL"/>
        </w:rPr>
        <w:t xml:space="preserve"> להלן, מנהלו הראשי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למטרת בצוע החוזה (להלן: "</w:t>
      </w:r>
      <w:r w:rsidRPr="00E802C7">
        <w:rPr>
          <w:rFonts w:ascii="Times New Roman" w:eastAsia="Times New Roman" w:hAnsi="Times New Roman" w:cs="David"/>
          <w:b/>
          <w:bCs/>
          <w:sz w:val="20"/>
          <w:szCs w:val="24"/>
          <w:rtl/>
          <w:lang w:eastAsia="he-IL"/>
        </w:rPr>
        <w:t>המנהל הראשי</w:t>
      </w:r>
      <w:r w:rsidRPr="00E802C7">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p>
    <w:p w14:paraId="1088467B"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70485F8"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שיעסוק בבצוע שרותי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מבלי לגרוע מהתחייבויות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כמתחייב מהאמור הרי בכל מקרה שהשירותים לא יינתנו ע"י המנהל הראשי כאמור מכל סיבה שהיא, יהיה המזמין זכאי לבטל את החוזה ויחולו הוראות סעיפים 12.3.2 ו - 12.3.3 להלן.</w:t>
      </w:r>
    </w:p>
    <w:p w14:paraId="6394582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D06C0E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p>
    <w:p w14:paraId="172478D4"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הזכות למזמין לדרוש מה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להחליף כל עובד מעובדיו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שלדעת המזמין אינו מתאים לתפקידו או אינו מבצעו להנחת דעתו, אף אם אושר תחילה ע"י המזמין, וכן לדרוש תגבור צוות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ועל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למלא דרישת המזמין לאלתר.</w:t>
      </w:r>
    </w:p>
    <w:p w14:paraId="6D3C14F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4FDFBB0"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החלטות המזמין בדבר אשור ו/או החלפת עובד מעובדי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תינתנה לפי שקול דעתו המוחלט וללא צורך במתן נימוקים. אין בהחלטות אלה כדי לשחרר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מאיזה מהתחייבויותיו לפי חוזה זה ואין בהן כדי להטיל על המזמין כל אחריות שהיא.</w:t>
      </w:r>
    </w:p>
    <w:p w14:paraId="0EAD576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AFE89F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לצייד על חשבונו את צוות עובדיו בכל הציוד הדרוש לבצוע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האחזקה והשמירה על ציוד זה תהיה בידי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ועל חשבונו, והמזמין לא ישא בכל אחריות בגין אבדן או נזק כלשהו לציוד או לכל חלק ממנו מכל סיבה שהיא.</w:t>
      </w:r>
    </w:p>
    <w:p w14:paraId="01FFC57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C481072"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סמכויות המ</w:t>
      </w:r>
      <w:r w:rsidRPr="00E802C7">
        <w:rPr>
          <w:rFonts w:ascii="Times New Roman" w:eastAsia="Times New Roman" w:hAnsi="Times New Roman" w:cs="David" w:hint="cs"/>
          <w:bCs/>
          <w:sz w:val="20"/>
          <w:szCs w:val="24"/>
          <w:u w:val="single"/>
          <w:rtl/>
          <w:lang w:eastAsia="he-IL"/>
        </w:rPr>
        <w:t>בקר</w:t>
      </w:r>
    </w:p>
    <w:p w14:paraId="03ABBC9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E6D8DF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יקבל כל החלטה ולא יפעל ולא יחייב את המזמין בכל עניין הכרוך בהתחייבות חוקית או כספית אלא </w:t>
      </w:r>
      <w:r w:rsidRPr="00E802C7">
        <w:rPr>
          <w:rFonts w:ascii="Times New Roman" w:eastAsia="Times New Roman" w:hAnsi="Times New Roman" w:cs="David" w:hint="cs"/>
          <w:sz w:val="20"/>
          <w:szCs w:val="24"/>
          <w:rtl/>
          <w:lang w:eastAsia="he-IL"/>
        </w:rPr>
        <w:t>באישור</w:t>
      </w:r>
      <w:r w:rsidRPr="00E802C7">
        <w:rPr>
          <w:rFonts w:ascii="Times New Roman" w:eastAsia="Times New Roman" w:hAnsi="Times New Roman" w:cs="David" w:hint="eastAsia"/>
          <w:sz w:val="20"/>
          <w:szCs w:val="24"/>
          <w:rtl/>
          <w:lang w:eastAsia="he-IL"/>
        </w:rPr>
        <w:t>ו</w:t>
      </w:r>
      <w:r w:rsidRPr="00E802C7">
        <w:rPr>
          <w:rFonts w:ascii="Times New Roman" w:eastAsia="Times New Roman" w:hAnsi="Times New Roman" w:cs="David"/>
          <w:sz w:val="20"/>
          <w:szCs w:val="24"/>
          <w:rtl/>
          <w:lang w:eastAsia="he-IL"/>
        </w:rPr>
        <w:t xml:space="preserve"> המוקדם של המזמין.</w:t>
      </w:r>
    </w:p>
    <w:p w14:paraId="7BEB482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עבודות המבקר תהיה מול מתכנני הפרויקט ומזמין העבודה בלבד.</w:t>
      </w:r>
    </w:p>
    <w:p w14:paraId="0C3B750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0047ECE"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סמכויות המנהל</w:t>
      </w:r>
    </w:p>
    <w:p w14:paraId="27817DB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DC0263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רשאי לבדוק בכל עת את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כולם או חלקם, להשגיח על ביצוע שרותי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xml:space="preserve"> וכן לבדוק את טיב שירותי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הנעשים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מטעמו. כן רשאי המנהל לבדוק אם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3F865B2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062CA5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למנהל על פי דרישתו דין וחשבון על התקדמות ביצוע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E802C7">
        <w:rPr>
          <w:rFonts w:ascii="Times New Roman" w:eastAsia="Times New Roman" w:hAnsi="Times New Roman" w:cs="David"/>
          <w:bCs/>
          <w:sz w:val="20"/>
          <w:szCs w:val="24"/>
          <w:rtl/>
          <w:lang w:eastAsia="he-IL"/>
        </w:rPr>
        <w:t>א'</w:t>
      </w:r>
      <w:r w:rsidRPr="00E802C7">
        <w:rPr>
          <w:rFonts w:ascii="Times New Roman" w:eastAsia="Times New Roman" w:hAnsi="Times New Roman" w:cs="David"/>
          <w:sz w:val="20"/>
          <w:szCs w:val="24"/>
          <w:rtl/>
          <w:lang w:eastAsia="he-IL"/>
        </w:rPr>
        <w:t>.</w:t>
      </w:r>
    </w:p>
    <w:p w14:paraId="08F9652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2A9E16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לצורך הפעלת סמכויותיו רשאי המנהל או מי מטעמו לבקר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בכל מקום אחר בו מבוצעים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למסור כל הסבר שיידרש על ידו או מטעמו.</w:t>
      </w:r>
      <w:r w:rsidRPr="00E802C7">
        <w:rPr>
          <w:rFonts w:ascii="Times New Roman" w:eastAsia="Times New Roman" w:hAnsi="Times New Roman" w:cs="David" w:hint="cs"/>
          <w:sz w:val="20"/>
          <w:szCs w:val="24"/>
          <w:rtl/>
          <w:lang w:eastAsia="he-IL"/>
        </w:rPr>
        <w:t xml:space="preserve"> אין בסעיף זה בכדי לגרוע מהתחייבויות המבקר בהתאם להוראות חוזה זה.</w:t>
      </w:r>
    </w:p>
    <w:p w14:paraId="2A38352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95B2C9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373" w:right="0" w:hanging="425"/>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אין בהפעלת סמכויות המנהל על פי חוזה זה כדי לגרוע מאחריות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לשחררו </w:t>
      </w:r>
      <w:r w:rsidRPr="00E802C7">
        <w:rPr>
          <w:rFonts w:ascii="Times New Roman" w:eastAsia="Times New Roman" w:hAnsi="Times New Roman" w:cs="David" w:hint="cs"/>
          <w:sz w:val="20"/>
          <w:szCs w:val="24"/>
          <w:rtl/>
          <w:lang w:eastAsia="he-IL"/>
        </w:rPr>
        <w:t xml:space="preserve">     </w:t>
      </w:r>
      <w:r w:rsidRPr="00E802C7">
        <w:rPr>
          <w:rFonts w:ascii="Times New Roman" w:eastAsia="Times New Roman" w:hAnsi="Times New Roman" w:cs="David"/>
          <w:sz w:val="20"/>
          <w:szCs w:val="24"/>
          <w:rtl/>
          <w:lang w:eastAsia="he-IL"/>
        </w:rPr>
        <w:t xml:space="preserve">מהתחייבויותיו על פי חוזה זה. </w:t>
      </w:r>
    </w:p>
    <w:p w14:paraId="49CABBD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19584F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אישר המנהל תכניות או מסמכים אחרים הקשורים בשרותי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על פי חוזה זה, אין בכך כדי לשחרר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מאחריותו המקצועית המלאה, ואין בכך כדי להטיל על המנהל או על המזמין אחריות כלשהי לטיב התכניות או המסמכים האמורים.</w:t>
      </w:r>
    </w:p>
    <w:p w14:paraId="601AF1B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4B7C83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לוח זמנים ושלבי בצוע</w:t>
      </w:r>
    </w:p>
    <w:p w14:paraId="1989611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65D96A7"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יבצע את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בשלבים ובמועדים כמפורט </w:t>
      </w:r>
      <w:r w:rsidRPr="00E802C7">
        <w:rPr>
          <w:rFonts w:ascii="Times New Roman" w:eastAsia="Times New Roman" w:hAnsi="Times New Roman" w:cs="David" w:hint="cs"/>
          <w:sz w:val="20"/>
          <w:szCs w:val="24"/>
          <w:rtl/>
          <w:lang w:eastAsia="he-IL"/>
        </w:rPr>
        <w:t>בהזמנת העבודה ו/או במקרה ולא מפורט לוח זמנים כאמור בהזמנת העבודה יפעל המבקר בהתאם ל</w:t>
      </w:r>
      <w:r w:rsidRPr="00E802C7">
        <w:rPr>
          <w:rFonts w:ascii="Times New Roman" w:eastAsia="Times New Roman" w:hAnsi="Times New Roman" w:cs="David"/>
          <w:sz w:val="20"/>
          <w:szCs w:val="24"/>
          <w:rtl/>
          <w:lang w:eastAsia="he-IL"/>
        </w:rPr>
        <w:t xml:space="preserve">נספח </w:t>
      </w:r>
      <w:r w:rsidRPr="00E802C7">
        <w:rPr>
          <w:rFonts w:ascii="Times New Roman" w:eastAsia="Times New Roman" w:hAnsi="Times New Roman" w:cs="David"/>
          <w:b/>
          <w:bCs/>
          <w:sz w:val="20"/>
          <w:szCs w:val="24"/>
          <w:rtl/>
          <w:lang w:eastAsia="he-IL"/>
        </w:rPr>
        <w:t>ג'</w:t>
      </w:r>
      <w:r w:rsidRPr="00E802C7">
        <w:rPr>
          <w:rFonts w:ascii="Times New Roman" w:eastAsia="Times New Roman" w:hAnsi="Times New Roman" w:cs="David"/>
          <w:sz w:val="20"/>
          <w:szCs w:val="24"/>
          <w:rtl/>
          <w:lang w:eastAsia="he-IL"/>
        </w:rPr>
        <w:t xml:space="preserve"> (להלן: "</w:t>
      </w:r>
      <w:r w:rsidRPr="00E802C7">
        <w:rPr>
          <w:rFonts w:ascii="Times New Roman" w:eastAsia="Times New Roman" w:hAnsi="Times New Roman" w:cs="David"/>
          <w:b/>
          <w:bCs/>
          <w:sz w:val="20"/>
          <w:szCs w:val="24"/>
          <w:rtl/>
          <w:lang w:eastAsia="he-IL"/>
        </w:rPr>
        <w:t>לוח הזמנים</w:t>
      </w:r>
      <w:r w:rsidRPr="00E802C7">
        <w:rPr>
          <w:rFonts w:ascii="Times New Roman" w:eastAsia="Times New Roman" w:hAnsi="Times New Roman" w:cs="David"/>
          <w:sz w:val="20"/>
          <w:szCs w:val="24"/>
          <w:rtl/>
          <w:lang w:eastAsia="he-IL"/>
        </w:rPr>
        <w:t>"). כל שרות הכלול בשרותי המ</w:t>
      </w:r>
      <w:r w:rsidRPr="00E802C7">
        <w:rPr>
          <w:rFonts w:ascii="Times New Roman" w:eastAsia="Times New Roman" w:hAnsi="Times New Roman" w:cs="David" w:hint="cs"/>
          <w:sz w:val="20"/>
          <w:szCs w:val="24"/>
          <w:rtl/>
          <w:lang w:eastAsia="he-IL"/>
        </w:rPr>
        <w:t xml:space="preserve">בקר </w:t>
      </w:r>
      <w:r w:rsidRPr="00E802C7">
        <w:rPr>
          <w:rFonts w:ascii="Times New Roman" w:eastAsia="Times New Roman" w:hAnsi="Times New Roman" w:cs="David"/>
          <w:sz w:val="20"/>
          <w:szCs w:val="24"/>
          <w:rtl/>
          <w:lang w:eastAsia="he-IL"/>
        </w:rPr>
        <w:t>אשר לא נקבע לו מועד בלוח הזמנים יבוצע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במועד שיהיה דרוש על מנת להבטיח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בהתאם ללוח הזמנים ובאופן שיאפשר את גמר ביצוע הפרוייקט על ידי הקבלן הראשי וגמר ביצוע עבודות קבלנים אחרים בהתאם ללוח הזמנים המוסכם עימם.</w:t>
      </w:r>
    </w:p>
    <w:p w14:paraId="0F69577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74D3F0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לא יתחיל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בבצוע קטע מהפרויקט ו/או שלב משלבי העבודה כמפורט בנספח </w:t>
      </w:r>
      <w:r w:rsidRPr="00E802C7">
        <w:rPr>
          <w:rFonts w:ascii="Times New Roman" w:eastAsia="Times New Roman" w:hAnsi="Times New Roman" w:cs="David"/>
          <w:bCs/>
          <w:sz w:val="20"/>
          <w:szCs w:val="24"/>
          <w:rtl/>
          <w:lang w:eastAsia="he-IL"/>
        </w:rPr>
        <w:t>ב'</w:t>
      </w:r>
      <w:r w:rsidRPr="00E802C7">
        <w:rPr>
          <w:rFonts w:ascii="Times New Roman" w:eastAsia="Times New Roman" w:hAnsi="Times New Roman" w:cs="David"/>
          <w:sz w:val="20"/>
          <w:szCs w:val="24"/>
          <w:rtl/>
          <w:lang w:eastAsia="he-IL"/>
        </w:rPr>
        <w:t xml:space="preserve"> או </w:t>
      </w:r>
      <w:r w:rsidRPr="00E802C7">
        <w:rPr>
          <w:rFonts w:ascii="Times New Roman" w:eastAsia="Times New Roman" w:hAnsi="Times New Roman" w:cs="David"/>
          <w:b/>
          <w:bCs/>
          <w:sz w:val="20"/>
          <w:szCs w:val="24"/>
          <w:rtl/>
          <w:lang w:eastAsia="he-IL"/>
        </w:rPr>
        <w:t xml:space="preserve">ג' </w:t>
      </w:r>
      <w:r w:rsidRPr="00E802C7">
        <w:rPr>
          <w:rFonts w:ascii="Times New Roman" w:eastAsia="Times New Roman" w:hAnsi="Times New Roman" w:cs="David"/>
          <w:sz w:val="20"/>
          <w:szCs w:val="24"/>
          <w:rtl/>
          <w:lang w:eastAsia="he-IL"/>
        </w:rPr>
        <w:t>אלא אם כן הודיע למזמין תחילה כי הגיע לדעתו מועד בצוע שלב זה וקבל מהמזמין אשור בכתב לביצועו.</w:t>
      </w:r>
    </w:p>
    <w:p w14:paraId="4978D93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C32311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יש לראות חוזה זה כהתקשרות בין המזמין לבין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לגבי כל קטעי הפרוייקט או לגבי כל קטע שלו בנפרד ולגבי כל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6C91B02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C1F5A2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9D2546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עיכוב בבצוע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יוכר כמוצדק רק בהימלא כל התנאים המצטברים הבאים ולמשך הזמן שהמנהל יקבע, דהיינו:</w:t>
      </w:r>
    </w:p>
    <w:p w14:paraId="24FD8D4D"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E228330"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הוא נובע מכוח עליון או גורם אחר (להלן יחדיו: "</w:t>
      </w:r>
      <w:r w:rsidRPr="00E802C7">
        <w:rPr>
          <w:rFonts w:ascii="Times New Roman" w:eastAsia="Times New Roman" w:hAnsi="Times New Roman" w:cs="David"/>
          <w:b/>
          <w:bCs/>
          <w:sz w:val="20"/>
          <w:szCs w:val="24"/>
          <w:rtl/>
          <w:lang w:eastAsia="he-IL"/>
        </w:rPr>
        <w:t>אירוע דוחה</w:t>
      </w:r>
      <w:r w:rsidRPr="00E802C7">
        <w:rPr>
          <w:rFonts w:ascii="Times New Roman" w:eastAsia="Times New Roman" w:hAnsi="Times New Roman" w:cs="David"/>
          <w:sz w:val="20"/>
          <w:szCs w:val="24"/>
          <w:rtl/>
          <w:lang w:eastAsia="he-IL"/>
        </w:rPr>
        <w:t>") שלדעת המנהל לא הייתה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שליטה עליו.</w:t>
      </w:r>
    </w:p>
    <w:p w14:paraId="7D0F957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9E5C594"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מיד משהתרחש אירוע דוחה הודיע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למנהל על קיומו ועל משך העיכוב הצפוי.</w:t>
      </w:r>
    </w:p>
    <w:p w14:paraId="5ED9A664"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D12C2F"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קיבל תכניות, הנחיות, הוראות, פרטים ובאורים שנדרשו על ידו ונדרשים לביצוע </w:t>
      </w:r>
      <w:r w:rsidRPr="00E802C7">
        <w:rPr>
          <w:rFonts w:ascii="Times New Roman" w:eastAsia="Times New Roman" w:hAnsi="Times New Roman" w:cs="David" w:hint="cs"/>
          <w:sz w:val="20"/>
          <w:szCs w:val="24"/>
          <w:rtl/>
          <w:lang w:eastAsia="he-IL"/>
        </w:rPr>
        <w:t xml:space="preserve">שירותי המבקר ובקרת </w:t>
      </w:r>
      <w:r w:rsidRPr="00E802C7">
        <w:rPr>
          <w:rFonts w:ascii="Times New Roman" w:eastAsia="Times New Roman" w:hAnsi="Times New Roman" w:cs="David"/>
          <w:sz w:val="20"/>
          <w:szCs w:val="24"/>
          <w:rtl/>
          <w:lang w:eastAsia="he-IL"/>
        </w:rPr>
        <w:t>התכנון מהמזמין או היועצים במועד שסוכם עימם.</w:t>
      </w:r>
    </w:p>
    <w:p w14:paraId="1998E97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A40F3F0"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אישר כי האירוע הדוחה אכן מצדיק עיכוב בבצוע השירות ואת משך הדחייה.</w:t>
      </w:r>
    </w:p>
    <w:p w14:paraId="48DB0E2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6BA274A" w14:textId="77777777" w:rsidR="00E802C7" w:rsidRPr="00E802C7" w:rsidRDefault="00E802C7" w:rsidP="00E802C7">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מהאמור לעיל מותנה בזה כי אחור בבצוע עבודות תכנון ע"י אחרים לא יהווה עילה לעיכוב בבצוע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אלא באשור המנהל בכתב.</w:t>
      </w:r>
    </w:p>
    <w:p w14:paraId="7E81FBC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BA5D0F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להודיע למנהל מיידית, על כל עיכוב אשר לפי הערכתו עלול לגרום לאיחור בקיום לוח הזמנים.</w:t>
      </w:r>
    </w:p>
    <w:p w14:paraId="034EB0B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בכל מועד שיידרש על ידי המזמין</w:t>
      </w:r>
      <w:r w:rsidRPr="00E802C7">
        <w:rPr>
          <w:rFonts w:ascii="Times New Roman" w:eastAsia="Times New Roman" w:hAnsi="Times New Roman" w:cs="David" w:hint="cs"/>
          <w:sz w:val="20"/>
          <w:szCs w:val="24"/>
          <w:rtl/>
          <w:lang w:eastAsia="he-IL"/>
        </w:rPr>
        <w:t xml:space="preserve"> ובסיום של כל אחד משלבי הבקרה</w:t>
      </w:r>
      <w:r w:rsidRPr="00E802C7">
        <w:rPr>
          <w:rFonts w:ascii="Times New Roman" w:eastAsia="Times New Roman" w:hAnsi="Times New Roman" w:cs="David"/>
          <w:sz w:val="20"/>
          <w:szCs w:val="24"/>
          <w:rtl/>
          <w:lang w:eastAsia="he-IL"/>
        </w:rPr>
        <w:t>,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דו"ח על התקדמות ביצוע שרותי המ</w:t>
      </w:r>
      <w:r w:rsidRPr="00E802C7">
        <w:rPr>
          <w:rFonts w:ascii="Times New Roman" w:eastAsia="Times New Roman" w:hAnsi="Times New Roman" w:cs="David" w:hint="cs"/>
          <w:sz w:val="20"/>
          <w:szCs w:val="24"/>
          <w:rtl/>
          <w:lang w:eastAsia="he-IL"/>
        </w:rPr>
        <w:t>בקר.</w:t>
      </w:r>
    </w:p>
    <w:p w14:paraId="7CDDD7D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5ADFC8B"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רשאי לבקר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ולעיין בהתקדמות ובאופן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למנהל כל הסבר פרטים ודיווח לפי בקשתו. אין בסעיף זה כדי לגרוע מהתחייבויות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לפי החוזה.</w:t>
      </w:r>
    </w:p>
    <w:p w14:paraId="5EBE3C2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315C3C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505C5C6"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שכר המ</w:t>
      </w:r>
      <w:r w:rsidRPr="00E802C7">
        <w:rPr>
          <w:rFonts w:ascii="Times New Roman" w:eastAsia="Times New Roman" w:hAnsi="Times New Roman" w:cs="David" w:hint="cs"/>
          <w:bCs/>
          <w:sz w:val="20"/>
          <w:szCs w:val="24"/>
          <w:u w:val="single"/>
          <w:rtl/>
          <w:lang w:eastAsia="he-IL"/>
        </w:rPr>
        <w:t>בקר</w:t>
      </w:r>
    </w:p>
    <w:p w14:paraId="3981142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7EEB9C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תמורת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וכל יתר התחייבויותיו לפי חוזה זה ישלם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שכר כמפורט בנספח </w:t>
      </w:r>
      <w:r w:rsidRPr="00E802C7">
        <w:rPr>
          <w:rFonts w:ascii="Times New Roman" w:eastAsia="Times New Roman" w:hAnsi="Times New Roman" w:cs="David"/>
          <w:bCs/>
          <w:sz w:val="20"/>
          <w:szCs w:val="24"/>
          <w:rtl/>
          <w:lang w:eastAsia="he-IL"/>
        </w:rPr>
        <w:t xml:space="preserve">ד' </w:t>
      </w:r>
      <w:r w:rsidRPr="00E802C7">
        <w:rPr>
          <w:rFonts w:ascii="Times New Roman" w:eastAsia="Times New Roman" w:hAnsi="Times New Roman" w:cs="David"/>
          <w:sz w:val="20"/>
          <w:szCs w:val="24"/>
          <w:rtl/>
          <w:lang w:eastAsia="he-IL"/>
        </w:rPr>
        <w:t>(להלן: "</w:t>
      </w:r>
      <w:r w:rsidRPr="00E802C7">
        <w:rPr>
          <w:rFonts w:ascii="Times New Roman" w:eastAsia="Times New Roman" w:hAnsi="Times New Roman" w:cs="David"/>
          <w:b/>
          <w:bCs/>
          <w:sz w:val="20"/>
          <w:szCs w:val="24"/>
          <w:rtl/>
          <w:lang w:eastAsia="he-IL"/>
        </w:rPr>
        <w:t>שכר המ</w:t>
      </w:r>
      <w:r w:rsidRPr="00E802C7">
        <w:rPr>
          <w:rFonts w:ascii="Times New Roman" w:eastAsia="Times New Roman" w:hAnsi="Times New Roman" w:cs="David" w:hint="cs"/>
          <w:b/>
          <w:bCs/>
          <w:sz w:val="20"/>
          <w:szCs w:val="24"/>
          <w:rtl/>
          <w:lang w:eastAsia="he-IL"/>
        </w:rPr>
        <w:t>בקר</w:t>
      </w:r>
      <w:r w:rsidRPr="00E802C7">
        <w:rPr>
          <w:rFonts w:ascii="Times New Roman" w:eastAsia="Times New Roman" w:hAnsi="Times New Roman" w:cs="David"/>
          <w:sz w:val="20"/>
          <w:szCs w:val="24"/>
          <w:rtl/>
          <w:lang w:eastAsia="he-IL"/>
        </w:rPr>
        <w:t>").</w:t>
      </w:r>
    </w:p>
    <w:p w14:paraId="0C59646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C6C9E5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בהוצאות הממשיות בשרותי העזר המפורטים להלן ישא המזמין:</w:t>
      </w:r>
    </w:p>
    <w:p w14:paraId="4E03B69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F818FA8"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הדפסות בתוויין המיועדות להפצה לאחרים ולמעט הדפסות שיפיק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במשרדו. להסרת ספקות, יובהר כי בגין הוצאות הדפסות בתוויין אשר מיועדות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בהליך עבודתו, לא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זכאי לקבל החזר.</w:t>
      </w:r>
    </w:p>
    <w:p w14:paraId="28710C1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3E93269"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העתקות שנמסרו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לרשויות המוסמכות, או ליועצים, למעט העתקות וצילומים שיפיק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במשרדו.</w:t>
      </w:r>
    </w:p>
    <w:p w14:paraId="743FA32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8624A02"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שכפול מסמכים.</w:t>
      </w:r>
    </w:p>
    <w:p w14:paraId="7DBE15E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05B1D55"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280F44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8277286"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מדידות וצילומי אויר.</w:t>
      </w:r>
    </w:p>
    <w:p w14:paraId="4C61722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164CBC2"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קידוחים ובדיקות קרקע.</w:t>
      </w:r>
    </w:p>
    <w:p w14:paraId="22E9B4E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ACE038A"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שליחויות.</w:t>
      </w:r>
    </w:p>
    <w:p w14:paraId="4C6ACE7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87FF636"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שירותי העזר המפורטים בסעיפים 7.2.1 עד 7.2.3 לעיל יוזמנו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201551E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CF4E8E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A97F722"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על חשבון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ישולמו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תשלומי ביניים בשעורים ובמועדים המפורטים בנספח</w:t>
      </w:r>
      <w:r w:rsidRPr="00E802C7">
        <w:rPr>
          <w:rFonts w:ascii="Times New Roman" w:eastAsia="Times New Roman" w:hAnsi="Times New Roman" w:cs="David"/>
          <w:bCs/>
          <w:sz w:val="20"/>
          <w:szCs w:val="24"/>
          <w:rtl/>
          <w:lang w:eastAsia="he-IL"/>
        </w:rPr>
        <w:t xml:space="preserve"> ה'</w:t>
      </w:r>
      <w:r w:rsidRPr="00E802C7">
        <w:rPr>
          <w:rFonts w:ascii="Times New Roman" w:eastAsia="Times New Roman" w:hAnsi="Times New Roman" w:cs="David"/>
          <w:sz w:val="20"/>
          <w:szCs w:val="24"/>
          <w:rtl/>
          <w:lang w:eastAsia="he-IL"/>
        </w:rPr>
        <w:t>, וכן כל תשלומי ביניים נוספים במידה והמזמין יחליט לשלמם לפי שקול דעתו הבלעדי.</w:t>
      </w:r>
    </w:p>
    <w:p w14:paraId="02F087BB"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093C322"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כל תשלומי הביניים לפי פסקה זו הינם מקדמות על חשבון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ואין באישורם ו/או בתשלומם משום אישור כלשהו מצד המזמין לגבי בצוע שלב משלבי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טיב השרות ו/או הסכום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במקרה של הפסקת עבודתו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כאמור בסעיף 6.3 לעיל, יחולו הוראות סעיף 12.1.2 להלן. </w:t>
      </w:r>
    </w:p>
    <w:p w14:paraId="1FB1E40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685572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מוסכם במפורש כי השכר האמור בנספח </w:t>
      </w:r>
      <w:r w:rsidRPr="00E802C7">
        <w:rPr>
          <w:rFonts w:ascii="Times New Roman" w:eastAsia="Times New Roman" w:hAnsi="Times New Roman" w:cs="David"/>
          <w:b/>
          <w:bCs/>
          <w:sz w:val="20"/>
          <w:szCs w:val="24"/>
          <w:rtl/>
          <w:lang w:eastAsia="he-IL"/>
        </w:rPr>
        <w:t xml:space="preserve">ד' </w:t>
      </w:r>
      <w:r w:rsidRPr="00E802C7">
        <w:rPr>
          <w:rFonts w:ascii="Times New Roman" w:eastAsia="Times New Roman" w:hAnsi="Times New Roman" w:cs="David"/>
          <w:sz w:val="20"/>
          <w:szCs w:val="24"/>
          <w:rtl/>
          <w:lang w:eastAsia="he-IL"/>
        </w:rPr>
        <w:t>הוא סופי ומוחלט,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בפרוייקט, קצב הבניה, מידת השינויים שידרשו ע"י המזמין, ו/או צורת ביצוע הבניה או מכל עילה אחרת איזו שהיא, אלא אם נאמר בחוזה במפורש אחרת. תנאי לתשלום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במלואו הינו המצאת הצהרה לפיה בדק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את העבודות ומצא אותן תואמות </w:t>
      </w:r>
      <w:r w:rsidRPr="00E802C7">
        <w:rPr>
          <w:rFonts w:ascii="Times New Roman" w:eastAsia="Times New Roman" w:hAnsi="Times New Roman" w:cs="David" w:hint="cs"/>
          <w:sz w:val="20"/>
          <w:szCs w:val="24"/>
          <w:rtl/>
          <w:lang w:eastAsia="he-IL"/>
        </w:rPr>
        <w:t xml:space="preserve">לתכנון נכון </w:t>
      </w:r>
      <w:r w:rsidRPr="00E802C7">
        <w:rPr>
          <w:rFonts w:ascii="Times New Roman" w:eastAsia="Times New Roman" w:hAnsi="Times New Roman" w:cs="David"/>
          <w:sz w:val="20"/>
          <w:szCs w:val="24"/>
          <w:rtl/>
          <w:lang w:eastAsia="he-IL"/>
        </w:rPr>
        <w:t xml:space="preserve">ולתקנים המחייבים וכי הן בוצעו לשביעות רצונו בנוסח המצורף כנספח </w:t>
      </w:r>
      <w:r w:rsidRPr="00E802C7">
        <w:rPr>
          <w:rFonts w:ascii="Times New Roman" w:eastAsia="Times New Roman" w:hAnsi="Times New Roman" w:cs="David"/>
          <w:b/>
          <w:bCs/>
          <w:sz w:val="20"/>
          <w:szCs w:val="24"/>
          <w:rtl/>
          <w:lang w:eastAsia="he-IL"/>
        </w:rPr>
        <w:t>ט'</w:t>
      </w:r>
      <w:r w:rsidRPr="00E802C7">
        <w:rPr>
          <w:rFonts w:ascii="Times New Roman" w:eastAsia="Times New Roman" w:hAnsi="Times New Roman" w:cs="David"/>
          <w:sz w:val="20"/>
          <w:szCs w:val="24"/>
          <w:rtl/>
          <w:lang w:eastAsia="he-IL"/>
        </w:rPr>
        <w:t xml:space="preserve"> לחוזה זה וכתב היעדר תביעות המצורף כנספח</w:t>
      </w:r>
      <w:r w:rsidRPr="00E802C7">
        <w:rPr>
          <w:rFonts w:ascii="Times New Roman" w:eastAsia="Times New Roman" w:hAnsi="Times New Roman" w:cs="David"/>
          <w:b/>
          <w:bCs/>
          <w:sz w:val="20"/>
          <w:szCs w:val="24"/>
          <w:rtl/>
          <w:lang w:eastAsia="he-IL"/>
        </w:rPr>
        <w:t xml:space="preserve"> י'</w:t>
      </w:r>
      <w:r w:rsidRPr="00E802C7">
        <w:rPr>
          <w:rFonts w:ascii="Times New Roman" w:eastAsia="Times New Roman" w:hAnsi="Times New Roman" w:cs="David"/>
          <w:sz w:val="20"/>
          <w:szCs w:val="24"/>
          <w:rtl/>
          <w:lang w:eastAsia="he-IL"/>
        </w:rPr>
        <w:t xml:space="preserve"> לחוזה זה למזמין, חתום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ומאומת כנדרש בו.</w:t>
      </w:r>
    </w:p>
    <w:p w14:paraId="446E3E8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trike/>
          <w:sz w:val="20"/>
          <w:szCs w:val="24"/>
          <w:rtl/>
          <w:lang w:eastAsia="he-IL"/>
        </w:rPr>
      </w:pPr>
    </w:p>
    <w:p w14:paraId="5460969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לפגוע בכלליות האמור בסעיף זה, מוסכם בזה כי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תהייה הפרה יסודית של החוזה.</w:t>
      </w:r>
    </w:p>
    <w:p w14:paraId="187DA30E"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6E50A2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תנאים מקדמיים לביצוע תשלום כלשהו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הינם הצגת </w:t>
      </w:r>
      <w:r w:rsidRPr="00E802C7">
        <w:rPr>
          <w:rFonts w:ascii="Times New Roman" w:eastAsia="Times New Roman" w:hAnsi="Times New Roman" w:cs="David" w:hint="cs"/>
          <w:sz w:val="20"/>
          <w:szCs w:val="24"/>
          <w:rtl/>
          <w:lang w:eastAsia="he-IL"/>
        </w:rPr>
        <w:t>רישיו</w:t>
      </w:r>
      <w:r w:rsidRPr="00E802C7">
        <w:rPr>
          <w:rFonts w:ascii="Times New Roman" w:eastAsia="Times New Roman" w:hAnsi="Times New Roman" w:cs="David" w:hint="eastAsia"/>
          <w:sz w:val="20"/>
          <w:szCs w:val="24"/>
          <w:rtl/>
          <w:lang w:eastAsia="he-IL"/>
        </w:rPr>
        <w:t>ן</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כאמור בסעיף 2.2 לעיל והמצאת אישור בדבר ניהול ספרי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כדין, חתום ע"י רו"ח או רשויות המס, כנדרש. כמו כן ככל שה</w:t>
      </w:r>
      <w:r w:rsidRPr="00E802C7">
        <w:rPr>
          <w:rFonts w:ascii="Times New Roman" w:eastAsia="Times New Roman" w:hAnsi="Times New Roman" w:cs="David" w:hint="cs"/>
          <w:sz w:val="20"/>
          <w:szCs w:val="24"/>
          <w:rtl/>
          <w:lang w:eastAsia="he-IL"/>
        </w:rPr>
        <w:t xml:space="preserve">מבקר </w:t>
      </w:r>
      <w:r w:rsidRPr="00E802C7">
        <w:rPr>
          <w:rFonts w:ascii="Times New Roman" w:eastAsia="Times New Roman" w:hAnsi="Times New Roman" w:cs="David"/>
          <w:sz w:val="20"/>
          <w:szCs w:val="24"/>
          <w:rtl/>
          <w:lang w:eastAsia="he-IL"/>
        </w:rPr>
        <w:t>לא ימציא למזמין אישור תקף בדבר פטור מניכוי מס במקור, קודם לביצוע כל תשלום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ינוכה מס במקור כדין, מכל סכום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שישולם ע"י המזמין. למען הסר ספק מובהר ומוסכם כי המצאת אישור בדבר ניכוי המס במקור, תיחשב כביצוע תשלום של המזמין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בגובה הסכום הנקוב באישור.  </w:t>
      </w:r>
    </w:p>
    <w:p w14:paraId="3BC3719B" w14:textId="77777777" w:rsidR="00E802C7" w:rsidRPr="00E802C7" w:rsidRDefault="00E802C7" w:rsidP="00E802C7">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3EA0F5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5A5F4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7052FB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שנויים בתכנון</w:t>
      </w:r>
      <w:r w:rsidRPr="00E802C7">
        <w:rPr>
          <w:rFonts w:ascii="Times New Roman" w:eastAsia="Times New Roman" w:hAnsi="Times New Roman" w:cs="David" w:hint="cs"/>
          <w:bCs/>
          <w:sz w:val="20"/>
          <w:szCs w:val="24"/>
          <w:u w:val="single"/>
          <w:rtl/>
          <w:lang w:eastAsia="he-IL"/>
        </w:rPr>
        <w:t xml:space="preserve"> ובשירותי המבקר </w:t>
      </w:r>
    </w:p>
    <w:p w14:paraId="6D05011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4076EE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b/>
          <w:bCs/>
          <w:i/>
          <w:iCs/>
          <w:sz w:val="20"/>
          <w:szCs w:val="24"/>
          <w:rtl/>
          <w:lang w:eastAsia="he-IL"/>
        </w:rPr>
      </w:pPr>
      <w:r w:rsidRPr="00E802C7">
        <w:rPr>
          <w:rFonts w:ascii="Times New Roman" w:eastAsia="Times New Roman" w:hAnsi="Times New Roman" w:cs="David" w:hint="cs"/>
          <w:sz w:val="20"/>
          <w:szCs w:val="24"/>
          <w:rtl/>
          <w:lang w:eastAsia="he-IL"/>
        </w:rPr>
        <w:t xml:space="preserve">המבקר יבדוק בכל שלב משלבי התכנון את כל השינויים שהמתכנן ערך בתכניותיו, יתריע על כל ליקוי תכנוני ויאשר את תיקונו, מבלי שיהיה זכאי לכל תשלום נוסף בעד עבודות אלו, אלא כפי שנקבע בסעיף 8.2 להלן. </w:t>
      </w:r>
    </w:p>
    <w:p w14:paraId="5C36598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C15602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נדרשו השינויים לאחר שלב התכנון המפורט שהוזמן ע"י המזמין כמפורט בנספח </w:t>
      </w:r>
      <w:r w:rsidRPr="00E802C7">
        <w:rPr>
          <w:rFonts w:ascii="Times New Roman" w:eastAsia="Times New Roman" w:hAnsi="Times New Roman" w:cs="David"/>
          <w:bCs/>
          <w:sz w:val="20"/>
          <w:szCs w:val="24"/>
          <w:rtl/>
          <w:lang w:eastAsia="he-IL"/>
        </w:rPr>
        <w:t>ב' או ג'</w:t>
      </w:r>
      <w:r w:rsidRPr="00E802C7">
        <w:rPr>
          <w:rFonts w:ascii="Times New Roman" w:eastAsia="Times New Roman" w:hAnsi="Times New Roman" w:cs="David"/>
          <w:sz w:val="20"/>
          <w:szCs w:val="24"/>
          <w:rtl/>
          <w:lang w:eastAsia="he-IL"/>
        </w:rPr>
        <w:t>, ובצוע השינויים מחייב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בעבודה העולה במידה רבה ובאופן יסודי על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אלמלא השנויים,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זכאי לפיצוי בעד העבודה הנוספת שבצע עקב השנויים האמורים. הפיצוי ישולם בגין העבודה הנוספת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בצע לעומת העבודה שהיה עליו לבצע אלמלא השנויים, כפי שיקבע ע"י המנהל בהתאם לחלקו של ה</w:t>
      </w:r>
      <w:r w:rsidRPr="00E802C7">
        <w:rPr>
          <w:rFonts w:ascii="Times New Roman" w:eastAsia="Times New Roman" w:hAnsi="Times New Roman" w:cs="David" w:hint="cs"/>
          <w:sz w:val="20"/>
          <w:szCs w:val="24"/>
          <w:rtl/>
          <w:lang w:eastAsia="he-IL"/>
        </w:rPr>
        <w:t>בקרה</w:t>
      </w:r>
      <w:r w:rsidRPr="00E802C7">
        <w:rPr>
          <w:rFonts w:ascii="Times New Roman" w:eastAsia="Times New Roman" w:hAnsi="Times New Roman" w:cs="David"/>
          <w:sz w:val="20"/>
          <w:szCs w:val="24"/>
          <w:rtl/>
          <w:lang w:eastAsia="he-IL"/>
        </w:rPr>
        <w:t xml:space="preserve"> החוזר</w:t>
      </w:r>
      <w:r w:rsidRPr="00E802C7">
        <w:rPr>
          <w:rFonts w:ascii="Times New Roman" w:eastAsia="Times New Roman" w:hAnsi="Times New Roman" w:cs="David" w:hint="cs"/>
          <w:sz w:val="20"/>
          <w:szCs w:val="24"/>
          <w:rtl/>
          <w:lang w:eastAsia="he-IL"/>
        </w:rPr>
        <w:t>ת</w:t>
      </w:r>
      <w:r w:rsidRPr="00E802C7">
        <w:rPr>
          <w:rFonts w:ascii="Times New Roman" w:eastAsia="Times New Roman" w:hAnsi="Times New Roman" w:cs="David"/>
          <w:sz w:val="20"/>
          <w:szCs w:val="24"/>
          <w:rtl/>
          <w:lang w:eastAsia="he-IL"/>
        </w:rPr>
        <w:t xml:space="preserve"> כפי שיקבע ע"י המנהל מתוך סך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בכל מקרה לא יהיו שנויים עילה לשנוי בלוח הזמנים אלא באשור המנהל בכתב.</w:t>
      </w:r>
    </w:p>
    <w:p w14:paraId="4B162596" w14:textId="77777777" w:rsidR="00E802C7" w:rsidRPr="00E802C7" w:rsidRDefault="00E802C7" w:rsidP="00E802C7">
      <w:pPr>
        <w:widowControl w:val="0"/>
        <w:spacing w:before="0" w:beforeAutospacing="0" w:after="0" w:afterAutospacing="0" w:line="240" w:lineRule="auto"/>
        <w:ind w:left="1080" w:hanging="360"/>
        <w:jc w:val="both"/>
        <w:rPr>
          <w:rFonts w:ascii="Times New Roman" w:eastAsia="Times New Roman" w:hAnsi="Times New Roman" w:cs="David"/>
          <w:sz w:val="20"/>
          <w:szCs w:val="24"/>
          <w:rtl/>
          <w:lang w:eastAsia="he-IL"/>
        </w:rPr>
      </w:pPr>
    </w:p>
    <w:p w14:paraId="2BACC38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למרות האמור בסעיף 8.2 לעיל לא יגיע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דבר בגין שינויים הנובעים מ:</w:t>
      </w:r>
    </w:p>
    <w:p w14:paraId="1DD622A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AFC503D"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טעות או לקוי ב</w:t>
      </w:r>
      <w:r w:rsidRPr="00E802C7">
        <w:rPr>
          <w:rFonts w:ascii="Times New Roman" w:eastAsia="Times New Roman" w:hAnsi="Times New Roman" w:cs="David" w:hint="cs"/>
          <w:sz w:val="20"/>
          <w:szCs w:val="24"/>
          <w:rtl/>
          <w:lang w:eastAsia="he-IL"/>
        </w:rPr>
        <w:t>בקרה</w:t>
      </w:r>
      <w:r w:rsidRPr="00E802C7">
        <w:rPr>
          <w:rFonts w:ascii="Times New Roman" w:eastAsia="Times New Roman" w:hAnsi="Times New Roman" w:cs="David"/>
          <w:sz w:val="20"/>
          <w:szCs w:val="24"/>
          <w:rtl/>
          <w:lang w:eastAsia="he-IL"/>
        </w:rPr>
        <w:t xml:space="preserve"> ו/או באומדן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7C9EF964" w14:textId="77777777" w:rsidR="00E802C7" w:rsidRPr="00E802C7" w:rsidRDefault="00E802C7" w:rsidP="00E802C7">
      <w:pPr>
        <w:widowControl w:val="0"/>
        <w:spacing w:before="0" w:beforeAutospacing="0" w:after="0" w:afterAutospacing="0" w:line="240" w:lineRule="auto"/>
        <w:ind w:left="720" w:hanging="360"/>
        <w:jc w:val="both"/>
        <w:rPr>
          <w:rFonts w:ascii="Times New Roman" w:eastAsia="Times New Roman" w:hAnsi="Times New Roman" w:cs="David"/>
          <w:sz w:val="20"/>
          <w:szCs w:val="24"/>
          <w:rtl/>
          <w:lang w:eastAsia="he-IL"/>
        </w:rPr>
      </w:pPr>
    </w:p>
    <w:p w14:paraId="5E3DB448" w14:textId="76D750EE" w:rsidR="00E802C7" w:rsidRPr="00D11AA9" w:rsidRDefault="00E802C7" w:rsidP="00D11AA9">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השינוי מתחייב במישרין או בעקיפין מהפרת איזה מהוראות חוזה זה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003A0AF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DC48E23" w14:textId="77777777" w:rsidR="00E802C7" w:rsidRPr="00E802C7" w:rsidRDefault="00E802C7" w:rsidP="00E802C7">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88DA2B8"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lang w:eastAsia="he-IL"/>
        </w:rPr>
      </w:pPr>
      <w:r w:rsidRPr="00E802C7">
        <w:rPr>
          <w:rFonts w:ascii="Times New Roman" w:eastAsia="Times New Roman" w:hAnsi="Times New Roman" w:cs="David"/>
          <w:bCs/>
          <w:sz w:val="20"/>
          <w:szCs w:val="24"/>
          <w:u w:val="single"/>
          <w:rtl/>
          <w:lang w:eastAsia="he-IL"/>
        </w:rPr>
        <w:t>אחריות וביטוח</w:t>
      </w:r>
      <w:r w:rsidRPr="00E802C7">
        <w:rPr>
          <w:rFonts w:ascii="Times New Roman" w:eastAsia="Times New Roman" w:hAnsi="Times New Roman" w:cs="David" w:hint="cs"/>
          <w:bCs/>
          <w:sz w:val="20"/>
          <w:szCs w:val="24"/>
          <w:u w:val="single"/>
          <w:rtl/>
          <w:lang w:eastAsia="he-IL"/>
        </w:rPr>
        <w:t xml:space="preserve"> </w:t>
      </w:r>
    </w:p>
    <w:p w14:paraId="3CA8321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lang w:eastAsia="he-IL"/>
        </w:rPr>
      </w:pPr>
    </w:p>
    <w:p w14:paraId="2FA86476" w14:textId="77777777" w:rsidR="00430FB1" w:rsidRPr="00013687" w:rsidRDefault="00430FB1" w:rsidP="00430FB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A22D19D" w14:textId="1CB20FC7" w:rsidR="00430FB1" w:rsidRPr="00013687" w:rsidRDefault="00430FB1" w:rsidP="00164A53">
      <w:pPr>
        <w:pStyle w:val="a3"/>
        <w:numPr>
          <w:ilvl w:val="1"/>
          <w:numId w:val="1"/>
        </w:numPr>
        <w:ind w:right="0"/>
        <w:rPr>
          <w:rFonts w:eastAsia="Times New Roman" w:cs="David"/>
          <w:color w:val="auto"/>
          <w:szCs w:val="24"/>
        </w:rPr>
      </w:pPr>
      <w:del w:id="3" w:author="רינת הראל" w:date="2020-05-13T15:36:00Z">
        <w:r w:rsidRPr="00013687" w:rsidDel="00164A53">
          <w:rPr>
            <w:rFonts w:eastAsia="Times New Roman" w:cs="David" w:hint="cs"/>
            <w:color w:val="auto"/>
            <w:szCs w:val="24"/>
            <w:rtl/>
          </w:rPr>
          <w:delText xml:space="preserve">המתכנן </w:delText>
        </w:r>
      </w:del>
      <w:ins w:id="4" w:author="רינת הראל" w:date="2020-05-13T15:36:00Z">
        <w:r w:rsidR="00164A53" w:rsidRPr="00013687">
          <w:rPr>
            <w:rFonts w:eastAsia="Times New Roman" w:cs="David" w:hint="cs"/>
            <w:color w:val="auto"/>
            <w:szCs w:val="24"/>
            <w:rtl/>
          </w:rPr>
          <w:t>ה</w:t>
        </w:r>
        <w:r w:rsidR="00164A53">
          <w:rPr>
            <w:rFonts w:eastAsia="Times New Roman" w:cs="David" w:hint="cs"/>
            <w:color w:val="auto"/>
            <w:szCs w:val="24"/>
            <w:rtl/>
          </w:rPr>
          <w:t>מבקר</w:t>
        </w:r>
        <w:r w:rsidR="00164A53" w:rsidRPr="00013687">
          <w:rPr>
            <w:rFonts w:eastAsia="Times New Roman" w:cs="David" w:hint="cs"/>
            <w:color w:val="auto"/>
            <w:szCs w:val="24"/>
            <w:rtl/>
          </w:rPr>
          <w:t xml:space="preserve"> </w:t>
        </w:r>
      </w:ins>
      <w:r w:rsidRPr="00013687">
        <w:rPr>
          <w:rFonts w:eastAsia="Times New Roman" w:cs="David" w:hint="cs"/>
          <w:color w:val="auto"/>
          <w:szCs w:val="24"/>
          <w:rtl/>
        </w:rPr>
        <w:t xml:space="preserve">מתחייב לבצע את שירותי </w:t>
      </w:r>
      <w:del w:id="5" w:author="רינת הראל" w:date="2020-05-13T15:36:00Z">
        <w:r w:rsidRPr="00013687" w:rsidDel="00164A53">
          <w:rPr>
            <w:rFonts w:eastAsia="Times New Roman" w:cs="David" w:hint="cs"/>
            <w:color w:val="auto"/>
            <w:szCs w:val="24"/>
            <w:rtl/>
          </w:rPr>
          <w:delText>המתכנן</w:delText>
        </w:r>
      </w:del>
      <w:ins w:id="6" w:author="רינת הראל" w:date="2020-05-13T15:36:00Z">
        <w:r w:rsidR="00164A53">
          <w:rPr>
            <w:rFonts w:eastAsia="Times New Roman" w:cs="David" w:hint="cs"/>
            <w:color w:val="auto"/>
            <w:szCs w:val="24"/>
            <w:rtl/>
          </w:rPr>
          <w:t>המבקר</w:t>
        </w:r>
      </w:ins>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w:t>
      </w:r>
      <w:del w:id="7" w:author="רינת הראל" w:date="2020-05-13T15:36:00Z">
        <w:r w:rsidRPr="00013687" w:rsidDel="00164A53">
          <w:rPr>
            <w:rFonts w:eastAsia="Times New Roman" w:cs="David" w:hint="cs"/>
            <w:color w:val="auto"/>
            <w:szCs w:val="24"/>
            <w:rtl/>
          </w:rPr>
          <w:delText>המתכנן</w:delText>
        </w:r>
      </w:del>
      <w:ins w:id="8" w:author="רינת הראל" w:date="2020-05-13T15:36:00Z">
        <w:r w:rsidR="00164A53">
          <w:rPr>
            <w:rFonts w:eastAsia="Times New Roman" w:cs="David" w:hint="cs"/>
            <w:color w:val="auto"/>
            <w:szCs w:val="24"/>
            <w:rtl/>
          </w:rPr>
          <w:t>המבקר</w:t>
        </w:r>
      </w:ins>
      <w:r w:rsidRPr="00013687">
        <w:rPr>
          <w:rFonts w:eastAsia="Times New Roman" w:cs="David" w:hint="cs"/>
          <w:color w:val="auto"/>
          <w:szCs w:val="24"/>
          <w:rtl/>
        </w:rPr>
        <w:t xml:space="preserve"> ו/או עובדיו ו/או שלוחיו ו/או כל מי מטעמו בקשר עם ביצוע התחייבויותיו על פי חוזה זה. </w:t>
      </w:r>
      <w:del w:id="9" w:author="רינת הראל" w:date="2020-05-13T15:36:00Z">
        <w:r w:rsidRPr="00013687" w:rsidDel="00164A53">
          <w:rPr>
            <w:rFonts w:eastAsia="Times New Roman" w:cs="David" w:hint="cs"/>
            <w:color w:val="auto"/>
            <w:szCs w:val="24"/>
            <w:rtl/>
          </w:rPr>
          <w:delText>המתכנן</w:delText>
        </w:r>
      </w:del>
      <w:ins w:id="10" w:author="רינת הראל" w:date="2020-05-13T15:36:00Z">
        <w:r w:rsidR="00164A53">
          <w:rPr>
            <w:rFonts w:eastAsia="Times New Roman" w:cs="David" w:hint="cs"/>
            <w:color w:val="auto"/>
            <w:szCs w:val="24"/>
            <w:rtl/>
          </w:rPr>
          <w:t>המבקר</w:t>
        </w:r>
      </w:ins>
      <w:r w:rsidRPr="00013687">
        <w:rPr>
          <w:rFonts w:eastAsia="Times New Roman" w:cs="David" w:hint="cs"/>
          <w:color w:val="auto"/>
          <w:szCs w:val="24"/>
          <w:rtl/>
        </w:rPr>
        <w:t xml:space="preserve"> פוטר את המזמין מכל אחריות בגין נזקים שייגרמו כאמור לעיל.</w:t>
      </w:r>
    </w:p>
    <w:p w14:paraId="54D07091" w14:textId="4762974C" w:rsidR="00430FB1" w:rsidRPr="00013687" w:rsidRDefault="00430FB1" w:rsidP="00430FB1">
      <w:pPr>
        <w:pStyle w:val="a3"/>
        <w:ind w:left="792" w:right="0" w:firstLine="0"/>
        <w:rPr>
          <w:rFonts w:eastAsia="Times New Roman" w:cs="David"/>
          <w:color w:val="auto"/>
          <w:szCs w:val="24"/>
          <w:rtl/>
        </w:rPr>
      </w:pPr>
      <w:del w:id="11" w:author="רינת הראל" w:date="2020-05-13T15:36:00Z">
        <w:r w:rsidRPr="00013687" w:rsidDel="00164A53">
          <w:rPr>
            <w:rFonts w:eastAsia="Times New Roman" w:cs="David" w:hint="cs"/>
            <w:color w:val="auto"/>
            <w:szCs w:val="24"/>
            <w:rtl/>
          </w:rPr>
          <w:delText>המתכנן</w:delText>
        </w:r>
      </w:del>
      <w:ins w:id="12" w:author="רינת הראל" w:date="2020-05-13T15:36:00Z">
        <w:r w:rsidR="00164A53">
          <w:rPr>
            <w:rFonts w:eastAsia="Times New Roman" w:cs="David" w:hint="cs"/>
            <w:color w:val="auto"/>
            <w:szCs w:val="24"/>
            <w:rtl/>
          </w:rPr>
          <w:t>המבקר</w:t>
        </w:r>
      </w:ins>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w:t>
      </w:r>
      <w:del w:id="13" w:author="רינת הראל" w:date="2020-05-13T15:41:00Z">
        <w:r w:rsidRPr="00013687" w:rsidDel="00164A53">
          <w:rPr>
            <w:rFonts w:eastAsia="Times New Roman" w:cs="David" w:hint="cs"/>
            <w:color w:val="auto"/>
            <w:szCs w:val="24"/>
            <w:rtl/>
          </w:rPr>
          <w:delText>המתכנן</w:delText>
        </w:r>
      </w:del>
      <w:ins w:id="14" w:author="רינת הראל" w:date="2020-05-13T15:41:00Z">
        <w:r w:rsidR="00164A53">
          <w:rPr>
            <w:rFonts w:eastAsia="Times New Roman" w:cs="David" w:hint="cs"/>
            <w:color w:val="auto"/>
            <w:szCs w:val="24"/>
            <w:rtl/>
          </w:rPr>
          <w:t>המבקר</w:t>
        </w:r>
      </w:ins>
      <w:r w:rsidRPr="00013687">
        <w:rPr>
          <w:rFonts w:eastAsia="Times New Roman" w:cs="David" w:hint="cs"/>
          <w:color w:val="auto"/>
          <w:szCs w:val="24"/>
          <w:rtl/>
        </w:rPr>
        <w:t xml:space="preserve"> על פי הוראות חוזה זה, אשר המזמין רשאי לקזז בגינו סכומים ע"ח התמורה המגיעה למתכנן.</w:t>
      </w:r>
    </w:p>
    <w:p w14:paraId="5B7B402B" w14:textId="2316ED71" w:rsidR="00430FB1" w:rsidRPr="00013687" w:rsidRDefault="00430FB1" w:rsidP="00430FB1">
      <w:pPr>
        <w:pStyle w:val="a3"/>
        <w:numPr>
          <w:ilvl w:val="1"/>
          <w:numId w:val="1"/>
        </w:numPr>
        <w:ind w:right="0"/>
        <w:rPr>
          <w:rFonts w:eastAsia="Times New Roman" w:cs="David"/>
          <w:color w:val="auto"/>
          <w:szCs w:val="24"/>
        </w:rPr>
      </w:pPr>
      <w:r w:rsidRPr="00013687">
        <w:rPr>
          <w:rFonts w:eastAsia="Times New Roman" w:cs="David"/>
          <w:color w:val="auto"/>
          <w:szCs w:val="24"/>
          <w:rtl/>
        </w:rPr>
        <w:t xml:space="preserve">אשור המזמין למסמכים ו/או כל גורמים אחרים הקשורים בשירותי </w:t>
      </w:r>
      <w:del w:id="15" w:author="רינת הראל" w:date="2020-05-13T15:41:00Z">
        <w:r w:rsidRPr="00013687" w:rsidDel="00164A53">
          <w:rPr>
            <w:rFonts w:eastAsia="Times New Roman" w:cs="David"/>
            <w:color w:val="auto"/>
            <w:szCs w:val="24"/>
            <w:rtl/>
          </w:rPr>
          <w:delText>המתכנן</w:delText>
        </w:r>
      </w:del>
      <w:ins w:id="16" w:author="רינת הראל" w:date="2020-05-13T15:41:00Z">
        <w:r w:rsidR="00164A53">
          <w:rPr>
            <w:rFonts w:eastAsia="Times New Roman" w:cs="David"/>
            <w:color w:val="auto"/>
            <w:szCs w:val="24"/>
            <w:rtl/>
          </w:rPr>
          <w:t>המבקר</w:t>
        </w:r>
      </w:ins>
      <w:r w:rsidRPr="00013687">
        <w:rPr>
          <w:rFonts w:eastAsia="Times New Roman" w:cs="David"/>
          <w:color w:val="auto"/>
          <w:szCs w:val="24"/>
          <w:rtl/>
        </w:rPr>
        <w:t xml:space="preserve"> ו/או מתן הוראות למתכנן אינו משחרר את </w:t>
      </w:r>
      <w:del w:id="17" w:author="רינת הראל" w:date="2020-05-13T15:41:00Z">
        <w:r w:rsidRPr="00013687" w:rsidDel="00164A53">
          <w:rPr>
            <w:rFonts w:eastAsia="Times New Roman" w:cs="David"/>
            <w:color w:val="auto"/>
            <w:szCs w:val="24"/>
            <w:rtl/>
          </w:rPr>
          <w:delText>המתכנן</w:delText>
        </w:r>
      </w:del>
      <w:ins w:id="18" w:author="רינת הראל" w:date="2020-05-13T15:41:00Z">
        <w:r w:rsidR="00164A53">
          <w:rPr>
            <w:rFonts w:eastAsia="Times New Roman" w:cs="David"/>
            <w:color w:val="auto"/>
            <w:szCs w:val="24"/>
            <w:rtl/>
          </w:rPr>
          <w:t>המבקר</w:t>
        </w:r>
      </w:ins>
      <w:r w:rsidRPr="00013687">
        <w:rPr>
          <w:rFonts w:eastAsia="Times New Roman" w:cs="David"/>
          <w:color w:val="auto"/>
          <w:szCs w:val="24"/>
          <w:rtl/>
        </w:rPr>
        <w:t xml:space="preserve"> מאחריותו המלאה, ואין בו כדי להטיל על המזמין אחריות כלשהי.</w:t>
      </w:r>
    </w:p>
    <w:p w14:paraId="22599521" w14:textId="77777777" w:rsidR="00430FB1" w:rsidRDefault="00430FB1" w:rsidP="00430FB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1BACEDB" w14:textId="77777777" w:rsidR="00430FB1" w:rsidRPr="00013687" w:rsidRDefault="00430FB1" w:rsidP="00430FB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69E866B" w14:textId="5FAEF3E0"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w:t>
      </w:r>
      <w:del w:id="19" w:author="רינת הראל" w:date="2020-05-13T15:41:00Z">
        <w:r w:rsidRPr="00B27B4C" w:rsidDel="00164A53">
          <w:rPr>
            <w:rFonts w:ascii="Times New Roman" w:eastAsia="Times New Roman" w:hAnsi="Times New Roman" w:cs="David"/>
            <w:sz w:val="20"/>
            <w:szCs w:val="24"/>
            <w:rtl/>
            <w:lang w:eastAsia="he-IL"/>
          </w:rPr>
          <w:delText>המתכנן</w:delText>
        </w:r>
      </w:del>
      <w:ins w:id="20" w:author="רינת הראל" w:date="2020-05-13T15:41: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על פי הסכם זה ו/או על פי כל דין, מתחייב </w:t>
      </w:r>
      <w:del w:id="21" w:author="רינת הראל" w:date="2020-05-13T15:41:00Z">
        <w:r w:rsidRPr="00B27B4C" w:rsidDel="00164A53">
          <w:rPr>
            <w:rFonts w:ascii="Times New Roman" w:eastAsia="Times New Roman" w:hAnsi="Times New Roman" w:cs="David"/>
            <w:sz w:val="20"/>
            <w:szCs w:val="24"/>
            <w:rtl/>
            <w:lang w:eastAsia="he-IL"/>
          </w:rPr>
          <w:delText>המתכנן</w:delText>
        </w:r>
      </w:del>
      <w:ins w:id="22" w:author="רינת הראל" w:date="2020-05-13T15:41: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 xml:space="preserve">"ביטוחי </w:t>
      </w:r>
      <w:del w:id="23" w:author="רינת הראל" w:date="2020-05-13T15:42:00Z">
        <w:r w:rsidRPr="00013687" w:rsidDel="00164A53">
          <w:rPr>
            <w:rFonts w:ascii="Times New Roman" w:eastAsia="Times New Roman" w:hAnsi="Times New Roman" w:cs="David"/>
            <w:b/>
            <w:bCs/>
            <w:sz w:val="20"/>
            <w:szCs w:val="24"/>
            <w:rtl/>
            <w:lang w:eastAsia="he-IL"/>
          </w:rPr>
          <w:delText>המתכנן</w:delText>
        </w:r>
      </w:del>
      <w:ins w:id="24" w:author="רינת הראל" w:date="2020-05-13T15:42:00Z">
        <w:r w:rsidR="00164A53">
          <w:rPr>
            <w:rFonts w:ascii="Times New Roman" w:eastAsia="Times New Roman" w:hAnsi="Times New Roman" w:cs="David"/>
            <w:b/>
            <w:bCs/>
            <w:sz w:val="20"/>
            <w:szCs w:val="24"/>
            <w:rtl/>
            <w:lang w:eastAsia="he-IL"/>
          </w:rPr>
          <w:t>המבקר</w:t>
        </w:r>
      </w:ins>
      <w:r w:rsidRPr="00013687">
        <w:rPr>
          <w:rFonts w:ascii="Times New Roman" w:eastAsia="Times New Roman" w:hAnsi="Times New Roman" w:cs="David"/>
          <w:b/>
          <w:bCs/>
          <w:sz w:val="20"/>
          <w:szCs w:val="24"/>
          <w:rtl/>
          <w:lang w:eastAsia="he-IL"/>
        </w:rPr>
        <w:t>"</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1A978F10" w14:textId="18AF3360"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w:t>
      </w:r>
      <w:del w:id="25" w:author="רינת הראל" w:date="2020-05-13T15:42:00Z">
        <w:r w:rsidRPr="00B27B4C" w:rsidDel="00164A53">
          <w:rPr>
            <w:rFonts w:ascii="Times New Roman" w:eastAsia="Times New Roman" w:hAnsi="Times New Roman" w:cs="David"/>
            <w:sz w:val="20"/>
            <w:szCs w:val="24"/>
            <w:rtl/>
            <w:lang w:eastAsia="he-IL"/>
          </w:rPr>
          <w:delText>המתכנן</w:delText>
        </w:r>
      </w:del>
      <w:ins w:id="26"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כמפורט באישור עריכת הביטוח הינם בבחינת דרישה מזערית המוטלת על </w:t>
      </w:r>
      <w:del w:id="27" w:author="רינת הראל" w:date="2020-05-13T15:42:00Z">
        <w:r w:rsidRPr="00B27B4C" w:rsidDel="00164A53">
          <w:rPr>
            <w:rFonts w:ascii="Times New Roman" w:eastAsia="Times New Roman" w:hAnsi="Times New Roman" w:cs="David"/>
            <w:sz w:val="20"/>
            <w:szCs w:val="24"/>
            <w:rtl/>
            <w:lang w:eastAsia="he-IL"/>
          </w:rPr>
          <w:delText>המתכנן</w:delText>
        </w:r>
      </w:del>
      <w:ins w:id="28"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w:t>
      </w:r>
      <w:del w:id="29" w:author="רינת הראל" w:date="2020-05-13T15:42:00Z">
        <w:r w:rsidRPr="00B27B4C" w:rsidDel="00164A53">
          <w:rPr>
            <w:rFonts w:ascii="Times New Roman" w:eastAsia="Times New Roman" w:hAnsi="Times New Roman" w:cs="David"/>
            <w:sz w:val="20"/>
            <w:szCs w:val="24"/>
            <w:rtl/>
            <w:lang w:eastAsia="he-IL"/>
          </w:rPr>
          <w:delText>המתכנן</w:delText>
        </w:r>
      </w:del>
      <w:ins w:id="30"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43582AA2" w14:textId="40A1F4E9"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w:t>
      </w:r>
      <w:del w:id="31" w:author="רינת הראל" w:date="2020-05-13T15:42:00Z">
        <w:r w:rsidRPr="00B27B4C" w:rsidDel="00164A53">
          <w:rPr>
            <w:rFonts w:ascii="Times New Roman" w:eastAsia="Times New Roman" w:hAnsi="Times New Roman" w:cs="David"/>
            <w:sz w:val="20"/>
            <w:szCs w:val="24"/>
            <w:rtl/>
            <w:lang w:eastAsia="he-IL"/>
          </w:rPr>
          <w:delText>המתכנן</w:delText>
        </w:r>
      </w:del>
      <w:ins w:id="32"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2868702E" w14:textId="6E909235"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w:t>
      </w:r>
      <w:del w:id="33" w:author="רינת הראל" w:date="2020-05-13T15:42:00Z">
        <w:r w:rsidRPr="00B27B4C" w:rsidDel="00164A53">
          <w:rPr>
            <w:rFonts w:ascii="Times New Roman" w:eastAsia="Times New Roman" w:hAnsi="Times New Roman" w:cs="David"/>
            <w:sz w:val="20"/>
            <w:szCs w:val="24"/>
            <w:rtl/>
            <w:lang w:eastAsia="he-IL"/>
          </w:rPr>
          <w:delText>המתכנן</w:delText>
        </w:r>
      </w:del>
      <w:ins w:id="34"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49A45AB2" w14:textId="08FC851D"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w:t>
      </w:r>
      <w:del w:id="35" w:author="רינת הראל" w:date="2020-05-13T15:42:00Z">
        <w:r w:rsidRPr="00B27B4C" w:rsidDel="00164A53">
          <w:rPr>
            <w:rFonts w:ascii="Times New Roman" w:eastAsia="Times New Roman" w:hAnsi="Times New Roman" w:cs="David"/>
            <w:sz w:val="20"/>
            <w:szCs w:val="24"/>
            <w:rtl/>
            <w:lang w:eastAsia="he-IL"/>
          </w:rPr>
          <w:delText>המתכנן</w:delText>
        </w:r>
      </w:del>
      <w:ins w:id="36"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w:t>
      </w:r>
      <w:del w:id="37" w:author="רינת הראל" w:date="2020-05-13T15:42:00Z">
        <w:r w:rsidRPr="00B27B4C" w:rsidDel="00164A53">
          <w:rPr>
            <w:rFonts w:ascii="Times New Roman" w:eastAsia="Times New Roman" w:hAnsi="Times New Roman" w:cs="David"/>
            <w:sz w:val="20"/>
            <w:szCs w:val="24"/>
            <w:rtl/>
            <w:lang w:eastAsia="he-IL"/>
          </w:rPr>
          <w:delText>המתכנן</w:delText>
        </w:r>
      </w:del>
      <w:ins w:id="38"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41382B2B" w14:textId="2ED27565"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w:t>
      </w:r>
      <w:del w:id="39" w:author="רינת הראל" w:date="2020-05-13T15:42:00Z">
        <w:r w:rsidRPr="00B27B4C" w:rsidDel="00164A53">
          <w:rPr>
            <w:rFonts w:ascii="Times New Roman" w:eastAsia="Times New Roman" w:hAnsi="Times New Roman" w:cs="David"/>
            <w:sz w:val="20"/>
            <w:szCs w:val="24"/>
            <w:rtl/>
            <w:lang w:eastAsia="he-IL"/>
          </w:rPr>
          <w:delText>המתכנן</w:delText>
        </w:r>
      </w:del>
      <w:ins w:id="40"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22DCD58F" w14:textId="0672E8B3"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del w:id="41" w:author="רינת הראל" w:date="2020-05-13T15:42:00Z">
        <w:r w:rsidRPr="00B27B4C" w:rsidDel="00164A53">
          <w:rPr>
            <w:rFonts w:ascii="Times New Roman" w:eastAsia="Times New Roman" w:hAnsi="Times New Roman" w:cs="David"/>
            <w:sz w:val="20"/>
            <w:szCs w:val="24"/>
            <w:rtl/>
            <w:lang w:eastAsia="he-IL"/>
          </w:rPr>
          <w:delText>המתכנן</w:delText>
        </w:r>
      </w:del>
      <w:ins w:id="42"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3B50D939" w14:textId="14A84C2F" w:rsidR="00E802C7" w:rsidRPr="00E802C7" w:rsidRDefault="00430FB1" w:rsidP="00430FB1">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7AA3BA5"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BEFDE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1FACB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 xml:space="preserve">אספקת </w:t>
      </w:r>
      <w:r w:rsidRPr="00E802C7">
        <w:rPr>
          <w:rFonts w:ascii="Times New Roman" w:eastAsia="Times New Roman" w:hAnsi="Times New Roman" w:cs="David" w:hint="cs"/>
          <w:bCs/>
          <w:sz w:val="20"/>
          <w:szCs w:val="24"/>
          <w:u w:val="single"/>
          <w:rtl/>
          <w:lang w:eastAsia="he-IL"/>
        </w:rPr>
        <w:t>דו"חות בקרה</w:t>
      </w:r>
    </w:p>
    <w:p w14:paraId="7432810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08C2C53"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360" w:right="0" w:hanging="36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בכל עת במהלך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מיד לפי דרישתו </w:t>
      </w:r>
      <w:r w:rsidRPr="00E802C7">
        <w:rPr>
          <w:rFonts w:ascii="Times New Roman" w:eastAsia="Times New Roman" w:hAnsi="Times New Roman" w:cs="David" w:hint="cs"/>
          <w:sz w:val="20"/>
          <w:szCs w:val="24"/>
          <w:rtl/>
          <w:lang w:eastAsia="he-IL"/>
        </w:rPr>
        <w:t xml:space="preserve">דו"ח ביקורת שביצע                                                                                           </w:t>
      </w:r>
    </w:p>
    <w:p w14:paraId="2C8D5D12"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        לתכנון ובהתאם למפורט בנספח א'.</w:t>
      </w:r>
    </w:p>
    <w:p w14:paraId="46384B1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עם גמר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w:t>
      </w:r>
      <w:r w:rsidRPr="00E802C7">
        <w:rPr>
          <w:rFonts w:ascii="Times New Roman" w:eastAsia="Times New Roman" w:hAnsi="Times New Roman" w:cs="David" w:hint="cs"/>
          <w:sz w:val="20"/>
          <w:szCs w:val="24"/>
          <w:rtl/>
          <w:lang w:eastAsia="he-IL"/>
        </w:rPr>
        <w:t>את כל חומרי המבקר לרבות דו"ח אישור סופי ומסכם כי בדק את התכנון בכל שלביו ואת כל מרכבי הבניין בהתאם למפורט בנספח ב', הטמעה ותיקון הערותיו מדו"חות קודמים ובהתאם לכך מאשר את תכנון הקונסטרוקציה.</w:t>
      </w:r>
    </w:p>
    <w:p w14:paraId="78A66DA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3C8880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הובא החוזה לידי גמר או בוטל לפי סעיף 12 להלן,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w:t>
      </w:r>
      <w:r w:rsidRPr="00E802C7">
        <w:rPr>
          <w:rFonts w:ascii="Times New Roman" w:eastAsia="Times New Roman" w:hAnsi="Times New Roman" w:cs="David" w:hint="cs"/>
          <w:sz w:val="20"/>
          <w:szCs w:val="24"/>
          <w:rtl/>
          <w:lang w:eastAsia="he-IL"/>
        </w:rPr>
        <w:t>את דו"חות המבקר וכלל חומרי  הבקרה,</w:t>
      </w:r>
      <w:r w:rsidRPr="00E802C7">
        <w:rPr>
          <w:rFonts w:ascii="Times New Roman" w:eastAsia="Times New Roman" w:hAnsi="Times New Roman" w:cs="David"/>
          <w:sz w:val="20"/>
          <w:szCs w:val="24"/>
          <w:rtl/>
          <w:lang w:eastAsia="he-IL"/>
        </w:rPr>
        <w:t xml:space="preserve"> דיסקטים</w:t>
      </w:r>
      <w:r w:rsidRPr="00E802C7">
        <w:rPr>
          <w:rFonts w:ascii="Times New Roman" w:eastAsia="Times New Roman" w:hAnsi="Times New Roman" w:cs="David" w:hint="cs"/>
          <w:sz w:val="20"/>
          <w:szCs w:val="24"/>
          <w:rtl/>
          <w:lang w:eastAsia="he-IL"/>
        </w:rPr>
        <w:t>, וכל חומר ו/או מסמך אחר הקשור בשרותי המבקר</w:t>
      </w:r>
      <w:r w:rsidRPr="00E802C7">
        <w:rPr>
          <w:rFonts w:ascii="Times New Roman" w:eastAsia="Times New Roman" w:hAnsi="Times New Roman" w:cs="David"/>
          <w:sz w:val="20"/>
          <w:szCs w:val="24"/>
          <w:rtl/>
          <w:lang w:eastAsia="he-IL"/>
        </w:rPr>
        <w:t xml:space="preserve"> כשהן מעודכנות עד לתאריך הבאת החוזה לידי גמר, או עד לתאריך ביטולו, הכל לפי העניין.</w:t>
      </w:r>
    </w:p>
    <w:p w14:paraId="5F16C2B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738C85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86A6DA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לכל תשלום נוסף בעד תכניות</w:t>
      </w:r>
      <w:r w:rsidRPr="00E802C7">
        <w:rPr>
          <w:rFonts w:ascii="Times New Roman" w:eastAsia="Times New Roman" w:hAnsi="Times New Roman" w:cs="David" w:hint="cs"/>
          <w:sz w:val="20"/>
          <w:szCs w:val="24"/>
          <w:rtl/>
          <w:lang w:eastAsia="he-IL"/>
        </w:rPr>
        <w:t xml:space="preserve"> ו/או חומרי בקרה ו/או המסמכים האחרים</w:t>
      </w:r>
      <w:r w:rsidRPr="00E802C7">
        <w:rPr>
          <w:rFonts w:ascii="Times New Roman" w:eastAsia="Times New Roman" w:hAnsi="Times New Roman" w:cs="David"/>
          <w:sz w:val="20"/>
          <w:szCs w:val="24"/>
          <w:rtl/>
          <w:lang w:eastAsia="he-IL"/>
        </w:rPr>
        <w:t xml:space="preserve"> שימסור למזמין עפ"י סעיף 10 זה.</w:t>
      </w:r>
    </w:p>
    <w:p w14:paraId="15FC598F"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D0492E7" w14:textId="5427D94D"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36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זכות הקניין בכל התכניות</w:t>
      </w:r>
      <w:r w:rsidRPr="00E802C7">
        <w:rPr>
          <w:rFonts w:ascii="Times New Roman" w:eastAsia="Times New Roman" w:hAnsi="Times New Roman" w:cs="David" w:hint="cs"/>
          <w:sz w:val="20"/>
          <w:szCs w:val="24"/>
          <w:rtl/>
          <w:lang w:eastAsia="he-IL"/>
        </w:rPr>
        <w:t>, חומרי הבקרה</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hint="cs"/>
          <w:sz w:val="20"/>
          <w:szCs w:val="24"/>
          <w:rtl/>
          <w:lang w:eastAsia="he-IL"/>
        </w:rPr>
        <w:t xml:space="preserve">ו/או מסמכים אחרים </w:t>
      </w:r>
      <w:r w:rsidRPr="00E802C7">
        <w:rPr>
          <w:rFonts w:ascii="Times New Roman" w:eastAsia="Times New Roman" w:hAnsi="Times New Roman" w:cs="David"/>
          <w:sz w:val="20"/>
          <w:szCs w:val="24"/>
          <w:rtl/>
          <w:lang w:eastAsia="he-IL"/>
        </w:rPr>
        <w:t>שייכת למזמין ובלבד ששולם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בהתאם להוראות החוזה. בתוקף זכות הקניין הנ"ל זכאי המזמין לעשות כל שימוש</w:t>
      </w:r>
      <w:r w:rsidRPr="00E802C7">
        <w:rPr>
          <w:rFonts w:ascii="Times New Roman" w:eastAsia="Times New Roman" w:hAnsi="Times New Roman" w:cs="David" w:hint="cs"/>
          <w:sz w:val="20"/>
          <w:szCs w:val="24"/>
          <w:rtl/>
          <w:lang w:eastAsia="he-IL"/>
        </w:rPr>
        <w:t xml:space="preserve"> בנ"ל</w:t>
      </w:r>
      <w:r w:rsidRPr="00E802C7">
        <w:rPr>
          <w:rFonts w:ascii="Times New Roman" w:eastAsia="Times New Roman" w:hAnsi="Times New Roman" w:cs="David"/>
          <w:sz w:val="20"/>
          <w:szCs w:val="24"/>
          <w:rtl/>
          <w:lang w:eastAsia="he-IL"/>
        </w:rPr>
        <w:t xml:space="preserve"> ,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w:t>
      </w:r>
      <w:del w:id="43" w:author="רינת הראל" w:date="2020-05-13T15:42:00Z">
        <w:r w:rsidRPr="00E802C7" w:rsidDel="00164A53">
          <w:rPr>
            <w:rFonts w:ascii="Times New Roman" w:eastAsia="Times New Roman" w:hAnsi="Times New Roman" w:cs="David"/>
            <w:sz w:val="20"/>
            <w:szCs w:val="24"/>
            <w:rtl/>
            <w:lang w:eastAsia="he-IL"/>
          </w:rPr>
          <w:delText>המתכנן</w:delText>
        </w:r>
      </w:del>
      <w:ins w:id="44" w:author="רינת הראל" w:date="2020-05-13T15:42:00Z">
        <w:r w:rsidR="00164A53">
          <w:rPr>
            <w:rFonts w:ascii="Times New Roman" w:eastAsia="Times New Roman" w:hAnsi="Times New Roman" w:cs="David"/>
            <w:sz w:val="20"/>
            <w:szCs w:val="24"/>
            <w:rtl/>
            <w:lang w:eastAsia="he-IL"/>
          </w:rPr>
          <w:t>המבקר</w:t>
        </w:r>
      </w:ins>
      <w:r w:rsidRPr="00E802C7">
        <w:rPr>
          <w:rFonts w:ascii="Times New Roman" w:eastAsia="Times New Roman" w:hAnsi="Times New Roman" w:cs="David"/>
          <w:sz w:val="20"/>
          <w:szCs w:val="24"/>
          <w:rtl/>
          <w:lang w:eastAsia="he-IL"/>
        </w:rPr>
        <w:t xml:space="preserve"> אינו רשאי להשתמש בתכניות לצורך תכנון ובניה של </w:t>
      </w:r>
      <w:r w:rsidRPr="00E802C7">
        <w:rPr>
          <w:rFonts w:ascii="Times New Roman" w:eastAsia="Times New Roman" w:hAnsi="Times New Roman" w:cs="David" w:hint="cs"/>
          <w:sz w:val="20"/>
          <w:szCs w:val="24"/>
          <w:rtl/>
          <w:lang w:eastAsia="he-IL"/>
        </w:rPr>
        <w:t>פרויקט</w:t>
      </w:r>
      <w:r w:rsidRPr="00E802C7">
        <w:rPr>
          <w:rFonts w:ascii="Times New Roman" w:eastAsia="Times New Roman" w:hAnsi="Times New Roman" w:cs="David"/>
          <w:sz w:val="20"/>
          <w:szCs w:val="24"/>
          <w:rtl/>
          <w:lang w:eastAsia="he-IL"/>
        </w:rPr>
        <w:t xml:space="preserve"> אחר  שלא בהסכמת המזמין.</w:t>
      </w:r>
    </w:p>
    <w:p w14:paraId="03845421" w14:textId="77777777" w:rsidR="00E802C7" w:rsidRPr="00E802C7" w:rsidRDefault="00E802C7" w:rsidP="00E802C7">
      <w:pPr>
        <w:widowControl w:val="0"/>
        <w:spacing w:before="0" w:beforeAutospacing="0" w:after="0" w:afterAutospacing="0" w:line="240" w:lineRule="auto"/>
        <w:ind w:left="792" w:right="360"/>
        <w:jc w:val="both"/>
        <w:rPr>
          <w:rFonts w:ascii="Times New Roman" w:eastAsia="Times New Roman" w:hAnsi="Times New Roman" w:cs="David"/>
          <w:sz w:val="20"/>
          <w:szCs w:val="24"/>
          <w:rtl/>
          <w:lang w:eastAsia="he-IL"/>
        </w:rPr>
      </w:pPr>
    </w:p>
    <w:p w14:paraId="069C2FE9" w14:textId="77777777" w:rsidR="00E802C7" w:rsidRPr="00E802C7" w:rsidRDefault="00E802C7" w:rsidP="00E802C7">
      <w:pPr>
        <w:widowControl w:val="0"/>
        <w:numPr>
          <w:ilvl w:val="0"/>
          <w:numId w:val="1"/>
        </w:numPr>
        <w:spacing w:before="0" w:beforeAutospacing="0" w:after="0" w:afterAutospacing="0" w:line="240" w:lineRule="auto"/>
        <w:ind w:right="0" w:hanging="412"/>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מעמד המ</w:t>
      </w:r>
      <w:r w:rsidRPr="00E802C7">
        <w:rPr>
          <w:rFonts w:ascii="Times New Roman" w:eastAsia="Times New Roman" w:hAnsi="Times New Roman" w:cs="David" w:hint="cs"/>
          <w:bCs/>
          <w:sz w:val="20"/>
          <w:szCs w:val="24"/>
          <w:u w:val="single"/>
          <w:rtl/>
          <w:lang w:eastAsia="he-IL"/>
        </w:rPr>
        <w:t>בקר</w:t>
      </w:r>
    </w:p>
    <w:p w14:paraId="30E6C0C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F7E88E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4"/>
          <w:szCs w:val="24"/>
          <w:rtl/>
          <w:lang w:eastAsia="he-IL"/>
        </w:rPr>
        <w:t>מוסכם ומובהר על ידי הצדדים לחוזה זה כי מעמדו של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E802C7">
        <w:rPr>
          <w:rFonts w:ascii="Times New Roman" w:eastAsia="Times New Roman" w:hAnsi="Times New Roman" w:cs="David"/>
          <w:sz w:val="20"/>
          <w:szCs w:val="24"/>
          <w:rtl/>
          <w:lang w:eastAsia="he-IL"/>
        </w:rPr>
        <w:t>.</w:t>
      </w:r>
    </w:p>
    <w:p w14:paraId="5456F45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6E9639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אין ולא יהיו יחסי עובד-מעביד בין המזמין ובין </w:t>
      </w:r>
      <w:r w:rsidRPr="00E802C7">
        <w:rPr>
          <w:rFonts w:ascii="Times New Roman" w:eastAsia="Times New Roman" w:hAnsi="Times New Roman" w:cs="David"/>
          <w:sz w:val="24"/>
          <w:szCs w:val="24"/>
          <w:rtl/>
          <w:lang w:eastAsia="he-IL"/>
        </w:rPr>
        <w:t>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בין המזמין לבין עובדי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sz w:val="20"/>
          <w:szCs w:val="24"/>
          <w:rtl/>
          <w:lang w:eastAsia="he-IL"/>
        </w:rPr>
        <w:t>ואין בהוראות חוזה זה כדי ליצור בין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מי מעובדיו לבין המזמין ו/או המנהל ו/או מי מטעמו יחסי עובד מעביד</w:t>
      </w:r>
      <w:r w:rsidRPr="00E802C7">
        <w:rPr>
          <w:rFonts w:ascii="Times New Roman" w:eastAsia="Times New Roman" w:hAnsi="Times New Roman" w:cs="David"/>
          <w:sz w:val="24"/>
          <w:szCs w:val="24"/>
          <w:rtl/>
          <w:lang w:eastAsia="he-IL"/>
        </w:rPr>
        <w:t>, לכל ענין ודבר. בכלל זה מוסכם ומובהר בין הצדדים כי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עובדיו לא יהיו זכאים כלפי המזמין לכל זכות החלה עפ"י הדין ו/או מכח צו הרחבה ו/או מכח הסכם כלשהו על עובד</w:t>
      </w:r>
      <w:r w:rsidRPr="00E802C7">
        <w:rPr>
          <w:rFonts w:ascii="Times New Roman" w:eastAsia="Times New Roman" w:hAnsi="Times New Roman" w:cs="David"/>
          <w:sz w:val="20"/>
          <w:szCs w:val="24"/>
          <w:rtl/>
          <w:lang w:eastAsia="he-IL"/>
        </w:rPr>
        <w:t>.</w:t>
      </w:r>
    </w:p>
    <w:p w14:paraId="629E362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6A8F522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4"/>
          <w:szCs w:val="24"/>
          <w:rtl/>
          <w:lang w:eastAsia="he-IL"/>
        </w:rPr>
        <w:t>מוסכם בזה כי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74F648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BD172E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ומתחייב כי ישא לבדו </w:t>
      </w:r>
      <w:r w:rsidRPr="00E802C7">
        <w:rPr>
          <w:rFonts w:ascii="Times New Roman" w:eastAsia="Times New Roman" w:hAnsi="Times New Roman" w:cs="David"/>
          <w:sz w:val="24"/>
          <w:szCs w:val="24"/>
          <w:rtl/>
          <w:lang w:eastAsia="he-IL"/>
        </w:rPr>
        <w:t>בכל התשלומים ו/או המסים ו/או תשלומי חובה אחרים, החלים ו/או שיחולו על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עובדי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בגין מתן השירותים ו/או בגין התקבולים שיקבל עפ"י חוזה זה ובכלל זה </w:t>
      </w:r>
      <w:r w:rsidRPr="00E802C7">
        <w:rPr>
          <w:rFonts w:ascii="Times New Roman" w:eastAsia="Times New Roman" w:hAnsi="Times New Roman" w:cs="David"/>
          <w:sz w:val="20"/>
          <w:szCs w:val="24"/>
          <w:rtl/>
          <w:lang w:eastAsia="he-IL"/>
        </w:rPr>
        <w:t xml:space="preserve"> - תשלומי מס הכנסה והבטוח הלאומי שהוא חב בגין מתן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0D30ECA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8F4282D" w14:textId="5220B5BA"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ישא לבדו באחריות לכל הזכויות הסוציאליות של עובדיו (כגון - ניכויי מס הכנסה ובטוח לאומי, תשלומים לקרנות איגודים </w:t>
      </w:r>
      <w:r w:rsidR="00D11AA9" w:rsidRPr="00E802C7">
        <w:rPr>
          <w:rFonts w:ascii="Times New Roman" w:eastAsia="Times New Roman" w:hAnsi="Times New Roman" w:cs="David" w:hint="cs"/>
          <w:sz w:val="20"/>
          <w:szCs w:val="24"/>
          <w:rtl/>
          <w:lang w:eastAsia="he-IL"/>
        </w:rPr>
        <w:t>מקצועיי</w:t>
      </w:r>
      <w:r w:rsidR="00D11AA9" w:rsidRPr="00E802C7">
        <w:rPr>
          <w:rFonts w:ascii="Times New Roman" w:eastAsia="Times New Roman" w:hAnsi="Times New Roman" w:cs="David" w:hint="eastAsia"/>
          <w:sz w:val="20"/>
          <w:szCs w:val="24"/>
          <w:rtl/>
          <w:lang w:eastAsia="he-IL"/>
        </w:rPr>
        <w:t>ם</w:t>
      </w:r>
      <w:r w:rsidRPr="00E802C7">
        <w:rPr>
          <w:rFonts w:ascii="Times New Roman" w:eastAsia="Times New Roman" w:hAnsi="Times New Roman" w:cs="David"/>
          <w:sz w:val="20"/>
          <w:szCs w:val="24"/>
          <w:rtl/>
          <w:lang w:eastAsia="he-IL"/>
        </w:rPr>
        <w:t xml:space="preserve"> ותשלומים סוציאליים אחרים) ולכל החובות החלות על פי דין על מעביד כלפי עובדיו.</w:t>
      </w:r>
    </w:p>
    <w:p w14:paraId="39B607D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7576D2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4"/>
          <w:szCs w:val="24"/>
          <w:rtl/>
          <w:lang w:eastAsia="he-IL"/>
        </w:rPr>
        <w:t>מבלי לגרוע מהאמור לעיל,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מצהיר ומתחייב כי אם </w:t>
      </w:r>
      <w:r w:rsidRPr="00E802C7">
        <w:rPr>
          <w:rFonts w:ascii="Times New Roman" w:eastAsia="Times New Roman" w:hAnsi="Times New Roman" w:cs="David" w:hint="cs"/>
          <w:sz w:val="24"/>
          <w:szCs w:val="24"/>
          <w:rtl/>
          <w:lang w:eastAsia="he-IL"/>
        </w:rPr>
        <w:t>ידרו</w:t>
      </w:r>
      <w:r w:rsidRPr="00E802C7">
        <w:rPr>
          <w:rFonts w:ascii="Times New Roman" w:eastAsia="Times New Roman" w:hAnsi="Times New Roman" w:cs="David" w:hint="eastAsia"/>
          <w:sz w:val="24"/>
          <w:szCs w:val="24"/>
          <w:rtl/>
          <w:lang w:eastAsia="he-IL"/>
        </w:rPr>
        <w:t>ש</w:t>
      </w:r>
      <w:r w:rsidRPr="00E802C7">
        <w:rPr>
          <w:rFonts w:ascii="Times New Roman" w:eastAsia="Times New Roman" w:hAnsi="Times New Roman" w:cs="David"/>
          <w:sz w:val="24"/>
          <w:szCs w:val="24"/>
          <w:rtl/>
          <w:lang w:eastAsia="he-IL"/>
        </w:rPr>
        <w:t xml:space="preserve"> המזמין על ידי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על ידי מי מעובדי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את המזמין </w:t>
      </w:r>
      <w:r w:rsidRPr="00E802C7">
        <w:rPr>
          <w:rFonts w:ascii="Times New Roman" w:eastAsia="Times New Roman" w:hAnsi="Times New Roman" w:cs="David" w:hint="cs"/>
          <w:sz w:val="24"/>
          <w:szCs w:val="24"/>
          <w:rtl/>
          <w:lang w:eastAsia="he-IL"/>
        </w:rPr>
        <w:t>מיד</w:t>
      </w:r>
      <w:r w:rsidRPr="00E802C7">
        <w:rPr>
          <w:rFonts w:ascii="Times New Roman" w:eastAsia="Times New Roman" w:hAnsi="Times New Roman" w:cs="David"/>
          <w:sz w:val="24"/>
          <w:szCs w:val="24"/>
          <w:rtl/>
          <w:lang w:eastAsia="he-IL"/>
        </w:rPr>
        <w:t xml:space="preserve">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על פי הוראות חוזה זה, אשר המזמין רשאי לקזז בגינו סכומים ע"ח התמורה המגיעה למ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w:t>
      </w:r>
    </w:p>
    <w:p w14:paraId="1002D419" w14:textId="77777777" w:rsidR="00E802C7" w:rsidRPr="00E802C7" w:rsidRDefault="00E802C7" w:rsidP="00E802C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8F8AA3"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4"/>
          <w:szCs w:val="24"/>
          <w:rtl/>
          <w:lang w:eastAsia="he-IL"/>
        </w:rPr>
        <w:t>בשים לב לאמור לעיל, אם יקבע פורום מוסמך כלשהו כי נתקיימו יחסי עובד ומעביד בין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8C67AF6" w14:textId="77777777" w:rsidR="00E802C7" w:rsidRPr="00E802C7" w:rsidRDefault="00E802C7" w:rsidP="00E802C7">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16810DA" w14:textId="77777777" w:rsidR="00E802C7" w:rsidRPr="00E802C7" w:rsidRDefault="00E802C7" w:rsidP="00E802C7">
      <w:pPr>
        <w:widowControl w:val="0"/>
        <w:spacing w:before="0" w:beforeAutospacing="0" w:after="0" w:afterAutospacing="0" w:line="240" w:lineRule="auto"/>
        <w:ind w:left="432"/>
        <w:jc w:val="both"/>
        <w:rPr>
          <w:rFonts w:ascii="Times New Roman" w:eastAsia="Times New Roman" w:hAnsi="Times New Roman" w:cs="David"/>
          <w:sz w:val="20"/>
          <w:szCs w:val="24"/>
          <w:lang w:eastAsia="he-IL"/>
        </w:rPr>
      </w:pPr>
    </w:p>
    <w:p w14:paraId="005B3ABD" w14:textId="77777777" w:rsidR="00E802C7" w:rsidRPr="00E802C7" w:rsidRDefault="00E802C7" w:rsidP="00E802C7">
      <w:pPr>
        <w:widowControl w:val="0"/>
        <w:spacing w:before="0" w:beforeAutospacing="0" w:after="0" w:afterAutospacing="0" w:line="240" w:lineRule="auto"/>
        <w:ind w:left="360" w:right="360"/>
        <w:jc w:val="both"/>
        <w:rPr>
          <w:rFonts w:ascii="Times New Roman" w:eastAsia="Times New Roman" w:hAnsi="Times New Roman" w:cs="David"/>
          <w:sz w:val="20"/>
          <w:szCs w:val="24"/>
          <w:rtl/>
          <w:lang w:eastAsia="he-IL"/>
        </w:rPr>
      </w:pPr>
    </w:p>
    <w:p w14:paraId="46E91956" w14:textId="77777777" w:rsidR="00E802C7" w:rsidRPr="00E802C7" w:rsidRDefault="00E802C7" w:rsidP="00E802C7">
      <w:pPr>
        <w:widowControl w:val="0"/>
        <w:numPr>
          <w:ilvl w:val="0"/>
          <w:numId w:val="1"/>
        </w:numPr>
        <w:spacing w:before="0" w:beforeAutospacing="0" w:after="0" w:afterAutospacing="0" w:line="240" w:lineRule="auto"/>
        <w:ind w:right="0"/>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הבאת החוזה לגמר או ביטולו</w:t>
      </w:r>
    </w:p>
    <w:p w14:paraId="777DC65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F2E03FE"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ניתנה הודעה כאמור יבוא החוזה לידי גמר בתאריך הנקוב בהודעה אשר לא יהיה פחות מ7- יום מיום משלוחה (להלן: "</w:t>
      </w:r>
      <w:r w:rsidRPr="00E802C7">
        <w:rPr>
          <w:rFonts w:ascii="Times New Roman" w:eastAsia="Times New Roman" w:hAnsi="Times New Roman" w:cs="David"/>
          <w:b/>
          <w:bCs/>
          <w:sz w:val="20"/>
          <w:szCs w:val="24"/>
          <w:rtl/>
          <w:lang w:eastAsia="he-IL"/>
        </w:rPr>
        <w:t>תאריך הפסקת השרות</w:t>
      </w:r>
      <w:r w:rsidRPr="00E802C7">
        <w:rPr>
          <w:rFonts w:ascii="Times New Roman" w:eastAsia="Times New Roman" w:hAnsi="Times New Roman" w:cs="David"/>
          <w:sz w:val="20"/>
          <w:szCs w:val="24"/>
          <w:rtl/>
          <w:lang w:eastAsia="he-IL"/>
        </w:rPr>
        <w:t>").</w:t>
      </w:r>
    </w:p>
    <w:p w14:paraId="135BF6C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A16D90E" w14:textId="404DC682"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הובא החוזה לידי גמר כאמור בסעיף 12.1.1 לעיל, ישלם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שכר עפ"י קביעתו הבלעדית של </w:t>
      </w:r>
      <w:r w:rsidR="00D11AA9">
        <w:rPr>
          <w:rFonts w:ascii="Times New Roman" w:eastAsia="Times New Roman" w:hAnsi="Times New Roman" w:cs="David"/>
          <w:sz w:val="20"/>
          <w:szCs w:val="24"/>
          <w:rtl/>
          <w:lang w:eastAsia="he-IL"/>
        </w:rPr>
        <w:t>המנהל, בעד אותו קטע מקטעי הפרוי</w:t>
      </w:r>
      <w:r w:rsidRPr="00E802C7">
        <w:rPr>
          <w:rFonts w:ascii="Times New Roman" w:eastAsia="Times New Roman" w:hAnsi="Times New Roman" w:cs="David"/>
          <w:sz w:val="20"/>
          <w:szCs w:val="24"/>
          <w:rtl/>
          <w:lang w:eastAsia="he-IL"/>
        </w:rPr>
        <w:t>קט ו/או שלב משרותי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שבצע עד לתאריך הפסקת השרות וזאת לפי השיעור המפורט בנספחים </w:t>
      </w:r>
      <w:r w:rsidRPr="00E802C7">
        <w:rPr>
          <w:rFonts w:ascii="Times New Roman" w:eastAsia="Times New Roman" w:hAnsi="Times New Roman" w:cs="David"/>
          <w:bCs/>
          <w:sz w:val="20"/>
          <w:szCs w:val="24"/>
          <w:rtl/>
          <w:lang w:eastAsia="he-IL"/>
        </w:rPr>
        <w:t>ד' ו - ה'</w:t>
      </w:r>
      <w:r w:rsidRPr="00E802C7">
        <w:rPr>
          <w:rFonts w:ascii="Times New Roman" w:eastAsia="Times New Roman" w:hAnsi="Times New Roman" w:cs="David"/>
          <w:sz w:val="20"/>
          <w:szCs w:val="24"/>
          <w:rtl/>
          <w:lang w:eastAsia="he-IL"/>
        </w:rPr>
        <w:t xml:space="preserve">. במקרה שבוצע חלק של קטע ו/או שלב - ישולם חלק יחסי מתאים מהשכר הקבוע בנספחים </w:t>
      </w:r>
      <w:r w:rsidRPr="00E802C7">
        <w:rPr>
          <w:rFonts w:ascii="Times New Roman" w:eastAsia="Times New Roman" w:hAnsi="Times New Roman" w:cs="David"/>
          <w:bCs/>
          <w:sz w:val="20"/>
          <w:szCs w:val="24"/>
          <w:rtl/>
          <w:lang w:eastAsia="he-IL"/>
        </w:rPr>
        <w:t xml:space="preserve">ד' ו-ה' </w:t>
      </w:r>
      <w:r w:rsidRPr="00E802C7">
        <w:rPr>
          <w:rFonts w:ascii="Times New Roman" w:eastAsia="Times New Roman" w:hAnsi="Times New Roman" w:cs="David"/>
          <w:sz w:val="20"/>
          <w:szCs w:val="24"/>
          <w:rtl/>
          <w:lang w:eastAsia="he-IL"/>
        </w:rPr>
        <w:t>לאותו שלב כפי שיקבע המנהל וזאת לסילוק כל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מהמזמין..</w:t>
      </w:r>
    </w:p>
    <w:p w14:paraId="6991C0BB"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79BAD30"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הודעה בדבר הבאת החוזה לידי גמר כאמור בסעיף 12.1.1 לעיל לא תשמש עילה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לתביעת פיצויים כלשהם, או לטענה או תביעה כלשהי, פרט לאמור בסעיף 12.1.2 לעיל, והשכר שישולם לפי סעיף 12.1.2 לעיל יהיה לסילוק כל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מהמזמין לפי החוזה ו/או עקב הבאתו לידי גמר כאמור, בין עפ"י החוזה ובין מכוח עילה כלשהי עפ"י הדין.</w:t>
      </w:r>
    </w:p>
    <w:p w14:paraId="4A4FC97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1F037C3"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הזכות למזמין תוך 12 חודש מהבאת החוזה לגמר כאמור לחדשו, ובמקרה זה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חייב לפי דרישת המזמין לחדש את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עפ"י תנאי החוזה.</w:t>
      </w:r>
    </w:p>
    <w:p w14:paraId="27981EC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1E1007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במקרה שהחוזה יבוא לידי גמר עקב הפסקת עבודות הפרויקט מחמת כוח עליון (לרבות עפ"י מצוות הדין)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זכאי לתשלום כמוגדר בסעיף 12.</w:t>
      </w:r>
      <w:r w:rsidRPr="00E802C7">
        <w:rPr>
          <w:rFonts w:ascii="Times New Roman" w:eastAsia="Times New Roman" w:hAnsi="Times New Roman" w:cs="David" w:hint="cs"/>
          <w:sz w:val="20"/>
          <w:szCs w:val="24"/>
          <w:rtl/>
          <w:lang w:eastAsia="he-IL"/>
        </w:rPr>
        <w:t>1</w:t>
      </w:r>
      <w:r w:rsidRPr="00E802C7">
        <w:rPr>
          <w:rFonts w:ascii="Times New Roman" w:eastAsia="Times New Roman" w:hAnsi="Times New Roman" w:cs="David"/>
          <w:sz w:val="20"/>
          <w:szCs w:val="24"/>
          <w:rtl/>
          <w:lang w:eastAsia="he-IL"/>
        </w:rPr>
        <w:t>.2 להלן ויחולו הסעיפים 12.1.3 ו- 12.1.4 לעיל.</w:t>
      </w:r>
    </w:p>
    <w:p w14:paraId="7FDBEF6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37D481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p>
    <w:p w14:paraId="68449C29"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2B27B50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D578E41"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הפר ו/או לא קיים איזה מהוראות החוזה ולא תקן הפרה לאחר שקבל התראה על כך מהמזמין בתוך הזמן הנקוב בהתראה.</w:t>
      </w:r>
    </w:p>
    <w:p w14:paraId="12F9118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8215D0C"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המזמין התרה במ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שאין הוא מבצע את עבודתו בצורה המבטיחה את בצועה התקין ו/או התקדמותה וסיומה לפי לוח הזמנים,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נקט בצעדים המבטיחים לדעת המזמין את בצועה התקין ו/או התקדמותה וסיומה לפי לוח הזמנים.</w:t>
      </w:r>
    </w:p>
    <w:p w14:paraId="32FB97B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8F8E33B"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הפר את הוראת סעיף 7.5 לעיל.</w:t>
      </w:r>
    </w:p>
    <w:p w14:paraId="7F3249C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744BD71"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נבצר מהמ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מהמנהל הראשי לקיים את החוזה מסיבת מחלה או מכל סיבה אחרת שהיא. מבלי לפגוע בכלליות האמור לעיל - יחול הסעיף אם המנהל הראשי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נפטר,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פשט רגל, או נעשה בלתי כשר לפעולה משפטית או בלתי כשר למתן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אם ארע אירוע דומה.</w:t>
      </w:r>
    </w:p>
    <w:p w14:paraId="33247EC7" w14:textId="77777777" w:rsidR="00E802C7" w:rsidRPr="00E802C7" w:rsidRDefault="00E802C7" w:rsidP="00E802C7">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1A207342"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חל שינוי בהחזקת המניות ו/או בהרכב המנהלים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69F2721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50F77EF"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הודעה בדבר הבאת החוזה לידי גמר כאמור בסעיף 12.</w:t>
      </w:r>
      <w:r w:rsidRPr="00E802C7">
        <w:rPr>
          <w:rFonts w:ascii="Times New Roman" w:eastAsia="Times New Roman" w:hAnsi="Times New Roman" w:cs="David" w:hint="cs"/>
          <w:sz w:val="20"/>
          <w:szCs w:val="24"/>
          <w:rtl/>
          <w:lang w:eastAsia="he-IL"/>
        </w:rPr>
        <w:t>1.1</w:t>
      </w:r>
      <w:r w:rsidRPr="00E802C7">
        <w:rPr>
          <w:rFonts w:ascii="Times New Roman" w:eastAsia="Times New Roman" w:hAnsi="Times New Roman" w:cs="David"/>
          <w:sz w:val="20"/>
          <w:szCs w:val="24"/>
          <w:rtl/>
          <w:lang w:eastAsia="he-IL"/>
        </w:rPr>
        <w:t xml:space="preserve"> לעיל לא תשמש עילה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לתביעת פיצויים כלשהם, או לטענה או תביעה כלשהי, פרט לאמור בסעיף 12.</w:t>
      </w:r>
      <w:r w:rsidRPr="00E802C7">
        <w:rPr>
          <w:rFonts w:ascii="Times New Roman" w:eastAsia="Times New Roman" w:hAnsi="Times New Roman" w:cs="David" w:hint="cs"/>
          <w:sz w:val="20"/>
          <w:szCs w:val="24"/>
          <w:rtl/>
          <w:lang w:eastAsia="he-IL"/>
        </w:rPr>
        <w:t>1</w:t>
      </w:r>
      <w:r w:rsidRPr="00E802C7">
        <w:rPr>
          <w:rFonts w:ascii="Times New Roman" w:eastAsia="Times New Roman" w:hAnsi="Times New Roman" w:cs="David"/>
          <w:sz w:val="20"/>
          <w:szCs w:val="24"/>
          <w:rtl/>
          <w:lang w:eastAsia="he-IL"/>
        </w:rPr>
        <w:t>.2 לעיל, והשכר שישולם לפי סעיף 12.</w:t>
      </w:r>
      <w:r w:rsidRPr="00E802C7">
        <w:rPr>
          <w:rFonts w:ascii="Times New Roman" w:eastAsia="Times New Roman" w:hAnsi="Times New Roman" w:cs="David" w:hint="cs"/>
          <w:sz w:val="20"/>
          <w:szCs w:val="24"/>
          <w:rtl/>
          <w:lang w:eastAsia="he-IL"/>
        </w:rPr>
        <w:t>1</w:t>
      </w:r>
      <w:r w:rsidRPr="00E802C7">
        <w:rPr>
          <w:rFonts w:ascii="Times New Roman" w:eastAsia="Times New Roman" w:hAnsi="Times New Roman" w:cs="David"/>
          <w:sz w:val="20"/>
          <w:szCs w:val="24"/>
          <w:rtl/>
          <w:lang w:eastAsia="he-IL"/>
        </w:rPr>
        <w:t>.2 יהיה לסילוק כל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מהמזמין לפי החוזה ו/או עקב הבאתו לידי גמר כאמור, בין עפ"י החוזה ובין מכוח עילה כלשהי עפ"י הדין.</w:t>
      </w:r>
    </w:p>
    <w:p w14:paraId="0D78B94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B69C8F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450821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אם המנהל הראשי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נפטר, פשט רגל, או נעשה בלתי כשר למתן השירותים עפ"י חוזה זה או אם אירע אירוע דומה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יהיה המזמין זכאי לבטל החוזה ויחולו הוראות סעיפים 12.3.2 ו - 12.3.3 לעיל.</w:t>
      </w:r>
    </w:p>
    <w:p w14:paraId="2F9B0FF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AC009E9" w14:textId="3A39715F"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התשלום עפ"י סעיפים 12.1, 12.2 ו-12.3 לעיל מותנה בכך שהמזמין קיבל לידיו את כל </w:t>
      </w:r>
      <w:r w:rsidRPr="00E802C7">
        <w:rPr>
          <w:rFonts w:ascii="Times New Roman" w:eastAsia="Times New Roman" w:hAnsi="Times New Roman" w:cs="David" w:hint="cs"/>
          <w:sz w:val="20"/>
          <w:szCs w:val="24"/>
          <w:rtl/>
          <w:lang w:eastAsia="he-IL"/>
        </w:rPr>
        <w:t>המסמכים המפורטים בסעיף 10 לעיל לרבות חומרי הבקרה, דו"חות ות</w:t>
      </w:r>
      <w:r w:rsidRPr="00E802C7">
        <w:rPr>
          <w:rFonts w:ascii="Times New Roman" w:eastAsia="Times New Roman" w:hAnsi="Times New Roman" w:cs="David"/>
          <w:sz w:val="20"/>
          <w:szCs w:val="24"/>
          <w:rtl/>
          <w:lang w:eastAsia="he-IL"/>
        </w:rPr>
        <w:t>כניות</w:t>
      </w:r>
      <w:r w:rsidRPr="00E802C7">
        <w:rPr>
          <w:rFonts w:ascii="Times New Roman" w:eastAsia="Times New Roman" w:hAnsi="Times New Roman" w:cs="David" w:hint="cs"/>
          <w:sz w:val="20"/>
          <w:szCs w:val="24"/>
          <w:rtl/>
          <w:lang w:eastAsia="he-IL"/>
        </w:rPr>
        <w:t xml:space="preserve"> , ודוח סופי וממצה מאת המבקר בוא מאשר תכניות המתכנן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hint="cs"/>
          <w:sz w:val="20"/>
          <w:szCs w:val="24"/>
          <w:rtl/>
          <w:lang w:eastAsia="he-IL"/>
        </w:rPr>
        <w:t xml:space="preserve"> בו גם יפרט השינויים שנגזרו מפעולותיו ואישור כי הוטמעו בתכנון המתכנן . </w:t>
      </w:r>
      <w:r w:rsidRPr="00E802C7">
        <w:rPr>
          <w:rFonts w:ascii="Times New Roman" w:eastAsia="Times New Roman" w:hAnsi="Times New Roman" w:cs="David"/>
          <w:sz w:val="20"/>
          <w:szCs w:val="24"/>
          <w:rtl/>
          <w:lang w:eastAsia="he-IL"/>
        </w:rPr>
        <w:t xml:space="preserve"> ועד לקבלתן לא יהיה עליו לבצע תשלום עפ"י הסעיפים הנ"ל.</w:t>
      </w:r>
    </w:p>
    <w:p w14:paraId="64491CA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3DD8A9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       </w:t>
      </w:r>
      <w:r w:rsidRPr="00E802C7">
        <w:rPr>
          <w:rFonts w:ascii="Times New Roman" w:eastAsia="Times New Roman" w:hAnsi="Times New Roman" w:cs="David"/>
          <w:sz w:val="20"/>
          <w:szCs w:val="24"/>
          <w:rtl/>
          <w:lang w:eastAsia="he-IL"/>
        </w:rPr>
        <w:t>בכל מקרה של הבאת החוזה לגמר או ביטולו יהיה המזמין זכאי למסור את בצוע המשך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לאחר, ולהשתמש ללא הגבלה בשרותי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שבוצעו עד לאותו מועד,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מסכים לכך ולא יהיה זכאי לדבר בגין זאת.</w:t>
      </w:r>
      <w:r w:rsidRPr="00E802C7">
        <w:rPr>
          <w:rFonts w:ascii="Times New Roman" w:eastAsia="Times New Roman" w:hAnsi="Times New Roman" w:cs="David" w:hint="cs"/>
          <w:sz w:val="20"/>
          <w:szCs w:val="24"/>
          <w:rtl/>
          <w:lang w:eastAsia="he-IL"/>
        </w:rPr>
        <w:t xml:space="preserve">  </w:t>
      </w:r>
    </w:p>
    <w:p w14:paraId="451B6F3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כל אימת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8877EE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11D4F6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השתמש המזמין בזכותו על פי סעיף 12.</w:t>
      </w:r>
      <w:r w:rsidRPr="00E802C7">
        <w:rPr>
          <w:rFonts w:ascii="Times New Roman" w:eastAsia="Times New Roman" w:hAnsi="Times New Roman" w:cs="David" w:hint="cs"/>
          <w:sz w:val="20"/>
          <w:szCs w:val="24"/>
          <w:rtl/>
          <w:lang w:eastAsia="he-IL"/>
        </w:rPr>
        <w:t>6</w:t>
      </w:r>
      <w:r w:rsidRPr="00E802C7">
        <w:rPr>
          <w:rFonts w:ascii="Times New Roman" w:eastAsia="Times New Roman" w:hAnsi="Times New Roman" w:cs="David"/>
          <w:sz w:val="20"/>
          <w:szCs w:val="24"/>
          <w:rtl/>
          <w:lang w:eastAsia="he-IL"/>
        </w:rPr>
        <w:t xml:space="preserve"> לעיל, יהיה הוא רשאי לנכות </w:t>
      </w:r>
      <w:r w:rsidRPr="00E802C7">
        <w:rPr>
          <w:rFonts w:ascii="Times New Roman" w:eastAsia="Times New Roman" w:hAnsi="Times New Roman" w:cs="David" w:hint="cs"/>
          <w:sz w:val="20"/>
          <w:szCs w:val="24"/>
          <w:rtl/>
          <w:lang w:eastAsia="he-IL"/>
        </w:rPr>
        <w:t xml:space="preserve">מהמבקר </w:t>
      </w:r>
      <w:r w:rsidRPr="00E802C7">
        <w:rPr>
          <w:rFonts w:ascii="Times New Roman" w:eastAsia="Times New Roman" w:hAnsi="Times New Roman" w:cs="David"/>
          <w:sz w:val="20"/>
          <w:szCs w:val="24"/>
          <w:rtl/>
          <w:lang w:eastAsia="he-IL"/>
        </w:rPr>
        <w:t xml:space="preserve">את הסכומים שהמזמין נשא בהם </w:t>
      </w:r>
      <w:r w:rsidRPr="00E802C7">
        <w:rPr>
          <w:rFonts w:ascii="Times New Roman" w:eastAsia="Times New Roman" w:hAnsi="Times New Roman" w:cs="David" w:hint="cs"/>
          <w:sz w:val="20"/>
          <w:szCs w:val="24"/>
          <w:rtl/>
          <w:lang w:eastAsia="he-IL"/>
        </w:rPr>
        <w:t xml:space="preserve">בלבד. </w:t>
      </w:r>
    </w:p>
    <w:p w14:paraId="2C7BB4D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0D5DCE6" w14:textId="77777777" w:rsidR="00E802C7" w:rsidRPr="00E802C7" w:rsidRDefault="00E802C7" w:rsidP="00E802C7">
      <w:pPr>
        <w:widowControl w:val="0"/>
        <w:numPr>
          <w:ilvl w:val="0"/>
          <w:numId w:val="1"/>
        </w:numPr>
        <w:spacing w:before="0" w:beforeAutospacing="0" w:after="0" w:afterAutospacing="0" w:line="240" w:lineRule="auto"/>
        <w:ind w:right="0" w:hanging="412"/>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העברת זכויות</w:t>
      </w:r>
    </w:p>
    <w:p w14:paraId="478824E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CFC27A7"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רשאי להסב לאחר את החוזה או כל חלק ממנו, וכן אין הוא רשאי להעביר או להסב לאחר כל זכות או חובה לפי החוזה, אלא בהסכמת המזמין בכתב ומראש.</w:t>
      </w:r>
    </w:p>
    <w:p w14:paraId="008A0FE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B91E44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רשאי למסור לאחר את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כולם או מקצתם, אלא בהסכמת המזמין בכתב ומראש.</w:t>
      </w:r>
    </w:p>
    <w:p w14:paraId="36EEF77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8998C92"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ניתנה הסכמת המזמין לפי סעיפים 13.1 או 13.2 לעיל, הרי אין בכך כדי לפטור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מאחריותו והתחייבויותיו לפי החוזה ומזכויות המזמין על פיו,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05B270D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99EC91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יינתנו באמצעות המנהל הראשי אישית ובאמצעות צוות עובדיו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בפיקוחו הישיר של המנהל הראשי. מבלי לגרוע </w:t>
      </w:r>
      <w:r w:rsidRPr="00E802C7">
        <w:rPr>
          <w:rFonts w:ascii="Times New Roman" w:eastAsia="Times New Roman" w:hAnsi="Times New Roman" w:cs="David" w:hint="cs"/>
          <w:sz w:val="20"/>
          <w:szCs w:val="24"/>
          <w:rtl/>
          <w:lang w:eastAsia="he-IL"/>
        </w:rPr>
        <w:t>מהתחייבו</w:t>
      </w:r>
      <w:r w:rsidRPr="00E802C7">
        <w:rPr>
          <w:rFonts w:ascii="Times New Roman" w:eastAsia="Times New Roman" w:hAnsi="Times New Roman" w:cs="David" w:hint="eastAsia"/>
          <w:sz w:val="20"/>
          <w:szCs w:val="24"/>
          <w:rtl/>
          <w:lang w:eastAsia="he-IL"/>
        </w:rPr>
        <w:t>ת</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כמתחייב מהאמור הרי בכל מקרה שהשירותים לא יינתנו ע"י המנהל הראשי מכל סיבה שהיא יהיה המזמין זכאי לבטל החוזה ויחולו הוראות סעיף 12.3.2 ו-12.3.3 לעיל.</w:t>
      </w:r>
    </w:p>
    <w:p w14:paraId="4B96001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48DCEF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 בלא צורך בהסכמה כלשהי מצד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5F4AA3F0"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D801AD5"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סיום שרותי המ</w:t>
      </w:r>
      <w:r w:rsidRPr="00E802C7">
        <w:rPr>
          <w:rFonts w:ascii="Times New Roman" w:eastAsia="Times New Roman" w:hAnsi="Times New Roman" w:cs="David" w:hint="cs"/>
          <w:bCs/>
          <w:sz w:val="20"/>
          <w:szCs w:val="24"/>
          <w:u w:val="single"/>
          <w:rtl/>
          <w:lang w:eastAsia="he-IL"/>
        </w:rPr>
        <w:t>בקר</w:t>
      </w:r>
    </w:p>
    <w:p w14:paraId="469245C1"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48AD7E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יחושבו כבאים לסיום בכל אחד מהמקרים הבאים:</w:t>
      </w:r>
    </w:p>
    <w:p w14:paraId="0D8A7EA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528D71C"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החוזה הובא לידי סיום או בוטל כאמור בסעיף 12 לעיל, והחל במועד הנקוב בהודעה שניתנה ע"י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במסגרת הוראות אותו סעיף.</w:t>
      </w:r>
    </w:p>
    <w:p w14:paraId="5AD100D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F1B5197"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עם מתן אשור בכתב ע"י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כי הושלם מתן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עפ"י החוזה.</w:t>
      </w:r>
    </w:p>
    <w:p w14:paraId="7615DAE1" w14:textId="77777777" w:rsidR="00E802C7" w:rsidRPr="00E802C7" w:rsidRDefault="00E802C7" w:rsidP="00E802C7">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F7ADF73"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סודיות והמצאת מסמכים</w:t>
      </w:r>
    </w:p>
    <w:p w14:paraId="67DB266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b/>
          <w:sz w:val="20"/>
          <w:szCs w:val="24"/>
          <w:rtl/>
          <w:lang w:eastAsia="he-IL"/>
        </w:rPr>
      </w:pPr>
    </w:p>
    <w:p w14:paraId="5D5D1F4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w:t>
      </w:r>
      <w:r w:rsidRPr="00E802C7">
        <w:rPr>
          <w:rFonts w:ascii="Times New Roman" w:eastAsia="Times New Roman" w:hAnsi="Times New Roman" w:cs="David" w:hint="cs"/>
          <w:sz w:val="20"/>
          <w:szCs w:val="24"/>
          <w:rtl/>
          <w:lang w:eastAsia="he-IL"/>
        </w:rPr>
        <w:t>לשירות</w:t>
      </w:r>
      <w:r w:rsidRPr="00E802C7">
        <w:rPr>
          <w:rFonts w:ascii="Times New Roman" w:eastAsia="Times New Roman" w:hAnsi="Times New Roman" w:cs="David" w:hint="eastAsia"/>
          <w:sz w:val="20"/>
          <w:szCs w:val="24"/>
          <w:rtl/>
          <w:lang w:eastAsia="he-IL"/>
        </w:rPr>
        <w:t>י</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לרבות העתקים וניירות עבודה, בין שהוכנו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5885A2C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9C3CBF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מאחריותו על פי כל דין, ינקוט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w:t>
      </w:r>
      <w:r w:rsidRPr="00E802C7">
        <w:rPr>
          <w:rFonts w:ascii="Times New Roman" w:eastAsia="Times New Roman" w:hAnsi="Times New Roman" w:cs="David" w:hint="cs"/>
          <w:sz w:val="20"/>
          <w:szCs w:val="24"/>
          <w:rtl/>
          <w:lang w:eastAsia="he-IL"/>
        </w:rPr>
        <w:t>לשירות</w:t>
      </w:r>
      <w:r w:rsidRPr="00E802C7">
        <w:rPr>
          <w:rFonts w:ascii="Times New Roman" w:eastAsia="Times New Roman" w:hAnsi="Times New Roman" w:cs="David" w:hint="eastAsia"/>
          <w:sz w:val="20"/>
          <w:szCs w:val="24"/>
          <w:rtl/>
          <w:lang w:eastAsia="he-IL"/>
        </w:rPr>
        <w:t>י</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כדי למנוע עיון בו מכל אדם שהמנהל לא התיר לו זאת. כמו כן יציית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לכל דרישה של המנהל בדבר נקיטת אמצעי בטחון נוספים לאלה שננקטו על ידיו. במקרה של תקלה כלשהי למסמכים כאמור לעיל, יודיע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למנהל מיד עם אירועה.</w:t>
      </w:r>
    </w:p>
    <w:p w14:paraId="0775C59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C29DE1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יחתים את עובדיו בשירותו בקשר עם ביצוע הסכם זה על כתב התחייבות לשמירת סודיות על פי הנוסח המפורט בנספח </w:t>
      </w:r>
      <w:r w:rsidRPr="00E802C7">
        <w:rPr>
          <w:rFonts w:ascii="Times New Roman" w:eastAsia="Times New Roman" w:hAnsi="Times New Roman" w:cs="David"/>
          <w:bCs/>
          <w:sz w:val="20"/>
          <w:szCs w:val="24"/>
          <w:rtl/>
          <w:lang w:eastAsia="he-IL"/>
        </w:rPr>
        <w:t>ו'</w:t>
      </w:r>
      <w:r w:rsidRPr="00E802C7">
        <w:rPr>
          <w:rFonts w:ascii="Times New Roman" w:eastAsia="Times New Roman" w:hAnsi="Times New Roman" w:cs="David"/>
          <w:sz w:val="20"/>
          <w:szCs w:val="24"/>
          <w:rtl/>
          <w:lang w:eastAsia="he-IL"/>
        </w:rPr>
        <w:t>, ויעביר העתק מכתבי התחייבות אלו לידי המזמין.</w:t>
      </w:r>
    </w:p>
    <w:p w14:paraId="7D38EC1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BC63E3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לפי דרישת המזמין ועם סיום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p>
    <w:p w14:paraId="4F4DBA9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FC214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ויתור על זכויות מצד המ</w:t>
      </w:r>
      <w:r w:rsidRPr="00E802C7">
        <w:rPr>
          <w:rFonts w:ascii="Times New Roman" w:eastAsia="Times New Roman" w:hAnsi="Times New Roman" w:cs="David" w:hint="cs"/>
          <w:bCs/>
          <w:sz w:val="20"/>
          <w:szCs w:val="24"/>
          <w:u w:val="single"/>
          <w:rtl/>
          <w:lang w:eastAsia="he-IL"/>
        </w:rPr>
        <w:t>בקר</w:t>
      </w:r>
    </w:p>
    <w:p w14:paraId="2A9656C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b/>
          <w:sz w:val="20"/>
          <w:szCs w:val="24"/>
          <w:rtl/>
          <w:lang w:eastAsia="he-IL"/>
        </w:rPr>
      </w:pPr>
    </w:p>
    <w:p w14:paraId="648BAEA3"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5DB792B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6840E61" w14:textId="4A3C7726"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הבאתו לידי גמר או הפסקת ביצועו, למסור את המשך ביצוע שרותי </w:t>
      </w:r>
      <w:del w:id="45" w:author="רינת הראל" w:date="2020-05-13T15:42:00Z">
        <w:r w:rsidRPr="00E802C7" w:rsidDel="00164A53">
          <w:rPr>
            <w:rFonts w:ascii="Times New Roman" w:eastAsia="Times New Roman" w:hAnsi="Times New Roman" w:cs="David"/>
            <w:sz w:val="20"/>
            <w:szCs w:val="24"/>
            <w:rtl/>
            <w:lang w:eastAsia="he-IL"/>
          </w:rPr>
          <w:delText>המתכנן</w:delText>
        </w:r>
      </w:del>
      <w:ins w:id="46" w:author="רינת הראל" w:date="2020-05-13T15:42:00Z">
        <w:r w:rsidR="00164A53">
          <w:rPr>
            <w:rFonts w:ascii="Times New Roman" w:eastAsia="Times New Roman" w:hAnsi="Times New Roman" w:cs="David"/>
            <w:sz w:val="20"/>
            <w:szCs w:val="24"/>
            <w:rtl/>
            <w:lang w:eastAsia="he-IL"/>
          </w:rPr>
          <w:t>המבקר</w:t>
        </w:r>
      </w:ins>
      <w:r w:rsidRPr="00E802C7">
        <w:rPr>
          <w:rFonts w:ascii="Times New Roman" w:eastAsia="Times New Roman" w:hAnsi="Times New Roman" w:cs="David"/>
          <w:sz w:val="20"/>
          <w:szCs w:val="24"/>
          <w:rtl/>
          <w:lang w:eastAsia="he-IL"/>
        </w:rPr>
        <w:t xml:space="preserve"> לאחר ולהשתמש ללא הגבלה בשרותי </w:t>
      </w:r>
      <w:del w:id="47" w:author="רינת הראל" w:date="2020-05-13T15:42:00Z">
        <w:r w:rsidRPr="00E802C7" w:rsidDel="00164A53">
          <w:rPr>
            <w:rFonts w:ascii="Times New Roman" w:eastAsia="Times New Roman" w:hAnsi="Times New Roman" w:cs="David"/>
            <w:sz w:val="20"/>
            <w:szCs w:val="24"/>
            <w:rtl/>
            <w:lang w:eastAsia="he-IL"/>
          </w:rPr>
          <w:delText>המתכנן</w:delText>
        </w:r>
      </w:del>
      <w:ins w:id="48" w:author="רינת הראל" w:date="2020-05-13T15:42:00Z">
        <w:r w:rsidR="00164A53">
          <w:rPr>
            <w:rFonts w:ascii="Times New Roman" w:eastAsia="Times New Roman" w:hAnsi="Times New Roman" w:cs="David"/>
            <w:sz w:val="20"/>
            <w:szCs w:val="24"/>
            <w:rtl/>
            <w:lang w:eastAsia="he-IL"/>
          </w:rPr>
          <w:t>המבקר</w:t>
        </w:r>
      </w:ins>
      <w:r w:rsidRPr="00E802C7">
        <w:rPr>
          <w:rFonts w:ascii="Times New Roman" w:eastAsia="Times New Roman" w:hAnsi="Times New Roman" w:cs="David"/>
          <w:sz w:val="20"/>
          <w:szCs w:val="24"/>
          <w:rtl/>
          <w:lang w:eastAsia="he-IL"/>
        </w:rPr>
        <w:t xml:space="preserve"> שביצע </w:t>
      </w:r>
      <w:del w:id="49" w:author="רינת הראל" w:date="2020-05-13T15:42:00Z">
        <w:r w:rsidRPr="00E802C7" w:rsidDel="00164A53">
          <w:rPr>
            <w:rFonts w:ascii="Times New Roman" w:eastAsia="Times New Roman" w:hAnsi="Times New Roman" w:cs="David"/>
            <w:sz w:val="20"/>
            <w:szCs w:val="24"/>
            <w:rtl/>
            <w:lang w:eastAsia="he-IL"/>
          </w:rPr>
          <w:delText>המתכנן</w:delText>
        </w:r>
      </w:del>
      <w:ins w:id="50" w:author="רינת הראל" w:date="2020-05-13T15:42:00Z">
        <w:r w:rsidR="00164A53">
          <w:rPr>
            <w:rFonts w:ascii="Times New Roman" w:eastAsia="Times New Roman" w:hAnsi="Times New Roman" w:cs="David"/>
            <w:sz w:val="20"/>
            <w:szCs w:val="24"/>
            <w:rtl/>
            <w:lang w:eastAsia="he-IL"/>
          </w:rPr>
          <w:t>המבקר</w:t>
        </w:r>
      </w:ins>
      <w:r w:rsidRPr="00E802C7">
        <w:rPr>
          <w:rFonts w:ascii="Times New Roman" w:eastAsia="Times New Roman" w:hAnsi="Times New Roman" w:cs="David"/>
          <w:sz w:val="20"/>
          <w:szCs w:val="24"/>
          <w:rtl/>
          <w:lang w:eastAsia="he-IL"/>
        </w:rPr>
        <w:t xml:space="preserve"> על פי חוזה זה.</w:t>
      </w:r>
    </w:p>
    <w:p w14:paraId="73289D4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826277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שלא לנקוט בכל צעדים מכל סוג שהוא שיהיה בהם כדי לסכל המשך ביצוע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מסירתם לידי 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אחר, והינו מתחייב כי על פי דרישת המזמין ישתף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פעולה עם המזמין ו/או עם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החליפי בכל הקשור להעברת האינפורמציה</w:t>
      </w:r>
      <w:r w:rsidRPr="00E802C7">
        <w:rPr>
          <w:rFonts w:ascii="Times New Roman" w:eastAsia="Times New Roman" w:hAnsi="Times New Roman" w:cs="David" w:hint="cs"/>
          <w:sz w:val="20"/>
          <w:szCs w:val="24"/>
          <w:rtl/>
          <w:lang w:eastAsia="he-IL"/>
        </w:rPr>
        <w:t>, וכל המסמכים הרלוונטיי</w:t>
      </w:r>
      <w:r w:rsidRPr="00E802C7">
        <w:rPr>
          <w:rFonts w:ascii="Times New Roman" w:eastAsia="Times New Roman" w:hAnsi="Times New Roman" w:cs="David" w:hint="eastAsia"/>
          <w:sz w:val="20"/>
          <w:szCs w:val="24"/>
          <w:rtl/>
          <w:lang w:eastAsia="he-IL"/>
        </w:rPr>
        <w:t>ם</w:t>
      </w:r>
      <w:r w:rsidRPr="00E802C7">
        <w:rPr>
          <w:rFonts w:ascii="Times New Roman" w:eastAsia="Times New Roman" w:hAnsi="Times New Roman" w:cs="David" w:hint="cs"/>
          <w:sz w:val="20"/>
          <w:szCs w:val="24"/>
          <w:rtl/>
          <w:lang w:eastAsia="he-IL"/>
        </w:rPr>
        <w:t xml:space="preserve"> הנזכרים בסעיף 10 לעיל, לרבות דו"חות, תכניות וכל חומר מקצועי אחר אשר נוצר ע"י המבקר,</w:t>
      </w:r>
      <w:r w:rsidRPr="00E802C7">
        <w:rPr>
          <w:rFonts w:ascii="Times New Roman" w:eastAsia="Times New Roman" w:hAnsi="Times New Roman" w:cs="David"/>
          <w:sz w:val="20"/>
          <w:szCs w:val="24"/>
          <w:rtl/>
          <w:lang w:eastAsia="he-IL"/>
        </w:rPr>
        <w:t xml:space="preserve"> לגבי מהלך </w:t>
      </w:r>
      <w:r w:rsidRPr="00E802C7">
        <w:rPr>
          <w:rFonts w:ascii="Times New Roman" w:eastAsia="Times New Roman" w:hAnsi="Times New Roman" w:cs="David" w:hint="cs"/>
          <w:sz w:val="20"/>
          <w:szCs w:val="24"/>
          <w:rtl/>
          <w:lang w:eastAsia="he-IL"/>
        </w:rPr>
        <w:t>הפרויקט</w:t>
      </w:r>
      <w:r w:rsidRPr="00E802C7">
        <w:rPr>
          <w:rFonts w:ascii="Times New Roman" w:eastAsia="Times New Roman" w:hAnsi="Times New Roman" w:cs="David"/>
          <w:sz w:val="20"/>
          <w:szCs w:val="24"/>
          <w:rtl/>
          <w:lang w:eastAsia="he-IL"/>
        </w:rPr>
        <w:t xml:space="preserve"> עד להפסקת עבודתו וחפיפה נאותה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החליפי.</w:t>
      </w:r>
    </w:p>
    <w:p w14:paraId="6AC52AD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9096AE0"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שונות</w:t>
      </w:r>
    </w:p>
    <w:p w14:paraId="6955D51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CDC924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להסרת ספקות מובהר כי חוזה זה הינו חוזה מסגרת בלבד והוא כשלעצמו אינו מטיל על </w:t>
      </w:r>
      <w:r w:rsidRPr="00E802C7">
        <w:rPr>
          <w:rFonts w:ascii="Times New Roman" w:eastAsia="Times New Roman" w:hAnsi="Times New Roman" w:cs="David" w:hint="cs"/>
          <w:sz w:val="20"/>
          <w:szCs w:val="24"/>
          <w:rtl/>
          <w:lang w:eastAsia="he-IL"/>
        </w:rPr>
        <w:t>המזמין</w:t>
      </w:r>
      <w:r w:rsidRPr="00E802C7">
        <w:rPr>
          <w:rFonts w:ascii="Times New Roman" w:eastAsia="Times New Roman" w:hAnsi="Times New Roman" w:cs="David"/>
          <w:sz w:val="20"/>
          <w:szCs w:val="24"/>
          <w:rtl/>
          <w:lang w:eastAsia="he-IL"/>
        </w:rPr>
        <w:t xml:space="preserve"> כל חבות מכל מין וסוג כלפי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xml:space="preserve">. החברה אינה מתחייבת להזמנת עבודות </w:t>
      </w:r>
      <w:r w:rsidRPr="00E802C7">
        <w:rPr>
          <w:rFonts w:ascii="Times New Roman" w:eastAsia="Times New Roman" w:hAnsi="Times New Roman" w:cs="David" w:hint="cs"/>
          <w:sz w:val="20"/>
          <w:szCs w:val="24"/>
          <w:rtl/>
          <w:lang w:eastAsia="he-IL"/>
        </w:rPr>
        <w:t>מהמבקר</w:t>
      </w:r>
      <w:r w:rsidRPr="00E802C7">
        <w:rPr>
          <w:rFonts w:ascii="Times New Roman" w:eastAsia="Times New Roman" w:hAnsi="Times New Roman" w:cs="David"/>
          <w:sz w:val="20"/>
          <w:szCs w:val="24"/>
          <w:rtl/>
          <w:lang w:eastAsia="he-IL"/>
        </w:rPr>
        <w:t xml:space="preserve"> ו/או כי השירותים יוזמנו </w:t>
      </w:r>
      <w:r w:rsidRPr="00E802C7">
        <w:rPr>
          <w:rFonts w:ascii="Times New Roman" w:eastAsia="Times New Roman" w:hAnsi="Times New Roman" w:cs="David" w:hint="cs"/>
          <w:sz w:val="20"/>
          <w:szCs w:val="24"/>
          <w:rtl/>
          <w:lang w:eastAsia="he-IL"/>
        </w:rPr>
        <w:t>מהמבקר</w:t>
      </w:r>
      <w:r w:rsidRPr="00E802C7">
        <w:rPr>
          <w:rFonts w:ascii="Times New Roman" w:eastAsia="Times New Roman" w:hAnsi="Times New Roman" w:cs="David"/>
          <w:sz w:val="20"/>
          <w:szCs w:val="24"/>
          <w:rtl/>
          <w:lang w:eastAsia="he-IL"/>
        </w:rPr>
        <w:t xml:space="preserve"> בלבד.</w:t>
      </w:r>
    </w:p>
    <w:p w14:paraId="54E53743"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lang w:eastAsia="he-IL"/>
        </w:rPr>
      </w:pPr>
    </w:p>
    <w:p w14:paraId="7885F46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הראשי במשרד המ</w:t>
      </w:r>
      <w:r w:rsidRPr="00E802C7">
        <w:rPr>
          <w:rFonts w:ascii="Times New Roman" w:eastAsia="Times New Roman" w:hAnsi="Times New Roman" w:cs="David" w:hint="cs"/>
          <w:sz w:val="20"/>
          <w:szCs w:val="24"/>
          <w:rtl/>
          <w:lang w:eastAsia="he-IL"/>
        </w:rPr>
        <w:t xml:space="preserve">בקר: משה מוטי כהן </w:t>
      </w:r>
      <w:r w:rsidRPr="00E802C7">
        <w:rPr>
          <w:rFonts w:ascii="Times New Roman" w:eastAsia="Times New Roman" w:hAnsi="Times New Roman" w:cs="David"/>
          <w:sz w:val="20"/>
          <w:szCs w:val="24"/>
          <w:rtl/>
          <w:lang w:eastAsia="he-IL"/>
        </w:rPr>
        <w:t>מתחייב לבצע את השירותים שעליו לבצע אישית עפ"י החוזה ואחראי וערב כלפי המזמין לבצוע התחייבויות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לפי החוזה.</w:t>
      </w:r>
    </w:p>
    <w:p w14:paraId="45FD34C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DDECD2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077010C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13F849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CDA151"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67B276F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48ADA1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DDC8D14" w14:textId="2536D02B"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מוסכם במפורש כי בצוע כל וכל אחת מהתחייבויות המזמין עפ"י החוזה מותנה בכך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יקיים תחילה את התחייבויותיו עפ"י החוזה שעליו לקיים עד לאותו מועד. המזמין זכאי, מבלי לפגוע באמור בכל מקום אחר בחוזה, לעכב בצוע התחי</w:t>
      </w:r>
      <w:r w:rsidR="00D11AA9">
        <w:rPr>
          <w:rFonts w:ascii="Times New Roman" w:eastAsia="Times New Roman" w:hAnsi="Times New Roman" w:cs="David" w:hint="cs"/>
          <w:sz w:val="20"/>
          <w:szCs w:val="24"/>
          <w:rtl/>
          <w:lang w:eastAsia="he-IL"/>
        </w:rPr>
        <w:t>י</w:t>
      </w:r>
      <w:r w:rsidRPr="00E802C7">
        <w:rPr>
          <w:rFonts w:ascii="Times New Roman" w:eastAsia="Times New Roman" w:hAnsi="Times New Roman" w:cs="David"/>
          <w:sz w:val="20"/>
          <w:szCs w:val="24"/>
          <w:rtl/>
          <w:lang w:eastAsia="he-IL"/>
        </w:rPr>
        <w:t>בות כלשהי מהתחייבויותיו עד לאחר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קיים את התחייבויותיו כאמור.</w:t>
      </w:r>
    </w:p>
    <w:p w14:paraId="311CF60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F1677FA"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5C05961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D5B3217"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p>
    <w:p w14:paraId="0E9D785F"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מכלליות האמור לעיל -</w:t>
      </w:r>
    </w:p>
    <w:p w14:paraId="4A1F8A1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70142F6"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הסכמה מצד המזמין או המנהל או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4672B07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8E85138"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לא השתמשו המזמין או המנהל או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4380AD9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A8FF79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במידה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כולל מספר גופים או יחידים יהיו הם אחראים ביחד ולחוד כלפי המזמין למילוי התחייבויות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לפי חוזה זה.</w:t>
      </w:r>
    </w:p>
    <w:p w14:paraId="401AE447"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2B4520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עפ"י חוזה זה. וזאת מבלי לגרוע מהאמור להלן בסיפא לס"ק זה.</w:t>
      </w:r>
    </w:p>
    <w:p w14:paraId="3ABAE4E1" w14:textId="77777777" w:rsidR="00E802C7" w:rsidRPr="00E802C7" w:rsidRDefault="00E802C7" w:rsidP="00E802C7">
      <w:pPr>
        <w:keepNext/>
        <w:spacing w:before="0" w:beforeAutospacing="0" w:after="0" w:afterAutospacing="0" w:line="240" w:lineRule="auto"/>
        <w:ind w:left="798"/>
        <w:jc w:val="both"/>
        <w:outlineLvl w:val="1"/>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קרי תביעה כאמור תוגבל עד לגובה חלקו היחסי של התובע במזמין  כמפורט בנספח "א".</w:t>
      </w:r>
    </w:p>
    <w:p w14:paraId="2EEB508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47CF4C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8C756C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259CE84"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למען הסר ספק מוסכם ומוצהר כי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בכל מקרה ובכל נסיבות, להפסיק את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מכל סיבה שהיא וכל תובענה כאמור תוגש, באם תוגש, רק לאחר השלמת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עם סיום חוזה זה, לפי העניין.</w:t>
      </w:r>
    </w:p>
    <w:p w14:paraId="3A5461D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3A3E4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חוזה זה על נספחיו יחייב את המזמין אך ורק בכפוף לחתימתו כדין ע"י מורשי החתימה של המזמין.</w:t>
      </w:r>
    </w:p>
    <w:p w14:paraId="1F75484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1635F27"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0C46495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649EB2"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F7479B4"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26DB0DB"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5267975"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9306D77" w14:textId="2228BA01"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11E42DAE" w14:textId="77777777" w:rsidR="00D11AA9" w:rsidRPr="00B27B4C"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9B921C8" w14:textId="77777777" w:rsidR="00D11AA9" w:rsidRPr="00B27B4C"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E51F0FD" w14:textId="77777777" w:rsidR="00D11AA9" w:rsidRPr="00B27B4C"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896F327" w14:textId="77777777" w:rsidR="00D11AA9" w:rsidRPr="00DE7868"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0230463C61D447B3AC036C46FA1D96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ADF9226954334572865C6B4B62C3D2E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BC719C">
            <w:rPr>
              <w:rStyle w:val="PlaceholderText"/>
              <w:color w:val="00B0F0"/>
              <w:u w:val="single"/>
              <w:rtl/>
            </w:rPr>
            <w:t>[שם צד א]</w:t>
          </w:r>
        </w:sdtContent>
      </w:sdt>
    </w:p>
    <w:p w14:paraId="11FADF76" w14:textId="06DAB529" w:rsidR="00D11AA9" w:rsidRPr="00B27B4C" w:rsidRDefault="00D11AA9" w:rsidP="00D11AA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w:t>
      </w:r>
      <w:r>
        <w:rPr>
          <w:rFonts w:ascii="Times New Roman" w:eastAsia="Times New Roman" w:hAnsi="Times New Roman" w:cs="David" w:hint="cs"/>
          <w:sz w:val="20"/>
          <w:szCs w:val="24"/>
          <w:rtl/>
          <w:lang w:eastAsia="he-IL"/>
        </w:rPr>
        <w:t>בקר</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5B5F7F"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6B7CBB"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9CD37F" w14:textId="3831C816"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del w:id="51" w:author="רינת הראל" w:date="2020-05-13T15:42:00Z">
        <w:r w:rsidRPr="00B27B4C" w:rsidDel="00164A53">
          <w:rPr>
            <w:rFonts w:ascii="Times New Roman" w:eastAsia="Times New Roman" w:hAnsi="Times New Roman" w:cs="David"/>
            <w:sz w:val="20"/>
            <w:szCs w:val="24"/>
            <w:rtl/>
            <w:lang w:eastAsia="he-IL"/>
          </w:rPr>
          <w:delText>המתכנן</w:delText>
        </w:r>
      </w:del>
      <w:ins w:id="52"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del w:id="53" w:author="רינת הראל" w:date="2020-05-13T15:42:00Z">
        <w:r w:rsidRPr="00B27B4C" w:rsidDel="00164A53">
          <w:rPr>
            <w:rFonts w:ascii="Times New Roman" w:eastAsia="Times New Roman" w:hAnsi="Times New Roman" w:cs="David"/>
            <w:sz w:val="20"/>
            <w:szCs w:val="24"/>
            <w:rtl/>
            <w:lang w:eastAsia="he-IL"/>
          </w:rPr>
          <w:delText>המתכנן</w:delText>
        </w:r>
      </w:del>
      <w:ins w:id="54" w:author="רינת הראל" w:date="2020-05-13T15:42:00Z">
        <w:r w:rsidR="00164A53">
          <w:rPr>
            <w:rFonts w:ascii="Times New Roman" w:eastAsia="Times New Roman" w:hAnsi="Times New Roman" w:cs="David"/>
            <w:sz w:val="20"/>
            <w:szCs w:val="24"/>
            <w:rtl/>
            <w:lang w:eastAsia="he-IL"/>
          </w:rPr>
          <w:t>המבקר</w:t>
        </w:r>
      </w:ins>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56A8681"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B6D4C3" w14:textId="77777777" w:rsidR="00D11AA9"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B0D04C5"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D7CE1CB"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EEF59F"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1D55802" w14:textId="77777777" w:rsidR="00D11AA9" w:rsidRDefault="00D11AA9" w:rsidP="00E802C7">
      <w:pPr>
        <w:widowControl w:val="0"/>
        <w:spacing w:before="0" w:beforeAutospacing="0" w:after="0" w:afterAutospacing="0" w:line="240" w:lineRule="auto"/>
        <w:ind w:left="240"/>
        <w:jc w:val="center"/>
        <w:rPr>
          <w:rFonts w:ascii="Times New Roman" w:eastAsia="Times New Roman" w:hAnsi="Times New Roman" w:cs="David"/>
          <w:b/>
          <w:bCs/>
          <w:sz w:val="32"/>
          <w:szCs w:val="32"/>
          <w:u w:val="single"/>
          <w:rtl/>
          <w:lang w:eastAsia="he-IL"/>
        </w:rPr>
      </w:pPr>
      <w:r>
        <w:rPr>
          <w:rFonts w:ascii="Times New Roman" w:eastAsia="Times New Roman" w:hAnsi="Times New Roman" w:cs="David"/>
          <w:b/>
          <w:bCs/>
          <w:sz w:val="32"/>
          <w:szCs w:val="32"/>
          <w:u w:val="single"/>
          <w:rtl/>
          <w:lang w:eastAsia="he-IL"/>
        </w:rPr>
        <w:br w:type="page"/>
      </w:r>
    </w:p>
    <w:p w14:paraId="6FBB7A29" w14:textId="4B62A15D" w:rsidR="00E802C7" w:rsidRPr="00AE4797" w:rsidRDefault="00E802C7" w:rsidP="00E802C7">
      <w:pPr>
        <w:widowControl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r w:rsidRPr="00AE4797">
        <w:rPr>
          <w:rFonts w:ascii="Times New Roman" w:eastAsia="Times New Roman" w:hAnsi="Times New Roman" w:cs="David"/>
          <w:b/>
          <w:bCs/>
          <w:sz w:val="24"/>
          <w:szCs w:val="24"/>
          <w:u w:val="single"/>
          <w:rtl/>
          <w:lang w:eastAsia="he-IL"/>
        </w:rPr>
        <w:t>נספח א'</w:t>
      </w:r>
    </w:p>
    <w:p w14:paraId="064A74C7" w14:textId="47CDFB72" w:rsidR="00E802C7" w:rsidRPr="00E802C7" w:rsidRDefault="00AE4797" w:rsidP="00E802C7">
      <w:pPr>
        <w:widowControl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lang w:eastAsia="he-IL"/>
        </w:rPr>
        <w:t>טופס הזמנת עבודה</w:t>
      </w:r>
    </w:p>
    <w:p w14:paraId="716EAFC3" w14:textId="77777777" w:rsidR="00E802C7" w:rsidRPr="00E802C7" w:rsidRDefault="00E802C7" w:rsidP="00E802C7">
      <w:pPr>
        <w:widowControl w:val="0"/>
        <w:spacing w:before="0" w:beforeAutospacing="0" w:after="0" w:afterAutospacing="0" w:line="240" w:lineRule="auto"/>
        <w:ind w:left="240"/>
        <w:jc w:val="center"/>
        <w:rPr>
          <w:rFonts w:ascii="Times New Roman" w:eastAsia="Times New Roman" w:hAnsi="Times New Roman" w:cs="David"/>
          <w:b/>
          <w:bCs/>
          <w:sz w:val="32"/>
          <w:szCs w:val="32"/>
          <w:u w:val="single"/>
          <w:rtl/>
          <w:lang w:eastAsia="he-IL"/>
        </w:rPr>
      </w:pPr>
    </w:p>
    <w:p w14:paraId="3E59B1E5" w14:textId="77777777" w:rsidR="00E802C7" w:rsidRPr="00E802C7" w:rsidRDefault="00E802C7" w:rsidP="00E802C7">
      <w:pPr>
        <w:widowControl w:val="0"/>
        <w:spacing w:before="0" w:beforeAutospacing="0" w:after="0" w:afterAutospacing="0" w:line="240" w:lineRule="auto"/>
        <w:ind w:left="2400" w:firstLine="480"/>
        <w:jc w:val="right"/>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תאריך:_________________</w:t>
      </w:r>
    </w:p>
    <w:p w14:paraId="120A60F5" w14:textId="77777777" w:rsidR="00E802C7" w:rsidRPr="00E802C7" w:rsidRDefault="00E802C7" w:rsidP="00E802C7">
      <w:pPr>
        <w:widowControl w:val="0"/>
        <w:spacing w:before="0" w:beforeAutospacing="0" w:after="0" w:afterAutospacing="0" w:line="240" w:lineRule="auto"/>
        <w:ind w:left="240"/>
        <w:rPr>
          <w:rFonts w:ascii="Times New Roman" w:eastAsia="Times New Roman" w:hAnsi="Times New Roman" w:cs="David"/>
          <w:sz w:val="24"/>
          <w:szCs w:val="24"/>
          <w:rtl/>
          <w:lang w:eastAsia="he-IL"/>
        </w:rPr>
      </w:pPr>
    </w:p>
    <w:p w14:paraId="33364469" w14:textId="77777777" w:rsidR="00E802C7" w:rsidRPr="00E802C7" w:rsidRDefault="00E802C7" w:rsidP="00E802C7">
      <w:pPr>
        <w:widowControl w:val="0"/>
        <w:spacing w:before="0" w:beforeAutospacing="0" w:after="0" w:afterAutospacing="0" w:line="240" w:lineRule="auto"/>
        <w:ind w:left="240"/>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hint="cs"/>
          <w:sz w:val="24"/>
          <w:szCs w:val="24"/>
          <w:rtl/>
          <w:lang w:eastAsia="he-IL"/>
        </w:rPr>
        <w:tab/>
      </w:r>
      <w:r w:rsidRPr="00E802C7">
        <w:rPr>
          <w:rFonts w:ascii="Times New Roman" w:eastAsia="Times New Roman" w:hAnsi="Times New Roman" w:cs="David" w:hint="cs"/>
          <w:sz w:val="24"/>
          <w:szCs w:val="24"/>
          <w:rtl/>
          <w:lang w:eastAsia="he-IL"/>
        </w:rPr>
        <w:tab/>
      </w:r>
      <w:r w:rsidRPr="00E802C7">
        <w:rPr>
          <w:rFonts w:ascii="Times New Roman" w:eastAsia="Times New Roman" w:hAnsi="Times New Roman" w:cs="David"/>
          <w:sz w:val="24"/>
          <w:szCs w:val="24"/>
          <w:rtl/>
          <w:lang w:eastAsia="he-IL"/>
        </w:rPr>
        <w:t>הנדון:</w:t>
      </w:r>
      <w:r w:rsidRPr="00E802C7">
        <w:rPr>
          <w:rFonts w:ascii="Times New Roman" w:eastAsia="Times New Roman" w:hAnsi="Times New Roman" w:cs="David" w:hint="cs"/>
          <w:b/>
          <w:bCs/>
          <w:sz w:val="24"/>
          <w:szCs w:val="24"/>
          <w:rtl/>
          <w:lang w:eastAsia="he-IL"/>
        </w:rPr>
        <w:t xml:space="preserve"> </w:t>
      </w: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b/>
          <w:bCs/>
          <w:sz w:val="24"/>
          <w:szCs w:val="24"/>
          <w:u w:val="single"/>
          <w:rtl/>
          <w:lang w:eastAsia="he-IL"/>
        </w:rPr>
        <w:t xml:space="preserve">הזמנת עבודה </w:t>
      </w:r>
      <w:r w:rsidRPr="00E802C7">
        <w:rPr>
          <w:rFonts w:ascii="Times New Roman" w:eastAsia="Times New Roman" w:hAnsi="Times New Roman" w:cs="David" w:hint="cs"/>
          <w:b/>
          <w:bCs/>
          <w:sz w:val="24"/>
          <w:szCs w:val="24"/>
          <w:u w:val="single"/>
          <w:rtl/>
          <w:lang w:eastAsia="he-IL"/>
        </w:rPr>
        <w:t>מס' ________________</w:t>
      </w:r>
    </w:p>
    <w:p w14:paraId="43EB4CD5" w14:textId="77777777" w:rsidR="00E802C7" w:rsidRPr="00E802C7" w:rsidRDefault="00E802C7" w:rsidP="00E802C7">
      <w:pPr>
        <w:widowControl w:val="0"/>
        <w:spacing w:before="0" w:beforeAutospacing="0" w:after="0" w:afterAutospacing="0" w:line="240" w:lineRule="auto"/>
        <w:ind w:left="240"/>
        <w:rPr>
          <w:rFonts w:ascii="Times New Roman" w:eastAsia="Times New Roman" w:hAnsi="Times New Roman" w:cs="David"/>
          <w:sz w:val="24"/>
          <w:szCs w:val="24"/>
          <w:rtl/>
          <w:lang w:eastAsia="he-IL"/>
        </w:rPr>
      </w:pP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hint="cs"/>
          <w:b/>
          <w:bCs/>
          <w:sz w:val="24"/>
          <w:szCs w:val="24"/>
          <w:u w:val="single"/>
          <w:rtl/>
          <w:lang w:eastAsia="he-IL"/>
        </w:rPr>
        <w:t xml:space="preserve"> </w:t>
      </w:r>
    </w:p>
    <w:p w14:paraId="34EF554E" w14:textId="77777777" w:rsidR="00E802C7" w:rsidRPr="00E802C7" w:rsidRDefault="00E802C7" w:rsidP="00E802C7">
      <w:pPr>
        <w:widowControl w:val="0"/>
        <w:spacing w:before="0" w:beforeAutospacing="0" w:after="0" w:afterAutospacing="0" w:line="240" w:lineRule="auto"/>
        <w:ind w:left="3600" w:right="2552" w:firstLine="720"/>
        <w:outlineLvl w:val="1"/>
        <w:rPr>
          <w:rFonts w:ascii="Times New Roman" w:eastAsia="Times New Roman" w:hAnsi="Times New Roman" w:cs="David"/>
          <w:bCs/>
          <w:sz w:val="20"/>
          <w:szCs w:val="24"/>
          <w:rtl/>
          <w:lang w:eastAsia="he-IL"/>
        </w:rPr>
      </w:pPr>
      <w:r w:rsidRPr="00E802C7">
        <w:rPr>
          <w:rFonts w:ascii="Times New Roman" w:eastAsia="Times New Roman" w:hAnsi="Times New Roman" w:cs="David" w:hint="cs"/>
          <w:bCs/>
          <w:sz w:val="20"/>
          <w:szCs w:val="24"/>
          <w:rtl/>
          <w:lang w:eastAsia="he-IL"/>
        </w:rPr>
        <w:t>בין</w:t>
      </w:r>
    </w:p>
    <w:sdt>
      <w:sdtPr>
        <w:rPr>
          <w:rFonts w:ascii="David" w:eastAsia="Calibri" w:hAnsi="David" w:cs="David"/>
          <w:color w:val="00B0F0"/>
          <w:sz w:val="20"/>
          <w:szCs w:val="24"/>
          <w:rtl/>
        </w:rPr>
        <w:alias w:val="צד א בחוזה"/>
        <w:tag w:val="cntTzadA"/>
        <w:id w:val="-945774101"/>
        <w:placeholder>
          <w:docPart w:val="E9BB58CD26EE497D90ECCD7BDD8FD74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CA86794" w14:textId="5EE49814" w:rsidR="00E802C7" w:rsidRPr="00E802C7" w:rsidRDefault="00D11AA9" w:rsidP="00E802C7">
          <w:pPr>
            <w:widowControl w:val="0"/>
            <w:spacing w:before="0" w:beforeAutospacing="0" w:after="0" w:afterAutospacing="0" w:line="240" w:lineRule="auto"/>
            <w:ind w:left="3652" w:hanging="52"/>
            <w:jc w:val="both"/>
            <w:rPr>
              <w:rFonts w:ascii="Times New Roman" w:eastAsia="Times New Roman" w:hAnsi="Times New Roman" w:cs="David"/>
              <w:color w:val="008000"/>
              <w:sz w:val="24"/>
              <w:szCs w:val="24"/>
              <w:rtl/>
            </w:rPr>
          </w:pPr>
          <w:r w:rsidRPr="00D11AA9">
            <w:rPr>
              <w:rStyle w:val="PlaceholderText"/>
              <w:color w:val="00B0F0"/>
              <w:rtl/>
            </w:rPr>
            <w:t>[צד א בחוזה]</w:t>
          </w:r>
        </w:p>
      </w:sdtContent>
    </w:sdt>
    <w:p w14:paraId="439A753A" w14:textId="77777777" w:rsidR="00E802C7" w:rsidRPr="00E802C7" w:rsidRDefault="00E802C7" w:rsidP="00E802C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p>
    <w:p w14:paraId="17901175" w14:textId="77777777" w:rsidR="00E802C7" w:rsidRPr="00E802C7" w:rsidRDefault="00E802C7" w:rsidP="00E802C7">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(להלן: "</w:t>
      </w:r>
      <w:r w:rsidRPr="00E802C7">
        <w:rPr>
          <w:rFonts w:ascii="Times New Roman" w:eastAsia="Times New Roman" w:hAnsi="Times New Roman" w:cs="David" w:hint="cs"/>
          <w:b/>
          <w:bCs/>
          <w:sz w:val="20"/>
          <w:szCs w:val="24"/>
          <w:rtl/>
          <w:lang w:eastAsia="he-IL"/>
        </w:rPr>
        <w:t>המזמין</w:t>
      </w:r>
      <w:r w:rsidRPr="00E802C7">
        <w:rPr>
          <w:rFonts w:ascii="Times New Roman" w:eastAsia="Times New Roman" w:hAnsi="Times New Roman" w:cs="David" w:hint="cs"/>
          <w:sz w:val="20"/>
          <w:szCs w:val="24"/>
          <w:rtl/>
          <w:lang w:eastAsia="he-IL"/>
        </w:rPr>
        <w:t>")</w:t>
      </w:r>
    </w:p>
    <w:p w14:paraId="0CFA71C0" w14:textId="77777777" w:rsidR="00E802C7" w:rsidRPr="00E802C7" w:rsidRDefault="00E802C7" w:rsidP="00E802C7">
      <w:pPr>
        <w:widowControl w:val="0"/>
        <w:spacing w:before="0" w:beforeAutospacing="0" w:after="0" w:afterAutospacing="0" w:line="240" w:lineRule="auto"/>
        <w:ind w:left="2024" w:hanging="2024"/>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מצד אחד;</w:t>
      </w:r>
    </w:p>
    <w:p w14:paraId="7EEA87B9" w14:textId="77777777" w:rsidR="00E802C7" w:rsidRPr="00E802C7" w:rsidRDefault="00E802C7" w:rsidP="00E802C7">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cs="David"/>
          <w:bCs/>
          <w:sz w:val="20"/>
          <w:szCs w:val="24"/>
          <w:rtl/>
          <w:lang w:eastAsia="he-IL"/>
        </w:rPr>
      </w:pPr>
    </w:p>
    <w:p w14:paraId="0665AE29" w14:textId="77777777" w:rsidR="00E802C7" w:rsidRPr="00E802C7" w:rsidRDefault="00E802C7" w:rsidP="00E802C7">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cs="David"/>
          <w:bCs/>
          <w:sz w:val="20"/>
          <w:szCs w:val="24"/>
          <w:rtl/>
          <w:lang w:eastAsia="he-IL"/>
        </w:rPr>
      </w:pPr>
      <w:r w:rsidRPr="00E802C7">
        <w:rPr>
          <w:rFonts w:ascii="Times New Roman" w:eastAsia="Times New Roman" w:hAnsi="Times New Roman" w:cs="David" w:hint="cs"/>
          <w:bCs/>
          <w:sz w:val="20"/>
          <w:szCs w:val="24"/>
          <w:rtl/>
          <w:lang w:eastAsia="he-IL"/>
        </w:rPr>
        <w:t>ל ב י ן</w:t>
      </w:r>
    </w:p>
    <w:p w14:paraId="05D70861"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David" w:eastAsia="Calibri" w:hAnsi="David" w:cs="David"/>
          <w:color w:val="00B0F0"/>
          <w:sz w:val="20"/>
          <w:szCs w:val="24"/>
          <w:rtl/>
        </w:rPr>
        <w:alias w:val="צדדים נוספים"/>
        <w:tag w:val="cntTzadB_x002C__x0020_cntTzadC_x002C__x0020_cntTzadD"/>
        <w:id w:val="-1730990386"/>
        <w:placeholder>
          <w:docPart w:val="4C22E6812D564DB4927BF670B13669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5692E88" w14:textId="18774663" w:rsidR="00E802C7" w:rsidRPr="00E802C7" w:rsidRDefault="00D11AA9" w:rsidP="00E802C7">
          <w:pPr>
            <w:widowControl w:val="0"/>
            <w:spacing w:before="0" w:beforeAutospacing="0" w:after="0" w:afterAutospacing="0" w:line="240" w:lineRule="auto"/>
            <w:ind w:left="3652" w:hanging="52"/>
            <w:rPr>
              <w:rFonts w:ascii="Times New Roman" w:eastAsia="Times New Roman" w:hAnsi="Times New Roman" w:cs="David"/>
              <w:color w:val="800080"/>
              <w:sz w:val="24"/>
              <w:szCs w:val="24"/>
              <w:rtl/>
            </w:rPr>
          </w:pPr>
          <w:r>
            <w:rPr>
              <w:rFonts w:ascii="David" w:eastAsia="Calibri" w:hAnsi="David" w:cs="David" w:hint="cs"/>
              <w:color w:val="00B0F0"/>
              <w:sz w:val="20"/>
              <w:szCs w:val="24"/>
              <w:rtl/>
            </w:rPr>
            <w:t>צדדים נוספים</w:t>
          </w:r>
          <w:r>
            <w:rPr>
              <w:rFonts w:ascii="David" w:eastAsia="Calibri" w:hAnsi="David" w:cs="David" w:hint="cs"/>
              <w:color w:val="00B0F0"/>
              <w:sz w:val="20"/>
              <w:szCs w:val="24"/>
              <w:rtl/>
            </w:rPr>
            <w:br/>
          </w:r>
        </w:p>
      </w:sdtContent>
    </w:sdt>
    <w:p w14:paraId="4F2AE136" w14:textId="77777777" w:rsidR="00E802C7" w:rsidRPr="00E802C7" w:rsidRDefault="00E802C7" w:rsidP="00E802C7">
      <w:pPr>
        <w:widowControl w:val="0"/>
        <w:spacing w:before="0" w:beforeAutospacing="0" w:after="0" w:afterAutospacing="0" w:line="240" w:lineRule="auto"/>
        <w:ind w:left="2880" w:firstLine="720"/>
        <w:rPr>
          <w:rFonts w:ascii="Times New Roman" w:eastAsia="Times New Roman" w:hAnsi="Times New Roman" w:cs="David"/>
          <w:sz w:val="20"/>
          <w:szCs w:val="24"/>
          <w:lang w:eastAsia="he-IL"/>
        </w:rPr>
      </w:pPr>
      <w:r w:rsidRPr="00E802C7">
        <w:rPr>
          <w:rFonts w:ascii="Times New Roman" w:eastAsia="Times New Roman" w:hAnsi="Times New Roman" w:cs="David" w:hint="cs"/>
          <w:sz w:val="20"/>
          <w:szCs w:val="24"/>
          <w:rtl/>
          <w:lang w:eastAsia="he-IL"/>
        </w:rPr>
        <w:t>(להלן: "</w:t>
      </w:r>
      <w:r w:rsidRPr="00E802C7">
        <w:rPr>
          <w:rFonts w:ascii="Times New Roman" w:eastAsia="Times New Roman" w:hAnsi="Times New Roman" w:cs="David" w:hint="cs"/>
          <w:b/>
          <w:bCs/>
          <w:sz w:val="20"/>
          <w:szCs w:val="24"/>
          <w:rtl/>
          <w:lang w:eastAsia="he-IL"/>
        </w:rPr>
        <w:t>המבקר</w:t>
      </w:r>
      <w:r w:rsidRPr="00E802C7">
        <w:rPr>
          <w:rFonts w:ascii="Times New Roman" w:eastAsia="Times New Roman" w:hAnsi="Times New Roman" w:cs="David" w:hint="cs"/>
          <w:sz w:val="20"/>
          <w:szCs w:val="24"/>
          <w:rtl/>
          <w:lang w:eastAsia="he-IL"/>
        </w:rPr>
        <w:t>")</w:t>
      </w:r>
    </w:p>
    <w:p w14:paraId="3B0EAB3C" w14:textId="77777777" w:rsidR="00E802C7" w:rsidRPr="00E802C7" w:rsidRDefault="00E802C7" w:rsidP="00E802C7">
      <w:pPr>
        <w:widowControl w:val="0"/>
        <w:spacing w:before="0" w:beforeAutospacing="0" w:after="0" w:afterAutospacing="0" w:line="240" w:lineRule="auto"/>
        <w:ind w:left="1457" w:hanging="1457"/>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מצד שני;</w:t>
      </w:r>
    </w:p>
    <w:p w14:paraId="3CCBF5BD" w14:textId="77777777" w:rsidR="00E802C7" w:rsidRPr="00E802C7" w:rsidRDefault="00E802C7" w:rsidP="00E802C7">
      <w:pPr>
        <w:widowControl w:val="0"/>
        <w:spacing w:before="0" w:beforeAutospacing="0" w:after="0" w:afterAutospacing="0" w:line="240" w:lineRule="auto"/>
        <w:ind w:left="1180" w:hanging="940"/>
        <w:rPr>
          <w:rFonts w:ascii="Times New Roman" w:eastAsia="Times New Roman" w:hAnsi="Times New Roman" w:cs="David"/>
          <w:b/>
          <w:bCs/>
          <w:sz w:val="24"/>
          <w:szCs w:val="24"/>
          <w:rtl/>
          <w:lang w:eastAsia="he-IL"/>
        </w:rPr>
      </w:pPr>
    </w:p>
    <w:p w14:paraId="779F1E6F" w14:textId="5878EDE8" w:rsidR="00E802C7" w:rsidRPr="00E802C7" w:rsidRDefault="00E802C7" w:rsidP="00E802C7">
      <w:pPr>
        <w:widowControl w:val="0"/>
        <w:spacing w:before="0" w:beforeAutospacing="0" w:after="0" w:afterAutospacing="0" w:line="240" w:lineRule="auto"/>
        <w:ind w:left="94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sz w:val="24"/>
          <w:szCs w:val="24"/>
          <w:rtl/>
          <w:lang w:eastAsia="he-IL"/>
        </w:rPr>
        <w:t xml:space="preserve">ובין </w:t>
      </w:r>
      <w:r w:rsidRPr="00E802C7">
        <w:rPr>
          <w:rFonts w:ascii="Times New Roman" w:eastAsia="Times New Roman" w:hAnsi="Times New Roman" w:cs="David" w:hint="cs"/>
          <w:sz w:val="24"/>
          <w:szCs w:val="24"/>
          <w:rtl/>
          <w:lang w:eastAsia="he-IL"/>
        </w:rPr>
        <w:t xml:space="preserve">אפריקה ישראל מגורים בע"מ ושיכון ובינוי נדל"ן בע"מ </w:t>
      </w:r>
      <w:r w:rsidRPr="00E802C7">
        <w:rPr>
          <w:rFonts w:ascii="Times New Roman" w:eastAsia="Times New Roman" w:hAnsi="Times New Roman" w:cs="David"/>
          <w:sz w:val="24"/>
          <w:szCs w:val="24"/>
          <w:rtl/>
          <w:lang w:eastAsia="he-IL"/>
        </w:rPr>
        <w:t xml:space="preserve">לבין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נחתם ביום</w:t>
      </w:r>
      <w:r w:rsidRPr="00E802C7">
        <w:rPr>
          <w:rFonts w:ascii="Times New Roman" w:eastAsia="Times New Roman" w:hAnsi="Times New Roman" w:cs="David" w:hint="cs"/>
          <w:sz w:val="24"/>
          <w:szCs w:val="24"/>
          <w:rtl/>
          <w:lang w:eastAsia="he-IL"/>
        </w:rPr>
        <w:t xml:space="preserve"> </w:t>
      </w:r>
      <w:sdt>
        <w:sdtPr>
          <w:rPr>
            <w:rFonts w:ascii="David" w:eastAsia="Calibri" w:hAnsi="David" w:cs="David" w:hint="cs"/>
            <w:color w:val="00B0F0"/>
            <w:sz w:val="20"/>
            <w:szCs w:val="24"/>
            <w:rtl/>
          </w:rPr>
          <w:alias w:val="תאריך חתימת חוזה"/>
          <w:tag w:val="cntSignDate"/>
          <w:id w:val="1287385675"/>
          <w:placeholder>
            <w:docPart w:val="5CCF3ADD978545CE8A3AED6587059A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default"/>
          </w:rPr>
        </w:sdtEndPr>
        <w:sdtContent>
          <w:r w:rsidR="00D11AA9" w:rsidRPr="00D11AA9">
            <w:rPr>
              <w:rStyle w:val="PlaceholderText"/>
              <w:color w:val="00B0F0"/>
              <w:rtl/>
            </w:rPr>
            <w:t>[תאריך חתימת חוזה]</w:t>
          </w:r>
        </w:sdtContent>
      </w:sdt>
      <w:r w:rsidRPr="00E802C7">
        <w:rPr>
          <w:rFonts w:ascii="David" w:eastAsia="Calibri" w:hAnsi="David" w:cs="David" w:hint="cs"/>
          <w:color w:val="00B0F0"/>
          <w:sz w:val="20"/>
          <w:szCs w:val="24"/>
          <w:rtl/>
        </w:rPr>
        <w:t xml:space="preserve"> </w:t>
      </w:r>
      <w:r w:rsidRPr="00E802C7">
        <w:rPr>
          <w:rFonts w:ascii="Times New Roman" w:eastAsia="Times New Roman" w:hAnsi="Times New Roman" w:cs="David"/>
          <w:sz w:val="24"/>
          <w:szCs w:val="24"/>
          <w:rtl/>
          <w:lang w:eastAsia="he-IL"/>
        </w:rPr>
        <w:t>חוזה מסגרת (להלן: "</w:t>
      </w:r>
      <w:r w:rsidRPr="00E802C7">
        <w:rPr>
          <w:rFonts w:ascii="Times New Roman" w:eastAsia="Times New Roman" w:hAnsi="Times New Roman" w:cs="David"/>
          <w:b/>
          <w:bCs/>
          <w:sz w:val="24"/>
          <w:szCs w:val="24"/>
          <w:rtl/>
          <w:lang w:eastAsia="he-IL"/>
        </w:rPr>
        <w:t>חוזה המסגרת</w:t>
      </w:r>
      <w:r w:rsidRPr="00E802C7">
        <w:rPr>
          <w:rFonts w:ascii="Times New Roman" w:eastAsia="Times New Roman" w:hAnsi="Times New Roman" w:cs="David"/>
          <w:sz w:val="24"/>
          <w:szCs w:val="24"/>
          <w:rtl/>
          <w:lang w:eastAsia="he-IL"/>
        </w:rPr>
        <w:t xml:space="preserve">") למתן שירותי </w:t>
      </w:r>
      <w:r w:rsidRPr="00E802C7">
        <w:rPr>
          <w:rFonts w:ascii="Times New Roman" w:eastAsia="Times New Roman" w:hAnsi="Times New Roman" w:cs="David" w:hint="cs"/>
          <w:sz w:val="24"/>
          <w:szCs w:val="24"/>
          <w:rtl/>
          <w:lang w:eastAsia="he-IL"/>
        </w:rPr>
        <w:t>המבקר כהגדרתם בנספח ב'</w:t>
      </w:r>
      <w:r w:rsidRPr="00E802C7">
        <w:rPr>
          <w:rFonts w:ascii="Times New Roman" w:eastAsia="Times New Roman" w:hAnsi="Times New Roman" w:cs="David"/>
          <w:sz w:val="24"/>
          <w:szCs w:val="24"/>
          <w:rtl/>
          <w:lang w:eastAsia="he-IL"/>
        </w:rPr>
        <w:t xml:space="preserve"> בפרויקטים השונים של</w:t>
      </w:r>
      <w:r w:rsidRPr="00E802C7">
        <w:rPr>
          <w:rFonts w:ascii="Times New Roman" w:eastAsia="Times New Roman" w:hAnsi="Times New Roman" w:cs="David" w:hint="cs"/>
          <w:sz w:val="24"/>
          <w:szCs w:val="24"/>
          <w:rtl/>
          <w:lang w:eastAsia="he-IL"/>
        </w:rPr>
        <w:t xml:space="preserve"> המזמין בהתאם לתנאי המסגרת הקבועים בחוזה המסגרת ובכפוף למשלוח הזמנת עבודה בכתב מאת המזמין למבקר;</w:t>
      </w:r>
    </w:p>
    <w:p w14:paraId="2E5F932B" w14:textId="77777777" w:rsidR="00E802C7" w:rsidRPr="00E802C7" w:rsidRDefault="00E802C7" w:rsidP="00E802C7">
      <w:pPr>
        <w:widowControl w:val="0"/>
        <w:spacing w:before="0" w:beforeAutospacing="0" w:after="0" w:afterAutospacing="0" w:line="240" w:lineRule="auto"/>
        <w:ind w:left="1180" w:hanging="940"/>
        <w:rPr>
          <w:rFonts w:ascii="Times New Roman" w:eastAsia="Times New Roman" w:hAnsi="Times New Roman" w:cs="David"/>
          <w:sz w:val="24"/>
          <w:szCs w:val="24"/>
          <w:rtl/>
          <w:lang w:eastAsia="he-IL"/>
        </w:rPr>
      </w:pPr>
    </w:p>
    <w:p w14:paraId="239DA26D" w14:textId="77777777" w:rsidR="00E802C7" w:rsidRPr="00E802C7" w:rsidRDefault="00E802C7" w:rsidP="00E802C7">
      <w:pPr>
        <w:widowControl w:val="0"/>
        <w:spacing w:before="0" w:beforeAutospacing="0" w:after="0" w:afterAutospacing="0" w:line="240" w:lineRule="auto"/>
        <w:ind w:left="940" w:hanging="940"/>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לפיכך</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ab/>
        <w:t>והמזמין</w:t>
      </w:r>
      <w:r w:rsidRPr="00E802C7">
        <w:rPr>
          <w:rFonts w:ascii="Times New Roman" w:eastAsia="Times New Roman" w:hAnsi="Times New Roman" w:cs="David"/>
          <w:sz w:val="24"/>
          <w:szCs w:val="24"/>
          <w:rtl/>
          <w:lang w:eastAsia="he-IL"/>
        </w:rPr>
        <w:t xml:space="preserve"> מזמין בזה מאת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שירותי </w:t>
      </w:r>
      <w:r w:rsidRPr="00E802C7">
        <w:rPr>
          <w:rFonts w:ascii="Times New Roman" w:eastAsia="Times New Roman" w:hAnsi="Times New Roman" w:cs="David" w:hint="cs"/>
          <w:sz w:val="24"/>
          <w:szCs w:val="24"/>
          <w:rtl/>
          <w:lang w:eastAsia="he-IL"/>
        </w:rPr>
        <w:t xml:space="preserve">המבקר </w:t>
      </w:r>
      <w:r w:rsidRPr="00E802C7">
        <w:rPr>
          <w:rFonts w:ascii="Times New Roman" w:eastAsia="Times New Roman" w:hAnsi="Times New Roman" w:cs="David"/>
          <w:sz w:val="24"/>
          <w:szCs w:val="24"/>
          <w:rtl/>
          <w:lang w:eastAsia="he-IL"/>
        </w:rPr>
        <w:t>כמפורט להלן</w:t>
      </w:r>
      <w:r w:rsidRPr="00E802C7">
        <w:rPr>
          <w:rFonts w:ascii="Times New Roman" w:eastAsia="Times New Roman" w:hAnsi="Times New Roman" w:cs="David" w:hint="cs"/>
          <w:sz w:val="24"/>
          <w:szCs w:val="24"/>
          <w:rtl/>
          <w:lang w:eastAsia="he-IL"/>
        </w:rPr>
        <w:t>:</w:t>
      </w:r>
    </w:p>
    <w:p w14:paraId="716D0636" w14:textId="77777777" w:rsidR="00E802C7" w:rsidRPr="00E802C7" w:rsidRDefault="00E802C7" w:rsidP="00E802C7">
      <w:pPr>
        <w:widowControl w:val="0"/>
        <w:spacing w:before="0" w:beforeAutospacing="0" w:after="0" w:afterAutospacing="0" w:line="240" w:lineRule="auto"/>
        <w:ind w:left="240" w:firstLine="580"/>
        <w:rPr>
          <w:rFonts w:ascii="Times New Roman" w:eastAsia="Times New Roman" w:hAnsi="Times New Roman" w:cs="David"/>
          <w:sz w:val="24"/>
          <w:szCs w:val="24"/>
          <w:rtl/>
          <w:lang w:eastAsia="he-IL"/>
        </w:rPr>
      </w:pPr>
    </w:p>
    <w:p w14:paraId="7E9444EB"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lang w:eastAsia="he-IL"/>
        </w:rPr>
        <w:t>1.1</w:t>
      </w: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sz w:val="24"/>
          <w:szCs w:val="24"/>
          <w:rtl/>
          <w:lang w:eastAsia="he-IL"/>
        </w:rPr>
        <w:tab/>
      </w:r>
      <w:r w:rsidRPr="00E802C7">
        <w:rPr>
          <w:rFonts w:ascii="Times New Roman" w:eastAsia="Times New Roman" w:hAnsi="Times New Roman" w:cs="David"/>
          <w:b/>
          <w:bCs/>
          <w:sz w:val="24"/>
          <w:szCs w:val="24"/>
          <w:u w:val="single"/>
          <w:rtl/>
          <w:lang w:eastAsia="he-IL"/>
        </w:rPr>
        <w:t>הגדרות</w:t>
      </w:r>
      <w:r w:rsidRPr="00E802C7">
        <w:rPr>
          <w:rFonts w:ascii="Times New Roman" w:eastAsia="Times New Roman" w:hAnsi="Times New Roman" w:cs="David" w:hint="cs"/>
          <w:sz w:val="24"/>
          <w:szCs w:val="24"/>
          <w:rtl/>
          <w:lang w:eastAsia="he-IL"/>
        </w:rPr>
        <w:t>:</w:t>
      </w:r>
    </w:p>
    <w:p w14:paraId="1924DC97" w14:textId="54A5E78D"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האתר</w:t>
      </w: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Arial"/>
            <w:color w:val="00B0F0"/>
            <w:sz w:val="20"/>
            <w:szCs w:val="20"/>
            <w:rtl/>
            <w:lang w:eastAsia="he-IL"/>
          </w:rPr>
          <w:alias w:val="שם אתר"/>
          <w:tag w:val="cntSite"/>
          <w:id w:val="1972086955"/>
          <w:placeholder>
            <w:docPart w:val="4FDB8D2E8C024153838C827BE28AC5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D11AA9" w:rsidRPr="00D11AA9">
            <w:rPr>
              <w:rStyle w:val="PlaceholderText"/>
              <w:color w:val="00B0F0"/>
              <w:rtl/>
            </w:rPr>
            <w:t>[שם אתר]</w:t>
          </w:r>
        </w:sdtContent>
      </w:sdt>
    </w:p>
    <w:p w14:paraId="362F5204" w14:textId="3B941BEE"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b/>
          <w:bCs/>
          <w:sz w:val="24"/>
          <w:szCs w:val="24"/>
          <w:rtl/>
          <w:lang w:eastAsia="he-IL"/>
        </w:rPr>
        <w:t>הפרויקט</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Arial"/>
            <w:color w:val="00B0F0"/>
            <w:sz w:val="20"/>
            <w:szCs w:val="20"/>
            <w:rtl/>
            <w:lang w:eastAsia="he-IL"/>
          </w:rPr>
          <w:alias w:val="שם הפרויקט"/>
          <w:tag w:val="cntProjectName"/>
          <w:id w:val="-668408490"/>
          <w:placeholder>
            <w:docPart w:val="67BC234B5B154B9781525C38016304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11AA9" w:rsidRPr="00D11AA9">
            <w:rPr>
              <w:rStyle w:val="PlaceholderText"/>
              <w:color w:val="00B0F0"/>
              <w:rtl/>
            </w:rPr>
            <w:t>[שם הפרויקט]</w:t>
          </w:r>
        </w:sdtContent>
      </w:sdt>
    </w:p>
    <w:p w14:paraId="506A3007" w14:textId="70441BCC"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הרשות המקומית</w:t>
      </w: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sz w:val="24"/>
          <w:szCs w:val="20"/>
          <w:rtl/>
          <w:lang w:eastAsia="he-IL"/>
        </w:rPr>
        <w:t xml:space="preserve"> </w:t>
      </w:r>
      <w:sdt>
        <w:sdtPr>
          <w:rPr>
            <w:rFonts w:ascii="Times New Roman" w:eastAsia="Times New Roman" w:hAnsi="Times New Roman" w:cs="Arial" w:hint="cs"/>
            <w:color w:val="00B0F0"/>
            <w:sz w:val="20"/>
            <w:szCs w:val="20"/>
            <w:rtl/>
            <w:lang w:eastAsia="he-IL"/>
          </w:rPr>
          <w:alias w:val="רשות מקומית"/>
          <w:tag w:val="cntLocalAuth"/>
          <w:id w:val="-1769765650"/>
          <w:placeholder>
            <w:docPart w:val="2851046BBCE3448D88A53B141FE706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r w:rsidR="00D11AA9" w:rsidRPr="00D11AA9">
            <w:rPr>
              <w:rStyle w:val="PlaceholderText"/>
              <w:color w:val="00B0F0"/>
              <w:rtl/>
            </w:rPr>
            <w:t>[רשות מקומית]</w:t>
          </w:r>
        </w:sdtContent>
      </w:sdt>
      <w:r w:rsidRPr="00E802C7">
        <w:rPr>
          <w:rFonts w:ascii="Times New Roman" w:eastAsia="Times New Roman" w:hAnsi="Times New Roman" w:cs="David" w:hint="cs"/>
          <w:sz w:val="24"/>
          <w:szCs w:val="24"/>
          <w:rtl/>
          <w:lang w:eastAsia="he-IL"/>
        </w:rPr>
        <w:t xml:space="preserve">  </w:t>
      </w:r>
    </w:p>
    <w:p w14:paraId="14C16ED0" w14:textId="69EBFC42"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b/>
          <w:bCs/>
          <w:sz w:val="24"/>
          <w:szCs w:val="24"/>
          <w:rtl/>
          <w:lang w:eastAsia="he-IL"/>
        </w:rPr>
        <w:t>התכנית</w:t>
      </w:r>
      <w:r w:rsidRPr="00E802C7">
        <w:rPr>
          <w:rFonts w:ascii="Times New Roman" w:eastAsia="Times New Roman" w:hAnsi="Times New Roman" w:cs="David"/>
          <w:sz w:val="24"/>
          <w:szCs w:val="24"/>
          <w:rtl/>
          <w:lang w:eastAsia="he-IL"/>
        </w:rPr>
        <w:t xml:space="preserve">" או </w:t>
      </w:r>
      <w:r w:rsidRPr="00E802C7">
        <w:rPr>
          <w:rFonts w:ascii="Times New Roman" w:eastAsia="Times New Roman" w:hAnsi="Times New Roman" w:cs="David"/>
          <w:b/>
          <w:bCs/>
          <w:sz w:val="24"/>
          <w:szCs w:val="24"/>
          <w:rtl/>
          <w:lang w:eastAsia="he-IL"/>
        </w:rPr>
        <w:t>"המקרקעין"</w:t>
      </w:r>
      <w:r w:rsidRPr="00E802C7">
        <w:rPr>
          <w:rFonts w:ascii="Times New Roman" w:eastAsia="Times New Roman" w:hAnsi="Times New Roman" w:cs="David" w:hint="cs"/>
          <w:sz w:val="24"/>
          <w:szCs w:val="24"/>
          <w:rtl/>
          <w:lang w:eastAsia="he-IL"/>
        </w:rPr>
        <w:t>: ת</w:t>
      </w:r>
      <w:r w:rsidRPr="00E802C7">
        <w:rPr>
          <w:rFonts w:ascii="Times New Roman" w:eastAsia="Times New Roman" w:hAnsi="Times New Roman" w:cs="David"/>
          <w:sz w:val="24"/>
          <w:szCs w:val="24"/>
          <w:rtl/>
          <w:lang w:eastAsia="he-IL"/>
        </w:rPr>
        <w:t xml:space="preserve">כנית בנין עיר </w:t>
      </w:r>
      <w:sdt>
        <w:sdtPr>
          <w:rPr>
            <w:rFonts w:ascii="Times New Roman" w:eastAsia="Times New Roman" w:hAnsi="Times New Roman" w:cs="Arial"/>
            <w:color w:val="00B0F0"/>
            <w:sz w:val="20"/>
            <w:szCs w:val="20"/>
            <w:rtl/>
            <w:lang w:eastAsia="he-IL"/>
          </w:rPr>
          <w:alias w:val="שדה נוסף 2"/>
          <w:tag w:val="cntCustomField2"/>
          <w:id w:val="682101484"/>
          <w:placeholder>
            <w:docPart w:val="84F730EB45264B01924FAF6C849C58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D11AA9" w:rsidRPr="00D11AA9">
            <w:rPr>
              <w:rStyle w:val="PlaceholderText"/>
              <w:color w:val="00B0F0"/>
              <w:rtl/>
            </w:rPr>
            <w:t>[שדה נוסף 2]</w:t>
          </w:r>
        </w:sdtContent>
      </w:sdt>
      <w:r w:rsidRPr="00E802C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E802C7">
        <w:rPr>
          <w:rFonts w:ascii="Times New Roman" w:eastAsia="Times New Roman" w:hAnsi="Times New Roman" w:cs="David" w:hint="cs"/>
          <w:sz w:val="24"/>
          <w:szCs w:val="24"/>
          <w:rtl/>
          <w:lang w:eastAsia="he-IL"/>
        </w:rPr>
        <w:t xml:space="preserve"> - </w:t>
      </w:r>
      <w:sdt>
        <w:sdtPr>
          <w:rPr>
            <w:rFonts w:ascii="Times New Roman" w:eastAsia="Times New Roman" w:hAnsi="Times New Roman" w:cs="Arial"/>
            <w:color w:val="00B0F0"/>
            <w:sz w:val="20"/>
            <w:szCs w:val="20"/>
            <w:rtl/>
            <w:lang w:eastAsia="he-IL"/>
          </w:rPr>
          <w:alias w:val="שדה נוסף 1"/>
          <w:tag w:val="cntCustomField1"/>
          <w:id w:val="950209539"/>
          <w:placeholder>
            <w:docPart w:val="18375E7CA177418D8A6799B8BCEED4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D11AA9" w:rsidRPr="00D11AA9">
            <w:rPr>
              <w:rStyle w:val="PlaceholderText"/>
              <w:color w:val="00B0F0"/>
              <w:rtl/>
            </w:rPr>
            <w:t>[שדה נוסף 1]</w:t>
          </w:r>
        </w:sdtContent>
      </w:sdt>
      <w:r w:rsidR="00D11AA9">
        <w:rPr>
          <w:rFonts w:ascii="Times New Roman" w:eastAsia="Times New Roman" w:hAnsi="Times New Roman" w:cs="Arial" w:hint="cs"/>
          <w:color w:val="00B0F0"/>
          <w:sz w:val="20"/>
          <w:szCs w:val="20"/>
          <w:rtl/>
          <w:lang w:eastAsia="he-IL"/>
        </w:rPr>
        <w:t>.</w:t>
      </w:r>
      <w:r w:rsidRPr="00E802C7">
        <w:rPr>
          <w:rFonts w:ascii="Times New Roman" w:eastAsia="Times New Roman" w:hAnsi="Times New Roman" w:cs="David" w:hint="cs"/>
          <w:sz w:val="24"/>
          <w:szCs w:val="24"/>
          <w:rtl/>
          <w:lang w:eastAsia="he-IL"/>
        </w:rPr>
        <w:t xml:space="preserve"> </w:t>
      </w:r>
    </w:p>
    <w:p w14:paraId="5BC4D51D" w14:textId="77777777"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2930922D" w14:textId="77777777"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b/>
          <w:bCs/>
          <w:sz w:val="24"/>
          <w:szCs w:val="24"/>
          <w:rtl/>
          <w:lang w:eastAsia="he-IL"/>
        </w:rPr>
        <w:t>חוזה הפיתוח</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ח</w:t>
      </w:r>
      <w:r w:rsidRPr="00E802C7">
        <w:rPr>
          <w:rFonts w:ascii="Times New Roman" w:eastAsia="Times New Roman" w:hAnsi="Times New Roman" w:cs="David"/>
          <w:sz w:val="24"/>
          <w:szCs w:val="24"/>
          <w:rtl/>
          <w:lang w:eastAsia="he-IL"/>
        </w:rPr>
        <w:t>וזה הפיתוח אשר נחתם בין המזמין לבין הרשות המקומית.</w:t>
      </w:r>
    </w:p>
    <w:p w14:paraId="47649D9E" w14:textId="71B31F49" w:rsidR="00E802C7" w:rsidRPr="00E802C7" w:rsidRDefault="00E802C7" w:rsidP="00D11AA9">
      <w:pPr>
        <w:widowControl w:val="0"/>
        <w:spacing w:before="0" w:beforeAutospacing="0" w:after="0" w:afterAutospacing="0" w:line="240" w:lineRule="auto"/>
        <w:ind w:left="1888"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ת</w:t>
      </w:r>
      <w:r w:rsidR="00D11AA9">
        <w:rPr>
          <w:rFonts w:ascii="Times New Roman" w:eastAsia="Times New Roman" w:hAnsi="Times New Roman" w:cs="David" w:hint="cs"/>
          <w:b/>
          <w:bCs/>
          <w:sz w:val="24"/>
          <w:szCs w:val="24"/>
          <w:rtl/>
          <w:lang w:eastAsia="he-IL"/>
        </w:rPr>
        <w:t>י</w:t>
      </w:r>
      <w:r w:rsidRPr="00E802C7">
        <w:rPr>
          <w:rFonts w:ascii="Times New Roman" w:eastAsia="Times New Roman" w:hAnsi="Times New Roman" w:cs="David" w:hint="cs"/>
          <w:b/>
          <w:bCs/>
          <w:sz w:val="24"/>
          <w:szCs w:val="24"/>
          <w:rtl/>
          <w:lang w:eastAsia="he-IL"/>
        </w:rPr>
        <w:t>אור העבודה</w:t>
      </w:r>
      <w:r w:rsidRPr="00E802C7">
        <w:rPr>
          <w:rFonts w:ascii="Times New Roman" w:eastAsia="Times New Roman" w:hAnsi="Times New Roman" w:cs="David" w:hint="cs"/>
          <w:sz w:val="24"/>
          <w:szCs w:val="24"/>
          <w:rtl/>
          <w:lang w:eastAsia="he-IL"/>
        </w:rPr>
        <w:t>":</w:t>
      </w:r>
      <w:r w:rsidRPr="00E802C7" w:rsidDel="004E114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B0F0"/>
            <w:sz w:val="24"/>
            <w:szCs w:val="24"/>
            <w:rtl/>
            <w:lang w:eastAsia="he-IL"/>
          </w:rPr>
          <w:alias w:val="תבנית חוזה"/>
          <w:tag w:val="cntContractType"/>
          <w:id w:val="1495988100"/>
          <w:placeholder>
            <w:docPart w:val="392862164BFB4A3883E2E114B88208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D11AA9" w:rsidRPr="00D11AA9">
            <w:rPr>
              <w:rFonts w:ascii="Times New Roman" w:eastAsia="Times New Roman" w:hAnsi="Times New Roman" w:cs="David" w:hint="cs"/>
              <w:color w:val="00B0F0"/>
              <w:sz w:val="24"/>
              <w:szCs w:val="24"/>
              <w:rtl/>
              <w:lang w:eastAsia="he-IL"/>
            </w:rPr>
            <w:t xml:space="preserve"> מבקר תכנון קונסטרוקציה</w:t>
          </w:r>
        </w:sdtContent>
      </w:sdt>
      <w:r w:rsidR="00D11AA9">
        <w:rPr>
          <w:rFonts w:ascii="Times New Roman" w:eastAsia="Times New Roman" w:hAnsi="Times New Roman" w:cs="David" w:hint="cs"/>
          <w:sz w:val="24"/>
          <w:szCs w:val="24"/>
          <w:rtl/>
          <w:lang w:eastAsia="he-IL"/>
        </w:rPr>
        <w:t xml:space="preserve"> </w:t>
      </w:r>
    </w:p>
    <w:p w14:paraId="79FF84FF" w14:textId="6CC4DBDE"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לוח זמנים</w:t>
      </w:r>
      <w:r w:rsidRPr="00E802C7">
        <w:rPr>
          <w:rFonts w:ascii="Times New Roman" w:eastAsia="Times New Roman" w:hAnsi="Times New Roman" w:cs="David" w:hint="cs"/>
          <w:sz w:val="24"/>
          <w:szCs w:val="24"/>
          <w:rtl/>
          <w:lang w:eastAsia="he-IL"/>
        </w:rPr>
        <w:t xml:space="preserve">": מועדי ביצוע שירותי </w:t>
      </w:r>
      <w:del w:id="55" w:author="רינת הראל" w:date="2020-05-13T15:42:00Z">
        <w:r w:rsidRPr="00E802C7" w:rsidDel="00164A53">
          <w:rPr>
            <w:rFonts w:ascii="Times New Roman" w:eastAsia="Times New Roman" w:hAnsi="Times New Roman" w:cs="David" w:hint="cs"/>
            <w:sz w:val="24"/>
            <w:szCs w:val="24"/>
            <w:rtl/>
            <w:lang w:eastAsia="he-IL"/>
          </w:rPr>
          <w:delText>המתכנן</w:delText>
        </w:r>
      </w:del>
      <w:ins w:id="56" w:author="רינת הראל" w:date="2020-05-13T15:42:00Z">
        <w:r w:rsidR="00164A53">
          <w:rPr>
            <w:rFonts w:ascii="Times New Roman" w:eastAsia="Times New Roman" w:hAnsi="Times New Roman" w:cs="David" w:hint="cs"/>
            <w:sz w:val="24"/>
            <w:szCs w:val="24"/>
            <w:rtl/>
            <w:lang w:eastAsia="he-IL"/>
          </w:rPr>
          <w:t>המבקר</w:t>
        </w:r>
      </w:ins>
      <w:r w:rsidRPr="00E802C7">
        <w:rPr>
          <w:rFonts w:ascii="Times New Roman" w:eastAsia="Times New Roman" w:hAnsi="Times New Roman" w:cs="David" w:hint="cs"/>
          <w:sz w:val="24"/>
          <w:szCs w:val="24"/>
          <w:rtl/>
          <w:lang w:eastAsia="he-IL"/>
        </w:rPr>
        <w:t xml:space="preserve"> הינם כדלקמן: _______________</w:t>
      </w:r>
    </w:p>
    <w:p w14:paraId="3E44408E" w14:textId="77777777" w:rsidR="00D11AA9"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b/>
          <w:sz w:val="24"/>
          <w:szCs w:val="24"/>
          <w:rtl/>
          <w:lang w:eastAsia="he-IL"/>
        </w:rPr>
        <w:tab/>
        <w:t>"</w:t>
      </w:r>
      <w:r w:rsidRPr="00E802C7">
        <w:rPr>
          <w:rFonts w:ascii="Times New Roman" w:eastAsia="Times New Roman" w:hAnsi="Times New Roman" w:cs="David" w:hint="cs"/>
          <w:bCs/>
          <w:sz w:val="24"/>
          <w:szCs w:val="24"/>
          <w:rtl/>
          <w:lang w:eastAsia="he-IL"/>
        </w:rPr>
        <w:t xml:space="preserve">שכר המבקר </w:t>
      </w:r>
      <w:r w:rsidRPr="00E802C7">
        <w:rPr>
          <w:rFonts w:ascii="Times New Roman" w:eastAsia="Times New Roman" w:hAnsi="Times New Roman" w:cs="David" w:hint="cs"/>
          <w:b/>
          <w:sz w:val="24"/>
          <w:szCs w:val="24"/>
          <w:rtl/>
          <w:lang w:eastAsia="he-IL"/>
        </w:rPr>
        <w:t xml:space="preserve">": </w:t>
      </w:r>
      <w:r w:rsidRPr="00E802C7">
        <w:rPr>
          <w:rFonts w:ascii="Times New Roman" w:eastAsia="Times New Roman" w:hAnsi="Times New Roman" w:cs="David" w:hint="cs"/>
          <w:sz w:val="24"/>
          <w:szCs w:val="24"/>
          <w:rtl/>
          <w:lang w:eastAsia="he-IL"/>
        </w:rPr>
        <w:t xml:space="preserve">שכר המבקר בגין ביצוע שירותי המבקר על פי הזמנת עבודה זו במלואם ובמועדם בהתאם לתעריפים המפורטים בנספח ד' לחוזה המסגרת, </w:t>
      </w:r>
    </w:p>
    <w:p w14:paraId="5A9E193B" w14:textId="357EA5B2" w:rsidR="00E802C7" w:rsidRPr="00E802C7" w:rsidRDefault="00D11AA9" w:rsidP="003B0B09">
      <w:pPr>
        <w:widowControl w:val="0"/>
        <w:spacing w:before="0" w:beforeAutospacing="0" w:after="0" w:afterAutospacing="0" w:line="240" w:lineRule="auto"/>
        <w:ind w:left="944" w:hanging="944"/>
        <w:rPr>
          <w:rFonts w:ascii="Times New Roman" w:eastAsia="Times New Roman" w:hAnsi="Times New Roman" w:cs="David"/>
          <w:b/>
          <w:sz w:val="24"/>
          <w:szCs w:val="24"/>
          <w:rtl/>
          <w:lang w:eastAsia="he-IL"/>
        </w:rPr>
      </w:pPr>
      <w:r>
        <w:rPr>
          <w:rFonts w:ascii="Times New Roman" w:eastAsia="Times New Roman" w:hAnsi="Times New Roman" w:cs="David" w:hint="cs"/>
          <w:sz w:val="24"/>
          <w:szCs w:val="24"/>
          <w:rtl/>
          <w:lang w:eastAsia="he-IL"/>
        </w:rPr>
        <w:t xml:space="preserve">                  </w:t>
      </w:r>
      <w:r w:rsidR="00E802C7" w:rsidRPr="00E802C7">
        <w:rPr>
          <w:rFonts w:ascii="Times New Roman" w:eastAsia="Times New Roman" w:hAnsi="Times New Roman" w:cs="David" w:hint="cs"/>
          <w:sz w:val="24"/>
          <w:szCs w:val="24"/>
          <w:rtl/>
          <w:lang w:eastAsia="he-IL"/>
        </w:rPr>
        <w:t>הינו:</w:t>
      </w:r>
      <w:r w:rsidR="003B0B09">
        <w:rPr>
          <w:rFonts w:ascii="Times New Roman" w:eastAsia="Times New Roman" w:hAnsi="Times New Roman" w:cs="David" w:hint="cs"/>
          <w:b/>
          <w:sz w:val="24"/>
          <w:szCs w:val="24"/>
          <w:u w:val="single"/>
          <w:rtl/>
          <w:lang w:eastAsia="he-IL"/>
        </w:rPr>
        <w:t xml:space="preserve">                                           </w:t>
      </w:r>
      <w:r w:rsidRPr="00D11AA9">
        <w:rPr>
          <w:rFonts w:ascii="Times New Roman" w:eastAsia="Times New Roman" w:hAnsi="Times New Roman" w:cs="David" w:hint="cs"/>
          <w:b/>
          <w:sz w:val="24"/>
          <w:szCs w:val="24"/>
          <w:u w:val="single"/>
          <w:rtl/>
          <w:lang w:eastAsia="he-IL"/>
        </w:rPr>
        <w:t xml:space="preserve">            </w:t>
      </w:r>
      <w:r>
        <w:rPr>
          <w:rFonts w:ascii="Times New Roman" w:eastAsia="Times New Roman" w:hAnsi="Times New Roman" w:cs="David" w:hint="cs"/>
          <w:b/>
          <w:sz w:val="24"/>
          <w:szCs w:val="24"/>
          <w:rtl/>
          <w:lang w:eastAsia="he-IL"/>
        </w:rPr>
        <w:t>₪.</w:t>
      </w:r>
    </w:p>
    <w:p w14:paraId="7E3ACA2A" w14:textId="77777777"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b/>
          <w:sz w:val="24"/>
          <w:szCs w:val="24"/>
          <w:rtl/>
          <w:lang w:eastAsia="he-IL"/>
        </w:rPr>
      </w:pPr>
      <w:r w:rsidRPr="00E802C7">
        <w:rPr>
          <w:rFonts w:ascii="Times New Roman" w:eastAsia="Times New Roman" w:hAnsi="Times New Roman" w:cs="David" w:hint="cs"/>
          <w:b/>
          <w:sz w:val="24"/>
          <w:szCs w:val="24"/>
          <w:rtl/>
          <w:lang w:eastAsia="he-IL"/>
        </w:rPr>
        <w:t>הזמנה זו תהיה בתוקף רק עם המצאת אישור קיום ביטוחים (נספח ז' מתוך הסכם המסגרת).</w:t>
      </w:r>
    </w:p>
    <w:p w14:paraId="306AB661"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ab/>
      </w:r>
    </w:p>
    <w:p w14:paraId="08E36A4E" w14:textId="77777777" w:rsidR="00E802C7" w:rsidRPr="00E802C7" w:rsidRDefault="00E802C7" w:rsidP="00E802C7">
      <w:pPr>
        <w:widowControl w:val="0"/>
        <w:spacing w:before="0" w:beforeAutospacing="0" w:after="0" w:afterAutospacing="0" w:line="240" w:lineRule="auto"/>
        <w:ind w:left="1888" w:hanging="944"/>
        <w:rPr>
          <w:rFonts w:ascii="Times New Roman" w:eastAsia="Times New Roman" w:hAnsi="Times New Roman" w:cs="David"/>
          <w:sz w:val="24"/>
          <w:szCs w:val="24"/>
          <w:rtl/>
          <w:lang w:eastAsia="he-IL"/>
        </w:rPr>
      </w:pPr>
    </w:p>
    <w:p w14:paraId="1771D541" w14:textId="380835E0" w:rsidR="00E802C7" w:rsidRPr="00E802C7" w:rsidRDefault="00E802C7" w:rsidP="003B0B09">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2.8</w:t>
      </w:r>
      <w:r w:rsidRPr="00E802C7">
        <w:rPr>
          <w:rFonts w:ascii="Times New Roman" w:eastAsia="Times New Roman" w:hAnsi="Times New Roman" w:cs="David" w:hint="cs"/>
          <w:sz w:val="24"/>
          <w:szCs w:val="24"/>
          <w:rtl/>
          <w:lang w:eastAsia="he-IL"/>
        </w:rPr>
        <w:tab/>
        <w:t>"</w:t>
      </w:r>
      <w:r w:rsidRPr="00E802C7">
        <w:rPr>
          <w:rFonts w:ascii="Times New Roman" w:eastAsia="Times New Roman" w:hAnsi="Times New Roman" w:cs="David"/>
          <w:b/>
          <w:bCs/>
          <w:sz w:val="24"/>
          <w:szCs w:val="24"/>
          <w:rtl/>
          <w:lang w:eastAsia="he-IL"/>
        </w:rPr>
        <w:t>המנהל</w:t>
      </w: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405040135"/>
          <w:placeholder>
            <w:docPart w:val="483E279B769742559BE1C84F5718F6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3B0B09" w:rsidRPr="00E95AE9">
            <w:rPr>
              <w:rStyle w:val="PlaceholderText"/>
              <w:color w:val="00B0F0"/>
              <w:rtl/>
            </w:rPr>
            <w:t>[שדה נוסף 3]</w:t>
          </w:r>
        </w:sdtContent>
      </w:sdt>
      <w:r w:rsidR="003B0B09"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hint="cs"/>
          <w:sz w:val="24"/>
          <w:szCs w:val="24"/>
          <w:rtl/>
          <w:lang w:eastAsia="he-IL"/>
        </w:rPr>
        <w:t xml:space="preserve">מחב' אפריקה ישראל מגורים בע"מ </w:t>
      </w:r>
    </w:p>
    <w:p w14:paraId="050EEAD2" w14:textId="77777777" w:rsidR="00E802C7" w:rsidRPr="00E802C7" w:rsidRDefault="00E802C7" w:rsidP="00E802C7">
      <w:pPr>
        <w:widowControl w:val="0"/>
        <w:spacing w:before="0" w:beforeAutospacing="0" w:after="0" w:afterAutospacing="0" w:line="240" w:lineRule="auto"/>
        <w:ind w:left="944" w:hanging="22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ab/>
      </w:r>
    </w:p>
    <w:p w14:paraId="2853235A"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lang w:eastAsia="he-IL"/>
        </w:rPr>
        <w:t>3.2</w:t>
      </w:r>
      <w:r w:rsidRPr="00E802C7">
        <w:rPr>
          <w:rFonts w:ascii="Times New Roman" w:eastAsia="Times New Roman" w:hAnsi="Times New Roman" w:cs="David"/>
          <w:sz w:val="24"/>
          <w:szCs w:val="24"/>
          <w:lang w:eastAsia="he-IL"/>
        </w:rPr>
        <w:tab/>
      </w:r>
      <w:r w:rsidRPr="00E802C7">
        <w:rPr>
          <w:rFonts w:ascii="Times New Roman" w:eastAsia="Times New Roman" w:hAnsi="Times New Roman" w:cs="David" w:hint="cs"/>
          <w:sz w:val="24"/>
          <w:szCs w:val="24"/>
          <w:rtl/>
          <w:lang w:eastAsia="he-IL"/>
        </w:rPr>
        <w:t>בעלי המקצוע במשרד המבקר הם:</w:t>
      </w:r>
    </w:p>
    <w:p w14:paraId="187FFBDB" w14:textId="6FE24C95" w:rsidR="00E802C7" w:rsidRPr="00E802C7" w:rsidRDefault="00E802C7" w:rsidP="003B0B09">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א.</w:t>
      </w:r>
      <w:r w:rsidRPr="00E802C7">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80E8C1F5694879ABAE966F9E08B2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3B0B09" w:rsidRPr="00E95AE9">
            <w:rPr>
              <w:rStyle w:val="PlaceholderText"/>
              <w:color w:val="00B0F0"/>
              <w:rtl/>
            </w:rPr>
            <w:t>[שדה נוסף 4]</w:t>
          </w:r>
        </w:sdtContent>
      </w:sdt>
    </w:p>
    <w:p w14:paraId="00EDB0F7" w14:textId="794D8FA2" w:rsidR="00E802C7" w:rsidRPr="00E802C7" w:rsidRDefault="00E802C7" w:rsidP="003B0B09">
      <w:pPr>
        <w:widowControl w:val="0"/>
        <w:spacing w:before="240" w:beforeAutospacing="0" w:after="60" w:afterAutospacing="0" w:line="240" w:lineRule="auto"/>
        <w:ind w:left="1440" w:right="1440" w:hanging="496"/>
        <w:outlineLvl w:val="7"/>
        <w:rPr>
          <w:rFonts w:ascii="Calibri" w:eastAsia="Times New Roman" w:hAnsi="Calibri" w:cs="Arial"/>
          <w:i/>
          <w:iCs/>
          <w:sz w:val="24"/>
          <w:szCs w:val="24"/>
          <w:rtl/>
          <w:lang w:eastAsia="he-IL"/>
        </w:rPr>
      </w:pPr>
      <w:r w:rsidRPr="00E802C7">
        <w:rPr>
          <w:rFonts w:ascii="Calibri" w:eastAsia="Times New Roman" w:hAnsi="Calibri" w:cs="David"/>
          <w:i/>
          <w:iCs/>
          <w:sz w:val="24"/>
          <w:szCs w:val="24"/>
          <w:rtl/>
          <w:lang w:eastAsia="he-IL"/>
        </w:rPr>
        <w:t xml:space="preserve">ב. </w:t>
      </w:r>
      <w:r w:rsidRPr="00E802C7">
        <w:rPr>
          <w:rFonts w:ascii="Calibri" w:eastAsia="Times New Roman" w:hAnsi="Calibri" w:cs="David"/>
          <w:i/>
          <w:iCs/>
          <w:sz w:val="24"/>
          <w:szCs w:val="24"/>
          <w:rtl/>
          <w:lang w:eastAsia="he-IL"/>
        </w:rPr>
        <w:tab/>
      </w:r>
      <w:r w:rsidRPr="00E802C7">
        <w:rPr>
          <w:rFonts w:ascii="Times New Roman" w:eastAsia="Times New Roman" w:hAnsi="Times New Roman" w:cs="David"/>
          <w:sz w:val="24"/>
          <w:szCs w:val="24"/>
          <w:rtl/>
          <w:lang w:eastAsia="he-IL"/>
        </w:rPr>
        <w:t xml:space="preserve">מספר העובדים המקצועיים במשרד </w:t>
      </w:r>
      <w:del w:id="57" w:author="רינת הראל" w:date="2020-05-13T15:42:00Z">
        <w:r w:rsidRPr="00E802C7" w:rsidDel="00164A53">
          <w:rPr>
            <w:rFonts w:ascii="Times New Roman" w:eastAsia="Times New Roman" w:hAnsi="Times New Roman" w:cs="David"/>
            <w:sz w:val="24"/>
            <w:szCs w:val="24"/>
            <w:rtl/>
            <w:lang w:eastAsia="he-IL"/>
          </w:rPr>
          <w:delText>המתכנן</w:delText>
        </w:r>
      </w:del>
      <w:ins w:id="58" w:author="רינת הראל" w:date="2020-05-13T15:42:00Z">
        <w:r w:rsidR="00164A53">
          <w:rPr>
            <w:rFonts w:ascii="Times New Roman" w:eastAsia="Times New Roman" w:hAnsi="Times New Roman" w:cs="David"/>
            <w:sz w:val="24"/>
            <w:szCs w:val="24"/>
            <w:rtl/>
            <w:lang w:eastAsia="he-IL"/>
          </w:rPr>
          <w:t>המבקר</w:t>
        </w:r>
      </w:ins>
      <w:r w:rsidRPr="00E802C7">
        <w:rPr>
          <w:rFonts w:ascii="Times New Roman" w:eastAsia="Times New Roman" w:hAnsi="Times New Roman" w:cs="David"/>
          <w:sz w:val="24"/>
          <w:szCs w:val="24"/>
          <w:rtl/>
          <w:lang w:eastAsia="he-IL"/>
        </w:rPr>
        <w:t xml:space="preserve"> לצורך מתן שירותי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ע"פ חוזה זה:</w:t>
      </w:r>
      <w:r w:rsidRPr="00E802C7">
        <w:rPr>
          <w:rFonts w:ascii="Times New Roman" w:eastAsia="Times New Roman" w:hAnsi="Times New Roman" w:cs="Arial"/>
          <w:i/>
          <w:iCs/>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71D9EB54C514183A963F49D3BEFCA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3B0B09" w:rsidRPr="00E95AE9">
            <w:rPr>
              <w:rStyle w:val="PlaceholderText"/>
              <w:color w:val="00B0F0"/>
              <w:rtl/>
            </w:rPr>
            <w:t>[שדה נוסף 5]</w:t>
          </w:r>
        </w:sdtContent>
      </w:sdt>
    </w:p>
    <w:p w14:paraId="39AAB43F" w14:textId="04C379DE" w:rsidR="00E802C7" w:rsidRPr="00E802C7" w:rsidRDefault="00E802C7" w:rsidP="003B0B0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3.4</w:t>
      </w:r>
      <w:r w:rsidRPr="00E802C7">
        <w:rPr>
          <w:rFonts w:ascii="Times New Roman" w:eastAsia="Times New Roman" w:hAnsi="Times New Roman" w:cs="David"/>
          <w:sz w:val="24"/>
          <w:szCs w:val="24"/>
          <w:rtl/>
          <w:lang w:eastAsia="he-IL"/>
        </w:rPr>
        <w:tab/>
        <w:t>המנהל הראשי במשרד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הוא </w:t>
      </w:r>
      <w:r w:rsidRPr="00E802C7">
        <w:rPr>
          <w:rFonts w:ascii="Times New Roman" w:eastAsia="Times New Roman" w:hAnsi="Times New Roman" w:cs="David" w:hint="cs"/>
          <w:sz w:val="24"/>
          <w:szCs w:val="24"/>
          <w:rtl/>
          <w:lang w:eastAsia="he-IL"/>
        </w:rPr>
        <w:t>ה</w:t>
      </w:r>
      <w:r w:rsidRPr="00E802C7">
        <w:rPr>
          <w:rFonts w:ascii="Times New Roman" w:eastAsia="Times New Roman" w:hAnsi="Times New Roman" w:cs="David"/>
          <w:sz w:val="24"/>
          <w:szCs w:val="24"/>
          <w:rtl/>
          <w:lang w:eastAsia="he-IL"/>
        </w:rPr>
        <w:t xml:space="preserve">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BD8A5DC3BE44FF7912A92604BEEFC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3B0B09" w:rsidRPr="00E95AE9">
            <w:rPr>
              <w:rStyle w:val="PlaceholderText"/>
              <w:color w:val="00B0F0"/>
              <w:rtl/>
            </w:rPr>
            <w:t>[שדה נוסף 6]</w:t>
          </w:r>
        </w:sdtContent>
      </w:sdt>
    </w:p>
    <w:p w14:paraId="64D1976C"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AAFAED"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5.2</w:t>
      </w:r>
      <w:r w:rsidRPr="00E802C7">
        <w:rPr>
          <w:rFonts w:ascii="Times New Roman" w:eastAsia="Times New Roman" w:hAnsi="Times New Roman" w:cs="David"/>
          <w:sz w:val="24"/>
          <w:szCs w:val="24"/>
          <w:rtl/>
          <w:lang w:eastAsia="he-IL"/>
        </w:rPr>
        <w:tab/>
      </w:r>
      <w:r w:rsidRPr="00E802C7">
        <w:rPr>
          <w:rFonts w:ascii="Times New Roman" w:eastAsia="Times New Roman" w:hAnsi="Times New Roman" w:cs="David" w:hint="cs"/>
          <w:sz w:val="24"/>
          <w:szCs w:val="24"/>
          <w:rtl/>
          <w:lang w:eastAsia="he-IL"/>
        </w:rPr>
        <w:t>בכל שלבי תכנון הפרויקט יגיש המבקר</w:t>
      </w:r>
      <w:r w:rsidRPr="00E802C7" w:rsidDel="00DE5A08">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w:t>
      </w:r>
    </w:p>
    <w:p w14:paraId="5569372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74CF72" w14:textId="77777777"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א.</w:t>
      </w:r>
      <w:r w:rsidRPr="00E802C7">
        <w:rPr>
          <w:rFonts w:ascii="Times New Roman" w:eastAsia="Times New Roman" w:hAnsi="Times New Roman" w:cs="David" w:hint="cs"/>
          <w:sz w:val="24"/>
          <w:szCs w:val="24"/>
          <w:rtl/>
          <w:lang w:eastAsia="he-IL"/>
        </w:rPr>
        <w:t xml:space="preserve"> דו"חות קבועים המפרטים כל בדיקה ותוצאותיה אשר עליהן הסתמך ונתן את חוות דעתו לרבות סכמות סטטיות המלובות בחישובים סטטיים  שהוא ו/או מתכן הקונסטרוקציה ביצעו</w:t>
      </w:r>
    </w:p>
    <w:p w14:paraId="5C4715D0" w14:textId="77777777"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ב.  דו"ח מסכם שלב אשר מאשר כי התכנון הקונסטרוקטיבי באותו השלב תקין וכי ניתן להמשיך ולהתקדם לשלב הבא.</w:t>
      </w:r>
    </w:p>
    <w:p w14:paraId="2E1CBEC1" w14:textId="30402C8F"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 xml:space="preserve">ג.   דוח סופי המאשר עבודת </w:t>
      </w:r>
      <w:del w:id="59" w:author="רינת הראל" w:date="2020-05-13T15:42:00Z">
        <w:r w:rsidRPr="00E802C7" w:rsidDel="00164A53">
          <w:rPr>
            <w:rFonts w:ascii="Times New Roman" w:eastAsia="Times New Roman" w:hAnsi="Times New Roman" w:cs="David" w:hint="cs"/>
            <w:sz w:val="24"/>
            <w:szCs w:val="24"/>
            <w:rtl/>
            <w:lang w:eastAsia="he-IL"/>
          </w:rPr>
          <w:delText>המתכנן</w:delText>
        </w:r>
      </w:del>
      <w:ins w:id="60" w:author="רינת הראל" w:date="2020-05-13T15:42:00Z">
        <w:r w:rsidR="00164A53">
          <w:rPr>
            <w:rFonts w:ascii="Times New Roman" w:eastAsia="Times New Roman" w:hAnsi="Times New Roman" w:cs="David" w:hint="cs"/>
            <w:sz w:val="24"/>
            <w:szCs w:val="24"/>
            <w:rtl/>
            <w:lang w:eastAsia="he-IL"/>
          </w:rPr>
          <w:t>המבקר</w:t>
        </w:r>
      </w:ins>
      <w:r w:rsidRPr="00E802C7">
        <w:rPr>
          <w:rFonts w:ascii="Times New Roman" w:eastAsia="Times New Roman" w:hAnsi="Times New Roman" w:cs="David" w:hint="cs"/>
          <w:sz w:val="24"/>
          <w:szCs w:val="24"/>
          <w:rtl/>
          <w:lang w:eastAsia="he-IL"/>
        </w:rPr>
        <w:t>- יועץ הקונסטרוקציה , זאת  לאחר הערות המבקר ותיקונן עי המתכנן .</w:t>
      </w:r>
    </w:p>
    <w:p w14:paraId="1FCEC510" w14:textId="77777777"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p>
    <w:p w14:paraId="5A6AAD36"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p>
    <w:p w14:paraId="4983C583" w14:textId="77777777" w:rsidR="00E802C7" w:rsidRPr="00E802C7" w:rsidRDefault="00E802C7" w:rsidP="00E802C7">
      <w:pPr>
        <w:widowControl w:val="0"/>
        <w:numPr>
          <w:ilvl w:val="1"/>
          <w:numId w:val="16"/>
        </w:numPr>
        <w:spacing w:before="0" w:beforeAutospacing="0" w:after="0" w:afterAutospacing="0" w:line="240" w:lineRule="auto"/>
        <w:rPr>
          <w:rFonts w:ascii="Times New Roman" w:eastAsia="Times New Roman" w:hAnsi="Times New Roman" w:cs="David"/>
          <w:sz w:val="20"/>
          <w:szCs w:val="24"/>
          <w:rtl/>
        </w:rPr>
      </w:pPr>
      <w:r w:rsidRPr="00E802C7">
        <w:rPr>
          <w:rFonts w:ascii="Times New Roman" w:eastAsia="Times New Roman" w:hAnsi="Times New Roman" w:cs="David"/>
          <w:sz w:val="20"/>
          <w:szCs w:val="24"/>
          <w:rtl/>
        </w:rPr>
        <w:t xml:space="preserve">שיעור חלקו היחסי של כל אחד מיחידי המזמין הינו כדלקמן </w:t>
      </w:r>
      <w:r w:rsidRPr="00E802C7">
        <w:rPr>
          <w:rFonts w:ascii="Times New Roman" w:eastAsia="Times New Roman" w:hAnsi="Times New Roman" w:cs="David" w:hint="cs"/>
          <w:sz w:val="20"/>
          <w:szCs w:val="24"/>
          <w:rtl/>
        </w:rPr>
        <w:t>:</w:t>
      </w:r>
    </w:p>
    <w:p w14:paraId="5F3D04B6" w14:textId="09F16530" w:rsidR="00E802C7" w:rsidRPr="00E802C7" w:rsidRDefault="00E802C7" w:rsidP="003B0B09">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087087471D2C44F8B58CE8D728C28E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B0B09" w:rsidRPr="00E95AE9">
            <w:rPr>
              <w:rStyle w:val="PlaceholderText"/>
              <w:color w:val="00B0F0"/>
              <w:rtl/>
            </w:rPr>
            <w:t>[אחוז השתתפות צד א]</w:t>
          </w:r>
        </w:sdtContent>
      </w:sdt>
    </w:p>
    <w:p w14:paraId="42EA96F4"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p>
    <w:p w14:paraId="3CADEA81"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p>
    <w:p w14:paraId="770A24DC"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p>
    <w:p w14:paraId="5B350F7F"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A0537B" w14:textId="59C5A74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E802C7">
        <w:rPr>
          <w:rFonts w:ascii="Times New Roman" w:eastAsia="Times New Roman" w:hAnsi="Times New Roman" w:cs="Arial" w:hint="cs"/>
          <w:color w:val="00B0F0"/>
          <w:sz w:val="20"/>
          <w:szCs w:val="20"/>
          <w:rtl/>
          <w:lang w:eastAsia="he-IL"/>
        </w:rPr>
        <w:t xml:space="preserve">                                                                                                              </w:t>
      </w:r>
      <w:sdt>
        <w:sdtPr>
          <w:rPr>
            <w:rFonts w:ascii="Times New Roman" w:eastAsia="Times New Roman" w:hAnsi="Times New Roman" w:cs="Arial"/>
            <w:color w:val="00B0F0"/>
            <w:sz w:val="20"/>
            <w:szCs w:val="20"/>
            <w:u w:val="single"/>
            <w:rtl/>
            <w:lang w:eastAsia="he-IL"/>
          </w:rPr>
          <w:alias w:val="שם צד א"/>
          <w:tag w:val="cmtTzadAName"/>
          <w:id w:val="1712452486"/>
          <w:placeholder>
            <w:docPart w:val="B093C9718BFA4086BC4960713EAE07F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3B0B09" w:rsidRPr="003B0B09">
            <w:rPr>
              <w:rStyle w:val="PlaceholderText"/>
              <w:color w:val="00B0F0"/>
              <w:rtl/>
            </w:rPr>
            <w:t>[שם צד א]</w:t>
          </w:r>
        </w:sdtContent>
      </w:sdt>
    </w:p>
    <w:p w14:paraId="2AAF4F15" w14:textId="77777777" w:rsidR="00E802C7" w:rsidRPr="00E802C7" w:rsidRDefault="00E802C7" w:rsidP="00E802C7">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_______________________</w:t>
      </w:r>
    </w:p>
    <w:p w14:paraId="2279915A" w14:textId="77777777" w:rsidR="00E802C7" w:rsidRPr="00E802C7" w:rsidRDefault="00E802C7" w:rsidP="00E802C7">
      <w:pPr>
        <w:widowControl w:val="0"/>
        <w:tabs>
          <w:tab w:val="left" w:pos="404"/>
        </w:tabs>
        <w:spacing w:before="0" w:beforeAutospacing="0" w:after="0" w:afterAutospacing="0" w:line="240" w:lineRule="auto"/>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t>חתימה וחותמת המזמין</w:t>
      </w:r>
    </w:p>
    <w:p w14:paraId="2CC9F06E"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A19716B" w14:textId="77777777" w:rsidR="00E802C7" w:rsidRPr="00E802C7" w:rsidRDefault="00E802C7" w:rsidP="00E802C7">
      <w:pPr>
        <w:widowControl w:val="0"/>
        <w:pBdr>
          <w:bottom w:val="single" w:sz="12" w:space="1" w:color="auto"/>
        </w:pBdr>
        <w:spacing w:before="0" w:beforeAutospacing="0" w:after="0" w:afterAutospacing="0" w:line="240" w:lineRule="auto"/>
        <w:jc w:val="center"/>
        <w:rPr>
          <w:rFonts w:ascii="Times New Roman" w:eastAsia="Times New Roman" w:hAnsi="Times New Roman" w:cs="David"/>
          <w:sz w:val="20"/>
          <w:szCs w:val="24"/>
          <w:rtl/>
          <w:lang w:eastAsia="he-IL"/>
        </w:rPr>
      </w:pPr>
    </w:p>
    <w:p w14:paraId="1D20FE53"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5C97193"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C16C973"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13B31B2"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6EE4951"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הרינו לאשר קבלת הזמנת עבודה מס' ___________________המפורטת לעיל, וכן הרינו מתחייבים לפעול בהתאם להוראות הסכם המסגרת בהתייחס להזמנת העבודה הנ"ל ובהתאם להוראות ולתנאים המופיעים בה.</w:t>
      </w:r>
    </w:p>
    <w:p w14:paraId="4E7F5F1F"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p>
    <w:p w14:paraId="0771190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8DA098C"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t>בכבוד רב,</w:t>
      </w:r>
    </w:p>
    <w:p w14:paraId="40E135A5" w14:textId="77777777" w:rsidR="00AE4797" w:rsidRDefault="00E802C7" w:rsidP="00E802C7">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p>
    <w:p w14:paraId="4013C578" w14:textId="6F74C2FF" w:rsidR="00AE4797" w:rsidRDefault="00AE4797" w:rsidP="00AE4797">
      <w:pPr>
        <w:widowControl w:val="0"/>
        <w:spacing w:before="0" w:beforeAutospacing="0" w:after="0" w:afterAutospacing="0" w:line="240" w:lineRule="auto"/>
        <w:ind w:left="2880"/>
        <w:jc w:val="right"/>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987758849"/>
          <w:placeholder>
            <w:docPart w:val="BE441BB6C3614EFCABB40F0FB11A33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AE4797">
            <w:rPr>
              <w:rStyle w:val="PlaceholderText"/>
              <w:color w:val="00B0F0"/>
              <w:rtl/>
            </w:rPr>
            <w:t>[שם ספק]</w:t>
          </w:r>
        </w:sdtContent>
      </w:sdt>
      <w:r w:rsidR="00E802C7" w:rsidRPr="00E802C7">
        <w:rPr>
          <w:rFonts w:ascii="Times New Roman" w:eastAsia="Times New Roman" w:hAnsi="Times New Roman" w:cs="David" w:hint="cs"/>
          <w:sz w:val="20"/>
          <w:szCs w:val="24"/>
          <w:rtl/>
          <w:lang w:eastAsia="he-IL"/>
        </w:rPr>
        <w:tab/>
      </w:r>
      <w:r w:rsidR="00E802C7" w:rsidRPr="00E802C7">
        <w:rPr>
          <w:rFonts w:ascii="Times New Roman" w:eastAsia="Times New Roman" w:hAnsi="Times New Roman" w:cs="David" w:hint="cs"/>
          <w:sz w:val="20"/>
          <w:szCs w:val="24"/>
          <w:rtl/>
          <w:lang w:eastAsia="he-IL"/>
        </w:rPr>
        <w:tab/>
      </w:r>
      <w:r w:rsidR="00E802C7" w:rsidRPr="00E802C7">
        <w:rPr>
          <w:rFonts w:ascii="Times New Roman" w:eastAsia="Times New Roman" w:hAnsi="Times New Roman" w:cs="David" w:hint="cs"/>
          <w:sz w:val="20"/>
          <w:szCs w:val="24"/>
          <w:rtl/>
          <w:lang w:eastAsia="he-IL"/>
        </w:rPr>
        <w:tab/>
      </w:r>
    </w:p>
    <w:p w14:paraId="7FACF7D4" w14:textId="518B5A25" w:rsidR="00E802C7" w:rsidRPr="00E802C7" w:rsidRDefault="00E802C7" w:rsidP="00E802C7">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________________________</w:t>
      </w:r>
    </w:p>
    <w:p w14:paraId="29AC7428" w14:textId="42CFE363" w:rsidR="00E802C7" w:rsidRPr="00AE4797" w:rsidRDefault="00AE4797" w:rsidP="00AE4797">
      <w:pPr>
        <w:keepNext/>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AE4797">
        <w:rPr>
          <w:rFonts w:ascii="Times New Roman" w:eastAsia="Times New Roman" w:hAnsi="Times New Roman" w:cs="David" w:hint="cs"/>
          <w:sz w:val="24"/>
          <w:szCs w:val="24"/>
          <w:rtl/>
        </w:rPr>
        <w:t>חתימה וחותמת המבקר</w:t>
      </w:r>
      <w:r w:rsidR="00E802C7" w:rsidRPr="00AE4797">
        <w:rPr>
          <w:rFonts w:ascii="Times New Roman" w:eastAsia="Times New Roman" w:hAnsi="Times New Roman" w:cs="David"/>
          <w:sz w:val="24"/>
          <w:szCs w:val="24"/>
          <w:rtl/>
        </w:rPr>
        <w:br w:type="page"/>
      </w:r>
      <w:r w:rsidR="00E802C7" w:rsidRPr="00AE4797">
        <w:rPr>
          <w:rFonts w:ascii="Times New Roman" w:eastAsia="Times New Roman" w:hAnsi="Times New Roman" w:cs="David"/>
          <w:b/>
          <w:bCs/>
          <w:sz w:val="24"/>
          <w:szCs w:val="24"/>
          <w:u w:val="single"/>
          <w:rtl/>
          <w:lang w:eastAsia="he-IL"/>
        </w:rPr>
        <w:t xml:space="preserve">נספח </w:t>
      </w:r>
      <w:r w:rsidR="003B0B09" w:rsidRPr="00AE4797">
        <w:rPr>
          <w:rFonts w:ascii="Times New Roman" w:eastAsia="Times New Roman" w:hAnsi="Times New Roman" w:cs="David" w:hint="cs"/>
          <w:b/>
          <w:bCs/>
          <w:sz w:val="24"/>
          <w:szCs w:val="24"/>
          <w:u w:val="single"/>
          <w:rtl/>
          <w:lang w:eastAsia="he-IL"/>
        </w:rPr>
        <w:t>"</w:t>
      </w:r>
      <w:r w:rsidR="00E802C7" w:rsidRPr="00AE4797">
        <w:rPr>
          <w:rFonts w:ascii="Times New Roman" w:eastAsia="Times New Roman" w:hAnsi="Times New Roman" w:cs="David"/>
          <w:b/>
          <w:bCs/>
          <w:sz w:val="24"/>
          <w:szCs w:val="24"/>
          <w:u w:val="single"/>
          <w:rtl/>
          <w:lang w:eastAsia="he-IL"/>
        </w:rPr>
        <w:t>ב</w:t>
      </w:r>
      <w:r w:rsidR="003B0B09" w:rsidRPr="00AE4797">
        <w:rPr>
          <w:rFonts w:ascii="Times New Roman" w:eastAsia="Times New Roman" w:hAnsi="Times New Roman" w:cs="David" w:hint="cs"/>
          <w:b/>
          <w:bCs/>
          <w:sz w:val="24"/>
          <w:szCs w:val="24"/>
          <w:u w:val="single"/>
          <w:rtl/>
          <w:lang w:eastAsia="he-IL"/>
        </w:rPr>
        <w:t>'</w:t>
      </w:r>
      <w:r w:rsidR="00E802C7" w:rsidRPr="00AE4797">
        <w:rPr>
          <w:rFonts w:ascii="Times New Roman" w:eastAsia="Times New Roman" w:hAnsi="Times New Roman" w:cs="David"/>
          <w:b/>
          <w:bCs/>
          <w:sz w:val="24"/>
          <w:szCs w:val="24"/>
          <w:u w:val="single"/>
          <w:rtl/>
          <w:lang w:eastAsia="he-IL"/>
        </w:rPr>
        <w:t>'</w:t>
      </w:r>
    </w:p>
    <w:p w14:paraId="57F0EAFC"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73B830" w14:textId="77777777"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שרותי ה</w:t>
      </w:r>
      <w:r w:rsidRPr="00E802C7">
        <w:rPr>
          <w:rFonts w:ascii="Times New Roman" w:eastAsia="Times New Roman" w:hAnsi="Times New Roman" w:cs="David" w:hint="cs"/>
          <w:b/>
          <w:bCs/>
          <w:sz w:val="24"/>
          <w:szCs w:val="24"/>
          <w:u w:val="single"/>
          <w:rtl/>
          <w:lang w:eastAsia="he-IL"/>
        </w:rPr>
        <w:t>מבקר</w:t>
      </w:r>
    </w:p>
    <w:p w14:paraId="026DDFD5"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30B26A" w14:textId="77777777" w:rsidR="00E802C7" w:rsidRPr="00E802C7" w:rsidRDefault="00E802C7" w:rsidP="00E802C7">
      <w:pPr>
        <w:widowControl w:val="0"/>
        <w:numPr>
          <w:ilvl w:val="0"/>
          <w:numId w:val="22"/>
        </w:numPr>
        <w:spacing w:before="0" w:beforeAutospacing="0" w:after="0" w:afterAutospacing="0" w:line="240" w:lineRule="auto"/>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כללי:</w:t>
      </w:r>
    </w:p>
    <w:p w14:paraId="033963A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BB0D1A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96831FD"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שרותי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יכללו:</w:t>
      </w:r>
    </w:p>
    <w:p w14:paraId="0D528F7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ab/>
      </w:r>
      <w:r w:rsidRPr="00E802C7">
        <w:rPr>
          <w:rFonts w:ascii="Times New Roman" w:eastAsia="Times New Roman" w:hAnsi="Times New Roman" w:cs="David"/>
          <w:sz w:val="24"/>
          <w:szCs w:val="24"/>
          <w:rtl/>
          <w:lang w:eastAsia="he-IL"/>
        </w:rPr>
        <w:tab/>
      </w:r>
    </w:p>
    <w:p w14:paraId="3357099F" w14:textId="77777777" w:rsidR="00E802C7" w:rsidRPr="00E802C7" w:rsidRDefault="00E802C7" w:rsidP="00E802C7">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בקרת תכנון קונסטרוקציה על שירותי מתכנן השלד שנבחר לתכנן את הפרויקט מטעם המזמין. הבקרה תעשה לכל הפרויקט על פי המפורט להלן לכל שלביו (החל מהתכנון הראשוני ועד סיום התכנון המפורט). עבודת הבקרה תסתיים עם סיום התכנון המפורט ולא תימשך במהלך הביצוע.</w:t>
      </w:r>
    </w:p>
    <w:p w14:paraId="2D18EB7C" w14:textId="77777777" w:rsidR="00E802C7" w:rsidRPr="00E802C7" w:rsidRDefault="00E802C7" w:rsidP="00E802C7">
      <w:pPr>
        <w:tabs>
          <w:tab w:val="num" w:pos="720"/>
        </w:tabs>
        <w:spacing w:before="120" w:beforeAutospacing="0" w:after="120" w:afterAutospacing="0" w:line="360" w:lineRule="auto"/>
        <w:ind w:left="5761" w:hanging="720"/>
        <w:jc w:val="both"/>
        <w:outlineLvl w:val="6"/>
        <w:rPr>
          <w:rFonts w:ascii="Times New Roman" w:eastAsia="Times New Roman" w:hAnsi="Times New Roman" w:cs="David"/>
          <w:sz w:val="24"/>
          <w:szCs w:val="25"/>
          <w:rtl/>
        </w:rPr>
      </w:pPr>
    </w:p>
    <w:p w14:paraId="300EBBE8"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על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לקבל אשור בכתב מאת המנהל לפני התחלת כל קטע וכל שלב ולפני כל שרות חלקי.</w:t>
      </w:r>
    </w:p>
    <w:p w14:paraId="404B6E2D" w14:textId="77777777" w:rsidR="00E802C7" w:rsidRPr="00E802C7" w:rsidRDefault="00E802C7" w:rsidP="00E802C7">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8CE8559" w14:textId="77777777" w:rsidR="00E802C7" w:rsidRPr="00E802C7" w:rsidRDefault="00E802C7" w:rsidP="00E802C7">
      <w:pPr>
        <w:widowControl w:val="0"/>
        <w:numPr>
          <w:ilvl w:val="0"/>
          <w:numId w:val="22"/>
        </w:numPr>
        <w:spacing w:before="0" w:beforeAutospacing="0" w:after="0" w:afterAutospacing="0" w:line="240" w:lineRule="auto"/>
        <w:rPr>
          <w:rFonts w:ascii="Times New Roman" w:eastAsia="Times New Roman" w:hAnsi="Times New Roman" w:cs="David"/>
          <w:b/>
          <w:bCs/>
          <w:sz w:val="24"/>
          <w:szCs w:val="24"/>
          <w:u w:val="single"/>
          <w:lang w:eastAsia="he-IL"/>
        </w:rPr>
      </w:pPr>
      <w:r w:rsidRPr="00E802C7">
        <w:rPr>
          <w:rFonts w:ascii="Times New Roman" w:eastAsia="Times New Roman" w:hAnsi="Times New Roman" w:cs="David"/>
          <w:b/>
          <w:bCs/>
          <w:sz w:val="24"/>
          <w:szCs w:val="24"/>
          <w:u w:val="single"/>
          <w:rtl/>
          <w:lang w:eastAsia="he-IL"/>
        </w:rPr>
        <w:t>הגדרות:</w:t>
      </w:r>
    </w:p>
    <w:p w14:paraId="15DE685F" w14:textId="77777777" w:rsidR="00E802C7" w:rsidRPr="00E802C7" w:rsidRDefault="00E802C7" w:rsidP="00E802C7">
      <w:pPr>
        <w:widowControl w:val="0"/>
        <w:spacing w:before="0" w:beforeAutospacing="0" w:after="0" w:afterAutospacing="0" w:line="240" w:lineRule="auto"/>
        <w:ind w:left="1080"/>
        <w:rPr>
          <w:rFonts w:ascii="Times New Roman" w:eastAsia="Times New Roman" w:hAnsi="Times New Roman" w:cs="David"/>
          <w:b/>
          <w:bCs/>
          <w:sz w:val="24"/>
          <w:szCs w:val="24"/>
          <w:u w:val="single"/>
          <w:lang w:eastAsia="he-IL"/>
        </w:rPr>
      </w:pPr>
    </w:p>
    <w:p w14:paraId="1056D177"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 xml:space="preserve">"המזמין" </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אפריקה ישראל מגורים בע"מ.</w:t>
      </w:r>
    </w:p>
    <w:p w14:paraId="6DAE8A9C"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"מתכנן" - מתכנן השלד שנחבר לתכנן את הפרויקט מטעם המזמין.</w:t>
      </w:r>
    </w:p>
    <w:p w14:paraId="5C086E58"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"המבקר"- ש. בן אברהם מהנדסים בע"מ.</w:t>
      </w:r>
    </w:p>
    <w:p w14:paraId="4A7E008F"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EE83894" w14:textId="77777777" w:rsidR="00E802C7" w:rsidRPr="00E802C7" w:rsidRDefault="00E802C7" w:rsidP="00E802C7">
      <w:pPr>
        <w:widowControl w:val="0"/>
        <w:numPr>
          <w:ilvl w:val="0"/>
          <w:numId w:val="22"/>
        </w:numPr>
        <w:spacing w:before="0" w:beforeAutospacing="0" w:after="0" w:afterAutospacing="0" w:line="240" w:lineRule="auto"/>
        <w:rPr>
          <w:rFonts w:ascii="Times New Roman" w:eastAsia="Times New Roman" w:hAnsi="Times New Roman" w:cs="David"/>
          <w:b/>
          <w:bCs/>
          <w:sz w:val="24"/>
          <w:szCs w:val="24"/>
          <w:u w:val="single"/>
          <w:lang w:eastAsia="he-IL"/>
        </w:rPr>
      </w:pPr>
      <w:r w:rsidRPr="00E802C7">
        <w:rPr>
          <w:rFonts w:ascii="Times New Roman" w:eastAsia="Times New Roman" w:hAnsi="Times New Roman" w:cs="David" w:hint="cs"/>
          <w:b/>
          <w:bCs/>
          <w:sz w:val="24"/>
          <w:szCs w:val="24"/>
          <w:u w:val="single"/>
          <w:rtl/>
          <w:lang w:eastAsia="he-IL"/>
        </w:rPr>
        <w:t>בקרת התכנון המוקדם</w:t>
      </w:r>
    </w:p>
    <w:p w14:paraId="0DCF5C50" w14:textId="77777777" w:rsidR="00E802C7" w:rsidRPr="00E802C7" w:rsidRDefault="00E802C7" w:rsidP="00E802C7">
      <w:pPr>
        <w:widowControl w:val="0"/>
        <w:spacing w:before="0" w:beforeAutospacing="0" w:after="0" w:afterAutospacing="0" w:line="240" w:lineRule="auto"/>
        <w:ind w:left="1080"/>
        <w:rPr>
          <w:rFonts w:ascii="Times New Roman" w:eastAsia="Times New Roman" w:hAnsi="Times New Roman" w:cs="David"/>
          <w:b/>
          <w:bCs/>
          <w:sz w:val="24"/>
          <w:szCs w:val="24"/>
          <w:u w:val="single"/>
          <w:lang w:eastAsia="he-IL"/>
        </w:rPr>
      </w:pPr>
    </w:p>
    <w:p w14:paraId="671514AB"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ה"מתכנן" יכין את הסכמות הסטטיות הראשונות מלוות בחישובים סטטיים ויעבירם לבקרת ה"מבקר". בשלב זה יקבע המתכנן את כל הרכיבים הקונסטרוקטיביים המרכיבים את המבנה (עמודים, קירות, גרעין, תקרות וכדומה), יתאם אותם עם האדריכל, המזמין, היועצים וניהול הפרויקט. החישובים הסטטיים שיכין המתכנן בשלב זה יראו את העברת כל הכוחות האנכיים והאופקיים הפועלים על הבניין דרך הרכיבים הקונסטרוקטיביים שנקבעו על ידו אל היסודות.</w:t>
      </w:r>
    </w:p>
    <w:p w14:paraId="2EC6D963"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ה"מבקר" יבדוק:</w:t>
      </w:r>
    </w:p>
    <w:p w14:paraId="1D8E68B5" w14:textId="77777777" w:rsidR="00E802C7" w:rsidRPr="00E802C7" w:rsidRDefault="00E802C7" w:rsidP="00E802C7">
      <w:pPr>
        <w:widowControl w:val="0"/>
        <w:numPr>
          <w:ilvl w:val="0"/>
          <w:numId w:val="19"/>
        </w:numPr>
        <w:spacing w:before="0" w:beforeAutospacing="0" w:after="0" w:afterAutospacing="0" w:line="360"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כל העומסים האנכיים והאופקיים ש"המתכנן" התייחס אליהם מתאימים לתקנים המחייבים לשם תכנון המבנה. </w:t>
      </w:r>
    </w:p>
    <w:p w14:paraId="7B53B500" w14:textId="42E0ABCC" w:rsidR="00E802C7" w:rsidRPr="00E802C7" w:rsidRDefault="00E802C7" w:rsidP="00E802C7">
      <w:pPr>
        <w:widowControl w:val="0"/>
        <w:numPr>
          <w:ilvl w:val="0"/>
          <w:numId w:val="19"/>
        </w:numPr>
        <w:spacing w:before="0" w:beforeAutospacing="0" w:after="0" w:afterAutospacing="0" w:line="360"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החישובים הסטטיים שהכין ה"מתכנן" מראים על כך שהרכיבים הקונסטרוקטיביים שנקבעו בסכמות הסטטיות מסוגלים להעביר את העומסים האנכיים והא</w:t>
      </w:r>
      <w:r w:rsidR="003B0B09">
        <w:rPr>
          <w:rFonts w:ascii="Times New Roman" w:eastAsia="Times New Roman" w:hAnsi="Times New Roman" w:cs="David" w:hint="cs"/>
          <w:sz w:val="24"/>
          <w:szCs w:val="24"/>
          <w:rtl/>
        </w:rPr>
        <w:t>ו</w:t>
      </w:r>
      <w:r w:rsidRPr="00E802C7">
        <w:rPr>
          <w:rFonts w:ascii="Times New Roman" w:eastAsia="Times New Roman" w:hAnsi="Times New Roman" w:cs="David" w:hint="cs"/>
          <w:sz w:val="24"/>
          <w:szCs w:val="24"/>
          <w:rtl/>
        </w:rPr>
        <w:t xml:space="preserve">פקיים הפועלים על המבנה ליסודות המבנה. </w:t>
      </w:r>
    </w:p>
    <w:p w14:paraId="5553CB9E" w14:textId="77777777" w:rsidR="00E802C7" w:rsidRPr="00E802C7" w:rsidRDefault="00E802C7" w:rsidP="00E802C7">
      <w:pPr>
        <w:widowControl w:val="0"/>
        <w:numPr>
          <w:ilvl w:val="0"/>
          <w:numId w:val="19"/>
        </w:numPr>
        <w:spacing w:before="0" w:beforeAutospacing="0" w:after="0" w:afterAutospacing="0" w:line="360"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סכמת היסודות מתאימה לתכנון המבנה ולדוח מהנדס הביסוס. </w:t>
      </w:r>
    </w:p>
    <w:p w14:paraId="0AB747BD"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Pr>
      </w:pPr>
    </w:p>
    <w:p w14:paraId="3447E13F" w14:textId="2430FA92" w:rsid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ה"מבקר" בשלב זה לא יתערב בקביעת הסכמות הסטטיות, ולא יעסוק בבדיקת פתרונות כלכליים למבנה, ולא יציע פתרונות קונסטרוקטיביים חלופים משלו, אלא י</w:t>
      </w:r>
      <w:r w:rsidR="003B0B09">
        <w:rPr>
          <w:rFonts w:ascii="Times New Roman" w:eastAsia="Times New Roman" w:hAnsi="Times New Roman" w:cs="David" w:hint="cs"/>
          <w:sz w:val="24"/>
          <w:szCs w:val="24"/>
          <w:rtl/>
        </w:rPr>
        <w:t>י</w:t>
      </w:r>
      <w:r w:rsidRPr="00E802C7">
        <w:rPr>
          <w:rFonts w:ascii="Times New Roman" w:eastAsia="Times New Roman" w:hAnsi="Times New Roman" w:cs="David" w:hint="cs"/>
          <w:sz w:val="24"/>
          <w:szCs w:val="24"/>
          <w:rtl/>
        </w:rPr>
        <w:t xml:space="preserve">בדק אך ורק שהפתרונות ההנדסיים שקבע ה"מתכנן" מקנים יציבות מוחלטת למבנה, ואין בהם שגיאה שעלולה לגרם לכשל במבנה. </w:t>
      </w:r>
    </w:p>
    <w:p w14:paraId="3F86388D" w14:textId="276045DD" w:rsidR="003B0B09" w:rsidRDefault="003B0B09" w:rsidP="00E802C7">
      <w:pPr>
        <w:spacing w:before="0" w:beforeAutospacing="0" w:after="0" w:afterAutospacing="0" w:line="360" w:lineRule="auto"/>
        <w:ind w:left="720"/>
        <w:rPr>
          <w:rFonts w:ascii="Times New Roman" w:eastAsia="Times New Roman" w:hAnsi="Times New Roman" w:cs="David"/>
          <w:sz w:val="24"/>
          <w:szCs w:val="24"/>
          <w:rtl/>
        </w:rPr>
      </w:pPr>
    </w:p>
    <w:p w14:paraId="5F06EA88" w14:textId="77777777" w:rsidR="003B0B09" w:rsidRPr="00E802C7" w:rsidRDefault="003B0B09" w:rsidP="00E802C7">
      <w:pPr>
        <w:spacing w:before="0" w:beforeAutospacing="0" w:after="0" w:afterAutospacing="0" w:line="360" w:lineRule="auto"/>
        <w:ind w:left="720"/>
        <w:rPr>
          <w:rFonts w:ascii="Times New Roman" w:eastAsia="Times New Roman" w:hAnsi="Times New Roman" w:cs="David"/>
          <w:sz w:val="24"/>
          <w:szCs w:val="24"/>
          <w:rtl/>
        </w:rPr>
      </w:pPr>
    </w:p>
    <w:p w14:paraId="44990195" w14:textId="77777777" w:rsidR="00E802C7" w:rsidRPr="00E802C7" w:rsidRDefault="00E802C7" w:rsidP="00E802C7">
      <w:pPr>
        <w:spacing w:before="0" w:beforeAutospacing="0" w:after="0" w:afterAutospacing="0" w:line="360" w:lineRule="auto"/>
        <w:ind w:left="360"/>
        <w:rPr>
          <w:rFonts w:ascii="Times New Roman" w:eastAsia="Times New Roman" w:hAnsi="Times New Roman" w:cs="David"/>
          <w:b/>
          <w:bCs/>
          <w:sz w:val="24"/>
          <w:szCs w:val="24"/>
          <w:u w:val="single"/>
        </w:rPr>
      </w:pPr>
      <w:r w:rsidRPr="00E802C7">
        <w:rPr>
          <w:rFonts w:ascii="Times New Roman" w:eastAsia="Times New Roman" w:hAnsi="Times New Roman" w:cs="David" w:hint="cs"/>
          <w:b/>
          <w:bCs/>
          <w:sz w:val="24"/>
          <w:szCs w:val="24"/>
          <w:rtl/>
        </w:rPr>
        <w:t xml:space="preserve">4.   </w:t>
      </w:r>
      <w:r w:rsidRPr="00E802C7">
        <w:rPr>
          <w:rFonts w:ascii="Times New Roman" w:eastAsia="Times New Roman" w:hAnsi="Times New Roman" w:cs="David" w:hint="cs"/>
          <w:b/>
          <w:bCs/>
          <w:sz w:val="24"/>
          <w:szCs w:val="24"/>
          <w:u w:val="single"/>
          <w:rtl/>
        </w:rPr>
        <w:t>בקרת התכנון הסופי</w:t>
      </w:r>
    </w:p>
    <w:p w14:paraId="3CDE86D9"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u w:val="single"/>
          <w:rtl/>
        </w:rPr>
      </w:pPr>
      <w:r w:rsidRPr="00E802C7">
        <w:rPr>
          <w:rFonts w:ascii="Times New Roman" w:eastAsia="Times New Roman" w:hAnsi="Times New Roman" w:cs="David" w:hint="cs"/>
          <w:sz w:val="24"/>
          <w:szCs w:val="24"/>
          <w:rtl/>
        </w:rPr>
        <w:t>"המתכנן" בשלב זה ימשיך ויעבד את התכנון הראשוני, שכבר נבדק בשלב הקודם, יחד עם המזמין, האדריכל והיועצים. בשלב תכנון זה ה"מתכנן" יפנה את המבקר לשינויים שנעשו (אם נעשו) ברכיבים הקונסטרוקטיביים של המבנה שאושרו ע"י האחרון בשלב הקודם כדי שיבדוק אם אין שינויים אלו יכולים לגרום לכשל במבנה. אחת הדוגמאות לשינוי מעין זה: הגדלת פתחים בקירות גרעין בקומות התחתונות לפי בקשה האדריכל וצוות התכנון. ה"מבקר" יבדוק את ה"מתכנן" שאכן התחשב בהשפעת השינויי</w:t>
      </w:r>
      <w:r w:rsidRPr="00E802C7">
        <w:rPr>
          <w:rFonts w:ascii="Times New Roman" w:eastAsia="Times New Roman" w:hAnsi="Times New Roman" w:cs="David" w:hint="eastAsia"/>
          <w:sz w:val="24"/>
          <w:szCs w:val="24"/>
          <w:rtl/>
        </w:rPr>
        <w:t>ם</w:t>
      </w:r>
      <w:r w:rsidRPr="00E802C7">
        <w:rPr>
          <w:rFonts w:ascii="Times New Roman" w:eastAsia="Times New Roman" w:hAnsi="Times New Roman" w:cs="David" w:hint="cs"/>
          <w:sz w:val="24"/>
          <w:szCs w:val="24"/>
          <w:rtl/>
        </w:rPr>
        <w:t xml:space="preserve"> שנדרשו על התכנון הראשוני שאושר בשלב הראשון.</w:t>
      </w:r>
      <w:r w:rsidRPr="00E802C7">
        <w:rPr>
          <w:rFonts w:ascii="Times New Roman" w:eastAsia="Times New Roman" w:hAnsi="Times New Roman" w:cs="David" w:hint="cs"/>
          <w:sz w:val="24"/>
          <w:szCs w:val="24"/>
          <w:u w:val="single"/>
          <w:rtl/>
        </w:rPr>
        <w:t xml:space="preserve"> </w:t>
      </w:r>
    </w:p>
    <w:p w14:paraId="3FE804E1" w14:textId="77777777" w:rsidR="00E802C7" w:rsidRPr="00E802C7" w:rsidRDefault="00E802C7" w:rsidP="00E802C7">
      <w:pPr>
        <w:spacing w:before="0" w:beforeAutospacing="0" w:after="0" w:afterAutospacing="0" w:line="360" w:lineRule="auto"/>
        <w:ind w:left="360"/>
        <w:rPr>
          <w:rFonts w:ascii="Times New Roman" w:eastAsia="Times New Roman" w:hAnsi="Times New Roman" w:cs="David"/>
          <w:b/>
          <w:bCs/>
          <w:sz w:val="24"/>
          <w:szCs w:val="24"/>
          <w:u w:val="single"/>
        </w:rPr>
      </w:pPr>
      <w:r w:rsidRPr="00E802C7">
        <w:rPr>
          <w:rFonts w:ascii="Times New Roman" w:eastAsia="Times New Roman" w:hAnsi="Times New Roman" w:cs="David" w:hint="cs"/>
          <w:b/>
          <w:bCs/>
          <w:sz w:val="24"/>
          <w:szCs w:val="24"/>
          <w:rtl/>
        </w:rPr>
        <w:t xml:space="preserve">5.   </w:t>
      </w:r>
      <w:r w:rsidRPr="00E802C7">
        <w:rPr>
          <w:rFonts w:ascii="Times New Roman" w:eastAsia="Times New Roman" w:hAnsi="Times New Roman" w:cs="David" w:hint="cs"/>
          <w:b/>
          <w:bCs/>
          <w:sz w:val="24"/>
          <w:szCs w:val="24"/>
          <w:u w:val="single"/>
          <w:rtl/>
        </w:rPr>
        <w:t>בקרת התכנון המפורט</w:t>
      </w:r>
    </w:p>
    <w:p w14:paraId="4310019B"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בשלב זה ה"מתכנן" יכין תכניות עבודה מפורטות לכל רכיבי השלד של המבנה. ה"מתכנן" יגיש למבקר תכניות עבודה מפורטות וחשוב סטטי מפורט. החישוב הסטטי יכיל סכמה סטטית, נתונים לחשוב הכוללים עומסים, ממדים של הרכיבים השונים, את תוצאות חישובי החוזק, הברזל הנדרש ברכיבים ואת כשרם של הרכיבים לעמוד בהעמסות הפועלות עליהם. תכניות העבודה המפורטות יכילו את כל הפרטים הנדרשים לבצוע השלד של המבנה ובהם הנתונים הגיאומטריים של רכיבי השלד, סידור הברזל בהם, הנחיות לביצוע וכיו'ב.</w:t>
      </w:r>
    </w:p>
    <w:p w14:paraId="581A774A"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 xml:space="preserve">ה"מבקר" יבדוק את נכונות החישוב המוגש ואת התכניות לפרטיהן, ושכל הנדרש לביצוע המבנה אכן נמצא בתכניות. נקודות מיוחדות בבדיקה תהיינה של סידור ברזלי הזיון ברכיבי השלד ופרטי בניה נכונים. </w:t>
      </w:r>
    </w:p>
    <w:p w14:paraId="0A5F45E0"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את הבקרה על התכנון המפורט אפשר לבצע במועדים הבאים:</w:t>
      </w:r>
    </w:p>
    <w:p w14:paraId="04085CC0" w14:textId="77777777" w:rsidR="00E802C7" w:rsidRPr="00E802C7" w:rsidRDefault="00E802C7" w:rsidP="00E802C7">
      <w:pPr>
        <w:widowControl w:val="0"/>
        <w:numPr>
          <w:ilvl w:val="0"/>
          <w:numId w:val="20"/>
        </w:numPr>
        <w:spacing w:before="0" w:beforeAutospacing="0" w:after="0" w:afterAutospacing="0" w:line="360" w:lineRule="auto"/>
        <w:ind w:left="1080"/>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כאשר כל התכנון המפורט הסתיים. </w:t>
      </w:r>
    </w:p>
    <w:p w14:paraId="4FDAD1F8" w14:textId="77777777" w:rsidR="00E802C7" w:rsidRPr="00E802C7" w:rsidRDefault="00E802C7" w:rsidP="00E802C7">
      <w:pPr>
        <w:widowControl w:val="0"/>
        <w:numPr>
          <w:ilvl w:val="0"/>
          <w:numId w:val="20"/>
        </w:numPr>
        <w:spacing w:before="0" w:beforeAutospacing="0" w:after="0" w:afterAutospacing="0" w:line="360" w:lineRule="auto"/>
        <w:ind w:left="1080"/>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בסיום התכנון המפורט של כל אחד מרכיבי הבניי</w:t>
      </w:r>
      <w:r w:rsidRPr="00E802C7">
        <w:rPr>
          <w:rFonts w:ascii="Times New Roman" w:eastAsia="Times New Roman" w:hAnsi="Times New Roman" w:cs="David" w:hint="eastAsia"/>
          <w:sz w:val="24"/>
          <w:szCs w:val="24"/>
          <w:rtl/>
        </w:rPr>
        <w:t>ן</w:t>
      </w:r>
      <w:r w:rsidRPr="00E802C7">
        <w:rPr>
          <w:rFonts w:ascii="Times New Roman" w:eastAsia="Times New Roman" w:hAnsi="Times New Roman" w:cs="David" w:hint="cs"/>
          <w:sz w:val="24"/>
          <w:szCs w:val="24"/>
          <w:rtl/>
        </w:rPr>
        <w:t xml:space="preserve">. </w:t>
      </w:r>
    </w:p>
    <w:p w14:paraId="18B5F4FB"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רכיבי הבניי</w:t>
      </w:r>
      <w:r w:rsidRPr="00E802C7">
        <w:rPr>
          <w:rFonts w:ascii="Times New Roman" w:eastAsia="Times New Roman" w:hAnsi="Times New Roman" w:cs="David" w:hint="eastAsia"/>
          <w:sz w:val="24"/>
          <w:szCs w:val="24"/>
          <w:rtl/>
        </w:rPr>
        <w:t>ן</w:t>
      </w:r>
      <w:r w:rsidRPr="00E802C7">
        <w:rPr>
          <w:rFonts w:ascii="Times New Roman" w:eastAsia="Times New Roman" w:hAnsi="Times New Roman" w:cs="David" w:hint="cs"/>
          <w:sz w:val="24"/>
          <w:szCs w:val="24"/>
          <w:rtl/>
        </w:rPr>
        <w:t xml:space="preserve"> שיבדקו:</w:t>
      </w:r>
    </w:p>
    <w:p w14:paraId="17840B84"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תקרות טיפוסיות (או כל תקרה אם הן אינן טיפוסיו</w:t>
      </w:r>
      <w:r w:rsidRPr="00E802C7">
        <w:rPr>
          <w:rFonts w:ascii="Times New Roman" w:eastAsia="Times New Roman" w:hAnsi="Times New Roman" w:cs="David" w:hint="eastAsia"/>
          <w:sz w:val="24"/>
          <w:szCs w:val="24"/>
          <w:rtl/>
        </w:rPr>
        <w:t>ת</w:t>
      </w:r>
      <w:r w:rsidRPr="00E802C7">
        <w:rPr>
          <w:rFonts w:ascii="Times New Roman" w:eastAsia="Times New Roman" w:hAnsi="Times New Roman" w:cs="David" w:hint="cs"/>
          <w:sz w:val="24"/>
          <w:szCs w:val="24"/>
          <w:rtl/>
        </w:rPr>
        <w:t>)</w:t>
      </w:r>
    </w:p>
    <w:p w14:paraId="3FBA819F"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גרעין לכל הקומות </w:t>
      </w:r>
    </w:p>
    <w:p w14:paraId="710B9337"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עמודים לכל הקומות</w:t>
      </w:r>
    </w:p>
    <w:p w14:paraId="641B98BE"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קירות לכל הקומות</w:t>
      </w:r>
    </w:p>
    <w:p w14:paraId="11BFA34B"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אלמנטים מיוחדים ככל ויהיו בפרויקט וחושבו ע"י מתכנן הקונס' . </w:t>
      </w:r>
    </w:p>
    <w:p w14:paraId="7FE827CB"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תקרות מעבר אם ישנן </w:t>
      </w:r>
    </w:p>
    <w:p w14:paraId="084B95C1"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ממ"דים </w:t>
      </w:r>
    </w:p>
    <w:p w14:paraId="56BCBC18"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מרתפים</w:t>
      </w:r>
    </w:p>
    <w:p w14:paraId="2188BA4A"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יסודות</w:t>
      </w:r>
    </w:p>
    <w:p w14:paraId="155F6CFF"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כמו כן, יבדוק ה"מבקר" את פרטי עיגון האבן אם הבניין מחופה באבן.</w:t>
      </w:r>
    </w:p>
    <w:p w14:paraId="08E52A63"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p>
    <w:p w14:paraId="5A97D0D6" w14:textId="77777777" w:rsid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 xml:space="preserve">הבקרה בשלב זה של התכנון המפורט תהיה מדוקדקת ביותר כיוון שעל פי תכנון זה יבנה הבניין. הבקרה תהיה אך ורק לנכונות התכנון ולא תעסוק בהיבטים כלכליים או בחלופות שונות לתכנון. ה"מבקר" יתמקד בבדיקתו שאין טעויות תכנוניות העלולות לגרום לכשל של המבנה או רכיביו. </w:t>
      </w:r>
    </w:p>
    <w:p w14:paraId="3871B1F1" w14:textId="2E6C5172" w:rsidR="003B0B09" w:rsidRDefault="003B0B09" w:rsidP="00E802C7">
      <w:pPr>
        <w:spacing w:before="0" w:beforeAutospacing="0" w:after="0" w:afterAutospacing="0" w:line="360" w:lineRule="auto"/>
        <w:ind w:left="1080"/>
        <w:rPr>
          <w:rFonts w:ascii="Times New Roman" w:eastAsia="Times New Roman" w:hAnsi="Times New Roman" w:cs="David"/>
          <w:sz w:val="24"/>
          <w:szCs w:val="24"/>
          <w:rtl/>
        </w:rPr>
      </w:pPr>
    </w:p>
    <w:p w14:paraId="34C2C0D4" w14:textId="77777777" w:rsidR="003B0B09" w:rsidRDefault="003B0B09" w:rsidP="00E802C7">
      <w:pPr>
        <w:spacing w:before="0" w:beforeAutospacing="0" w:after="0" w:afterAutospacing="0" w:line="360" w:lineRule="auto"/>
        <w:ind w:left="1080"/>
        <w:rPr>
          <w:rFonts w:ascii="Times New Roman" w:eastAsia="Times New Roman" w:hAnsi="Times New Roman" w:cs="David"/>
          <w:sz w:val="24"/>
          <w:szCs w:val="24"/>
          <w:rtl/>
        </w:rPr>
      </w:pPr>
    </w:p>
    <w:p w14:paraId="4F614571" w14:textId="77777777" w:rsidR="003B0B09" w:rsidRPr="00E802C7" w:rsidRDefault="003B0B09" w:rsidP="00E802C7">
      <w:pPr>
        <w:spacing w:before="0" w:beforeAutospacing="0" w:after="0" w:afterAutospacing="0" w:line="360" w:lineRule="auto"/>
        <w:ind w:left="1080"/>
        <w:rPr>
          <w:rFonts w:ascii="Times New Roman" w:eastAsia="Times New Roman" w:hAnsi="Times New Roman" w:cs="David"/>
          <w:sz w:val="24"/>
          <w:szCs w:val="24"/>
          <w:rtl/>
        </w:rPr>
      </w:pPr>
    </w:p>
    <w:p w14:paraId="0D33766A" w14:textId="77777777" w:rsidR="00E802C7" w:rsidRPr="00E802C7" w:rsidRDefault="00E802C7" w:rsidP="00E802C7">
      <w:pPr>
        <w:spacing w:before="0" w:beforeAutospacing="0" w:after="0" w:afterAutospacing="0" w:line="360" w:lineRule="auto"/>
        <w:ind w:left="395"/>
        <w:rPr>
          <w:rFonts w:ascii="Times New Roman" w:eastAsia="Times New Roman" w:hAnsi="Times New Roman" w:cs="David"/>
          <w:b/>
          <w:bCs/>
          <w:sz w:val="24"/>
          <w:szCs w:val="24"/>
          <w:rtl/>
        </w:rPr>
      </w:pPr>
      <w:r w:rsidRPr="00E802C7">
        <w:rPr>
          <w:rFonts w:ascii="Times New Roman" w:eastAsia="Times New Roman" w:hAnsi="Times New Roman" w:cs="David" w:hint="cs"/>
          <w:b/>
          <w:bCs/>
          <w:sz w:val="24"/>
          <w:szCs w:val="24"/>
          <w:rtl/>
        </w:rPr>
        <w:t xml:space="preserve">6.       </w:t>
      </w:r>
      <w:r w:rsidRPr="00E802C7">
        <w:rPr>
          <w:rFonts w:ascii="Times New Roman" w:eastAsia="Times New Roman" w:hAnsi="Times New Roman" w:cs="David" w:hint="cs"/>
          <w:b/>
          <w:bCs/>
          <w:sz w:val="24"/>
          <w:szCs w:val="24"/>
          <w:u w:val="single"/>
          <w:rtl/>
        </w:rPr>
        <w:t>אישור התכנון לביצוע</w:t>
      </w:r>
    </w:p>
    <w:p w14:paraId="6AC2E65D" w14:textId="77777777" w:rsidR="003B0B09"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rPr>
        <w:t xml:space="preserve">בדיקה ואישור סופי של התכנון המפורט לביצוע הכולל קבלת דו"ח סופי </w:t>
      </w:r>
      <w:r w:rsidRPr="00E802C7">
        <w:rPr>
          <w:rFonts w:ascii="Times New Roman" w:eastAsia="Times New Roman" w:hAnsi="Times New Roman" w:cs="David" w:hint="cs"/>
          <w:sz w:val="24"/>
          <w:szCs w:val="24"/>
          <w:rtl/>
          <w:lang w:eastAsia="he-IL"/>
        </w:rPr>
        <w:t>ומסכם המאשר</w:t>
      </w:r>
    </w:p>
    <w:p w14:paraId="38BCAB7D" w14:textId="77777777" w:rsidR="003B0B09" w:rsidRDefault="00E802C7" w:rsidP="003B0B09">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את עבודת  המתכנן בכל השלבים, בדיקה ואישור תיקון כל ההערות והדו"חות שהעביר</w:t>
      </w:r>
    </w:p>
    <w:p w14:paraId="44F86F85" w14:textId="0E22DCDE" w:rsidR="00E802C7" w:rsidRPr="00E802C7" w:rsidRDefault="00E802C7" w:rsidP="003B0B09">
      <w:pPr>
        <w:widowControl w:val="0"/>
        <w:spacing w:before="0" w:beforeAutospacing="0" w:after="0" w:afterAutospacing="0" w:line="240" w:lineRule="auto"/>
        <w:ind w:left="224" w:firstLine="720"/>
        <w:jc w:val="both"/>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lang w:eastAsia="he-IL"/>
        </w:rPr>
        <w:t>המבקר</w:t>
      </w:r>
      <w:r w:rsidR="003B0B09">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hint="cs"/>
          <w:sz w:val="24"/>
          <w:szCs w:val="24"/>
          <w:rtl/>
          <w:lang w:eastAsia="he-IL"/>
        </w:rPr>
        <w:t>למתכנן.</w:t>
      </w:r>
    </w:p>
    <w:p w14:paraId="09DB19E3"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rPr>
      </w:pPr>
    </w:p>
    <w:p w14:paraId="357CC167" w14:textId="77777777" w:rsidR="00E802C7" w:rsidRPr="00E802C7" w:rsidRDefault="00E802C7" w:rsidP="00E802C7">
      <w:pPr>
        <w:widowControl w:val="0"/>
        <w:spacing w:before="0" w:beforeAutospacing="0" w:after="0" w:afterAutospacing="0" w:line="240" w:lineRule="auto"/>
        <w:ind w:left="821" w:hanging="426"/>
        <w:jc w:val="both"/>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7.    ככל והמזמין ינחה את המבקר לערוך סיור בדיקה באתר, מוסכם מראש כי בגין כל ביקור באתר, בדיקה והמצאת דו"ח ביקור באתר, ישולם למבקר שכר נוסף לאמור בחוזה בסה"כ של 1,200ש"ח בתוספת מע"מ.</w:t>
      </w:r>
    </w:p>
    <w:p w14:paraId="0E145F24"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rPr>
      </w:pPr>
    </w:p>
    <w:p w14:paraId="3E92AFEF" w14:textId="77777777" w:rsidR="00E802C7" w:rsidRPr="00E802C7" w:rsidRDefault="00E802C7" w:rsidP="00E802C7">
      <w:pPr>
        <w:widowControl w:val="0"/>
        <w:numPr>
          <w:ilvl w:val="0"/>
          <w:numId w:val="18"/>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u w:val="single"/>
          <w:rtl/>
        </w:rPr>
        <w:t>הערות כלליות הקשורות בבקרה:</w:t>
      </w:r>
    </w:p>
    <w:p w14:paraId="1C744515"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 xml:space="preserve">ייתכן ולצורך הבקרה יחליט ה"מבקר" שלא להסתפק בבדיקת החישובים של ה"מתכנן" ויכין חשובים מקבילים משלו. </w:t>
      </w:r>
    </w:p>
    <w:p w14:paraId="338B07A1"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 xml:space="preserve">הבקרה תעסוק בממדים של רכיבי השלד הנובעים מחשובים סטטיים וחישובי חזק, אך לא תעסוק בבדיקת מדות גיאומטריות של המבנה המתוכנן והתאמתן לתוכניות האדריכליות ולתכניות היועצים השונים. </w:t>
      </w:r>
    </w:p>
    <w:p w14:paraId="77B06C86"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 xml:space="preserve">הבקרה לא תעסוק בייעוץ ל"מתכנן" בכל הקשור לתכנון המבנה אלא אך ורק תבקר אותו. </w:t>
      </w:r>
    </w:p>
    <w:p w14:paraId="464043FF"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הבקרה לא תעסוק בתכנון כלכלי של המבנה.</w:t>
      </w:r>
    </w:p>
    <w:p w14:paraId="2A7D561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0"/>
          <w:rtl/>
          <w:lang w:eastAsia="he-IL"/>
        </w:rPr>
      </w:pPr>
    </w:p>
    <w:p w14:paraId="255CA2FF"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4"/>
          <w:szCs w:val="24"/>
          <w:u w:val="single"/>
          <w:rtl/>
          <w:lang w:eastAsia="he-IL"/>
        </w:rPr>
        <w:br w:type="page"/>
      </w:r>
    </w:p>
    <w:p w14:paraId="6DE5E707" w14:textId="7A38F802"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 xml:space="preserve">נספח </w:t>
      </w:r>
      <w:r w:rsidR="003B0B09">
        <w:rPr>
          <w:rFonts w:ascii="Times New Roman" w:eastAsia="Times New Roman" w:hAnsi="Times New Roman" w:cs="David" w:hint="cs"/>
          <w:bCs/>
          <w:sz w:val="20"/>
          <w:szCs w:val="24"/>
          <w:u w:val="single"/>
          <w:rtl/>
          <w:lang w:eastAsia="he-IL"/>
        </w:rPr>
        <w:t>"</w:t>
      </w:r>
      <w:r w:rsidRPr="00E802C7">
        <w:rPr>
          <w:rFonts w:ascii="Times New Roman" w:eastAsia="Times New Roman" w:hAnsi="Times New Roman" w:cs="David"/>
          <w:bCs/>
          <w:sz w:val="20"/>
          <w:szCs w:val="24"/>
          <w:u w:val="single"/>
          <w:rtl/>
          <w:lang w:eastAsia="he-IL"/>
        </w:rPr>
        <w:t>ג</w:t>
      </w:r>
      <w:r w:rsidR="003B0B09">
        <w:rPr>
          <w:rFonts w:ascii="Times New Roman" w:eastAsia="Times New Roman" w:hAnsi="Times New Roman" w:cs="David" w:hint="cs"/>
          <w:bCs/>
          <w:sz w:val="20"/>
          <w:szCs w:val="24"/>
          <w:u w:val="single"/>
          <w:rtl/>
          <w:lang w:eastAsia="he-IL"/>
        </w:rPr>
        <w:t>'</w:t>
      </w:r>
      <w:r w:rsidRPr="00E802C7">
        <w:rPr>
          <w:rFonts w:ascii="Times New Roman" w:eastAsia="Times New Roman" w:hAnsi="Times New Roman" w:cs="David"/>
          <w:bCs/>
          <w:sz w:val="20"/>
          <w:szCs w:val="24"/>
          <w:u w:val="single"/>
          <w:rtl/>
          <w:lang w:eastAsia="he-IL"/>
        </w:rPr>
        <w:t>'</w:t>
      </w:r>
    </w:p>
    <w:p w14:paraId="27DCE1F1"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D4B1B1"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לוח זמנים ושלבי עבודה</w:t>
      </w:r>
    </w:p>
    <w:p w14:paraId="7DB1B6A7"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B91F54"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9F39A54"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w:t>
      </w:r>
    </w:p>
    <w:p w14:paraId="217466ED"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את  </w:t>
      </w:r>
      <w:r w:rsidRPr="00E802C7">
        <w:rPr>
          <w:rFonts w:ascii="Times New Roman" w:eastAsia="Times New Roman" w:hAnsi="Times New Roman" w:cs="David" w:hint="cs"/>
          <w:sz w:val="20"/>
          <w:szCs w:val="24"/>
          <w:rtl/>
          <w:lang w:eastAsia="he-IL"/>
        </w:rPr>
        <w:t>כל המסמכים הרלוונטיי</w:t>
      </w:r>
      <w:r w:rsidRPr="00E802C7">
        <w:rPr>
          <w:rFonts w:ascii="Times New Roman" w:eastAsia="Times New Roman" w:hAnsi="Times New Roman" w:cs="David" w:hint="eastAsia"/>
          <w:sz w:val="20"/>
          <w:szCs w:val="24"/>
          <w:rtl/>
          <w:lang w:eastAsia="he-IL"/>
        </w:rPr>
        <w:t>ם</w:t>
      </w:r>
      <w:r w:rsidRPr="00E802C7">
        <w:rPr>
          <w:rFonts w:ascii="Times New Roman" w:eastAsia="Times New Roman" w:hAnsi="Times New Roman" w:cs="David" w:hint="cs"/>
          <w:sz w:val="20"/>
          <w:szCs w:val="24"/>
          <w:rtl/>
          <w:lang w:eastAsia="he-IL"/>
        </w:rPr>
        <w:t xml:space="preserve"> הקשורים לשירותי המבקר </w:t>
      </w:r>
      <w:r w:rsidRPr="00E802C7">
        <w:rPr>
          <w:rFonts w:ascii="Times New Roman" w:eastAsia="Times New Roman" w:hAnsi="Times New Roman" w:cs="David"/>
          <w:sz w:val="20"/>
          <w:szCs w:val="24"/>
          <w:rtl/>
          <w:lang w:eastAsia="he-IL"/>
        </w:rPr>
        <w:t>לאישור המזמין בהתאם ללוח הזמנים ו</w:t>
      </w:r>
      <w:r w:rsidRPr="00E802C7">
        <w:rPr>
          <w:rFonts w:ascii="Times New Roman" w:eastAsia="Times New Roman" w:hAnsi="Times New Roman" w:cs="David" w:hint="cs"/>
          <w:sz w:val="20"/>
          <w:szCs w:val="24"/>
          <w:rtl/>
          <w:lang w:eastAsia="he-IL"/>
        </w:rPr>
        <w:t>שירותי המבקר</w:t>
      </w:r>
      <w:r w:rsidRPr="00E802C7">
        <w:rPr>
          <w:rFonts w:ascii="Times New Roman" w:eastAsia="Times New Roman" w:hAnsi="Times New Roman" w:cs="David"/>
          <w:sz w:val="20"/>
          <w:szCs w:val="24"/>
          <w:rtl/>
          <w:lang w:eastAsia="he-IL"/>
        </w:rPr>
        <w:t xml:space="preserve"> לא </w:t>
      </w:r>
      <w:r w:rsidRPr="00E802C7">
        <w:rPr>
          <w:rFonts w:ascii="Times New Roman" w:eastAsia="Times New Roman" w:hAnsi="Times New Roman" w:cs="David" w:hint="cs"/>
          <w:sz w:val="20"/>
          <w:szCs w:val="24"/>
          <w:rtl/>
          <w:lang w:eastAsia="he-IL"/>
        </w:rPr>
        <w:t>יחשבו כמושלמים</w:t>
      </w:r>
      <w:r w:rsidRPr="00E802C7">
        <w:rPr>
          <w:rFonts w:ascii="Times New Roman" w:eastAsia="Times New Roman" w:hAnsi="Times New Roman" w:cs="David"/>
          <w:sz w:val="20"/>
          <w:szCs w:val="24"/>
          <w:rtl/>
          <w:lang w:eastAsia="he-IL"/>
        </w:rPr>
        <w:t xml:space="preserve"> עד לקבלת אישור המזמין.</w:t>
      </w:r>
    </w:p>
    <w:p w14:paraId="099D66D8"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7F30A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העביר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הערות או הנחיות נוספות לגבי</w:t>
      </w:r>
      <w:r w:rsidRPr="00E802C7">
        <w:rPr>
          <w:rFonts w:ascii="Times New Roman" w:eastAsia="Times New Roman" w:hAnsi="Times New Roman" w:cs="David" w:hint="cs"/>
          <w:sz w:val="20"/>
          <w:szCs w:val="24"/>
          <w:rtl/>
          <w:lang w:eastAsia="he-IL"/>
        </w:rPr>
        <w:t xml:space="preserve"> המסמכים כאמור</w:t>
      </w:r>
      <w:r w:rsidRPr="00E802C7">
        <w:rPr>
          <w:rFonts w:ascii="Times New Roman" w:eastAsia="Times New Roman" w:hAnsi="Times New Roman" w:cs="David"/>
          <w:sz w:val="20"/>
          <w:szCs w:val="24"/>
          <w:rtl/>
          <w:lang w:eastAsia="he-IL"/>
        </w:rPr>
        <w:t xml:space="preserve"> , י</w:t>
      </w:r>
      <w:r w:rsidRPr="00E802C7">
        <w:rPr>
          <w:rFonts w:ascii="Times New Roman" w:eastAsia="Times New Roman" w:hAnsi="Times New Roman" w:cs="David" w:hint="cs"/>
          <w:sz w:val="20"/>
          <w:szCs w:val="24"/>
          <w:rtl/>
          <w:lang w:eastAsia="he-IL"/>
        </w:rPr>
        <w:t>כין</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את </w:t>
      </w:r>
      <w:r w:rsidRPr="00E802C7">
        <w:rPr>
          <w:rFonts w:ascii="Times New Roman" w:eastAsia="Times New Roman" w:hAnsi="Times New Roman" w:cs="David" w:hint="cs"/>
          <w:sz w:val="20"/>
          <w:szCs w:val="24"/>
          <w:rtl/>
          <w:lang w:eastAsia="he-IL"/>
        </w:rPr>
        <w:t>החומרים</w:t>
      </w:r>
      <w:r w:rsidRPr="00E802C7">
        <w:rPr>
          <w:rFonts w:ascii="Times New Roman" w:eastAsia="Times New Roman" w:hAnsi="Times New Roman" w:cs="David"/>
          <w:sz w:val="20"/>
          <w:szCs w:val="24"/>
          <w:rtl/>
          <w:lang w:eastAsia="he-IL"/>
        </w:rPr>
        <w:t xml:space="preserve"> תוך פרק זמן סביר שיוסכם בינו ל</w:t>
      </w:r>
      <w:r w:rsidRPr="00E802C7">
        <w:rPr>
          <w:rFonts w:ascii="Times New Roman" w:eastAsia="Times New Roman" w:hAnsi="Times New Roman" w:cs="David" w:hint="cs"/>
          <w:sz w:val="20"/>
          <w:szCs w:val="24"/>
          <w:rtl/>
          <w:lang w:eastAsia="he-IL"/>
        </w:rPr>
        <w:t>ב</w:t>
      </w:r>
      <w:r w:rsidRPr="00E802C7">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הערותיו ו/או הנחיותיו לגבי </w:t>
      </w:r>
      <w:r w:rsidRPr="00E802C7">
        <w:rPr>
          <w:rFonts w:ascii="Times New Roman" w:eastAsia="Times New Roman" w:hAnsi="Times New Roman" w:cs="David" w:hint="cs"/>
          <w:sz w:val="20"/>
          <w:szCs w:val="24"/>
          <w:rtl/>
          <w:lang w:eastAsia="he-IL"/>
        </w:rPr>
        <w:t>החומרים</w:t>
      </w:r>
      <w:r w:rsidRPr="00E802C7">
        <w:rPr>
          <w:rFonts w:ascii="Times New Roman" w:eastAsia="Times New Roman" w:hAnsi="Times New Roman" w:cs="David"/>
          <w:sz w:val="20"/>
          <w:szCs w:val="24"/>
          <w:rtl/>
          <w:lang w:eastAsia="he-IL"/>
        </w:rPr>
        <w:t xml:space="preserve"> שהוגשו לו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בתוך 30 יום ממועד הגשת</w:t>
      </w:r>
      <w:r w:rsidRPr="00E802C7">
        <w:rPr>
          <w:rFonts w:ascii="Times New Roman" w:eastAsia="Times New Roman" w:hAnsi="Times New Roman" w:cs="David" w:hint="cs"/>
          <w:sz w:val="20"/>
          <w:szCs w:val="24"/>
          <w:rtl/>
          <w:lang w:eastAsia="he-IL"/>
        </w:rPr>
        <w:t>ו</w:t>
      </w:r>
      <w:r w:rsidRPr="00E802C7">
        <w:rPr>
          <w:rFonts w:ascii="Times New Roman" w:eastAsia="Times New Roman" w:hAnsi="Times New Roman" w:cs="David"/>
          <w:sz w:val="20"/>
          <w:szCs w:val="24"/>
          <w:rtl/>
          <w:lang w:eastAsia="he-IL"/>
        </w:rPr>
        <w:t xml:space="preserve"> למזמין.</w:t>
      </w:r>
    </w:p>
    <w:p w14:paraId="087A5BC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1E8993"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אם לא יקבע לוח זמנים במעמד חתימת ההסכם יעביר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390A86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99C67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5ED862"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A000B1" w14:textId="7DB75F72"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br w:type="page"/>
        <w:t xml:space="preserve">נספח </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ד</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w:t>
      </w:r>
    </w:p>
    <w:p w14:paraId="33475F04"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14F8B0" w14:textId="77777777"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שכר המ</w:t>
      </w:r>
      <w:r w:rsidRPr="00E802C7">
        <w:rPr>
          <w:rFonts w:ascii="Times New Roman" w:eastAsia="Times New Roman" w:hAnsi="Times New Roman" w:cs="David" w:hint="cs"/>
          <w:b/>
          <w:bCs/>
          <w:sz w:val="24"/>
          <w:szCs w:val="24"/>
          <w:u w:val="single"/>
          <w:rtl/>
          <w:lang w:eastAsia="he-IL"/>
        </w:rPr>
        <w:t>בקר</w:t>
      </w:r>
    </w:p>
    <w:p w14:paraId="439568C8"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5E18943"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85BA98E" w14:textId="77777777" w:rsidR="00E802C7" w:rsidRPr="00E802C7" w:rsidRDefault="00E802C7" w:rsidP="00E802C7">
      <w:pPr>
        <w:widowControl w:val="0"/>
        <w:numPr>
          <w:ilvl w:val="0"/>
          <w:numId w:val="14"/>
        </w:numPr>
        <w:spacing w:before="0" w:beforeAutospacing="0" w:after="0" w:afterAutospacing="0" w:line="240" w:lineRule="auto"/>
        <w:ind w:right="360"/>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תמורת ביצוע מלוא שרותי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כמפורט בנספח ב', ישלם המזמין למ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בשעורים כדלקמן:</w:t>
      </w:r>
    </w:p>
    <w:p w14:paraId="7F847ABC" w14:textId="77777777" w:rsidR="00E802C7" w:rsidRPr="00E802C7" w:rsidRDefault="00E802C7" w:rsidP="00E802C7">
      <w:pPr>
        <w:widowControl w:val="0"/>
        <w:spacing w:before="0" w:beforeAutospacing="0" w:after="0" w:afterAutospacing="0" w:line="240" w:lineRule="auto"/>
        <w:ind w:right="360"/>
        <w:rPr>
          <w:rFonts w:ascii="Times New Roman" w:eastAsia="Times New Roman" w:hAnsi="Times New Roman" w:cs="David"/>
          <w:sz w:val="24"/>
          <w:szCs w:val="24"/>
          <w:rtl/>
          <w:lang w:eastAsia="he-IL"/>
        </w:rPr>
      </w:pPr>
    </w:p>
    <w:p w14:paraId="777C3845" w14:textId="0BFDE6B1" w:rsidR="00AE4797" w:rsidRPr="00AE4797" w:rsidRDefault="00E802C7" w:rsidP="00AE4797">
      <w:pPr>
        <w:pStyle w:val="ListParagraph"/>
        <w:widowControl w:val="0"/>
        <w:numPr>
          <w:ilvl w:val="1"/>
          <w:numId w:val="14"/>
        </w:numPr>
        <w:spacing w:before="0" w:beforeAutospacing="0" w:after="0" w:afterAutospacing="0" w:line="240" w:lineRule="auto"/>
        <w:rPr>
          <w:rFonts w:ascii="Times New Roman" w:eastAsia="Times New Roman" w:hAnsi="Times New Roman" w:cs="David"/>
          <w:sz w:val="24"/>
          <w:szCs w:val="24"/>
          <w:lang w:eastAsia="he-IL"/>
        </w:rPr>
      </w:pPr>
      <w:r w:rsidRPr="003B0B09">
        <w:rPr>
          <w:rFonts w:ascii="Times New Roman" w:eastAsia="Times New Roman" w:hAnsi="Times New Roman" w:cs="David"/>
          <w:sz w:val="24"/>
          <w:szCs w:val="24"/>
          <w:rtl/>
        </w:rPr>
        <w:t xml:space="preserve">סכום </w:t>
      </w:r>
      <w:r w:rsidRPr="003B0B09">
        <w:rPr>
          <w:rFonts w:ascii="Times New Roman" w:eastAsia="Times New Roman" w:hAnsi="Times New Roman" w:cs="David" w:hint="cs"/>
          <w:sz w:val="24"/>
          <w:szCs w:val="24"/>
          <w:rtl/>
        </w:rPr>
        <w:t xml:space="preserve">פאושלי </w:t>
      </w:r>
      <w:r w:rsidRPr="003B0B09">
        <w:rPr>
          <w:rFonts w:ascii="Times New Roman" w:eastAsia="Times New Roman" w:hAnsi="Times New Roman" w:cs="David"/>
          <w:sz w:val="24"/>
          <w:szCs w:val="24"/>
          <w:rtl/>
        </w:rPr>
        <w:t xml:space="preserve">קבוע ומוחלט של </w:t>
      </w:r>
      <w:r w:rsidRPr="003B0B09">
        <w:rPr>
          <w:rFonts w:ascii="Times New Roman" w:eastAsia="Times New Roman" w:hAnsi="Times New Roman" w:cs="David" w:hint="cs"/>
          <w:sz w:val="24"/>
          <w:szCs w:val="24"/>
          <w:rtl/>
        </w:rPr>
        <w:t>_____</w:t>
      </w:r>
      <w:r w:rsidR="00AE4797">
        <w:rPr>
          <w:rFonts w:ascii="Times New Roman" w:eastAsia="Times New Roman" w:hAnsi="Times New Roman" w:cs="David" w:hint="cs"/>
          <w:sz w:val="24"/>
          <w:szCs w:val="24"/>
          <w:rtl/>
        </w:rPr>
        <w:t>____________</w:t>
      </w:r>
      <w:r w:rsidRPr="003B0B09">
        <w:rPr>
          <w:rFonts w:ascii="Times New Roman" w:eastAsia="Times New Roman" w:hAnsi="Times New Roman" w:cs="David" w:hint="cs"/>
          <w:sz w:val="24"/>
          <w:szCs w:val="24"/>
          <w:rtl/>
        </w:rPr>
        <w:t>_____ש"ח</w:t>
      </w:r>
      <w:r w:rsidR="00AE4797">
        <w:rPr>
          <w:rFonts w:ascii="Times New Roman" w:eastAsia="Times New Roman" w:hAnsi="Times New Roman" w:cs="David" w:hint="cs"/>
          <w:sz w:val="24"/>
          <w:szCs w:val="24"/>
          <w:rtl/>
        </w:rPr>
        <w:t>,</w:t>
      </w:r>
      <w:r w:rsidRPr="003B0B09">
        <w:rPr>
          <w:rFonts w:ascii="Times New Roman" w:eastAsia="Times New Roman" w:hAnsi="Times New Roman" w:cs="David" w:hint="cs"/>
          <w:sz w:val="24"/>
          <w:szCs w:val="24"/>
          <w:rtl/>
        </w:rPr>
        <w:t xml:space="preserve"> </w:t>
      </w:r>
    </w:p>
    <w:p w14:paraId="18656972" w14:textId="2687BABE" w:rsidR="00E802C7" w:rsidRPr="003B0B09" w:rsidRDefault="00AE4797" w:rsidP="00AE4797">
      <w:pPr>
        <w:pStyle w:val="ListParagraph"/>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4"/>
          <w:rtl/>
          <w:lang w:eastAsia="he-IL"/>
        </w:rPr>
        <w:t>(במילים: ________</w:t>
      </w:r>
      <w:r>
        <w:rPr>
          <w:rFonts w:ascii="Times New Roman" w:eastAsia="Times New Roman" w:hAnsi="Times New Roman" w:cs="David" w:hint="cs"/>
          <w:sz w:val="20"/>
          <w:szCs w:val="24"/>
          <w:rtl/>
          <w:lang w:eastAsia="he-IL"/>
        </w:rPr>
        <w:t>__________________________</w:t>
      </w:r>
      <w:r w:rsidRPr="00B27B4C">
        <w:rPr>
          <w:rFonts w:ascii="Times New Roman" w:eastAsia="Times New Roman" w:hAnsi="Times New Roman" w:cs="David" w:hint="cs"/>
          <w:sz w:val="20"/>
          <w:szCs w:val="24"/>
          <w:rtl/>
          <w:lang w:eastAsia="he-IL"/>
        </w:rPr>
        <w:t xml:space="preserve">__ ש"ח) </w:t>
      </w:r>
      <w:r>
        <w:rPr>
          <w:rFonts w:ascii="Times New Roman" w:eastAsia="Times New Roman" w:hAnsi="Times New Roman" w:cs="David" w:hint="cs"/>
          <w:sz w:val="20"/>
          <w:szCs w:val="24"/>
          <w:rtl/>
          <w:lang w:eastAsia="he-IL"/>
        </w:rPr>
        <w:t xml:space="preserve"> </w:t>
      </w:r>
      <w:r w:rsidR="00E802C7" w:rsidRPr="003B0B09">
        <w:rPr>
          <w:rFonts w:ascii="Times New Roman" w:eastAsia="Times New Roman" w:hAnsi="Times New Roman" w:cs="David" w:hint="cs"/>
          <w:sz w:val="24"/>
          <w:szCs w:val="24"/>
          <w:rtl/>
        </w:rPr>
        <w:t>לפרויקט .</w:t>
      </w:r>
    </w:p>
    <w:p w14:paraId="058B0AAB" w14:textId="77777777" w:rsidR="00E802C7" w:rsidRPr="00E802C7" w:rsidRDefault="00E802C7" w:rsidP="00E802C7">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1EF5A4FB" w14:textId="404EAE2C" w:rsidR="003B0B09" w:rsidRPr="003B0B09" w:rsidRDefault="003B0B09" w:rsidP="003B0B09">
      <w:pPr>
        <w:pStyle w:val="ListParagraph"/>
        <w:widowControl w:val="0"/>
        <w:numPr>
          <w:ilvl w:val="0"/>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3B0B09">
        <w:rPr>
          <w:rFonts w:ascii="Times New Roman" w:eastAsia="Times New Roman" w:hAnsi="Times New Roman" w:cs="David"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5680FA1106A4177B9A40F9D68CB5B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3B0B09">
            <w:rPr>
              <w:rStyle w:val="PlaceholderText"/>
              <w:color w:val="00B0F0"/>
              <w:rtl/>
            </w:rPr>
            <w:t>[סוג מדד כותרת]</w:t>
          </w:r>
        </w:sdtContent>
      </w:sdt>
      <w:r w:rsidRPr="003B0B09">
        <w:rPr>
          <w:rFonts w:ascii="Times New Roman" w:eastAsia="Times New Roman" w:hAnsi="Times New Roman" w:cs="David" w:hint="cs"/>
          <w:color w:val="008000"/>
          <w:sz w:val="24"/>
          <w:szCs w:val="24"/>
          <w:rtl/>
        </w:rPr>
        <w:br/>
      </w:r>
      <w:sdt>
        <w:sdtPr>
          <w:rPr>
            <w:rFonts w:hint="cs"/>
            <w:color w:val="008000"/>
            <w:rtl/>
          </w:rPr>
          <w:alias w:val="מדד בגין/ידוע - כותרת"/>
          <w:tag w:val="cntIsKnownTitle"/>
          <w:id w:val="1149088069"/>
          <w:placeholder>
            <w:docPart w:val="EC55B4F801A5454C91944C9B94C15C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3B0B09">
            <w:rPr>
              <w:rStyle w:val="PlaceholderText"/>
              <w:color w:val="00B0F0"/>
              <w:rtl/>
            </w:rPr>
            <w:t>[מדד בגין/ידוע - כותרת]</w:t>
          </w:r>
        </w:sdtContent>
      </w:sdt>
      <w:r w:rsidRPr="003B0B09">
        <w:rPr>
          <w:rFonts w:ascii="Times New Roman" w:eastAsia="Times New Roman" w:hAnsi="Times New Roman" w:cs="David" w:hint="cs"/>
          <w:color w:val="008000"/>
          <w:sz w:val="24"/>
          <w:szCs w:val="24"/>
          <w:rtl/>
        </w:rPr>
        <w:t xml:space="preserve"> </w:t>
      </w:r>
      <w:sdt>
        <w:sdtPr>
          <w:rPr>
            <w:rFonts w:hint="cs"/>
            <w:color w:val="008000"/>
            <w:rtl/>
          </w:rPr>
          <w:alias w:val="מדד בסיס"/>
          <w:tag w:val="cntMadadBase"/>
          <w:id w:val="1021983075"/>
          <w:placeholder>
            <w:docPart w:val="0B13AFB588664F5BAFE49494B45424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3B0B09">
            <w:rPr>
              <w:rStyle w:val="PlaceholderText"/>
              <w:color w:val="00B0F0"/>
              <w:rtl/>
            </w:rPr>
            <w:t>[מדד בסיס]</w:t>
          </w:r>
        </w:sdtContent>
      </w:sdt>
      <w:r w:rsidRPr="003B0B09">
        <w:rPr>
          <w:rFonts w:ascii="Times New Roman" w:eastAsia="Times New Roman" w:hAnsi="Times New Roman" w:cs="David" w:hint="cs"/>
          <w:sz w:val="24"/>
          <w:szCs w:val="24"/>
          <w:rtl/>
        </w:rPr>
        <w:t xml:space="preserve"> (העומד על </w:t>
      </w:r>
      <w:sdt>
        <w:sdtPr>
          <w:rPr>
            <w:rFonts w:hint="cs"/>
            <w:color w:val="008000"/>
            <w:rtl/>
          </w:rPr>
          <w:alias w:val="נקודות מדד"/>
          <w:tag w:val="cntMadadPoints"/>
          <w:id w:val="-217437650"/>
          <w:placeholder>
            <w:docPart w:val="90236A794C2748A6AFAB22AAB21ACC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3B0B09">
            <w:rPr>
              <w:rStyle w:val="PlaceholderText"/>
              <w:color w:val="00B0F0"/>
              <w:rtl/>
            </w:rPr>
            <w:t>[נקודות מדד]</w:t>
          </w:r>
        </w:sdtContent>
      </w:sdt>
      <w:r w:rsidRPr="003B0B09">
        <w:rPr>
          <w:rFonts w:ascii="Times New Roman" w:eastAsia="Times New Roman" w:hAnsi="Times New Roman" w:cs="David" w:hint="cs"/>
          <w:sz w:val="24"/>
          <w:szCs w:val="24"/>
          <w:rtl/>
        </w:rPr>
        <w:t xml:space="preserve"> נקודות) </w:t>
      </w:r>
      <w:r w:rsidRPr="003B0B09">
        <w:rPr>
          <w:rFonts w:ascii="Times New Roman" w:eastAsia="Times New Roman" w:hAnsi="Times New Roman" w:cs="David" w:hint="cs"/>
          <w:sz w:val="24"/>
          <w:szCs w:val="24"/>
          <w:rtl/>
          <w:lang w:eastAsia="he-IL"/>
        </w:rPr>
        <w:t xml:space="preserve"> עד למדד הידוע ביום הגשת כל חשבון.</w:t>
      </w:r>
    </w:p>
    <w:p w14:paraId="4224E3D7" w14:textId="03C10551" w:rsidR="00E802C7" w:rsidRPr="00E802C7" w:rsidRDefault="00E802C7" w:rsidP="003B0B09">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1C457EE8"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1224EEB"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3.</w:t>
      </w:r>
      <w:r w:rsidRPr="00E802C7">
        <w:rPr>
          <w:rFonts w:ascii="Times New Roman" w:eastAsia="Times New Roman" w:hAnsi="Times New Roman" w:cs="David"/>
          <w:sz w:val="24"/>
          <w:szCs w:val="24"/>
          <w:rtl/>
          <w:lang w:eastAsia="he-IL"/>
        </w:rPr>
        <w:tab/>
        <w:t>למען הסר ספק:</w:t>
      </w:r>
    </w:p>
    <w:p w14:paraId="0C3A4F8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09FD28" w14:textId="77777777" w:rsidR="00E802C7" w:rsidRPr="00E802C7" w:rsidRDefault="00E802C7" w:rsidP="00E802C7">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3.</w:t>
      </w:r>
      <w:r w:rsidRPr="00E802C7">
        <w:rPr>
          <w:rFonts w:ascii="Times New Roman" w:eastAsia="Times New Roman" w:hAnsi="Times New Roman" w:cs="David" w:hint="cs"/>
          <w:sz w:val="24"/>
          <w:szCs w:val="24"/>
          <w:rtl/>
          <w:lang w:eastAsia="he-IL"/>
        </w:rPr>
        <w:t>1</w:t>
      </w:r>
      <w:r w:rsidRPr="00E802C7">
        <w:rPr>
          <w:rFonts w:ascii="Times New Roman" w:eastAsia="Times New Roman" w:hAnsi="Times New Roman" w:cs="David"/>
          <w:sz w:val="24"/>
          <w:szCs w:val="24"/>
          <w:rtl/>
          <w:lang w:eastAsia="he-IL"/>
        </w:rPr>
        <w:tab/>
        <w:t>מובהר כי 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w:t>
      </w:r>
      <w:r w:rsidRPr="00E802C7">
        <w:rPr>
          <w:rFonts w:ascii="Times New Roman" w:eastAsia="Times New Roman" w:hAnsi="Times New Roman" w:cs="David" w:hint="cs"/>
          <w:sz w:val="24"/>
          <w:szCs w:val="24"/>
          <w:rtl/>
          <w:lang w:eastAsia="he-IL"/>
        </w:rPr>
        <w:t>בפרויקט</w:t>
      </w:r>
      <w:r w:rsidRPr="00E802C7">
        <w:rPr>
          <w:rFonts w:ascii="Times New Roman" w:eastAsia="Times New Roman" w:hAnsi="Times New Roman" w:cs="David"/>
          <w:sz w:val="24"/>
          <w:szCs w:val="24"/>
          <w:rtl/>
          <w:lang w:eastAsia="he-IL"/>
        </w:rPr>
        <w:t>, קצב הבניה, צורת ביצוע הבניה (קונבנציונלי ו/או טרומי ו/או מתועש) ו/או מידת השינויים שידרשו ע"י המזמין</w:t>
      </w:r>
      <w:r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sz w:val="24"/>
          <w:szCs w:val="24"/>
          <w:rtl/>
          <w:lang w:eastAsia="he-IL"/>
        </w:rPr>
        <w:t>וזאת בהתאם לסעיף 8 בחוזה.</w:t>
      </w:r>
    </w:p>
    <w:p w14:paraId="7E41BED2"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426F95"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3.3</w:t>
      </w:r>
      <w:r w:rsidRPr="00E802C7">
        <w:rPr>
          <w:rFonts w:ascii="Times New Roman" w:eastAsia="Times New Roman" w:hAnsi="Times New Roman" w:cs="David"/>
          <w:sz w:val="24"/>
          <w:szCs w:val="24"/>
          <w:rtl/>
          <w:lang w:eastAsia="he-IL"/>
        </w:rPr>
        <w:tab/>
        <w:t>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כולל את כל המפורט בחוזה על כל נספחיו, לרבות נספח ב'.</w:t>
      </w:r>
    </w:p>
    <w:p w14:paraId="7EBF732D" w14:textId="77777777" w:rsidR="00E802C7" w:rsidRPr="00E802C7" w:rsidRDefault="00E802C7" w:rsidP="00E802C7">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1B29391" w14:textId="77777777" w:rsidR="00E802C7" w:rsidRPr="00E802C7" w:rsidRDefault="00E802C7" w:rsidP="00E802C7">
      <w:pPr>
        <w:widowControl w:val="0"/>
        <w:spacing w:before="0" w:beforeAutospacing="0" w:after="0" w:afterAutospacing="0" w:line="240" w:lineRule="auto"/>
        <w:ind w:left="720" w:hanging="608"/>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4.</w:t>
      </w:r>
      <w:r w:rsidRPr="00E802C7">
        <w:rPr>
          <w:rFonts w:ascii="Times New Roman" w:eastAsia="Times New Roman" w:hAnsi="Times New Roman" w:cs="David"/>
          <w:sz w:val="24"/>
          <w:szCs w:val="24"/>
          <w:rtl/>
          <w:lang w:eastAsia="he-IL"/>
        </w:rPr>
        <w:tab/>
        <w:t>בנוסף לכל תשלום ישולם למ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והמצאת כל אישור נוסף ע"פ דין.</w:t>
      </w:r>
    </w:p>
    <w:p w14:paraId="0AD3CBDD" w14:textId="77777777" w:rsidR="00E802C7" w:rsidRPr="00E802C7" w:rsidRDefault="00E802C7" w:rsidP="00E802C7">
      <w:pPr>
        <w:widowControl w:val="0"/>
        <w:spacing w:before="0" w:beforeAutospacing="0" w:after="0" w:afterAutospacing="0" w:line="240" w:lineRule="auto"/>
        <w:ind w:left="679" w:hanging="567"/>
        <w:rPr>
          <w:rFonts w:ascii="Times New Roman" w:eastAsia="Times New Roman" w:hAnsi="Times New Roman" w:cs="David"/>
          <w:sz w:val="24"/>
          <w:szCs w:val="24"/>
          <w:rtl/>
          <w:lang w:eastAsia="he-IL"/>
        </w:rPr>
      </w:pPr>
    </w:p>
    <w:p w14:paraId="7A409ADF" w14:textId="77777777" w:rsidR="00E802C7" w:rsidRPr="00E802C7" w:rsidRDefault="00E802C7" w:rsidP="00E802C7">
      <w:pPr>
        <w:widowControl w:val="0"/>
        <w:numPr>
          <w:ilvl w:val="0"/>
          <w:numId w:val="21"/>
        </w:numPr>
        <w:spacing w:before="0" w:beforeAutospacing="0" w:after="0" w:afterAutospacing="0" w:line="240" w:lineRule="auto"/>
        <w:ind w:left="679" w:hanging="567"/>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 xml:space="preserve">תנאי מוקדם לביצוע התשלומים לפי נספח זה הוא שכל </w:t>
      </w:r>
      <w:r w:rsidRPr="00E802C7">
        <w:rPr>
          <w:rFonts w:ascii="Times New Roman" w:eastAsia="Times New Roman" w:hAnsi="Times New Roman" w:cs="David" w:hint="cs"/>
          <w:sz w:val="24"/>
          <w:szCs w:val="24"/>
          <w:rtl/>
          <w:lang w:eastAsia="he-IL"/>
        </w:rPr>
        <w:t>שירותי המבקר</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הכלולים</w:t>
      </w:r>
      <w:r w:rsidRPr="00E802C7">
        <w:rPr>
          <w:rFonts w:ascii="Times New Roman" w:eastAsia="Times New Roman" w:hAnsi="Times New Roman" w:cs="David"/>
          <w:sz w:val="24"/>
          <w:szCs w:val="24"/>
          <w:rtl/>
          <w:lang w:eastAsia="he-IL"/>
        </w:rPr>
        <w:t xml:space="preserve"> בשכר המ</w:t>
      </w:r>
      <w:r w:rsidRPr="00E802C7">
        <w:rPr>
          <w:rFonts w:ascii="Times New Roman" w:eastAsia="Times New Roman" w:hAnsi="Times New Roman" w:cs="David" w:hint="cs"/>
          <w:sz w:val="24"/>
          <w:szCs w:val="24"/>
          <w:rtl/>
          <w:lang w:eastAsia="he-IL"/>
        </w:rPr>
        <w:t>בקר ה</w:t>
      </w:r>
      <w:r w:rsidRPr="00E802C7">
        <w:rPr>
          <w:rFonts w:ascii="Times New Roman" w:eastAsia="Times New Roman" w:hAnsi="Times New Roman" w:cs="David"/>
          <w:sz w:val="24"/>
          <w:szCs w:val="24"/>
          <w:rtl/>
          <w:lang w:eastAsia="he-IL"/>
        </w:rPr>
        <w:t>ושלמו</w:t>
      </w:r>
      <w:r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sz w:val="24"/>
          <w:szCs w:val="24"/>
          <w:rtl/>
          <w:lang w:eastAsia="he-IL"/>
        </w:rPr>
        <w:t>וכל המסמכים והתכניות נמסרו למזמין.</w:t>
      </w:r>
      <w:r w:rsidRPr="00E802C7">
        <w:rPr>
          <w:rFonts w:ascii="Times New Roman" w:eastAsia="Times New Roman" w:hAnsi="Times New Roman" w:cs="David" w:hint="cs"/>
          <w:sz w:val="24"/>
          <w:szCs w:val="24"/>
          <w:rtl/>
          <w:lang w:eastAsia="he-IL"/>
        </w:rPr>
        <w:t xml:space="preserve"> </w:t>
      </w:r>
    </w:p>
    <w:p w14:paraId="1B82690E"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lang w:eastAsia="he-IL"/>
        </w:rPr>
      </w:pPr>
    </w:p>
    <w:p w14:paraId="7505044A" w14:textId="77777777" w:rsidR="00E802C7" w:rsidRPr="00E802C7" w:rsidRDefault="00E802C7" w:rsidP="00E802C7">
      <w:pPr>
        <w:widowControl w:val="0"/>
        <w:numPr>
          <w:ilvl w:val="0"/>
          <w:numId w:val="21"/>
        </w:numPr>
        <w:spacing w:before="0" w:beforeAutospacing="0" w:after="0" w:afterAutospacing="0" w:line="240" w:lineRule="auto"/>
        <w:ind w:left="679" w:hanging="567"/>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rPr>
        <w:t>ככל והמזמין ינחה את המבקר לערוך סיור בדיקה באתר, מוסכם מראש כי בגין כל ביקור באתר, בדיקה והמצאת דו"ח ביקור באתר, ישולם למבקר שכר נוסף לאמור בחוזה בסה"כ של 1,200ש"ח בתוספת מע"מ.</w:t>
      </w:r>
      <w:r w:rsidRPr="00E802C7">
        <w:rPr>
          <w:rFonts w:ascii="Times New Roman" w:eastAsia="Times New Roman" w:hAnsi="Times New Roman" w:cs="David"/>
          <w:sz w:val="24"/>
          <w:szCs w:val="24"/>
          <w:rtl/>
          <w:lang w:eastAsia="he-IL"/>
        </w:rPr>
        <w:br/>
      </w:r>
    </w:p>
    <w:p w14:paraId="5C8292A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40EF9B"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E34C61C"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9A0C783"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812ADED"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FA745ED"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F324CFF"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7C09971"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2CB76D7"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29AFA70"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E86567A"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2B08494"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8DAD7CA"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E9538CE"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DB0E7D8"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6BAF500"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D55EF4B"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4C9F879"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4E06D6"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3690128"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E5E24F6"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CBCCB81"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1D80168"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6BAE20C"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7BF600A" w14:textId="0A3E54BE"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 xml:space="preserve">נספח </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ה</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w:t>
      </w:r>
    </w:p>
    <w:p w14:paraId="33D44EE7"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E3C3A4" w14:textId="77777777"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תשלומי שכר המ</w:t>
      </w:r>
      <w:r w:rsidRPr="00E802C7">
        <w:rPr>
          <w:rFonts w:ascii="Times New Roman" w:eastAsia="Times New Roman" w:hAnsi="Times New Roman" w:cs="David" w:hint="cs"/>
          <w:b/>
          <w:bCs/>
          <w:sz w:val="24"/>
          <w:szCs w:val="24"/>
          <w:u w:val="single"/>
          <w:rtl/>
          <w:lang w:eastAsia="he-IL"/>
        </w:rPr>
        <w:t xml:space="preserve">בקר </w:t>
      </w:r>
    </w:p>
    <w:p w14:paraId="26D54E9C"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0357D07"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7F0A64E2" w14:textId="77777777" w:rsidR="00E802C7" w:rsidRPr="00E802C7" w:rsidRDefault="00E802C7" w:rsidP="00E802C7">
      <w:pPr>
        <w:widowControl w:val="0"/>
        <w:numPr>
          <w:ilvl w:val="0"/>
          <w:numId w:val="8"/>
        </w:numPr>
        <w:spacing w:before="0" w:beforeAutospacing="0" w:after="0" w:afterAutospacing="0" w:line="240" w:lineRule="auto"/>
        <w:ind w:right="360"/>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ישולם לשיעורין כנגד גמר כל שלב ושלב של שרותי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כמוגדר בחוזה לרבות בנספחים ב' ו- ח' כדלקמן:</w:t>
      </w:r>
      <w:r w:rsidRPr="00E802C7">
        <w:rPr>
          <w:rFonts w:ascii="Times New Roman" w:eastAsia="Times New Roman" w:hAnsi="Times New Roman" w:cs="David"/>
          <w:sz w:val="24"/>
          <w:szCs w:val="24"/>
          <w:rtl/>
          <w:lang w:eastAsia="he-IL"/>
        </w:rPr>
        <w:br/>
      </w:r>
    </w:p>
    <w:tbl>
      <w:tblPr>
        <w:tblW w:w="7779" w:type="dxa"/>
        <w:tblInd w:w="-284" w:type="dxa"/>
        <w:tblLook w:val="00A0" w:firstRow="1" w:lastRow="0" w:firstColumn="1" w:lastColumn="0" w:noHBand="0" w:noVBand="0"/>
      </w:tblPr>
      <w:tblGrid>
        <w:gridCol w:w="6224"/>
        <w:gridCol w:w="1555"/>
      </w:tblGrid>
      <w:tr w:rsidR="00C54731" w:rsidRPr="00E802C7" w14:paraId="27876880" w14:textId="77777777" w:rsidTr="00C54731">
        <w:trPr>
          <w:trHeight w:val="260"/>
        </w:trPr>
        <w:tc>
          <w:tcPr>
            <w:tcW w:w="6224" w:type="dxa"/>
          </w:tcPr>
          <w:p w14:paraId="7696F183" w14:textId="77777777" w:rsidR="00C54731" w:rsidRPr="00E802C7" w:rsidRDefault="00C54731" w:rsidP="00C54731">
            <w:pPr>
              <w:widowControl w:val="0"/>
              <w:spacing w:before="0" w:beforeAutospacing="0" w:after="0" w:afterAutospacing="0" w:line="240" w:lineRule="auto"/>
              <w:ind w:right="743"/>
              <w:rPr>
                <w:rFonts w:ascii="Times New Roman" w:eastAsia="Times New Roman" w:hAnsi="Times New Roman" w:cs="David"/>
                <w:sz w:val="24"/>
                <w:szCs w:val="24"/>
              </w:rPr>
            </w:pPr>
          </w:p>
        </w:tc>
        <w:tc>
          <w:tcPr>
            <w:tcW w:w="1555" w:type="dxa"/>
          </w:tcPr>
          <w:p w14:paraId="17BC2295" w14:textId="77777777" w:rsidR="00C54731" w:rsidRPr="00E802C7" w:rsidRDefault="00C54731" w:rsidP="00E802C7">
            <w:pPr>
              <w:widowControl w:val="0"/>
              <w:spacing w:before="0" w:beforeAutospacing="0" w:after="0" w:afterAutospacing="0" w:line="240" w:lineRule="auto"/>
              <w:ind w:right="360"/>
              <w:jc w:val="right"/>
              <w:rPr>
                <w:rFonts w:ascii="Times New Roman" w:eastAsia="Times New Roman" w:hAnsi="Times New Roman" w:cs="David"/>
                <w:sz w:val="24"/>
                <w:szCs w:val="24"/>
              </w:rPr>
            </w:pPr>
            <w:r w:rsidRPr="00E802C7">
              <w:rPr>
                <w:rFonts w:ascii="Times New Roman" w:eastAsia="Times New Roman" w:hAnsi="Times New Roman" w:cs="David"/>
                <w:sz w:val="24"/>
                <w:szCs w:val="24"/>
                <w:rtl/>
              </w:rPr>
              <w:t>1.1</w:t>
            </w:r>
          </w:p>
        </w:tc>
      </w:tr>
      <w:tr w:rsidR="00C54731" w:rsidRPr="00E802C7" w14:paraId="48CDC130" w14:textId="77777777" w:rsidTr="00C54731">
        <w:trPr>
          <w:trHeight w:val="231"/>
        </w:trPr>
        <w:tc>
          <w:tcPr>
            <w:tcW w:w="6224" w:type="dxa"/>
          </w:tcPr>
          <w:p w14:paraId="4D22AC83" w14:textId="77777777" w:rsidR="00C54731" w:rsidRPr="00E802C7" w:rsidRDefault="00C54731" w:rsidP="00E802C7">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55" w:type="dxa"/>
          </w:tcPr>
          <w:p w14:paraId="46410E48"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C54731" w:rsidRPr="00E802C7" w14:paraId="6C4F50EB" w14:textId="77777777" w:rsidTr="00C54731">
        <w:trPr>
          <w:trHeight w:val="1403"/>
        </w:trPr>
        <w:tc>
          <w:tcPr>
            <w:tcW w:w="6224" w:type="dxa"/>
          </w:tcPr>
          <w:p w14:paraId="794C290B" w14:textId="2EA2F410"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tl/>
              </w:rPr>
            </w:pPr>
            <w:r w:rsidRPr="00E802C7">
              <w:rPr>
                <w:rFonts w:ascii="Times New Roman" w:eastAsia="Times New Roman" w:hAnsi="Times New Roman" w:cs="David"/>
                <w:sz w:val="24"/>
                <w:szCs w:val="24"/>
                <w:rtl/>
              </w:rPr>
              <w:t xml:space="preserve">לאחר גמר </w:t>
            </w:r>
            <w:r w:rsidRPr="00E802C7">
              <w:rPr>
                <w:rFonts w:ascii="Times New Roman" w:eastAsia="Times New Roman" w:hAnsi="Times New Roman" w:cs="David" w:hint="cs"/>
                <w:sz w:val="24"/>
                <w:szCs w:val="24"/>
                <w:rtl/>
              </w:rPr>
              <w:t>בקרת ה</w:t>
            </w:r>
            <w:r w:rsidRPr="00E802C7">
              <w:rPr>
                <w:rFonts w:ascii="Times New Roman" w:eastAsia="Times New Roman" w:hAnsi="Times New Roman" w:cs="David"/>
                <w:sz w:val="24"/>
                <w:szCs w:val="24"/>
                <w:rtl/>
              </w:rPr>
              <w:t xml:space="preserve">תכנון </w:t>
            </w:r>
            <w:r w:rsidRPr="00E802C7">
              <w:rPr>
                <w:rFonts w:ascii="Times New Roman" w:eastAsia="Times New Roman" w:hAnsi="Times New Roman" w:cs="David" w:hint="cs"/>
                <w:sz w:val="24"/>
                <w:szCs w:val="24"/>
                <w:rtl/>
              </w:rPr>
              <w:t>ה</w:t>
            </w:r>
            <w:r w:rsidRPr="00E802C7">
              <w:rPr>
                <w:rFonts w:ascii="Times New Roman" w:eastAsia="Times New Roman" w:hAnsi="Times New Roman" w:cs="David"/>
                <w:sz w:val="24"/>
                <w:szCs w:val="24"/>
                <w:rtl/>
              </w:rPr>
              <w:t>מוקדם</w:t>
            </w:r>
            <w:r w:rsidRPr="00E802C7">
              <w:rPr>
                <w:rFonts w:ascii="Times New Roman" w:eastAsia="Times New Roman" w:hAnsi="Times New Roman" w:cs="David" w:hint="cs"/>
                <w:sz w:val="24"/>
                <w:szCs w:val="24"/>
                <w:rtl/>
              </w:rPr>
              <w:t xml:space="preserve"> (בהתאם למפורט בנספח ב' סעיף 3), חישובים סטאטיים אשר הוגשו לוועדה ע"י המתכנן כתנאי להיתר  ותכניות למכרז , העברת חוו"ד ואישור התכנון במכתב למזמין הכולל דו"ח מסכם שלב</w:t>
            </w:r>
            <w:r w:rsidRPr="00E802C7">
              <w:rPr>
                <w:rFonts w:ascii="Times New Roman" w:eastAsia="Times New Roman" w:hAnsi="Times New Roman" w:cs="David"/>
                <w:sz w:val="24"/>
                <w:szCs w:val="24"/>
                <w:rtl/>
              </w:rPr>
              <w:t xml:space="preserve">, </w:t>
            </w:r>
            <w:r>
              <w:rPr>
                <w:rFonts w:ascii="Times New Roman" w:eastAsia="Times New Roman" w:hAnsi="Times New Roman" w:cs="David"/>
                <w:sz w:val="24"/>
                <w:szCs w:val="24"/>
                <w:rtl/>
              </w:rPr>
              <w:t>ואישור עבודות שלב זה ע"י המזמין</w:t>
            </w:r>
            <w:r>
              <w:rPr>
                <w:rFonts w:ascii="Times New Roman" w:eastAsia="Times New Roman" w:hAnsi="Times New Roman" w:cs="David" w:hint="cs"/>
                <w:sz w:val="24"/>
                <w:szCs w:val="24"/>
                <w:rtl/>
              </w:rPr>
              <w:t>............................................................</w:t>
            </w:r>
            <w:r w:rsidRPr="003B0B09">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33%</w:t>
            </w:r>
            <w:r w:rsidRPr="003B0B09">
              <w:rPr>
                <w:rFonts w:ascii="Times New Roman" w:eastAsia="Times New Roman" w:hAnsi="Times New Roman" w:cs="David" w:hint="cs"/>
                <w:sz w:val="24"/>
                <w:szCs w:val="24"/>
                <w:rtl/>
              </w:rPr>
              <w:t xml:space="preserve">   </w:t>
            </w:r>
            <w:r w:rsidRPr="003B0B09">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rtl/>
              </w:rPr>
              <w:t xml:space="preserve">  </w:t>
            </w:r>
          </w:p>
          <w:p w14:paraId="79CF844D" w14:textId="77777777"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Pr>
            </w:pPr>
          </w:p>
        </w:tc>
        <w:tc>
          <w:tcPr>
            <w:tcW w:w="1555" w:type="dxa"/>
          </w:tcPr>
          <w:p w14:paraId="2913812C"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r w:rsidRPr="00E802C7">
              <w:rPr>
                <w:rFonts w:ascii="Times New Roman" w:eastAsia="Times New Roman" w:hAnsi="Times New Roman" w:cs="David"/>
                <w:sz w:val="24"/>
                <w:szCs w:val="24"/>
                <w:rtl/>
              </w:rPr>
              <w:t>א</w:t>
            </w:r>
          </w:p>
        </w:tc>
      </w:tr>
      <w:tr w:rsidR="00C54731" w:rsidRPr="00E802C7" w14:paraId="17CEF03A" w14:textId="77777777" w:rsidTr="00C54731">
        <w:trPr>
          <w:trHeight w:val="911"/>
        </w:trPr>
        <w:tc>
          <w:tcPr>
            <w:tcW w:w="6224" w:type="dxa"/>
          </w:tcPr>
          <w:p w14:paraId="6B6BCCA1" w14:textId="601B834C"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tl/>
              </w:rPr>
            </w:pPr>
            <w:r w:rsidRPr="00E802C7">
              <w:rPr>
                <w:rFonts w:ascii="Times New Roman" w:eastAsia="Times New Roman" w:hAnsi="Times New Roman" w:cs="David"/>
                <w:sz w:val="24"/>
                <w:szCs w:val="24"/>
                <w:rtl/>
              </w:rPr>
              <w:t>לאחר גמר התכנון</w:t>
            </w:r>
            <w:r w:rsidRPr="00E802C7">
              <w:rPr>
                <w:rFonts w:ascii="Times New Roman" w:eastAsia="Times New Roman" w:hAnsi="Times New Roman" w:cs="David" w:hint="cs"/>
                <w:sz w:val="24"/>
                <w:szCs w:val="24"/>
                <w:rtl/>
              </w:rPr>
              <w:t xml:space="preserve"> </w:t>
            </w:r>
            <w:r w:rsidRPr="00E802C7">
              <w:rPr>
                <w:rFonts w:ascii="Times New Roman" w:eastAsia="Times New Roman" w:hAnsi="Times New Roman" w:cs="David"/>
                <w:sz w:val="24"/>
                <w:szCs w:val="24"/>
                <w:rtl/>
              </w:rPr>
              <w:t>הסופי</w:t>
            </w:r>
            <w:r w:rsidRPr="00E802C7">
              <w:rPr>
                <w:rFonts w:ascii="Times New Roman" w:eastAsia="Times New Roman" w:hAnsi="Times New Roman" w:cs="David" w:hint="cs"/>
                <w:sz w:val="24"/>
                <w:szCs w:val="24"/>
                <w:rtl/>
              </w:rPr>
              <w:t xml:space="preserve"> וגמר התכנון המפורט (בהתאם למפורט בנספח ב' סעיף 4 ו 5)</w:t>
            </w:r>
            <w:r w:rsidRPr="00E802C7">
              <w:rPr>
                <w:rFonts w:ascii="Times New Roman" w:eastAsia="Times New Roman" w:hAnsi="Times New Roman" w:cs="David"/>
                <w:sz w:val="24"/>
                <w:szCs w:val="24"/>
                <w:rtl/>
              </w:rPr>
              <w:t xml:space="preserve">, </w:t>
            </w:r>
            <w:r w:rsidRPr="00E802C7">
              <w:rPr>
                <w:rFonts w:ascii="Times New Roman" w:eastAsia="Times New Roman" w:hAnsi="Times New Roman" w:cs="David" w:hint="cs"/>
                <w:sz w:val="24"/>
                <w:szCs w:val="24"/>
                <w:rtl/>
              </w:rPr>
              <w:t>חישובי</w:t>
            </w:r>
            <w:r w:rsidRPr="00E802C7">
              <w:rPr>
                <w:rFonts w:ascii="Times New Roman" w:eastAsia="Times New Roman" w:hAnsi="Times New Roman" w:cs="David"/>
                <w:sz w:val="24"/>
                <w:szCs w:val="24"/>
                <w:rtl/>
              </w:rPr>
              <w:t xml:space="preserve"> יציבות, אישור </w:t>
            </w:r>
            <w:r w:rsidRPr="00E802C7">
              <w:rPr>
                <w:rFonts w:ascii="Times New Roman" w:eastAsia="Times New Roman" w:hAnsi="Times New Roman" w:cs="David" w:hint="cs"/>
                <w:sz w:val="24"/>
                <w:szCs w:val="24"/>
                <w:rtl/>
              </w:rPr>
              <w:t xml:space="preserve">התכנון בכתב למזמין הכולל דו"ח מסכם שלב, וקבלת אישור עבודות </w:t>
            </w:r>
            <w:r w:rsidRPr="00E802C7">
              <w:rPr>
                <w:rFonts w:ascii="Times New Roman" w:eastAsia="Times New Roman" w:hAnsi="Times New Roman" w:cs="David"/>
                <w:sz w:val="24"/>
                <w:szCs w:val="24"/>
                <w:rtl/>
              </w:rPr>
              <w:t>שלב זה על</w:t>
            </w:r>
            <w:r>
              <w:rPr>
                <w:rFonts w:ascii="Times New Roman" w:eastAsia="Times New Roman" w:hAnsi="Times New Roman" w:cs="David"/>
                <w:sz w:val="24"/>
                <w:szCs w:val="24"/>
                <w:rtl/>
              </w:rPr>
              <w:t xml:space="preserve"> ידי מזמין</w:t>
            </w:r>
            <w:r>
              <w:rPr>
                <w:rFonts w:ascii="Times New Roman" w:eastAsia="Times New Roman" w:hAnsi="Times New Roman" w:cs="David" w:hint="cs"/>
                <w:sz w:val="24"/>
                <w:szCs w:val="24"/>
                <w:rtl/>
              </w:rPr>
              <w:t>..........27%</w:t>
            </w:r>
          </w:p>
        </w:tc>
        <w:tc>
          <w:tcPr>
            <w:tcW w:w="1555" w:type="dxa"/>
          </w:tcPr>
          <w:p w14:paraId="21962324"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r w:rsidRPr="00E802C7">
              <w:rPr>
                <w:rFonts w:ascii="Times New Roman" w:eastAsia="Times New Roman" w:hAnsi="Times New Roman" w:cs="David"/>
                <w:sz w:val="24"/>
                <w:szCs w:val="24"/>
                <w:rtl/>
              </w:rPr>
              <w:t>ב</w:t>
            </w:r>
          </w:p>
        </w:tc>
      </w:tr>
      <w:tr w:rsidR="00C54731" w:rsidRPr="00E802C7" w14:paraId="4208BB73" w14:textId="77777777" w:rsidTr="00C54731">
        <w:trPr>
          <w:trHeight w:val="260"/>
        </w:trPr>
        <w:tc>
          <w:tcPr>
            <w:tcW w:w="6224" w:type="dxa"/>
          </w:tcPr>
          <w:p w14:paraId="3C4D90AC" w14:textId="77777777" w:rsidR="00C54731" w:rsidRPr="00E802C7" w:rsidRDefault="00C54731" w:rsidP="00C54731">
            <w:pPr>
              <w:widowControl w:val="0"/>
              <w:spacing w:before="0" w:beforeAutospacing="0" w:after="0" w:afterAutospacing="0" w:line="240" w:lineRule="auto"/>
              <w:ind w:right="885"/>
              <w:rPr>
                <w:rFonts w:ascii="Times New Roman" w:eastAsia="Times New Roman" w:hAnsi="Times New Roman" w:cs="David"/>
                <w:sz w:val="24"/>
                <w:szCs w:val="24"/>
              </w:rPr>
            </w:pPr>
          </w:p>
        </w:tc>
        <w:tc>
          <w:tcPr>
            <w:tcW w:w="1555" w:type="dxa"/>
          </w:tcPr>
          <w:p w14:paraId="06B3FD4A"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p>
        </w:tc>
      </w:tr>
      <w:tr w:rsidR="00C54731" w:rsidRPr="00E802C7" w14:paraId="0EF39CA9" w14:textId="77777777" w:rsidTr="00C54731">
        <w:trPr>
          <w:trHeight w:val="911"/>
        </w:trPr>
        <w:tc>
          <w:tcPr>
            <w:tcW w:w="6224" w:type="dxa"/>
          </w:tcPr>
          <w:p w14:paraId="3E6CF84D" w14:textId="60BF1544"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Pr>
            </w:pPr>
            <w:r w:rsidRPr="00E802C7">
              <w:rPr>
                <w:rFonts w:ascii="Times New Roman" w:eastAsia="Times New Roman" w:hAnsi="Times New Roman" w:cs="David"/>
                <w:sz w:val="24"/>
                <w:szCs w:val="24"/>
                <w:rtl/>
              </w:rPr>
              <w:t xml:space="preserve">לאחר </w:t>
            </w:r>
            <w:r w:rsidRPr="00E802C7">
              <w:rPr>
                <w:rFonts w:ascii="Times New Roman" w:eastAsia="Times New Roman" w:hAnsi="Times New Roman" w:cs="David" w:hint="cs"/>
                <w:sz w:val="24"/>
                <w:szCs w:val="24"/>
                <w:rtl/>
              </w:rPr>
              <w:t>סיום בדיקת כל תכניות</w:t>
            </w:r>
            <w:r w:rsidRPr="00E802C7">
              <w:rPr>
                <w:rFonts w:ascii="Times New Roman" w:eastAsia="Times New Roman" w:hAnsi="Times New Roman" w:cs="David"/>
                <w:sz w:val="24"/>
                <w:szCs w:val="24"/>
                <w:rtl/>
              </w:rPr>
              <w:t xml:space="preserve"> לביצוע</w:t>
            </w:r>
            <w:r w:rsidRPr="00E802C7">
              <w:rPr>
                <w:rFonts w:ascii="Times New Roman" w:eastAsia="Times New Roman" w:hAnsi="Times New Roman" w:cs="David" w:hint="cs"/>
                <w:sz w:val="24"/>
                <w:szCs w:val="24"/>
                <w:rtl/>
              </w:rPr>
              <w:t xml:space="preserve"> לרבות חתכים , מבטים , פרטים וכיו"ב , העברת דו"ח מרכז ומסכם של כלל השלבים ובסופו אישור סופי של  תכנון יועץ הקונס' </w:t>
            </w:r>
            <w:r w:rsidRPr="00E802C7">
              <w:rPr>
                <w:rFonts w:ascii="Times New Roman" w:eastAsia="Times New Roman" w:hAnsi="Times New Roman" w:cs="David"/>
                <w:sz w:val="24"/>
                <w:szCs w:val="24"/>
                <w:rtl/>
              </w:rPr>
              <w:t>וקבלת העבודות ע"י</w:t>
            </w:r>
            <w:r>
              <w:rPr>
                <w:rFonts w:ascii="Times New Roman" w:eastAsia="Times New Roman" w:hAnsi="Times New Roman" w:cs="David" w:hint="cs"/>
                <w:sz w:val="24"/>
                <w:szCs w:val="24"/>
                <w:rtl/>
              </w:rPr>
              <w:t xml:space="preserve"> </w:t>
            </w:r>
            <w:r w:rsidRPr="00E802C7">
              <w:rPr>
                <w:rFonts w:ascii="Times New Roman" w:eastAsia="Times New Roman" w:hAnsi="Times New Roman" w:cs="David"/>
                <w:sz w:val="24"/>
                <w:szCs w:val="24"/>
                <w:rtl/>
              </w:rPr>
              <w:t>המזמין</w:t>
            </w:r>
            <w:r>
              <w:rPr>
                <w:rFonts w:ascii="Times New Roman" w:eastAsia="Times New Roman" w:hAnsi="Times New Roman" w:cs="David" w:hint="cs"/>
                <w:sz w:val="24"/>
                <w:szCs w:val="24"/>
                <w:rtl/>
              </w:rPr>
              <w:t>....................40%</w:t>
            </w:r>
          </w:p>
        </w:tc>
        <w:tc>
          <w:tcPr>
            <w:tcW w:w="1555" w:type="dxa"/>
          </w:tcPr>
          <w:p w14:paraId="757E724B"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ג</w:t>
            </w:r>
          </w:p>
        </w:tc>
      </w:tr>
    </w:tbl>
    <w:p w14:paraId="073974F4" w14:textId="77777777" w:rsidR="00E802C7" w:rsidRPr="00E802C7" w:rsidRDefault="00E802C7" w:rsidP="00E802C7">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424870F5"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22494F" w14:textId="77777777" w:rsidR="00E802C7" w:rsidRPr="00E802C7" w:rsidRDefault="00E802C7" w:rsidP="00E802C7">
      <w:pPr>
        <w:widowControl w:val="0"/>
        <w:numPr>
          <w:ilvl w:val="0"/>
          <w:numId w:val="8"/>
        </w:numPr>
        <w:spacing w:before="0" w:beforeAutospacing="0" w:after="0" w:afterAutospacing="0" w:line="240" w:lineRule="auto"/>
        <w:ind w:right="360"/>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יגיש חשבון לא יותר מאשר פעם בחודש.</w:t>
      </w:r>
    </w:p>
    <w:p w14:paraId="6E634186"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0D5AC2F" w14:textId="77777777" w:rsidR="00E802C7" w:rsidRPr="00E802C7" w:rsidRDefault="00E802C7" w:rsidP="00E802C7">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 xml:space="preserve">4. </w:t>
      </w:r>
      <w:r w:rsidRPr="00E802C7">
        <w:rPr>
          <w:rFonts w:ascii="Times New Roman" w:eastAsia="Times New Roman" w:hAnsi="Times New Roman" w:cs="David"/>
          <w:sz w:val="24"/>
          <w:szCs w:val="24"/>
          <w:rtl/>
          <w:lang w:eastAsia="he-IL"/>
        </w:rPr>
        <w:tab/>
        <w:t>המזמין ישלם את 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תוך 60 יום מתאריך</w:t>
      </w:r>
      <w:r w:rsidRPr="00E802C7">
        <w:rPr>
          <w:rFonts w:ascii="Times New Roman" w:eastAsia="Times New Roman" w:hAnsi="Times New Roman" w:cs="David" w:hint="cs"/>
          <w:sz w:val="24"/>
          <w:szCs w:val="24"/>
          <w:rtl/>
          <w:lang w:eastAsia="he-IL"/>
        </w:rPr>
        <w:t xml:space="preserve"> הגשת החשבון</w:t>
      </w:r>
      <w:r w:rsidRPr="00E802C7">
        <w:rPr>
          <w:rFonts w:ascii="Times New Roman" w:eastAsia="Times New Roman" w:hAnsi="Times New Roman" w:cs="David"/>
          <w:sz w:val="24"/>
          <w:szCs w:val="24"/>
          <w:rtl/>
          <w:lang w:eastAsia="he-IL"/>
        </w:rPr>
        <w:t>.</w:t>
      </w:r>
    </w:p>
    <w:p w14:paraId="503B86AD"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lang w:eastAsia="he-IL"/>
        </w:rPr>
      </w:pPr>
    </w:p>
    <w:p w14:paraId="16AA8194" w14:textId="77777777" w:rsidR="00E802C7" w:rsidRPr="00E802C7" w:rsidRDefault="00E802C7" w:rsidP="00E802C7">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639BF5E" w14:textId="77777777" w:rsidR="00E802C7" w:rsidRPr="00E802C7" w:rsidRDefault="00E802C7" w:rsidP="00E802C7">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06F4042"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E802C7">
        <w:rPr>
          <w:rFonts w:ascii="Times New Roman" w:eastAsia="Times New Roman" w:hAnsi="Times New Roman" w:cs="David"/>
          <w:b/>
          <w:bCs/>
          <w:sz w:val="24"/>
          <w:szCs w:val="24"/>
          <w:u w:val="single"/>
          <w:rtl/>
          <w:lang w:eastAsia="he-IL"/>
        </w:rPr>
        <w:br w:type="page"/>
      </w:r>
    </w:p>
    <w:p w14:paraId="1BC3FED0" w14:textId="77777777" w:rsidR="00C54731" w:rsidRPr="00672C76" w:rsidRDefault="00C54731" w:rsidP="00C547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9133D04" w14:textId="77777777" w:rsidR="00C54731" w:rsidRPr="00B27B4C" w:rsidRDefault="00C54731" w:rsidP="00C5473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C01365309D540498CBDB42C46F5DC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21898ED"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2BC997FEFB14754B4DFA6EAB803A34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4AF60BE"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571F05AF"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C29DEEF"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D5A559C"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D9312E6" w14:textId="77777777" w:rsidR="00C54731" w:rsidRPr="00B27B4C" w:rsidRDefault="00C54731" w:rsidP="00C5473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E48B123"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C04C4E"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F543940C4BC4E199774EC123DC0EA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3A2244CF46A94577AAE1BEE7EA61BA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73B5F887F2F43B2AADFC76CA4A33A8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D3C15D8"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51EBA36" w14:textId="6F757238"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2CD326350F24BB9AE431BD635B83A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438D35E651405CA5411281465F91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 מבקר תכנון קונסטרוקציה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7B02F8E22A3A4F6DAB7BE1D890FBAC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36DA930B"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A47D659"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9BEA073E0A1A45B5B8DBA835F233C5A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0F70DDE" w14:textId="77777777" w:rsidR="00C54731" w:rsidRPr="00B27B4C" w:rsidRDefault="00C54731" w:rsidP="00C5473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0DBC91B" w14:textId="77777777" w:rsidR="00C54731" w:rsidRPr="00B27B4C" w:rsidRDefault="00C54731" w:rsidP="00C5473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952611562B0451782763813EC48088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ABEC0E9" w14:textId="77777777" w:rsidR="00C54731" w:rsidRPr="00B27B4C" w:rsidRDefault="00C54731" w:rsidP="00C5473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2FB9C02"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99CF21C"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00FFE7"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26611B1"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C185CC"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B36BC6D"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E768DB"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1AE696F" w14:textId="77777777" w:rsidR="00C54731" w:rsidRPr="00435A20" w:rsidRDefault="00C54731" w:rsidP="00C5473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B0F92ED" w14:textId="77777777" w:rsidR="00C54731" w:rsidRPr="009130F0" w:rsidRDefault="00C54731" w:rsidP="00C5473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84727F" w14:textId="77777777" w:rsidR="00C54731" w:rsidRPr="009130F0" w:rsidRDefault="00C54731" w:rsidP="00C5473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FA3B47C5249042019C24DEA4AC4EBE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172981A1" w14:textId="77777777" w:rsidR="00C54731"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E5EAAF9"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0D1CFC1"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C1BC28F"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0039835" w14:textId="77777777" w:rsidR="00C54731" w:rsidRPr="00B27B4C" w:rsidRDefault="00C54731" w:rsidP="00C5473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4F2E755" w14:textId="77777777" w:rsidR="00C54731" w:rsidRPr="00B27B4C" w:rsidRDefault="00C54731" w:rsidP="00C547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0E58EDB7"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BCF2339" w14:textId="77777777" w:rsidR="00444BEE" w:rsidRPr="0009511C" w:rsidRDefault="00444BEE" w:rsidP="00444BEE">
      <w:pPr>
        <w:widowControl w:val="0"/>
        <w:spacing w:before="0" w:beforeAutospacing="0" w:after="0" w:afterAutospacing="0" w:line="240" w:lineRule="auto"/>
        <w:jc w:val="center"/>
        <w:rPr>
          <w:rFonts w:ascii="David" w:eastAsia="Times New Roman" w:hAnsi="David" w:cs="David"/>
          <w:sz w:val="24"/>
          <w:szCs w:val="24"/>
          <w:lang w:eastAsia="he-IL"/>
        </w:rPr>
      </w:pPr>
    </w:p>
    <w:p w14:paraId="7486FB8C" w14:textId="77777777" w:rsidR="00444BEE" w:rsidRPr="00FA17C3" w:rsidRDefault="00444BEE" w:rsidP="00444BEE">
      <w:pPr>
        <w:keepNext/>
        <w:keepLines/>
        <w:spacing w:after="177"/>
        <w:jc w:val="center"/>
        <w:outlineLvl w:val="4"/>
        <w:rPr>
          <w:rFonts w:ascii="Courier New" w:eastAsia="Times New Roman" w:hAnsi="Courier New" w:cs="David"/>
          <w:b/>
          <w:bCs/>
          <w:color w:val="000000"/>
          <w:sz w:val="24"/>
          <w:szCs w:val="24"/>
          <w:rtl/>
          <w:lang w:val="he-IL" w:eastAsia="he-IL"/>
        </w:rPr>
      </w:pPr>
      <w:bookmarkStart w:id="61"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61"/>
    </w:p>
    <w:p w14:paraId="796D32C0"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w:t>
      </w:r>
      <w:bookmarkStart w:id="62" w:name="_GoBack"/>
      <w:bookmarkEnd w:id="62"/>
      <w:r w:rsidRPr="00FA17C3">
        <w:rPr>
          <w:rFonts w:ascii="Courier New" w:eastAsia="Times New Roman" w:hAnsi="Courier New" w:cs="David"/>
          <w:color w:val="000000"/>
          <w:sz w:val="24"/>
          <w:szCs w:val="24"/>
          <w:rtl/>
          <w:lang w:val="he-IL" w:eastAsia="he-IL"/>
        </w:rPr>
        <w:t xml:space="preserve">הלן: </w:t>
      </w:r>
    </w:p>
    <w:p w14:paraId="6D40EA8E" w14:textId="77777777" w:rsidR="00444BEE" w:rsidRPr="00FA17C3" w:rsidRDefault="00444BEE" w:rsidP="00444BEE">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E733EB2" w14:textId="77777777" w:rsidR="00444BEE" w:rsidRPr="00FA17C3" w:rsidRDefault="00444BEE" w:rsidP="00444BEE">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56392F45" w14:textId="77777777" w:rsidR="00444BEE" w:rsidRPr="00FA17C3" w:rsidRDefault="00444BEE" w:rsidP="00444BEE">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6AD7469A" w14:textId="77777777" w:rsidR="00444BEE" w:rsidRPr="00FA17C3" w:rsidRDefault="00444BEE" w:rsidP="00444BEE">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FBC684C" w14:textId="77777777" w:rsidR="00444BEE" w:rsidRPr="00FA17C3" w:rsidRDefault="00444BEE" w:rsidP="00444BEE">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59FA0A3E" w14:textId="77777777" w:rsidR="00444BEE" w:rsidRPr="00FA17C3" w:rsidRDefault="00444BEE" w:rsidP="00444BEE">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867D62C"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290342B" w14:textId="77777777" w:rsidR="00444BEE" w:rsidRPr="00FA17C3" w:rsidRDefault="00444BEE" w:rsidP="00444BEE">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12E3BD3" w14:textId="77777777" w:rsidR="00444BEE" w:rsidRPr="00FA17C3" w:rsidRDefault="00444BEE" w:rsidP="00444BEE">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05B9DE34"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468E2E7B"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79A0A5C"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B8C57EB"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215ACCF"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4936440"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63" w:name="_Ref265584921"/>
      <w:bookmarkStart w:id="64"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63"/>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64"/>
    </w:p>
    <w:p w14:paraId="5579F066"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2084A5A"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53193B9B"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A108C25"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7DD0AF5"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5FA3697"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0D13AC"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FB89F01" w14:textId="77777777" w:rsidR="00444BEE" w:rsidRPr="004A6AA4" w:rsidRDefault="00444BEE" w:rsidP="00444BE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B8A3F6" w14:textId="77777777" w:rsidR="00444BEE" w:rsidRDefault="00444BEE" w:rsidP="00444BEE">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E76C97E" w14:textId="77777777" w:rsidR="00444BEE" w:rsidRDefault="00444BEE" w:rsidP="00444BEE">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44BEE" w:rsidRPr="00FA17C3" w14:paraId="2A36C748" w14:textId="77777777" w:rsidTr="00835354">
        <w:trPr>
          <w:trHeight w:val="463"/>
          <w:tblHeader/>
        </w:trPr>
        <w:tc>
          <w:tcPr>
            <w:tcW w:w="8659" w:type="dxa"/>
            <w:gridSpan w:val="4"/>
            <w:shd w:val="clear" w:color="auto" w:fill="F2F2F2" w:themeFill="background1" w:themeFillShade="F2"/>
          </w:tcPr>
          <w:p w14:paraId="1E1CB84C" w14:textId="77777777" w:rsidR="00444BEE" w:rsidRPr="002A3FB5" w:rsidRDefault="00444BEE"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ED7071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44BEE" w:rsidRPr="00FA17C3" w14:paraId="3ECC8FBD" w14:textId="77777777" w:rsidTr="00835354">
        <w:trPr>
          <w:trHeight w:val="315"/>
        </w:trPr>
        <w:tc>
          <w:tcPr>
            <w:tcW w:w="11482" w:type="dxa"/>
            <w:gridSpan w:val="5"/>
          </w:tcPr>
          <w:p w14:paraId="1287E02A"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1AF57E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44BEE" w:rsidRPr="00FA17C3" w14:paraId="59DEC51B" w14:textId="77777777" w:rsidTr="00835354">
        <w:trPr>
          <w:trHeight w:val="278"/>
        </w:trPr>
        <w:tc>
          <w:tcPr>
            <w:tcW w:w="2244" w:type="dxa"/>
            <w:shd w:val="clear" w:color="auto" w:fill="F2F2F2" w:themeFill="background1" w:themeFillShade="F2"/>
          </w:tcPr>
          <w:p w14:paraId="48B3166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197089D3" w14:textId="77777777" w:rsidR="00444BEE" w:rsidRPr="00FA17C3" w:rsidDel="009955DA"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0D6433E7"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5827ECF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EBBE8C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44BEE" w:rsidRPr="00FA17C3" w14:paraId="11D66F49" w14:textId="77777777" w:rsidTr="00835354">
        <w:trPr>
          <w:trHeight w:val="551"/>
        </w:trPr>
        <w:tc>
          <w:tcPr>
            <w:tcW w:w="2244" w:type="dxa"/>
          </w:tcPr>
          <w:p w14:paraId="523C855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6D3F6A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CA955C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474CA4A9"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6255BA6A"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0DDD583E"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F8EECEE"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9245F5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369A62D"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71900F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545C2F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70546387"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07B12EC"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3C91E2B1"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3B27CFD"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3171C3D6"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472BEFB"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7115A601"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668E7A4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2F52699"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4BEE" w:rsidRPr="00FA17C3" w14:paraId="6CB3F1C7" w14:textId="77777777" w:rsidTr="00835354">
        <w:trPr>
          <w:trHeight w:val="571"/>
        </w:trPr>
        <w:tc>
          <w:tcPr>
            <w:tcW w:w="2244" w:type="dxa"/>
          </w:tcPr>
          <w:p w14:paraId="6A7803B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1934275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00D587C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AC7857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358C0D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EEBA2F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20D769F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30833B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4BEE" w:rsidRPr="00FA17C3" w14:paraId="5CC0A9B2" w14:textId="77777777" w:rsidTr="00835354">
        <w:trPr>
          <w:trHeight w:val="513"/>
        </w:trPr>
        <w:tc>
          <w:tcPr>
            <w:tcW w:w="2244" w:type="dxa"/>
            <w:vMerge w:val="restart"/>
          </w:tcPr>
          <w:p w14:paraId="4E4F4F6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3A56FB1"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CBAB44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71A25BC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CA8FC7F"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EB8E57"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4BEE" w:rsidRPr="00FA17C3" w14:paraId="7991A30D" w14:textId="77777777" w:rsidTr="00835354">
        <w:trPr>
          <w:trHeight w:val="512"/>
        </w:trPr>
        <w:tc>
          <w:tcPr>
            <w:tcW w:w="2244" w:type="dxa"/>
            <w:vMerge/>
          </w:tcPr>
          <w:p w14:paraId="663B08D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1D052D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006D74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117E6C9C"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A1959AA"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32910D2" w14:textId="77777777" w:rsidR="00444BEE" w:rsidRPr="00FA17C3" w:rsidRDefault="00444BEE" w:rsidP="00444BEE">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39774618" w14:textId="77777777" w:rsidR="00444BEE" w:rsidRPr="00FA17C3" w:rsidRDefault="00444BEE" w:rsidP="00444BEE">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44BEE" w:rsidRPr="00FA17C3" w14:paraId="4836414D" w14:textId="77777777" w:rsidTr="00835354">
        <w:trPr>
          <w:trHeight w:val="268"/>
          <w:tblHeader/>
        </w:trPr>
        <w:tc>
          <w:tcPr>
            <w:tcW w:w="11482" w:type="dxa"/>
            <w:gridSpan w:val="11"/>
          </w:tcPr>
          <w:p w14:paraId="2FC8DF96"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44BEE" w:rsidRPr="00FA17C3" w14:paraId="3D52A8BF" w14:textId="77777777" w:rsidTr="00835354">
        <w:trPr>
          <w:gridBefore w:val="1"/>
          <w:wBefore w:w="7" w:type="dxa"/>
          <w:trHeight w:val="431"/>
        </w:trPr>
        <w:tc>
          <w:tcPr>
            <w:tcW w:w="1277" w:type="dxa"/>
            <w:vMerge w:val="restart"/>
            <w:shd w:val="clear" w:color="auto" w:fill="F2F2F2" w:themeFill="background1" w:themeFillShade="F2"/>
          </w:tcPr>
          <w:p w14:paraId="64740F9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38643C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60E23CA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23D779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6B22643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16AF22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ED7FB1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EC7603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1C2074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B9EE41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9A165B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0FC877D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8A998A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44BEE" w:rsidRPr="00FA17C3" w14:paraId="045D4AA0" w14:textId="77777777" w:rsidTr="00835354">
        <w:trPr>
          <w:gridBefore w:val="1"/>
          <w:wBefore w:w="7" w:type="dxa"/>
          <w:trHeight w:val="367"/>
        </w:trPr>
        <w:tc>
          <w:tcPr>
            <w:tcW w:w="1277" w:type="dxa"/>
            <w:vMerge/>
            <w:shd w:val="clear" w:color="auto" w:fill="F2F2F2" w:themeFill="background1" w:themeFillShade="F2"/>
          </w:tcPr>
          <w:p w14:paraId="27206BF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1DA047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3EA5C77"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0EA1827"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FAD384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353F646"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371B9B3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391D96B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F2CDF1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777A76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44BEE" w:rsidRPr="00FA17C3" w14:paraId="34AB6B07" w14:textId="77777777" w:rsidTr="00835354">
        <w:trPr>
          <w:gridBefore w:val="1"/>
          <w:wBefore w:w="7" w:type="dxa"/>
          <w:trHeight w:val="624"/>
        </w:trPr>
        <w:tc>
          <w:tcPr>
            <w:tcW w:w="1277" w:type="dxa"/>
            <w:shd w:val="clear" w:color="auto" w:fill="F2F2F2" w:themeFill="background1" w:themeFillShade="F2"/>
          </w:tcPr>
          <w:p w14:paraId="0A047E7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6973963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125745D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91E9B2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633D9E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E3C24F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4644AE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669ACBA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B83749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D1BFA00"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1552C099"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2B364F5"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734C765"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ED256F8"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65F2371"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ADF5423"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44BEE" w:rsidRPr="00FA17C3" w14:paraId="07085A14" w14:textId="77777777" w:rsidTr="00835354">
        <w:trPr>
          <w:gridBefore w:val="1"/>
          <w:wBefore w:w="7" w:type="dxa"/>
          <w:trHeight w:val="624"/>
        </w:trPr>
        <w:tc>
          <w:tcPr>
            <w:tcW w:w="1277" w:type="dxa"/>
            <w:shd w:val="clear" w:color="auto" w:fill="FFFFFF" w:themeFill="background1"/>
          </w:tcPr>
          <w:p w14:paraId="2F35BABE"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3B49E4A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CD5245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7E029B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DAD6B4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0FA8C0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56DA58E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190B171"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6F3FFA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9A2E3EA"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490E377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1719CB4" w14:textId="77777777" w:rsidR="00444BEE" w:rsidRPr="00FA17C3" w:rsidRDefault="00444BEE"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3E957723"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44BEE" w:rsidRPr="00FA17C3" w14:paraId="3F2A3F66" w14:textId="77777777" w:rsidTr="00835354">
        <w:trPr>
          <w:gridBefore w:val="1"/>
          <w:wBefore w:w="7" w:type="dxa"/>
          <w:trHeight w:val="624"/>
        </w:trPr>
        <w:tc>
          <w:tcPr>
            <w:tcW w:w="1277" w:type="dxa"/>
            <w:shd w:val="clear" w:color="auto" w:fill="FFFFFF" w:themeFill="background1"/>
          </w:tcPr>
          <w:p w14:paraId="66745501"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17EDF9D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F970F0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127D8B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0B2545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459DE8E" w14:textId="77777777" w:rsidR="00444BEE" w:rsidRPr="00FA17C3" w:rsidRDefault="00444BEE"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06BBA9E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871E53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473A18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308D8D8"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55738273"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B606785"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4C7028D1"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5DAA90E"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0942A5F"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2CF116F"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CDC9FF2" w14:textId="77777777" w:rsidR="00444BEE" w:rsidRPr="00FA17C3" w:rsidRDefault="00444BEE" w:rsidP="00444BEE">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44BEE" w:rsidRPr="00FA17C3" w14:paraId="447A8060" w14:textId="77777777" w:rsidTr="00835354">
        <w:trPr>
          <w:trHeight w:val="57"/>
          <w:tblHeader/>
        </w:trPr>
        <w:tc>
          <w:tcPr>
            <w:tcW w:w="11530" w:type="dxa"/>
            <w:shd w:val="clear" w:color="auto" w:fill="F2F2F2" w:themeFill="background1" w:themeFillShade="F2"/>
          </w:tcPr>
          <w:p w14:paraId="66F0F1D6"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44BEE" w:rsidRPr="00FA17C3" w14:paraId="671C3137" w14:textId="77777777" w:rsidTr="00835354">
        <w:trPr>
          <w:trHeight w:val="798"/>
        </w:trPr>
        <w:tc>
          <w:tcPr>
            <w:tcW w:w="11530" w:type="dxa"/>
          </w:tcPr>
          <w:p w14:paraId="2A9BB05A"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31C93F7E"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095939A"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554C31B8"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F98EEDC"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9104CA1"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158AD1B"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444BEE" w:rsidRPr="00FA17C3" w14:paraId="3BA85797" w14:textId="77777777" w:rsidTr="00835354">
        <w:trPr>
          <w:trHeight w:val="227"/>
          <w:tblHeader/>
        </w:trPr>
        <w:tc>
          <w:tcPr>
            <w:tcW w:w="11530" w:type="dxa"/>
            <w:shd w:val="clear" w:color="auto" w:fill="F2F2F2" w:themeFill="background1" w:themeFillShade="F2"/>
          </w:tcPr>
          <w:p w14:paraId="31F5BEE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44BEE" w:rsidRPr="00FA17C3" w14:paraId="41A29573" w14:textId="77777777" w:rsidTr="00835354">
        <w:trPr>
          <w:trHeight w:val="334"/>
        </w:trPr>
        <w:tc>
          <w:tcPr>
            <w:tcW w:w="11530" w:type="dxa"/>
            <w:vAlign w:val="center"/>
          </w:tcPr>
          <w:p w14:paraId="443508E2" w14:textId="77777777" w:rsidR="00444BEE" w:rsidRPr="00FA17C3" w:rsidRDefault="00444BEE"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54C4455" w14:textId="77777777" w:rsidR="00444BEE" w:rsidRPr="00835354"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444BEE" w:rsidRPr="00FA17C3" w14:paraId="7D35C6EB" w14:textId="77777777" w:rsidTr="00835354">
        <w:trPr>
          <w:trHeight w:val="227"/>
          <w:tblHeader/>
        </w:trPr>
        <w:tc>
          <w:tcPr>
            <w:tcW w:w="11530" w:type="dxa"/>
            <w:shd w:val="clear" w:color="auto" w:fill="F2F2F2" w:themeFill="background1" w:themeFillShade="F2"/>
          </w:tcPr>
          <w:p w14:paraId="29E62568"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44BEE" w:rsidRPr="00FA17C3" w14:paraId="5D406C4A" w14:textId="77777777" w:rsidTr="00835354">
        <w:trPr>
          <w:trHeight w:val="598"/>
        </w:trPr>
        <w:tc>
          <w:tcPr>
            <w:tcW w:w="11530" w:type="dxa"/>
          </w:tcPr>
          <w:p w14:paraId="131D11CC"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0B874108"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ED683D4" w14:textId="77777777" w:rsidR="00444BEE" w:rsidRPr="00FA17C3" w:rsidRDefault="00444BEE" w:rsidP="00444BEE">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68C577F" w14:textId="77777777" w:rsidR="00444BEE"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1058A2A"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3C923DBB"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1570BEB"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371202C"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5EBFDBD" w14:textId="77777777" w:rsidR="00444BEE" w:rsidRPr="00FA17C3" w:rsidRDefault="00444BEE" w:rsidP="00444BEE">
      <w:pPr>
        <w:widowControl w:val="0"/>
        <w:bidi w:val="0"/>
        <w:spacing w:before="0" w:beforeAutospacing="0" w:after="0" w:afterAutospacing="0" w:line="240" w:lineRule="auto"/>
        <w:rPr>
          <w:rFonts w:ascii="David" w:eastAsia="Times New Roman" w:hAnsi="David" w:cs="David"/>
          <w:b/>
          <w:bCs/>
          <w:sz w:val="24"/>
          <w:szCs w:val="24"/>
          <w:u w:val="single"/>
        </w:rPr>
      </w:pPr>
    </w:p>
    <w:p w14:paraId="79723FFB" w14:textId="77777777" w:rsidR="00444BEE" w:rsidRPr="00435A20" w:rsidRDefault="00444BEE" w:rsidP="00444B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633DCFE" w14:textId="77777777" w:rsidR="00E924C7" w:rsidRDefault="00E924C7" w:rsidP="00AE479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E5E494F" w14:textId="77777777" w:rsidR="00E924C7" w:rsidRDefault="00E924C7" w:rsidP="00AE479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3FA17AB" w14:textId="68747C94" w:rsidR="00AE4797" w:rsidRPr="00B27B4C" w:rsidRDefault="00AE4797" w:rsidP="00AE479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Pr>
          <w:rFonts w:ascii="Times New Roman" w:eastAsia="Times New Roman" w:hAnsi="Times New Roman" w:cs="David" w:hint="cs"/>
          <w:b/>
          <w:bCs/>
          <w:sz w:val="20"/>
          <w:szCs w:val="24"/>
          <w:u w:val="single"/>
          <w:rtl/>
          <w:lang w:eastAsia="he-IL"/>
        </w:rPr>
        <w:t>'</w:t>
      </w:r>
    </w:p>
    <w:p w14:paraId="0C6AF076" w14:textId="77777777" w:rsidR="00AE4797" w:rsidRPr="00B27B4C" w:rsidRDefault="00AE4797" w:rsidP="00AE4797">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7D97A393" w14:textId="219DB2F1" w:rsidR="00AE4797" w:rsidRPr="00B27B4C" w:rsidRDefault="00AE4797" w:rsidP="00AE4797">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 xml:space="preserve">רשימת התכניות והמסמכים שעל </w:t>
      </w:r>
      <w:r>
        <w:rPr>
          <w:rFonts w:ascii="Times New Roman" w:eastAsia="Times New Roman" w:hAnsi="Times New Roman" w:cs="David" w:hint="cs"/>
          <w:b/>
          <w:bCs/>
          <w:sz w:val="20"/>
          <w:szCs w:val="24"/>
          <w:u w:val="single"/>
          <w:rtl/>
          <w:lang w:eastAsia="he-IL"/>
        </w:rPr>
        <w:t>המבקר לבדוק</w:t>
      </w:r>
    </w:p>
    <w:p w14:paraId="3D6B2DE5" w14:textId="77777777" w:rsidR="00AE4797" w:rsidRPr="00B27B4C" w:rsidRDefault="00AE4797" w:rsidP="00AE479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3CC8ED2" w14:textId="77777777" w:rsidR="00AE4797" w:rsidRPr="00B27B4C" w:rsidRDefault="00AE4797" w:rsidP="00AE479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461DAB4C"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B41633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E802C7">
        <w:rPr>
          <w:rFonts w:ascii="Times New Roman" w:eastAsia="Times New Roman" w:hAnsi="Times New Roman" w:cs="David"/>
          <w:sz w:val="24"/>
          <w:szCs w:val="24"/>
          <w:u w:val="single"/>
          <w:rtl/>
          <w:lang w:eastAsia="he-IL"/>
        </w:rPr>
        <w:t>בקנ"מ שיקבע ע"י המזמין:</w:t>
      </w:r>
    </w:p>
    <w:p w14:paraId="16872DD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AF54453"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תקרות טיפוסיות (או כל תקרה אם הן אינן טיפוסיו</w:t>
      </w:r>
      <w:r w:rsidRPr="00E802C7">
        <w:rPr>
          <w:rFonts w:ascii="Times New Roman" w:eastAsia="Times New Roman" w:hAnsi="Times New Roman" w:cs="David" w:hint="eastAsia"/>
          <w:sz w:val="24"/>
          <w:szCs w:val="24"/>
          <w:rtl/>
        </w:rPr>
        <w:t>ת</w:t>
      </w:r>
      <w:r w:rsidRPr="00E802C7">
        <w:rPr>
          <w:rFonts w:ascii="Times New Roman" w:eastAsia="Times New Roman" w:hAnsi="Times New Roman" w:cs="David" w:hint="cs"/>
          <w:sz w:val="24"/>
          <w:szCs w:val="24"/>
          <w:rtl/>
        </w:rPr>
        <w:t>)</w:t>
      </w:r>
    </w:p>
    <w:p w14:paraId="0E4B1419"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גרעין לכל הקומות </w:t>
      </w:r>
    </w:p>
    <w:p w14:paraId="714EC4CB"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חדרי מדרגות </w:t>
      </w:r>
    </w:p>
    <w:p w14:paraId="75E0850C"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עמודים לכל הקומות</w:t>
      </w:r>
    </w:p>
    <w:p w14:paraId="415D0D61"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קירות לכל הקומות</w:t>
      </w:r>
    </w:p>
    <w:p w14:paraId="29D70AFF"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ממ"דים </w:t>
      </w:r>
    </w:p>
    <w:p w14:paraId="39CD9A6D"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קורות יסוד  ומסדים</w:t>
      </w:r>
    </w:p>
    <w:p w14:paraId="1FAA0D82"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תקרות מעבר אם ישנן </w:t>
      </w:r>
    </w:p>
    <w:p w14:paraId="59D4F9C2"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מרתפים</w:t>
      </w:r>
    </w:p>
    <w:p w14:paraId="5A7E76E5"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יסודות</w:t>
      </w:r>
    </w:p>
    <w:p w14:paraId="40A40CDA"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אלמנטים שונים קונס בפרויקט </w:t>
      </w:r>
    </w:p>
    <w:p w14:paraId="708DE2FB"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כמו כן, יבדוק ה"מבקר" את פרטי עיגון האבן ככל  וקיים חיפוי אבן חוץ .</w:t>
      </w:r>
    </w:p>
    <w:p w14:paraId="0E49A495"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A3BA31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ECCE0D"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4"/>
          <w:szCs w:val="24"/>
          <w:rtl/>
          <w:lang w:eastAsia="he-IL"/>
        </w:rPr>
        <w:t>כל המסמכים והתכניות יערכו בשפה העברית.</w:t>
      </w:r>
    </w:p>
    <w:p w14:paraId="03969DBB" w14:textId="41F1DEA3" w:rsidR="00AE4797" w:rsidRPr="00B27B4C" w:rsidRDefault="00E802C7" w:rsidP="00AE479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E802C7">
        <w:rPr>
          <w:rFonts w:ascii="Calibri" w:eastAsia="Times New Roman" w:hAnsi="Calibri" w:cs="David"/>
          <w:b/>
          <w:bCs/>
          <w:i/>
          <w:iCs/>
          <w:sz w:val="24"/>
          <w:szCs w:val="24"/>
          <w:u w:val="single"/>
          <w:rtl/>
          <w:lang w:eastAsia="he-IL"/>
        </w:rPr>
        <w:br w:type="page"/>
      </w:r>
      <w:r w:rsidR="00AE4797">
        <w:rPr>
          <w:rFonts w:ascii="Times New Roman" w:eastAsia="Times New Roman" w:hAnsi="Times New Roman" w:cs="David" w:hint="cs"/>
          <w:b/>
          <w:bCs/>
          <w:sz w:val="20"/>
          <w:szCs w:val="24"/>
          <w:u w:val="single"/>
          <w:rtl/>
          <w:lang w:eastAsia="he-IL"/>
        </w:rPr>
        <w:t>נ</w:t>
      </w:r>
      <w:r w:rsidR="00AE4797" w:rsidRPr="00B27B4C">
        <w:rPr>
          <w:rFonts w:ascii="Times New Roman" w:eastAsia="Times New Roman" w:hAnsi="Times New Roman" w:cs="David" w:hint="cs"/>
          <w:b/>
          <w:bCs/>
          <w:sz w:val="20"/>
          <w:szCs w:val="24"/>
          <w:u w:val="single"/>
          <w:rtl/>
          <w:lang w:eastAsia="he-IL"/>
        </w:rPr>
        <w:t>ספח "ט"</w:t>
      </w:r>
    </w:p>
    <w:p w14:paraId="442DC794"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B4E5EE5"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89B40C5"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10ADA4"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E251F5"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6EF4B3"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9AE68EB" w14:textId="77777777" w:rsidR="00AE4797" w:rsidRDefault="00444BEE" w:rsidP="00AE479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85405DE6A9DC48D7A9104E2FD5A0A9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E4797" w:rsidRPr="00255ACD">
            <w:rPr>
              <w:rStyle w:val="PlaceholderText"/>
              <w:color w:val="00B0F0"/>
              <w:rtl/>
            </w:rPr>
            <w:t>[צד א בחוזה]</w:t>
          </w:r>
        </w:sdtContent>
      </w:sdt>
      <w:r w:rsidR="00AE4797" w:rsidRPr="00B27B4C">
        <w:rPr>
          <w:rFonts w:ascii="Times New Roman" w:eastAsia="Times New Roman" w:hAnsi="Times New Roman" w:cs="David" w:hint="cs"/>
          <w:color w:val="008000"/>
          <w:sz w:val="24"/>
          <w:szCs w:val="24"/>
          <w:rtl/>
          <w:lang w:eastAsia="he-IL"/>
        </w:rPr>
        <w:br/>
      </w:r>
    </w:p>
    <w:p w14:paraId="42FBDCCF" w14:textId="77777777" w:rsidR="00AE4797" w:rsidRPr="00B27B4C" w:rsidRDefault="00AE4797" w:rsidP="00AE479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352B815"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6CD107"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9BB364"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43DBF7F"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E83F82" w14:textId="77777777" w:rsidR="00AE4797" w:rsidRPr="00B27B4C" w:rsidRDefault="00AE4797" w:rsidP="00AE479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524A2C0E6D143A98BA86ECB47A517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66D195DFBCAC459DB692CF72987959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373882DA7A64DD69439668391DF34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BD925EF"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911524"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E505AF"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17CADC"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CE5447"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841963" w14:textId="77777777" w:rsidR="00AE4797"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4CEAC86" w14:textId="77777777" w:rsidR="00AE4797"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BD8E68" w14:textId="77777777" w:rsidR="00AE4797"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0D240A" w14:textId="77777777" w:rsidR="00AE4797" w:rsidRPr="00B27B4C"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92C81EE" w14:textId="77777777" w:rsidR="00AE4797" w:rsidRPr="00B27B4C" w:rsidRDefault="00444BEE" w:rsidP="00AE479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CC5780C580424FFCBBD3516D00B7541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E4797" w:rsidRPr="00DE7868">
            <w:rPr>
              <w:rStyle w:val="PlaceholderText"/>
              <w:color w:val="00B0F0"/>
              <w:u w:val="single"/>
              <w:rtl/>
            </w:rPr>
            <w:t>[שם ספק]</w:t>
          </w:r>
        </w:sdtContent>
      </w:sdt>
    </w:p>
    <w:p w14:paraId="0B814954"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9E6C207"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4AE6E52"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52CB094B"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230635A" w14:textId="77777777" w:rsidR="00AE4797" w:rsidRPr="00B27B4C" w:rsidRDefault="00AE4797" w:rsidP="00AE479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5605D1F" w14:textId="77777777" w:rsidR="00AE4797" w:rsidRPr="00B27B4C" w:rsidRDefault="00AE4797" w:rsidP="00AE479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CE1378A"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66419FC119E24DFEB8A9EE22AAB3DE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671C9BB2"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8DF187"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377972C"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EF1F44"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C4C1DE420C64EF08C3BF113215389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260E82531ADA4A818B12EEE5A1BDF7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98F5AF5"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BA1282B"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8ED82E"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3083F65"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E74C1A2"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3549AE"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7586C48"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3ED85A"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3FED880"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C47E3E"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2BDEE5"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912F73F"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A3EFA0"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72C8865" w14:textId="77777777" w:rsidR="00AE4797" w:rsidRPr="00B27B4C" w:rsidRDefault="00AE4797" w:rsidP="00AE479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279582B" w14:textId="77777777" w:rsidR="00AE4797" w:rsidRDefault="00AE4797" w:rsidP="00AE47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4383C6B" w14:textId="77777777" w:rsidR="00AE4797" w:rsidRDefault="00AE4797" w:rsidP="00AE479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C72A3B2" w14:textId="77777777" w:rsidR="00AE4797" w:rsidRPr="009130F0" w:rsidRDefault="00AE4797" w:rsidP="00AE47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4FEC0CE" w14:textId="77777777" w:rsidR="00AE4797" w:rsidRPr="009130F0" w:rsidRDefault="00AE4797" w:rsidP="00AE47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FCCC05E2330C4D30B46582ED0F218D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0C3749D9"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18C759"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1A4800B" w14:textId="77777777" w:rsidR="00AE4797"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D0F03F"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09DA150"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A4260CB" w14:textId="77777777" w:rsidR="00AE4797" w:rsidRPr="00B27B4C" w:rsidRDefault="00AE4797" w:rsidP="00AE479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F880058" w14:textId="77777777" w:rsidR="00AE4797" w:rsidRPr="00B27B4C" w:rsidRDefault="00AE4797" w:rsidP="00AE479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F821D71" w14:textId="77777777" w:rsidR="00AE4797" w:rsidRPr="00B27B4C" w:rsidRDefault="00AE4797" w:rsidP="00AE479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DB03A10" w14:textId="77777777" w:rsidR="00AE4797" w:rsidRPr="00B27B4C" w:rsidRDefault="00AE4797" w:rsidP="00AE479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CB052A0" w14:textId="77777777" w:rsidR="00AE4797" w:rsidRPr="00B27B4C" w:rsidRDefault="00AE4797" w:rsidP="00AE4797">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35EA3A9" w14:textId="77777777" w:rsidR="00AE4797" w:rsidRPr="00B27B4C" w:rsidRDefault="00AE4797" w:rsidP="00AE4797">
      <w:pPr>
        <w:spacing w:before="0" w:beforeAutospacing="0" w:after="0" w:afterAutospacing="0" w:line="240" w:lineRule="auto"/>
        <w:rPr>
          <w:rFonts w:ascii="Times New Roman" w:eastAsia="Times New Roman" w:hAnsi="Times New Roman" w:cs="David"/>
          <w:sz w:val="20"/>
          <w:szCs w:val="24"/>
          <w:rtl/>
        </w:rPr>
      </w:pPr>
    </w:p>
    <w:p w14:paraId="00B95494" w14:textId="77777777" w:rsidR="00AE4797" w:rsidRPr="00B27B4C" w:rsidRDefault="00AE4797" w:rsidP="00AE4797">
      <w:pPr>
        <w:spacing w:before="0" w:beforeAutospacing="0" w:after="0" w:afterAutospacing="0" w:line="240" w:lineRule="auto"/>
        <w:rPr>
          <w:rFonts w:ascii="Times New Roman" w:eastAsia="Times New Roman" w:hAnsi="Times New Roman" w:cs="David"/>
          <w:sz w:val="20"/>
          <w:szCs w:val="24"/>
          <w:rtl/>
        </w:rPr>
      </w:pPr>
    </w:p>
    <w:p w14:paraId="60EE5E7F" w14:textId="77777777" w:rsidR="00AE4797" w:rsidRPr="00B27B4C" w:rsidRDefault="00AE4797" w:rsidP="00AE4797">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3AC18D6" w14:textId="77777777" w:rsidR="00AE4797" w:rsidRPr="00134C85" w:rsidRDefault="00AE4797" w:rsidP="00AE4797">
      <w:pPr>
        <w:rPr>
          <w:rFonts w:ascii="David" w:hAnsi="David" w:cs="David"/>
        </w:rPr>
      </w:pPr>
    </w:p>
    <w:p w14:paraId="68424269" w14:textId="309FF56A" w:rsidR="00E802C7" w:rsidRPr="00E802C7" w:rsidRDefault="00E802C7" w:rsidP="00AE4797">
      <w:pPr>
        <w:widowControl w:val="0"/>
        <w:bidi w:val="0"/>
        <w:spacing w:before="240" w:beforeAutospacing="0" w:after="60" w:afterAutospacing="0" w:line="240" w:lineRule="auto"/>
        <w:jc w:val="center"/>
        <w:outlineLvl w:val="7"/>
        <w:rPr>
          <w:rFonts w:ascii="Times New Roman" w:eastAsia="Times New Roman" w:hAnsi="Times New Roman" w:cs="David"/>
          <w:sz w:val="20"/>
          <w:szCs w:val="24"/>
          <w:rtl/>
        </w:rPr>
      </w:pPr>
    </w:p>
    <w:p w14:paraId="50FAA4F6" w14:textId="77777777" w:rsidR="00E802C7" w:rsidRPr="00E802C7" w:rsidRDefault="00E802C7" w:rsidP="00E802C7">
      <w:pPr>
        <w:spacing w:before="0" w:beforeAutospacing="0" w:after="0" w:afterAutospacing="0" w:line="240" w:lineRule="auto"/>
        <w:rPr>
          <w:rFonts w:ascii="Times New Roman" w:eastAsia="Times New Roman" w:hAnsi="Times New Roman" w:cs="David"/>
          <w:sz w:val="20"/>
          <w:szCs w:val="24"/>
          <w:rtl/>
        </w:rPr>
      </w:pPr>
    </w:p>
    <w:p w14:paraId="369C978B" w14:textId="5051F882" w:rsidR="001A69D5" w:rsidRPr="00E802C7" w:rsidRDefault="001A69D5" w:rsidP="00E802C7"/>
    <w:sectPr w:rsidR="001A69D5" w:rsidRPr="00E802C7"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0FFA06" w14:textId="77777777" w:rsidR="00164A53" w:rsidRDefault="00164A53" w:rsidP="00AF234B">
      <w:pPr>
        <w:spacing w:before="0" w:after="0" w:line="240" w:lineRule="auto"/>
      </w:pPr>
      <w:r>
        <w:separator/>
      </w:r>
    </w:p>
  </w:endnote>
  <w:endnote w:type="continuationSeparator" w:id="0">
    <w:p w14:paraId="28260F7B" w14:textId="77777777" w:rsidR="00164A53" w:rsidRDefault="00164A53" w:rsidP="00AF234B">
      <w:pPr>
        <w:spacing w:before="0" w:after="0" w:line="240" w:lineRule="auto"/>
      </w:pPr>
      <w:r>
        <w:continuationSeparator/>
      </w:r>
    </w:p>
  </w:endnote>
  <w:endnote w:type="continuationNotice" w:id="1">
    <w:p w14:paraId="3D1B96B2" w14:textId="77777777" w:rsidR="00164A53" w:rsidRDefault="00164A5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164A53" w14:paraId="29404548" w14:textId="77777777" w:rsidTr="00D11AA9">
      <w:tc>
        <w:tcPr>
          <w:tcW w:w="753" w:type="dxa"/>
        </w:tcPr>
        <w:p w14:paraId="0474E79A" w14:textId="2F6D7EC4" w:rsidR="00164A53" w:rsidRPr="001A0C3C" w:rsidRDefault="00164A53" w:rsidP="00D11AA9">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3E5BBB7" w14:textId="77777777" w:rsidR="00164A53" w:rsidRPr="00726C39" w:rsidRDefault="00164A53" w:rsidP="00D11AA9">
              <w:pPr>
                <w:pStyle w:val="Footer"/>
                <w:rPr>
                  <w:rFonts w:ascii="David" w:hAnsi="David"/>
                  <w:color w:val="00B0F0"/>
                  <w:sz w:val="20"/>
                  <w:szCs w:val="20"/>
                  <w:rtl/>
                </w:rPr>
              </w:pPr>
              <w:r w:rsidRPr="00726C39">
                <w:rPr>
                  <w:rStyle w:val="PlaceholderText"/>
                  <w:color w:val="00B0F0"/>
                  <w:sz w:val="20"/>
                  <w:szCs w:val="20"/>
                  <w:rtl/>
                </w:rPr>
                <w:t>[שם הפרויקט]</w:t>
              </w:r>
            </w:p>
          </w:tc>
        </w:sdtContent>
      </w:sdt>
      <w:tc>
        <w:tcPr>
          <w:tcW w:w="2232" w:type="dxa"/>
        </w:tcPr>
        <w:p w14:paraId="6F5F1ADE" w14:textId="0F66ACB9" w:rsidR="00164A53" w:rsidRPr="006F07FB" w:rsidRDefault="00164A53" w:rsidP="00D11AA9">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 מבקר תכנון קונסטרוקציה</w:t>
              </w:r>
            </w:sdtContent>
          </w:sdt>
        </w:p>
      </w:tc>
      <w:tc>
        <w:tcPr>
          <w:tcW w:w="236" w:type="dxa"/>
        </w:tcPr>
        <w:p w14:paraId="2E96AA1D" w14:textId="77777777" w:rsidR="00164A53" w:rsidRPr="008B5A36" w:rsidRDefault="00164A53" w:rsidP="00D11AA9">
          <w:pPr>
            <w:pStyle w:val="Footer"/>
            <w:rPr>
              <w:rFonts w:ascii="David" w:hAnsi="David"/>
              <w:sz w:val="16"/>
              <w:szCs w:val="16"/>
              <w:rtl/>
            </w:rPr>
          </w:pPr>
        </w:p>
      </w:tc>
      <w:tc>
        <w:tcPr>
          <w:tcW w:w="1129" w:type="dxa"/>
        </w:tcPr>
        <w:p w14:paraId="6508F0ED" w14:textId="77777777" w:rsidR="00164A53" w:rsidRPr="001A0C3C" w:rsidRDefault="00164A53" w:rsidP="00D11AA9">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30F9E7F" w14:textId="4ECCC6A1" w:rsidR="00164A53" w:rsidRPr="001A0C3C" w:rsidRDefault="00164A53" w:rsidP="00D11AA9">
              <w:pPr>
                <w:pStyle w:val="Footer"/>
                <w:rPr>
                  <w:rFonts w:ascii="David" w:hAnsi="David"/>
                  <w:sz w:val="20"/>
                  <w:szCs w:val="20"/>
                  <w:rtl/>
                </w:rPr>
              </w:pPr>
              <w:r>
                <w:rPr>
                  <w:rFonts w:ascii="David" w:hAnsi="David" w:hint="cs"/>
                  <w:sz w:val="20"/>
                  <w:szCs w:val="20"/>
                </w:rPr>
                <w:t>CONT-5-712</w:t>
              </w:r>
            </w:p>
          </w:tc>
        </w:sdtContent>
      </w:sdt>
    </w:tr>
    <w:tr w:rsidR="00164A53" w14:paraId="0A8F3D49" w14:textId="77777777" w:rsidTr="00D11AA9">
      <w:tc>
        <w:tcPr>
          <w:tcW w:w="753" w:type="dxa"/>
        </w:tcPr>
        <w:p w14:paraId="21AE9826" w14:textId="77777777" w:rsidR="00164A53" w:rsidRPr="001A0C3C" w:rsidRDefault="00164A53" w:rsidP="00D11AA9">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20FBE19" w14:textId="77777777" w:rsidR="00164A53" w:rsidRPr="00726C39" w:rsidRDefault="00164A53" w:rsidP="00D11AA9">
              <w:pPr>
                <w:pStyle w:val="Footer"/>
                <w:rPr>
                  <w:rFonts w:ascii="David" w:hAnsi="David"/>
                  <w:color w:val="00B0F0"/>
                  <w:sz w:val="20"/>
                  <w:szCs w:val="20"/>
                  <w:rtl/>
                </w:rPr>
              </w:pPr>
              <w:r w:rsidRPr="00726C39">
                <w:rPr>
                  <w:rStyle w:val="PlaceholderText"/>
                  <w:color w:val="00B0F0"/>
                  <w:sz w:val="20"/>
                  <w:szCs w:val="20"/>
                  <w:rtl/>
                </w:rPr>
                <w:t>[שם ספק]</w:t>
              </w:r>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64A53" w:rsidRPr="00B213F4" w14:paraId="7A44C6E4" w14:textId="77777777" w:rsidTr="00250BF1">
            <w:trPr>
              <w:trHeight w:val="201"/>
            </w:trPr>
            <w:tc>
              <w:tcPr>
                <w:tcW w:w="926" w:type="dxa"/>
              </w:tcPr>
              <w:p w14:paraId="70FCAC2E" w14:textId="1178CC2E" w:rsidR="00164A53" w:rsidRPr="001A0C3C" w:rsidRDefault="00164A53" w:rsidP="00D11AA9">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8665E84" w14:textId="77777777" w:rsidR="00164A53" w:rsidRPr="00B213F4" w:rsidRDefault="00164A53" w:rsidP="00250BF1">
                    <w:pPr>
                      <w:pStyle w:val="Footer"/>
                      <w:ind w:left="1" w:hanging="1"/>
                      <w:rPr>
                        <w:rFonts w:ascii="David" w:hAnsi="David"/>
                        <w:color w:val="00B0F0"/>
                        <w:sz w:val="20"/>
                        <w:szCs w:val="20"/>
                        <w:rtl/>
                      </w:rPr>
                    </w:pPr>
                    <w:r w:rsidRPr="00B213F4">
                      <w:rPr>
                        <w:rStyle w:val="PlaceholderText"/>
                        <w:rFonts w:ascii="David" w:hAnsi="David"/>
                        <w:color w:val="00B0F0"/>
                        <w:sz w:val="20"/>
                        <w:szCs w:val="20"/>
                        <w:rtl/>
                      </w:rPr>
                      <w:t>[גרסת חוזה]</w:t>
                    </w:r>
                  </w:p>
                </w:tc>
              </w:sdtContent>
            </w:sdt>
          </w:tr>
        </w:tbl>
        <w:p w14:paraId="3B8F09F8" w14:textId="77777777" w:rsidR="00164A53" w:rsidRPr="006F07FB" w:rsidRDefault="00164A53" w:rsidP="00D11AA9">
          <w:pPr>
            <w:pStyle w:val="Footer"/>
            <w:rPr>
              <w:rFonts w:ascii="David" w:hAnsi="David"/>
              <w:sz w:val="20"/>
              <w:szCs w:val="20"/>
              <w:rtl/>
            </w:rPr>
          </w:pPr>
        </w:p>
      </w:tc>
      <w:tc>
        <w:tcPr>
          <w:tcW w:w="236" w:type="dxa"/>
        </w:tcPr>
        <w:p w14:paraId="797E53B8" w14:textId="77777777" w:rsidR="00164A53" w:rsidRPr="006F07FB" w:rsidRDefault="00164A53" w:rsidP="00D11AA9">
          <w:pPr>
            <w:pStyle w:val="Footer"/>
            <w:rPr>
              <w:rFonts w:ascii="David" w:hAnsi="David"/>
              <w:sz w:val="20"/>
              <w:szCs w:val="20"/>
              <w:rtl/>
            </w:rPr>
          </w:pPr>
        </w:p>
      </w:tc>
      <w:tc>
        <w:tcPr>
          <w:tcW w:w="1129" w:type="dxa"/>
        </w:tcPr>
        <w:p w14:paraId="7E5EB7DF" w14:textId="77777777" w:rsidR="00164A53" w:rsidRPr="001A0C3C" w:rsidRDefault="00164A53" w:rsidP="00D11AA9">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12C0D3EF" w14:textId="77777777" w:rsidR="00164A53" w:rsidRDefault="00444BEE" w:rsidP="00D11AA9">
          <w:pPr>
            <w:pStyle w:val="Footer"/>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164A53" w:rsidRPr="00B213F4">
                <w:rPr>
                  <w:rStyle w:val="PlaceholderText"/>
                  <w:rFonts w:ascii="David" w:hAnsi="David"/>
                  <w:color w:val="00B0F0"/>
                  <w:sz w:val="20"/>
                  <w:szCs w:val="20"/>
                  <w:rtl/>
                </w:rPr>
                <w:t>[סטטוס חוזה]</w:t>
              </w:r>
            </w:sdtContent>
          </w:sdt>
        </w:p>
      </w:tc>
    </w:tr>
    <w:tr w:rsidR="00164A53" w14:paraId="403D9B44" w14:textId="77777777" w:rsidTr="00D11AA9">
      <w:tc>
        <w:tcPr>
          <w:tcW w:w="753" w:type="dxa"/>
        </w:tcPr>
        <w:p w14:paraId="342EDB9B" w14:textId="77777777" w:rsidR="00164A53" w:rsidRDefault="00164A53" w:rsidP="00D11AA9">
          <w:pPr>
            <w:pStyle w:val="Footer"/>
            <w:rPr>
              <w:rFonts w:ascii="David" w:hAnsi="David"/>
              <w:sz w:val="20"/>
              <w:szCs w:val="20"/>
              <w:rtl/>
            </w:rPr>
          </w:pPr>
        </w:p>
      </w:tc>
      <w:tc>
        <w:tcPr>
          <w:tcW w:w="1883" w:type="dxa"/>
        </w:tcPr>
        <w:p w14:paraId="04ABAB18" w14:textId="77777777" w:rsidR="00164A53" w:rsidRPr="00726C39" w:rsidRDefault="00164A53" w:rsidP="00D11AA9">
          <w:pPr>
            <w:pStyle w:val="Footer"/>
            <w:rPr>
              <w:rFonts w:ascii="David" w:hAnsi="David"/>
              <w:color w:val="00B0F0"/>
              <w:sz w:val="20"/>
              <w:szCs w:val="20"/>
              <w:rtl/>
            </w:rPr>
          </w:pPr>
        </w:p>
      </w:tc>
      <w:tc>
        <w:tcPr>
          <w:tcW w:w="2232" w:type="dxa"/>
        </w:tcPr>
        <w:p w14:paraId="48CF6CC5" w14:textId="77777777" w:rsidR="00164A53" w:rsidRDefault="00164A53" w:rsidP="00D11AA9">
          <w:pPr>
            <w:pStyle w:val="Footer"/>
            <w:rPr>
              <w:rFonts w:ascii="David" w:hAnsi="David"/>
              <w:sz w:val="20"/>
              <w:szCs w:val="20"/>
              <w:rtl/>
            </w:rPr>
          </w:pPr>
        </w:p>
      </w:tc>
      <w:tc>
        <w:tcPr>
          <w:tcW w:w="236" w:type="dxa"/>
        </w:tcPr>
        <w:p w14:paraId="588C8C1E" w14:textId="77777777" w:rsidR="00164A53" w:rsidRPr="006F07FB" w:rsidRDefault="00164A53" w:rsidP="00D11AA9">
          <w:pPr>
            <w:pStyle w:val="Footer"/>
            <w:rPr>
              <w:rFonts w:ascii="David" w:hAnsi="David"/>
              <w:sz w:val="20"/>
              <w:szCs w:val="20"/>
              <w:rtl/>
            </w:rPr>
          </w:pPr>
        </w:p>
      </w:tc>
      <w:tc>
        <w:tcPr>
          <w:tcW w:w="1129" w:type="dxa"/>
        </w:tcPr>
        <w:p w14:paraId="22E850D6" w14:textId="77777777" w:rsidR="00164A53" w:rsidRPr="006F07FB" w:rsidRDefault="00164A53" w:rsidP="00D11AA9">
          <w:pPr>
            <w:pStyle w:val="Footer"/>
            <w:rPr>
              <w:rFonts w:ascii="David" w:hAnsi="David"/>
              <w:sz w:val="20"/>
              <w:szCs w:val="20"/>
              <w:rtl/>
            </w:rPr>
          </w:pPr>
        </w:p>
      </w:tc>
      <w:tc>
        <w:tcPr>
          <w:tcW w:w="2073" w:type="dxa"/>
        </w:tcPr>
        <w:p w14:paraId="4571F7D6" w14:textId="77777777" w:rsidR="00164A53" w:rsidRDefault="00164A53" w:rsidP="00D11AA9">
          <w:pPr>
            <w:pStyle w:val="Footer"/>
            <w:rPr>
              <w:rFonts w:ascii="David" w:hAnsi="David"/>
              <w:sz w:val="20"/>
              <w:szCs w:val="20"/>
              <w:rtl/>
            </w:rPr>
          </w:pPr>
        </w:p>
      </w:tc>
    </w:tr>
  </w:tbl>
  <w:p w14:paraId="1C317022" w14:textId="64F3C109" w:rsidR="00164A53" w:rsidRPr="00250BF1" w:rsidRDefault="00164A53" w:rsidP="00250BF1">
    <w:pPr>
      <w:spacing w:before="0" w:beforeAutospacing="0" w:after="0" w:afterAutospacing="0" w:line="240" w:lineRule="auto"/>
      <w:rPr>
        <w:rFonts w:ascii="Arial" w:hAnsi="Arial" w:cs="Arial"/>
        <w:sz w:val="16"/>
        <w:szCs w:val="16"/>
      </w:rPr>
    </w:pPr>
    <w:r>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EA794" w14:textId="77777777" w:rsidR="00164A53" w:rsidRDefault="00164A53" w:rsidP="00AF234B">
      <w:pPr>
        <w:spacing w:before="0" w:after="0" w:line="240" w:lineRule="auto"/>
      </w:pPr>
      <w:r>
        <w:separator/>
      </w:r>
    </w:p>
  </w:footnote>
  <w:footnote w:type="continuationSeparator" w:id="0">
    <w:p w14:paraId="1B8421E2" w14:textId="77777777" w:rsidR="00164A53" w:rsidRDefault="00164A53" w:rsidP="00AF234B">
      <w:pPr>
        <w:spacing w:before="0" w:after="0" w:line="240" w:lineRule="auto"/>
      </w:pPr>
      <w:r>
        <w:continuationSeparator/>
      </w:r>
    </w:p>
  </w:footnote>
  <w:footnote w:type="continuationNotice" w:id="1">
    <w:p w14:paraId="0AF53C43" w14:textId="77777777" w:rsidR="00164A53" w:rsidRDefault="00164A53">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37AA5D1D" w14:textId="5A6C37FB" w:rsidR="00164A53" w:rsidRDefault="00164A53">
        <w:pPr>
          <w:pStyle w:val="Header"/>
          <w:jc w:val="center"/>
        </w:pPr>
        <w:r>
          <w:fldChar w:fldCharType="begin"/>
        </w:r>
        <w:r>
          <w:instrText xml:space="preserve"> PAGE   \* MERGEFORMAT </w:instrText>
        </w:r>
        <w:r>
          <w:fldChar w:fldCharType="separate"/>
        </w:r>
        <w:r w:rsidR="00444BEE">
          <w:rPr>
            <w:noProof/>
            <w:rtl/>
          </w:rPr>
          <w:t>24</w:t>
        </w:r>
        <w:r>
          <w:rPr>
            <w:noProof/>
          </w:rPr>
          <w:fldChar w:fldCharType="end"/>
        </w:r>
      </w:p>
    </w:sdtContent>
  </w:sdt>
  <w:p w14:paraId="44464BFC" w14:textId="77777777" w:rsidR="00164A53" w:rsidRDefault="00164A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1C951F3"/>
    <w:multiLevelType w:val="multilevel"/>
    <w:tmpl w:val="EB745AD6"/>
    <w:lvl w:ilvl="0">
      <w:start w:val="1"/>
      <w:numFmt w:val="decimal"/>
      <w:isLgl/>
      <w:lvlText w:val="%1."/>
      <w:lvlJc w:val="left"/>
      <w:pPr>
        <w:tabs>
          <w:tab w:val="num" w:pos="900"/>
        </w:tabs>
        <w:ind w:left="162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2"/>
        <w:szCs w:val="25"/>
      </w:rPr>
    </w:lvl>
    <w:lvl w:ilvl="5">
      <w:start w:val="1"/>
      <w:numFmt w:val="decimal"/>
      <w:lvlText w:val="(%6)"/>
      <w:lvlJc w:val="left"/>
      <w:pPr>
        <w:tabs>
          <w:tab w:val="num" w:pos="720"/>
        </w:tabs>
        <w:ind w:left="5761" w:hanging="720"/>
      </w:pPr>
      <w:rPr>
        <w:rFonts w:cs="David" w:hint="default"/>
      </w:rPr>
    </w:lvl>
    <w:lvl w:ilvl="6">
      <w:start w:val="1"/>
      <w:numFmt w:val="hebrew1"/>
      <w:lvlText w:val="(%7)"/>
      <w:lvlJc w:val="left"/>
      <w:pPr>
        <w:tabs>
          <w:tab w:val="num" w:pos="720"/>
        </w:tabs>
        <w:ind w:left="5761" w:hanging="720"/>
      </w:pPr>
      <w:rPr>
        <w:rFonts w:cs="David" w:hint="default"/>
        <w:sz w:val="2"/>
        <w:szCs w:val="25"/>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3" w15:restartNumberingAfterBreak="0">
    <w:nsid w:val="236471A6"/>
    <w:multiLevelType w:val="hybridMultilevel"/>
    <w:tmpl w:val="2AA6A71A"/>
    <w:lvl w:ilvl="0" w:tplc="9F029F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8E066C9"/>
    <w:multiLevelType w:val="multilevel"/>
    <w:tmpl w:val="F61AC386"/>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74219B8"/>
    <w:multiLevelType w:val="hybridMultilevel"/>
    <w:tmpl w:val="43E6575C"/>
    <w:lvl w:ilvl="0" w:tplc="D6F64778">
      <w:numFmt w:val="bullet"/>
      <w:lvlText w:val="-"/>
      <w:lvlJc w:val="left"/>
      <w:pPr>
        <w:ind w:left="720" w:hanging="360"/>
      </w:pPr>
      <w:rPr>
        <w:rFonts w:ascii="Times New Roman" w:eastAsia="Times New Roman" w:hAnsi="Times New Roman"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45A218F9"/>
    <w:multiLevelType w:val="hybridMultilevel"/>
    <w:tmpl w:val="56E89D58"/>
    <w:lvl w:ilvl="0" w:tplc="C7A81B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5FCC6E0A"/>
    <w:multiLevelType w:val="hybridMultilevel"/>
    <w:tmpl w:val="70F02A0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74CF6D5F"/>
    <w:multiLevelType w:val="hybridMultilevel"/>
    <w:tmpl w:val="489AA5F2"/>
    <w:lvl w:ilvl="0" w:tplc="25BC1F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14"/>
  </w:num>
  <w:num w:numId="3">
    <w:abstractNumId w:val="19"/>
  </w:num>
  <w:num w:numId="4">
    <w:abstractNumId w:val="8"/>
  </w:num>
  <w:num w:numId="5">
    <w:abstractNumId w:val="22"/>
  </w:num>
  <w:num w:numId="6">
    <w:abstractNumId w:val="0"/>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0"/>
  </w:num>
  <w:num w:numId="11">
    <w:abstractNumId w:val="18"/>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7"/>
  </w:num>
  <w:num w:numId="18">
    <w:abstractNumId w:val="20"/>
  </w:num>
  <w:num w:numId="19">
    <w:abstractNumId w:val="3"/>
  </w:num>
  <w:num w:numId="20">
    <w:abstractNumId w:val="13"/>
  </w:num>
  <w:num w:numId="21">
    <w:abstractNumId w:val="16"/>
  </w:num>
  <w:num w:numId="22">
    <w:abstractNumId w:val="5"/>
  </w:num>
  <w:num w:numId="23">
    <w:abstractNumId w:val="4"/>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9"/>
  </w:num>
  <w:num w:numId="27">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901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05B45"/>
    <w:rsid w:val="000141A8"/>
    <w:rsid w:val="0004574D"/>
    <w:rsid w:val="00075E55"/>
    <w:rsid w:val="000B5325"/>
    <w:rsid w:val="000E2237"/>
    <w:rsid w:val="00130BB7"/>
    <w:rsid w:val="00133A00"/>
    <w:rsid w:val="00134C85"/>
    <w:rsid w:val="00141F75"/>
    <w:rsid w:val="00164A53"/>
    <w:rsid w:val="001A0C3C"/>
    <w:rsid w:val="001A69D5"/>
    <w:rsid w:val="001B0871"/>
    <w:rsid w:val="00214ACF"/>
    <w:rsid w:val="00220EC9"/>
    <w:rsid w:val="00250BF1"/>
    <w:rsid w:val="00290AFD"/>
    <w:rsid w:val="00292C74"/>
    <w:rsid w:val="002E4B45"/>
    <w:rsid w:val="003B0B09"/>
    <w:rsid w:val="004213A6"/>
    <w:rsid w:val="00430FB1"/>
    <w:rsid w:val="00435A20"/>
    <w:rsid w:val="00444BEE"/>
    <w:rsid w:val="004766D1"/>
    <w:rsid w:val="004F435D"/>
    <w:rsid w:val="00524458"/>
    <w:rsid w:val="00552E11"/>
    <w:rsid w:val="00563EE3"/>
    <w:rsid w:val="00634927"/>
    <w:rsid w:val="006B715E"/>
    <w:rsid w:val="006C2253"/>
    <w:rsid w:val="006D0D0F"/>
    <w:rsid w:val="006D652D"/>
    <w:rsid w:val="006E2906"/>
    <w:rsid w:val="0072103C"/>
    <w:rsid w:val="007259C9"/>
    <w:rsid w:val="00741204"/>
    <w:rsid w:val="00742AE7"/>
    <w:rsid w:val="007529B4"/>
    <w:rsid w:val="00761BB6"/>
    <w:rsid w:val="007804CE"/>
    <w:rsid w:val="007C4330"/>
    <w:rsid w:val="007D5B33"/>
    <w:rsid w:val="007E01A6"/>
    <w:rsid w:val="00803905"/>
    <w:rsid w:val="00803AF2"/>
    <w:rsid w:val="008701D2"/>
    <w:rsid w:val="0087544D"/>
    <w:rsid w:val="008906F9"/>
    <w:rsid w:val="00891AD4"/>
    <w:rsid w:val="008B398D"/>
    <w:rsid w:val="008C64C6"/>
    <w:rsid w:val="008E2700"/>
    <w:rsid w:val="00942177"/>
    <w:rsid w:val="00942C74"/>
    <w:rsid w:val="009607F9"/>
    <w:rsid w:val="00966136"/>
    <w:rsid w:val="00993153"/>
    <w:rsid w:val="009C033B"/>
    <w:rsid w:val="009D142E"/>
    <w:rsid w:val="009E74BA"/>
    <w:rsid w:val="00AD339E"/>
    <w:rsid w:val="00AE4797"/>
    <w:rsid w:val="00AE5088"/>
    <w:rsid w:val="00AF234B"/>
    <w:rsid w:val="00B02A29"/>
    <w:rsid w:val="00B33CA0"/>
    <w:rsid w:val="00B7244F"/>
    <w:rsid w:val="00BE17B4"/>
    <w:rsid w:val="00C3453F"/>
    <w:rsid w:val="00C54731"/>
    <w:rsid w:val="00C94921"/>
    <w:rsid w:val="00CA5E20"/>
    <w:rsid w:val="00CC7EFF"/>
    <w:rsid w:val="00CD1D82"/>
    <w:rsid w:val="00D11AA9"/>
    <w:rsid w:val="00D50152"/>
    <w:rsid w:val="00E31467"/>
    <w:rsid w:val="00E43B1F"/>
    <w:rsid w:val="00E679C7"/>
    <w:rsid w:val="00E802C7"/>
    <w:rsid w:val="00E812B0"/>
    <w:rsid w:val="00E838AD"/>
    <w:rsid w:val="00E924C7"/>
    <w:rsid w:val="00EC37B6"/>
    <w:rsid w:val="00F02778"/>
    <w:rsid w:val="00F06583"/>
    <w:rsid w:val="00F178D0"/>
    <w:rsid w:val="00F24119"/>
    <w:rsid w:val="00F468F1"/>
    <w:rsid w:val="00F636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table" w:customStyle="1" w:styleId="11">
    <w:name w:val="רשת טבלה1"/>
    <w:basedOn w:val="TableNormal"/>
    <w:next w:val="TableGrid"/>
    <w:rsid w:val="00E802C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ללא רשימה1"/>
    <w:next w:val="NoList"/>
    <w:semiHidden/>
    <w:rsid w:val="00E802C7"/>
  </w:style>
  <w:style w:type="table" w:customStyle="1" w:styleId="110">
    <w:name w:val="רשת טבלה11"/>
    <w:basedOn w:val="TableNormal"/>
    <w:next w:val="TableGrid"/>
    <w:rsid w:val="00E802C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רשת טבלה2"/>
    <w:basedOn w:val="TableNormal"/>
    <w:next w:val="TableGrid"/>
    <w:rsid w:val="00E802C7"/>
    <w:pPr>
      <w:spacing w:after="0" w:line="240" w:lineRule="auto"/>
    </w:pPr>
    <w:rPr>
      <w:rFonts w:ascii="Times New Roman" w:eastAsia="Times New Roman" w:hAnsi="Times New Roman" w:cs="Miriam"/>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שדות בטופס"/>
    <w:basedOn w:val="Normal"/>
    <w:qFormat/>
    <w:rsid w:val="00D11AA9"/>
    <w:pPr>
      <w:spacing w:line="360" w:lineRule="auto"/>
    </w:pPr>
    <w:rPr>
      <w:rFonts w:ascii="Times New Roman" w:eastAsia="Times New Roman" w:hAnsi="Times New Roman" w:cs="David"/>
      <w:color w:val="00B0F0"/>
      <w:sz w:val="24"/>
      <w:szCs w:val="24"/>
    </w:rPr>
  </w:style>
  <w:style w:type="paragraph" w:customStyle="1" w:styleId="a3">
    <w:name w:val="היסט_כפול"/>
    <w:basedOn w:val="Normal"/>
    <w:rsid w:val="00430FB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942C74"/>
    <w:pPr>
      <w:spacing w:after="0" w:line="240" w:lineRule="auto"/>
    </w:pPr>
  </w:style>
  <w:style w:type="table" w:customStyle="1" w:styleId="3">
    <w:name w:val="רשת טבלה3"/>
    <w:basedOn w:val="TableNormal"/>
    <w:next w:val="TableGrid"/>
    <w:uiPriority w:val="59"/>
    <w:rsid w:val="00942C7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E0B006461DC412991452C60A95431EE"/>
        <w:category>
          <w:name w:val="כללי"/>
          <w:gallery w:val="placeholder"/>
        </w:category>
        <w:types>
          <w:type w:val="bbPlcHdr"/>
        </w:types>
        <w:behaviors>
          <w:behavior w:val="content"/>
        </w:behaviors>
        <w:guid w:val="{4F3EA6AE-0273-4D71-B769-0ECFDE73E635}"/>
      </w:docPartPr>
      <w:docPartBody>
        <w:p w:rsidR="00EC3534" w:rsidRDefault="00EC3534" w:rsidP="00EC3534">
          <w:pPr>
            <w:pStyle w:val="7E0B006461DC412991452C60A95431EE"/>
          </w:pPr>
          <w:r w:rsidRPr="00F11BAF">
            <w:rPr>
              <w:rStyle w:val="PlaceholderText"/>
              <w:rtl/>
            </w:rPr>
            <w:t>[שם הפרויקט]</w:t>
          </w:r>
        </w:p>
      </w:docPartBody>
    </w:docPart>
    <w:docPart>
      <w:docPartPr>
        <w:name w:val="4A0A067257864684B321519C43B9EB81"/>
        <w:category>
          <w:name w:val="כללי"/>
          <w:gallery w:val="placeholder"/>
        </w:category>
        <w:types>
          <w:type w:val="bbPlcHdr"/>
        </w:types>
        <w:behaviors>
          <w:behavior w:val="content"/>
        </w:behaviors>
        <w:guid w:val="{D19ACFFD-B1FF-4358-8D0A-D9DD56F21978}"/>
      </w:docPartPr>
      <w:docPartBody>
        <w:p w:rsidR="00EC3534" w:rsidRDefault="00EC3534" w:rsidP="00EC3534">
          <w:pPr>
            <w:pStyle w:val="4A0A067257864684B321519C43B9EB81"/>
          </w:pPr>
          <w:r w:rsidRPr="00F11BAF">
            <w:rPr>
              <w:rStyle w:val="PlaceholderText"/>
              <w:rtl/>
            </w:rPr>
            <w:t>[שם אתר]</w:t>
          </w:r>
        </w:p>
      </w:docPartBody>
    </w:docPart>
    <w:docPart>
      <w:docPartPr>
        <w:name w:val="BACE4FFFDBEF49A6BFA9BB8F5E62D9A4"/>
        <w:category>
          <w:name w:val="כללי"/>
          <w:gallery w:val="placeholder"/>
        </w:category>
        <w:types>
          <w:type w:val="bbPlcHdr"/>
        </w:types>
        <w:behaviors>
          <w:behavior w:val="content"/>
        </w:behaviors>
        <w:guid w:val="{6B2B687D-CFE5-4A4A-9A99-069B249144DA}"/>
      </w:docPartPr>
      <w:docPartBody>
        <w:p w:rsidR="00EC3534" w:rsidRDefault="00EC3534" w:rsidP="00EC3534">
          <w:pPr>
            <w:pStyle w:val="BACE4FFFDBEF49A6BFA9BB8F5E62D9A4"/>
          </w:pPr>
          <w:r w:rsidRPr="003059F5">
            <w:rPr>
              <w:rStyle w:val="PlaceholderText"/>
              <w:rtl/>
            </w:rPr>
            <w:t>[תאריך חתימת חוזה]</w:t>
          </w:r>
        </w:p>
      </w:docPartBody>
    </w:docPart>
    <w:docPart>
      <w:docPartPr>
        <w:name w:val="93C49410C5ED47D8AEB639B899D660DF"/>
        <w:category>
          <w:name w:val="כללי"/>
          <w:gallery w:val="placeholder"/>
        </w:category>
        <w:types>
          <w:type w:val="bbPlcHdr"/>
        </w:types>
        <w:behaviors>
          <w:behavior w:val="content"/>
        </w:behaviors>
        <w:guid w:val="{DBE58424-5E75-432E-BEAD-D96D5215B120}"/>
      </w:docPartPr>
      <w:docPartBody>
        <w:p w:rsidR="00EC3534" w:rsidRDefault="00EC3534" w:rsidP="00EC3534">
          <w:pPr>
            <w:pStyle w:val="93C49410C5ED47D8AEB639B899D660DF"/>
          </w:pPr>
          <w:r w:rsidRPr="003059F5">
            <w:rPr>
              <w:rStyle w:val="PlaceholderText"/>
              <w:rtl/>
            </w:rPr>
            <w:t>[צד א בחוזה]</w:t>
          </w:r>
        </w:p>
      </w:docPartBody>
    </w:docPart>
    <w:docPart>
      <w:docPartPr>
        <w:name w:val="DA83BBE5F1F14716B9B8A70F8C6C5366"/>
        <w:category>
          <w:name w:val="כללי"/>
          <w:gallery w:val="placeholder"/>
        </w:category>
        <w:types>
          <w:type w:val="bbPlcHdr"/>
        </w:types>
        <w:behaviors>
          <w:behavior w:val="content"/>
        </w:behaviors>
        <w:guid w:val="{8A04B81E-3BF1-443C-946A-8711EC15073C}"/>
      </w:docPartPr>
      <w:docPartBody>
        <w:p w:rsidR="00EC3534" w:rsidRDefault="00EC3534" w:rsidP="00EC3534">
          <w:pPr>
            <w:pStyle w:val="DA83BBE5F1F14716B9B8A70F8C6C5366"/>
          </w:pPr>
          <w:r w:rsidRPr="00EA1993">
            <w:rPr>
              <w:rStyle w:val="PlaceholderText"/>
              <w:rtl/>
            </w:rPr>
            <w:t>[צדדים נוספים]</w:t>
          </w:r>
        </w:p>
      </w:docPartBody>
    </w:docPart>
    <w:docPart>
      <w:docPartPr>
        <w:name w:val="0230463C61D447B3AC036C46FA1D9670"/>
        <w:category>
          <w:name w:val="כללי"/>
          <w:gallery w:val="placeholder"/>
        </w:category>
        <w:types>
          <w:type w:val="bbPlcHdr"/>
        </w:types>
        <w:behaviors>
          <w:behavior w:val="content"/>
        </w:behaviors>
        <w:guid w:val="{1902A507-C5E2-45DF-AF15-59406004661B}"/>
      </w:docPartPr>
      <w:docPartBody>
        <w:p w:rsidR="00EC3534" w:rsidRDefault="00EC3534" w:rsidP="00EC3534">
          <w:pPr>
            <w:pStyle w:val="0230463C61D447B3AC036C46FA1D9670"/>
          </w:pPr>
          <w:r w:rsidRPr="009C4355">
            <w:rPr>
              <w:rStyle w:val="PlaceholderText"/>
              <w:rtl/>
            </w:rPr>
            <w:t>[שם ספק]</w:t>
          </w:r>
        </w:p>
      </w:docPartBody>
    </w:docPart>
    <w:docPart>
      <w:docPartPr>
        <w:name w:val="ADF9226954334572865C6B4B62C3D2E2"/>
        <w:category>
          <w:name w:val="כללי"/>
          <w:gallery w:val="placeholder"/>
        </w:category>
        <w:types>
          <w:type w:val="bbPlcHdr"/>
        </w:types>
        <w:behaviors>
          <w:behavior w:val="content"/>
        </w:behaviors>
        <w:guid w:val="{54F746CF-C9FD-4668-AEC4-D2FB57BCFD74}"/>
      </w:docPartPr>
      <w:docPartBody>
        <w:p w:rsidR="00EC3534" w:rsidRDefault="00EC3534" w:rsidP="00EC3534">
          <w:pPr>
            <w:pStyle w:val="ADF9226954334572865C6B4B62C3D2E2"/>
          </w:pPr>
          <w:r w:rsidRPr="003E6FC4">
            <w:rPr>
              <w:rStyle w:val="PlaceholderText"/>
              <w:rtl/>
            </w:rPr>
            <w:t>[שם צד א]</w:t>
          </w:r>
        </w:p>
      </w:docPartBody>
    </w:docPart>
    <w:docPart>
      <w:docPartPr>
        <w:name w:val="E9BB58CD26EE497D90ECCD7BDD8FD746"/>
        <w:category>
          <w:name w:val="כללי"/>
          <w:gallery w:val="placeholder"/>
        </w:category>
        <w:types>
          <w:type w:val="bbPlcHdr"/>
        </w:types>
        <w:behaviors>
          <w:behavior w:val="content"/>
        </w:behaviors>
        <w:guid w:val="{1438252C-F604-4C1E-BAAD-DAC31FD4453A}"/>
      </w:docPartPr>
      <w:docPartBody>
        <w:p w:rsidR="00EC3534" w:rsidRDefault="00EC3534">
          <w:r w:rsidRPr="00656795">
            <w:rPr>
              <w:rStyle w:val="PlaceholderText"/>
              <w:rtl/>
            </w:rPr>
            <w:t>[צד א בחוזה]</w:t>
          </w:r>
        </w:p>
      </w:docPartBody>
    </w:docPart>
    <w:docPart>
      <w:docPartPr>
        <w:name w:val="4C22E6812D564DB4927BF670B136695D"/>
        <w:category>
          <w:name w:val="כללי"/>
          <w:gallery w:val="placeholder"/>
        </w:category>
        <w:types>
          <w:type w:val="bbPlcHdr"/>
        </w:types>
        <w:behaviors>
          <w:behavior w:val="content"/>
        </w:behaviors>
        <w:guid w:val="{CF430330-D37D-4B38-95BD-CEE094DA4DE2}"/>
      </w:docPartPr>
      <w:docPartBody>
        <w:p w:rsidR="00EC3534" w:rsidRDefault="00EC3534">
          <w:r w:rsidRPr="00656795">
            <w:rPr>
              <w:rStyle w:val="PlaceholderText"/>
              <w:rtl/>
            </w:rPr>
            <w:t>[צדדים נוספים]</w:t>
          </w:r>
        </w:p>
      </w:docPartBody>
    </w:docPart>
    <w:docPart>
      <w:docPartPr>
        <w:name w:val="5CCF3ADD978545CE8A3AED6587059A2B"/>
        <w:category>
          <w:name w:val="כללי"/>
          <w:gallery w:val="placeholder"/>
        </w:category>
        <w:types>
          <w:type w:val="bbPlcHdr"/>
        </w:types>
        <w:behaviors>
          <w:behavior w:val="content"/>
        </w:behaviors>
        <w:guid w:val="{5E401300-3BF4-47D5-9AB8-7E63CCDA67C8}"/>
      </w:docPartPr>
      <w:docPartBody>
        <w:p w:rsidR="00EC3534" w:rsidRDefault="00EC3534">
          <w:r w:rsidRPr="00656795">
            <w:rPr>
              <w:rStyle w:val="PlaceholderText"/>
              <w:rtl/>
            </w:rPr>
            <w:t>[תאריך חתימת חוזה]</w:t>
          </w:r>
        </w:p>
      </w:docPartBody>
    </w:docPart>
    <w:docPart>
      <w:docPartPr>
        <w:name w:val="4FDB8D2E8C024153838C827BE28AC5C3"/>
        <w:category>
          <w:name w:val="כללי"/>
          <w:gallery w:val="placeholder"/>
        </w:category>
        <w:types>
          <w:type w:val="bbPlcHdr"/>
        </w:types>
        <w:behaviors>
          <w:behavior w:val="content"/>
        </w:behaviors>
        <w:guid w:val="{E5183D55-F2F8-4ADC-A43D-A857F7EEA11F}"/>
      </w:docPartPr>
      <w:docPartBody>
        <w:p w:rsidR="00EC3534" w:rsidRDefault="00EC3534">
          <w:r w:rsidRPr="00656795">
            <w:rPr>
              <w:rStyle w:val="PlaceholderText"/>
              <w:rtl/>
            </w:rPr>
            <w:t>[שם אתר]</w:t>
          </w:r>
        </w:p>
      </w:docPartBody>
    </w:docPart>
    <w:docPart>
      <w:docPartPr>
        <w:name w:val="67BC234B5B154B9781525C3801630490"/>
        <w:category>
          <w:name w:val="כללי"/>
          <w:gallery w:val="placeholder"/>
        </w:category>
        <w:types>
          <w:type w:val="bbPlcHdr"/>
        </w:types>
        <w:behaviors>
          <w:behavior w:val="content"/>
        </w:behaviors>
        <w:guid w:val="{FE76F095-B103-40EF-8101-9EF1ACB8F17B}"/>
      </w:docPartPr>
      <w:docPartBody>
        <w:p w:rsidR="00EC3534" w:rsidRDefault="00EC3534">
          <w:r w:rsidRPr="00656795">
            <w:rPr>
              <w:rStyle w:val="PlaceholderText"/>
              <w:rtl/>
            </w:rPr>
            <w:t>[שם הפרויקט]</w:t>
          </w:r>
        </w:p>
      </w:docPartBody>
    </w:docPart>
    <w:docPart>
      <w:docPartPr>
        <w:name w:val="2851046BBCE3448D88A53B141FE70692"/>
        <w:category>
          <w:name w:val="כללי"/>
          <w:gallery w:val="placeholder"/>
        </w:category>
        <w:types>
          <w:type w:val="bbPlcHdr"/>
        </w:types>
        <w:behaviors>
          <w:behavior w:val="content"/>
        </w:behaviors>
        <w:guid w:val="{21F589A4-40F7-413D-832F-7867C610FF1A}"/>
      </w:docPartPr>
      <w:docPartBody>
        <w:p w:rsidR="00EC3534" w:rsidRDefault="00EC3534">
          <w:r w:rsidRPr="00656795">
            <w:rPr>
              <w:rStyle w:val="PlaceholderText"/>
              <w:rtl/>
            </w:rPr>
            <w:t>[רשות מקומית]</w:t>
          </w:r>
        </w:p>
      </w:docPartBody>
    </w:docPart>
    <w:docPart>
      <w:docPartPr>
        <w:name w:val="84F730EB45264B01924FAF6C849C58F2"/>
        <w:category>
          <w:name w:val="כללי"/>
          <w:gallery w:val="placeholder"/>
        </w:category>
        <w:types>
          <w:type w:val="bbPlcHdr"/>
        </w:types>
        <w:behaviors>
          <w:behavior w:val="content"/>
        </w:behaviors>
        <w:guid w:val="{42578104-2C93-42A8-9CDD-E953D9F667AA}"/>
      </w:docPartPr>
      <w:docPartBody>
        <w:p w:rsidR="00EC3534" w:rsidRDefault="00EC3534">
          <w:r w:rsidRPr="00656795">
            <w:rPr>
              <w:rStyle w:val="PlaceholderText"/>
              <w:rtl/>
            </w:rPr>
            <w:t>[שדה נוסף 2]</w:t>
          </w:r>
        </w:p>
      </w:docPartBody>
    </w:docPart>
    <w:docPart>
      <w:docPartPr>
        <w:name w:val="18375E7CA177418D8A6799B8BCEED4EE"/>
        <w:category>
          <w:name w:val="כללי"/>
          <w:gallery w:val="placeholder"/>
        </w:category>
        <w:types>
          <w:type w:val="bbPlcHdr"/>
        </w:types>
        <w:behaviors>
          <w:behavior w:val="content"/>
        </w:behaviors>
        <w:guid w:val="{EE86685D-BFE2-4BB5-9586-D7D5EE387ECF}"/>
      </w:docPartPr>
      <w:docPartBody>
        <w:p w:rsidR="00EC3534" w:rsidRDefault="00EC3534">
          <w:r w:rsidRPr="00656795">
            <w:rPr>
              <w:rStyle w:val="PlaceholderText"/>
              <w:rtl/>
            </w:rPr>
            <w:t>[שדה נוסף 1]</w:t>
          </w:r>
        </w:p>
      </w:docPartBody>
    </w:docPart>
    <w:docPart>
      <w:docPartPr>
        <w:name w:val="392862164BFB4A3883E2E114B8820872"/>
        <w:category>
          <w:name w:val="כללי"/>
          <w:gallery w:val="placeholder"/>
        </w:category>
        <w:types>
          <w:type w:val="bbPlcHdr"/>
        </w:types>
        <w:behaviors>
          <w:behavior w:val="content"/>
        </w:behaviors>
        <w:guid w:val="{901EB4CD-4117-441B-B89B-BC9D32768AD6}"/>
      </w:docPartPr>
      <w:docPartBody>
        <w:p w:rsidR="00EC3534" w:rsidRDefault="00EC3534">
          <w:r w:rsidRPr="00656795">
            <w:rPr>
              <w:rStyle w:val="PlaceholderText"/>
              <w:rtl/>
            </w:rPr>
            <w:t>[תבנית חוזה]</w:t>
          </w:r>
        </w:p>
      </w:docPartBody>
    </w:docPart>
    <w:docPart>
      <w:docPartPr>
        <w:name w:val="483E279B769742559BE1C84F5718F697"/>
        <w:category>
          <w:name w:val="כללי"/>
          <w:gallery w:val="placeholder"/>
        </w:category>
        <w:types>
          <w:type w:val="bbPlcHdr"/>
        </w:types>
        <w:behaviors>
          <w:behavior w:val="content"/>
        </w:behaviors>
        <w:guid w:val="{D619FDDA-21A2-451A-AED2-05469DFD4942}"/>
      </w:docPartPr>
      <w:docPartBody>
        <w:p w:rsidR="0078712F" w:rsidRDefault="00EC3534" w:rsidP="00EC3534">
          <w:pPr>
            <w:pStyle w:val="483E279B769742559BE1C84F5718F697"/>
          </w:pPr>
          <w:r w:rsidRPr="003059F5">
            <w:rPr>
              <w:rStyle w:val="PlaceholderText"/>
              <w:rtl/>
            </w:rPr>
            <w:t>[שדה נוסף 3]</w:t>
          </w:r>
        </w:p>
      </w:docPartBody>
    </w:docPart>
    <w:docPart>
      <w:docPartPr>
        <w:name w:val="5E80E8C1F5694879ABAE966F9E08B2BB"/>
        <w:category>
          <w:name w:val="כללי"/>
          <w:gallery w:val="placeholder"/>
        </w:category>
        <w:types>
          <w:type w:val="bbPlcHdr"/>
        </w:types>
        <w:behaviors>
          <w:behavior w:val="content"/>
        </w:behaviors>
        <w:guid w:val="{AD5637FD-B590-4FEE-BB19-085F07139D12}"/>
      </w:docPartPr>
      <w:docPartBody>
        <w:p w:rsidR="0078712F" w:rsidRDefault="00EC3534" w:rsidP="00EC3534">
          <w:pPr>
            <w:pStyle w:val="5E80E8C1F5694879ABAE966F9E08B2BB"/>
          </w:pPr>
          <w:r w:rsidRPr="003059F5">
            <w:rPr>
              <w:rStyle w:val="PlaceholderText"/>
              <w:rtl/>
            </w:rPr>
            <w:t>[שדה נוסף 4]</w:t>
          </w:r>
        </w:p>
      </w:docPartBody>
    </w:docPart>
    <w:docPart>
      <w:docPartPr>
        <w:name w:val="371D9EB54C514183A963F49D3BEFCADE"/>
        <w:category>
          <w:name w:val="כללי"/>
          <w:gallery w:val="placeholder"/>
        </w:category>
        <w:types>
          <w:type w:val="bbPlcHdr"/>
        </w:types>
        <w:behaviors>
          <w:behavior w:val="content"/>
        </w:behaviors>
        <w:guid w:val="{848FAA72-2A53-4E41-A52B-B78192005922}"/>
      </w:docPartPr>
      <w:docPartBody>
        <w:p w:rsidR="0078712F" w:rsidRDefault="00EC3534" w:rsidP="00EC3534">
          <w:pPr>
            <w:pStyle w:val="371D9EB54C514183A963F49D3BEFCADE"/>
          </w:pPr>
          <w:r w:rsidRPr="003059F5">
            <w:rPr>
              <w:rStyle w:val="PlaceholderText"/>
              <w:rtl/>
            </w:rPr>
            <w:t>[שדה נוסף 5]</w:t>
          </w:r>
        </w:p>
      </w:docPartBody>
    </w:docPart>
    <w:docPart>
      <w:docPartPr>
        <w:name w:val="ABD8A5DC3BE44FF7912A92604BEEFC91"/>
        <w:category>
          <w:name w:val="כללי"/>
          <w:gallery w:val="placeholder"/>
        </w:category>
        <w:types>
          <w:type w:val="bbPlcHdr"/>
        </w:types>
        <w:behaviors>
          <w:behavior w:val="content"/>
        </w:behaviors>
        <w:guid w:val="{131A8AE3-65F7-407F-BE1E-BC83F10E8B05}"/>
      </w:docPartPr>
      <w:docPartBody>
        <w:p w:rsidR="0078712F" w:rsidRDefault="00EC3534" w:rsidP="00EC3534">
          <w:pPr>
            <w:pStyle w:val="ABD8A5DC3BE44FF7912A92604BEEFC91"/>
          </w:pPr>
          <w:r w:rsidRPr="003059F5">
            <w:rPr>
              <w:rStyle w:val="PlaceholderText"/>
              <w:rtl/>
            </w:rPr>
            <w:t>[שדה נוסף 6]</w:t>
          </w:r>
        </w:p>
      </w:docPartBody>
    </w:docPart>
    <w:docPart>
      <w:docPartPr>
        <w:name w:val="087087471D2C44F8B58CE8D728C28EAB"/>
        <w:category>
          <w:name w:val="כללי"/>
          <w:gallery w:val="placeholder"/>
        </w:category>
        <w:types>
          <w:type w:val="bbPlcHdr"/>
        </w:types>
        <w:behaviors>
          <w:behavior w:val="content"/>
        </w:behaviors>
        <w:guid w:val="{C45C1171-FC19-4F60-B5DB-45052EEFA362}"/>
      </w:docPartPr>
      <w:docPartBody>
        <w:p w:rsidR="0078712F" w:rsidRDefault="00EC3534" w:rsidP="00EC3534">
          <w:pPr>
            <w:pStyle w:val="087087471D2C44F8B58CE8D728C28EAB"/>
          </w:pPr>
          <w:r w:rsidRPr="003059F5">
            <w:rPr>
              <w:rStyle w:val="PlaceholderText"/>
              <w:rtl/>
            </w:rPr>
            <w:t>[אחוז השתתפות צד א]</w:t>
          </w:r>
        </w:p>
      </w:docPartBody>
    </w:docPart>
    <w:docPart>
      <w:docPartPr>
        <w:name w:val="B093C9718BFA4086BC4960713EAE07FF"/>
        <w:category>
          <w:name w:val="כללי"/>
          <w:gallery w:val="placeholder"/>
        </w:category>
        <w:types>
          <w:type w:val="bbPlcHdr"/>
        </w:types>
        <w:behaviors>
          <w:behavior w:val="content"/>
        </w:behaviors>
        <w:guid w:val="{87DFCB8B-AE69-445C-AB97-0C45209FF4EE}"/>
      </w:docPartPr>
      <w:docPartBody>
        <w:p w:rsidR="0078712F" w:rsidRDefault="00EC3534">
          <w:r w:rsidRPr="00656795">
            <w:rPr>
              <w:rStyle w:val="PlaceholderText"/>
              <w:rtl/>
            </w:rPr>
            <w:t>[שם צד א]</w:t>
          </w:r>
        </w:p>
      </w:docPartBody>
    </w:docPart>
    <w:docPart>
      <w:docPartPr>
        <w:name w:val="F5680FA1106A4177B9A40F9D68CB5BCC"/>
        <w:category>
          <w:name w:val="כללי"/>
          <w:gallery w:val="placeholder"/>
        </w:category>
        <w:types>
          <w:type w:val="bbPlcHdr"/>
        </w:types>
        <w:behaviors>
          <w:behavior w:val="content"/>
        </w:behaviors>
        <w:guid w:val="{351F55FC-1D94-4616-9544-A8DCB58741A8}"/>
      </w:docPartPr>
      <w:docPartBody>
        <w:p w:rsidR="0078712F" w:rsidRDefault="00EC3534" w:rsidP="00EC3534">
          <w:pPr>
            <w:pStyle w:val="F5680FA1106A4177B9A40F9D68CB5BCC"/>
          </w:pPr>
          <w:r w:rsidRPr="00064388">
            <w:rPr>
              <w:rStyle w:val="PlaceholderText"/>
              <w:rtl/>
            </w:rPr>
            <w:t>[סוג מדד כותרת]</w:t>
          </w:r>
        </w:p>
      </w:docPartBody>
    </w:docPart>
    <w:docPart>
      <w:docPartPr>
        <w:name w:val="EC55B4F801A5454C91944C9B94C15C80"/>
        <w:category>
          <w:name w:val="כללי"/>
          <w:gallery w:val="placeholder"/>
        </w:category>
        <w:types>
          <w:type w:val="bbPlcHdr"/>
        </w:types>
        <w:behaviors>
          <w:behavior w:val="content"/>
        </w:behaviors>
        <w:guid w:val="{F9D3CFF7-2370-4333-869A-11092F08CA94}"/>
      </w:docPartPr>
      <w:docPartBody>
        <w:p w:rsidR="0078712F" w:rsidRDefault="00EC3534" w:rsidP="00EC3534">
          <w:pPr>
            <w:pStyle w:val="EC55B4F801A5454C91944C9B94C15C80"/>
          </w:pPr>
          <w:r w:rsidRPr="00033B28">
            <w:rPr>
              <w:rStyle w:val="PlaceholderText"/>
              <w:rtl/>
            </w:rPr>
            <w:t>[מדד בגין/ידוע - כותרת]</w:t>
          </w:r>
        </w:p>
      </w:docPartBody>
    </w:docPart>
    <w:docPart>
      <w:docPartPr>
        <w:name w:val="0B13AFB588664F5BAFE49494B45424C6"/>
        <w:category>
          <w:name w:val="כללי"/>
          <w:gallery w:val="placeholder"/>
        </w:category>
        <w:types>
          <w:type w:val="bbPlcHdr"/>
        </w:types>
        <w:behaviors>
          <w:behavior w:val="content"/>
        </w:behaviors>
        <w:guid w:val="{620385C8-AE6C-482F-9C15-0A1F11F9AA96}"/>
      </w:docPartPr>
      <w:docPartBody>
        <w:p w:rsidR="0078712F" w:rsidRDefault="00EC3534" w:rsidP="00EC3534">
          <w:pPr>
            <w:pStyle w:val="0B13AFB588664F5BAFE49494B45424C6"/>
          </w:pPr>
          <w:r w:rsidRPr="003059F5">
            <w:rPr>
              <w:rStyle w:val="PlaceholderText"/>
              <w:rtl/>
            </w:rPr>
            <w:t>[מדד בסיס]</w:t>
          </w:r>
        </w:p>
      </w:docPartBody>
    </w:docPart>
    <w:docPart>
      <w:docPartPr>
        <w:name w:val="90236A794C2748A6AFAB22AAB21ACCF7"/>
        <w:category>
          <w:name w:val="כללי"/>
          <w:gallery w:val="placeholder"/>
        </w:category>
        <w:types>
          <w:type w:val="bbPlcHdr"/>
        </w:types>
        <w:behaviors>
          <w:behavior w:val="content"/>
        </w:behaviors>
        <w:guid w:val="{9C8D9434-66CC-421E-9999-66FEA659A6B5}"/>
      </w:docPartPr>
      <w:docPartBody>
        <w:p w:rsidR="0078712F" w:rsidRDefault="00EC3534" w:rsidP="00EC3534">
          <w:pPr>
            <w:pStyle w:val="90236A794C2748A6AFAB22AAB21ACCF7"/>
          </w:pPr>
          <w:r w:rsidRPr="003059F5">
            <w:rPr>
              <w:rStyle w:val="PlaceholderText"/>
              <w:rtl/>
            </w:rPr>
            <w:t>[נקודות מדד]</w:t>
          </w:r>
        </w:p>
      </w:docPartBody>
    </w:docPart>
    <w:docPart>
      <w:docPartPr>
        <w:name w:val="2C01365309D540498CBDB42C46F5DC64"/>
        <w:category>
          <w:name w:val="כללי"/>
          <w:gallery w:val="placeholder"/>
        </w:category>
        <w:types>
          <w:type w:val="bbPlcHdr"/>
        </w:types>
        <w:behaviors>
          <w:behavior w:val="content"/>
        </w:behaviors>
        <w:guid w:val="{F3669618-4667-4C61-8347-84B800EC88F3}"/>
      </w:docPartPr>
      <w:docPartBody>
        <w:p w:rsidR="0078712F" w:rsidRDefault="00EC3534" w:rsidP="00EC3534">
          <w:pPr>
            <w:pStyle w:val="2C01365309D540498CBDB42C46F5DC64"/>
          </w:pPr>
          <w:r w:rsidRPr="003059F5">
            <w:rPr>
              <w:rStyle w:val="PlaceholderText"/>
              <w:rtl/>
            </w:rPr>
            <w:t>[תאריך חתימת חוזה]</w:t>
          </w:r>
        </w:p>
      </w:docPartBody>
    </w:docPart>
    <w:docPart>
      <w:docPartPr>
        <w:name w:val="52BC997FEFB14754B4DFA6EAB803A34A"/>
        <w:category>
          <w:name w:val="כללי"/>
          <w:gallery w:val="placeholder"/>
        </w:category>
        <w:types>
          <w:type w:val="bbPlcHdr"/>
        </w:types>
        <w:behaviors>
          <w:behavior w:val="content"/>
        </w:behaviors>
        <w:guid w:val="{814B1644-1EB1-4B4A-883B-0EF75984D197}"/>
      </w:docPartPr>
      <w:docPartBody>
        <w:p w:rsidR="0078712F" w:rsidRDefault="00EC3534" w:rsidP="00EC3534">
          <w:pPr>
            <w:pStyle w:val="52BC997FEFB14754B4DFA6EAB803A34A"/>
          </w:pPr>
          <w:r w:rsidRPr="0027244C">
            <w:rPr>
              <w:rStyle w:val="PlaceholderText"/>
              <w:rtl/>
            </w:rPr>
            <w:t>[צד א בחוזה]</w:t>
          </w:r>
        </w:p>
      </w:docPartBody>
    </w:docPart>
    <w:docPart>
      <w:docPartPr>
        <w:name w:val="AF543940C4BC4E199774EC123DC0EA0A"/>
        <w:category>
          <w:name w:val="כללי"/>
          <w:gallery w:val="placeholder"/>
        </w:category>
        <w:types>
          <w:type w:val="bbPlcHdr"/>
        </w:types>
        <w:behaviors>
          <w:behavior w:val="content"/>
        </w:behaviors>
        <w:guid w:val="{E9A330AE-30F6-417F-BBB1-B2097737A2D0}"/>
      </w:docPartPr>
      <w:docPartBody>
        <w:p w:rsidR="0078712F" w:rsidRDefault="00EC3534" w:rsidP="00EC3534">
          <w:pPr>
            <w:pStyle w:val="AF543940C4BC4E199774EC123DC0EA0A"/>
          </w:pPr>
          <w:r w:rsidRPr="003059F5">
            <w:rPr>
              <w:rStyle w:val="PlaceholderText"/>
              <w:rtl/>
            </w:rPr>
            <w:t>[שם ספק]</w:t>
          </w:r>
        </w:p>
      </w:docPartBody>
    </w:docPart>
    <w:docPart>
      <w:docPartPr>
        <w:name w:val="3A2244CF46A94577AAE1BEE7EA61BAA2"/>
        <w:category>
          <w:name w:val="כללי"/>
          <w:gallery w:val="placeholder"/>
        </w:category>
        <w:types>
          <w:type w:val="bbPlcHdr"/>
        </w:types>
        <w:behaviors>
          <w:behavior w:val="content"/>
        </w:behaviors>
        <w:guid w:val="{899D3548-A554-474D-9F69-C5A76AD8B44D}"/>
      </w:docPartPr>
      <w:docPartBody>
        <w:p w:rsidR="0078712F" w:rsidRDefault="00EC3534" w:rsidP="00EC3534">
          <w:pPr>
            <w:pStyle w:val="3A2244CF46A94577AAE1BEE7EA61BAA2"/>
          </w:pPr>
          <w:r w:rsidRPr="003059F5">
            <w:rPr>
              <w:rStyle w:val="PlaceholderText"/>
              <w:rtl/>
            </w:rPr>
            <w:t>[שם ספק]</w:t>
          </w:r>
        </w:p>
      </w:docPartBody>
    </w:docPart>
    <w:docPart>
      <w:docPartPr>
        <w:name w:val="573B5F887F2F43B2AADFC76CA4A33A82"/>
        <w:category>
          <w:name w:val="כללי"/>
          <w:gallery w:val="placeholder"/>
        </w:category>
        <w:types>
          <w:type w:val="bbPlcHdr"/>
        </w:types>
        <w:behaviors>
          <w:behavior w:val="content"/>
        </w:behaviors>
        <w:guid w:val="{356889E1-7F80-4886-8ACC-1F022729A6AD}"/>
      </w:docPartPr>
      <w:docPartBody>
        <w:p w:rsidR="0078712F" w:rsidRDefault="00EC3534" w:rsidP="00EC3534">
          <w:pPr>
            <w:pStyle w:val="573B5F887F2F43B2AADFC76CA4A33A82"/>
          </w:pPr>
          <w:r w:rsidRPr="003059F5">
            <w:rPr>
              <w:rStyle w:val="PlaceholderText"/>
              <w:rtl/>
            </w:rPr>
            <w:t>[שם ספק]</w:t>
          </w:r>
        </w:p>
      </w:docPartBody>
    </w:docPart>
    <w:docPart>
      <w:docPartPr>
        <w:name w:val="02CD326350F24BB9AE431BD635B83A02"/>
        <w:category>
          <w:name w:val="כללי"/>
          <w:gallery w:val="placeholder"/>
        </w:category>
        <w:types>
          <w:type w:val="bbPlcHdr"/>
        </w:types>
        <w:behaviors>
          <w:behavior w:val="content"/>
        </w:behaviors>
        <w:guid w:val="{129B9F38-7C90-4E75-AE59-355D5912A6FC}"/>
      </w:docPartPr>
      <w:docPartBody>
        <w:p w:rsidR="0078712F" w:rsidRDefault="00EC3534" w:rsidP="00EC3534">
          <w:pPr>
            <w:pStyle w:val="02CD326350F24BB9AE431BD635B83A02"/>
          </w:pPr>
          <w:r w:rsidRPr="003059F5">
            <w:rPr>
              <w:rStyle w:val="PlaceholderText"/>
              <w:rtl/>
            </w:rPr>
            <w:t>[שם ספק]</w:t>
          </w:r>
        </w:p>
      </w:docPartBody>
    </w:docPart>
    <w:docPart>
      <w:docPartPr>
        <w:name w:val="66438D35E651405CA5411281465F919D"/>
        <w:category>
          <w:name w:val="כללי"/>
          <w:gallery w:val="placeholder"/>
        </w:category>
        <w:types>
          <w:type w:val="bbPlcHdr"/>
        </w:types>
        <w:behaviors>
          <w:behavior w:val="content"/>
        </w:behaviors>
        <w:guid w:val="{75C7B413-0A05-4022-8D0F-6648D0503B3C}"/>
      </w:docPartPr>
      <w:docPartBody>
        <w:p w:rsidR="0078712F" w:rsidRDefault="00EC3534" w:rsidP="00EC3534">
          <w:pPr>
            <w:pStyle w:val="66438D35E651405CA5411281465F919D"/>
          </w:pPr>
          <w:r w:rsidRPr="003059F5">
            <w:rPr>
              <w:rStyle w:val="PlaceholderText"/>
              <w:rtl/>
            </w:rPr>
            <w:t>[תבנית חוזה]</w:t>
          </w:r>
        </w:p>
      </w:docPartBody>
    </w:docPart>
    <w:docPart>
      <w:docPartPr>
        <w:name w:val="7B02F8E22A3A4F6DAB7BE1D890FBAC9B"/>
        <w:category>
          <w:name w:val="כללי"/>
          <w:gallery w:val="placeholder"/>
        </w:category>
        <w:types>
          <w:type w:val="bbPlcHdr"/>
        </w:types>
        <w:behaviors>
          <w:behavior w:val="content"/>
        </w:behaviors>
        <w:guid w:val="{DC11974E-4005-4F3E-B401-474F7796F6EA}"/>
      </w:docPartPr>
      <w:docPartBody>
        <w:p w:rsidR="0078712F" w:rsidRDefault="00EC3534" w:rsidP="00EC3534">
          <w:pPr>
            <w:pStyle w:val="7B02F8E22A3A4F6DAB7BE1D890FBAC9B"/>
          </w:pPr>
          <w:r w:rsidRPr="009D00D7">
            <w:rPr>
              <w:rStyle w:val="PlaceholderText"/>
              <w:rtl/>
            </w:rPr>
            <w:t>[שם הפרויקט]</w:t>
          </w:r>
        </w:p>
      </w:docPartBody>
    </w:docPart>
    <w:docPart>
      <w:docPartPr>
        <w:name w:val="9BEA073E0A1A45B5B8DBA835F233C5AF"/>
        <w:category>
          <w:name w:val="כללי"/>
          <w:gallery w:val="placeholder"/>
        </w:category>
        <w:types>
          <w:type w:val="bbPlcHdr"/>
        </w:types>
        <w:behaviors>
          <w:behavior w:val="content"/>
        </w:behaviors>
        <w:guid w:val="{420378ED-ACAF-478B-A6A2-C7BEF26CC46F}"/>
      </w:docPartPr>
      <w:docPartBody>
        <w:p w:rsidR="0078712F" w:rsidRDefault="00EC3534" w:rsidP="00EC3534">
          <w:pPr>
            <w:pStyle w:val="9BEA073E0A1A45B5B8DBA835F233C5AF"/>
          </w:pPr>
          <w:r w:rsidRPr="003059F5">
            <w:rPr>
              <w:rStyle w:val="PlaceholderText"/>
              <w:rtl/>
            </w:rPr>
            <w:t>[שם ספק]</w:t>
          </w:r>
        </w:p>
      </w:docPartBody>
    </w:docPart>
    <w:docPart>
      <w:docPartPr>
        <w:name w:val="2952611562B0451782763813EC480882"/>
        <w:category>
          <w:name w:val="כללי"/>
          <w:gallery w:val="placeholder"/>
        </w:category>
        <w:types>
          <w:type w:val="bbPlcHdr"/>
        </w:types>
        <w:behaviors>
          <w:behavior w:val="content"/>
        </w:behaviors>
        <w:guid w:val="{F2C3FBA7-252F-4E17-AA50-DF209487161E}"/>
      </w:docPartPr>
      <w:docPartBody>
        <w:p w:rsidR="0078712F" w:rsidRDefault="00EC3534" w:rsidP="00EC3534">
          <w:pPr>
            <w:pStyle w:val="2952611562B0451782763813EC480882"/>
          </w:pPr>
          <w:r w:rsidRPr="003059F5">
            <w:rPr>
              <w:rStyle w:val="PlaceholderText"/>
              <w:rtl/>
            </w:rPr>
            <w:t>[שם ספק]</w:t>
          </w:r>
        </w:p>
      </w:docPartBody>
    </w:docPart>
    <w:docPart>
      <w:docPartPr>
        <w:name w:val="FA3B47C5249042019C24DEA4AC4EBED0"/>
        <w:category>
          <w:name w:val="כללי"/>
          <w:gallery w:val="placeholder"/>
        </w:category>
        <w:types>
          <w:type w:val="bbPlcHdr"/>
        </w:types>
        <w:behaviors>
          <w:behavior w:val="content"/>
        </w:behaviors>
        <w:guid w:val="{CA83CDA4-5B89-4FED-8ABE-5B88E5190BEB}"/>
      </w:docPartPr>
      <w:docPartBody>
        <w:p w:rsidR="0078712F" w:rsidRDefault="00EC3534" w:rsidP="00EC3534">
          <w:pPr>
            <w:pStyle w:val="FA3B47C5249042019C24DEA4AC4EBED0"/>
          </w:pPr>
          <w:r w:rsidRPr="009C4355">
            <w:rPr>
              <w:rStyle w:val="PlaceholderText"/>
              <w:rtl/>
            </w:rPr>
            <w:t>[שם ספק]</w:t>
          </w:r>
        </w:p>
      </w:docPartBody>
    </w:docPart>
    <w:docPart>
      <w:docPartPr>
        <w:name w:val="85405DE6A9DC48D7A9104E2FD5A0A90E"/>
        <w:category>
          <w:name w:val="כללי"/>
          <w:gallery w:val="placeholder"/>
        </w:category>
        <w:types>
          <w:type w:val="bbPlcHdr"/>
        </w:types>
        <w:behaviors>
          <w:behavior w:val="content"/>
        </w:behaviors>
        <w:guid w:val="{BFA421F5-6DD0-4C03-8F56-4F1B6A422F4A}"/>
      </w:docPartPr>
      <w:docPartBody>
        <w:p w:rsidR="0078712F" w:rsidRDefault="00EC3534" w:rsidP="00EC3534">
          <w:pPr>
            <w:pStyle w:val="85405DE6A9DC48D7A9104E2FD5A0A90E"/>
          </w:pPr>
          <w:r w:rsidRPr="00C5438E">
            <w:rPr>
              <w:rStyle w:val="PlaceholderText"/>
              <w:rtl/>
            </w:rPr>
            <w:t>[צד א בחוזה]</w:t>
          </w:r>
        </w:p>
      </w:docPartBody>
    </w:docPart>
    <w:docPart>
      <w:docPartPr>
        <w:name w:val="E524A2C0E6D143A98BA86ECB47A517E6"/>
        <w:category>
          <w:name w:val="כללי"/>
          <w:gallery w:val="placeholder"/>
        </w:category>
        <w:types>
          <w:type w:val="bbPlcHdr"/>
        </w:types>
        <w:behaviors>
          <w:behavior w:val="content"/>
        </w:behaviors>
        <w:guid w:val="{4CD8F51E-8DC7-47E5-89ED-8427164B4C0D}"/>
      </w:docPartPr>
      <w:docPartBody>
        <w:p w:rsidR="0078712F" w:rsidRDefault="00EC3534" w:rsidP="00EC3534">
          <w:pPr>
            <w:pStyle w:val="E524A2C0E6D143A98BA86ECB47A517E6"/>
          </w:pPr>
          <w:r w:rsidRPr="003059F5">
            <w:rPr>
              <w:rStyle w:val="PlaceholderText"/>
              <w:rtl/>
            </w:rPr>
            <w:t>[שם ספק]</w:t>
          </w:r>
        </w:p>
      </w:docPartBody>
    </w:docPart>
    <w:docPart>
      <w:docPartPr>
        <w:name w:val="66D195DFBCAC459DB692CF72987959DD"/>
        <w:category>
          <w:name w:val="כללי"/>
          <w:gallery w:val="placeholder"/>
        </w:category>
        <w:types>
          <w:type w:val="bbPlcHdr"/>
        </w:types>
        <w:behaviors>
          <w:behavior w:val="content"/>
        </w:behaviors>
        <w:guid w:val="{4BFF702E-1F1F-4154-A16D-79B706BBA422}"/>
      </w:docPartPr>
      <w:docPartBody>
        <w:p w:rsidR="0078712F" w:rsidRDefault="00EC3534" w:rsidP="00EC3534">
          <w:pPr>
            <w:pStyle w:val="66D195DFBCAC459DB692CF72987959DD"/>
          </w:pPr>
          <w:r w:rsidRPr="003059F5">
            <w:rPr>
              <w:rStyle w:val="PlaceholderText"/>
              <w:rtl/>
            </w:rPr>
            <w:t>[שם אתר]</w:t>
          </w:r>
        </w:p>
      </w:docPartBody>
    </w:docPart>
    <w:docPart>
      <w:docPartPr>
        <w:name w:val="2373882DA7A64DD69439668391DF34D7"/>
        <w:category>
          <w:name w:val="כללי"/>
          <w:gallery w:val="placeholder"/>
        </w:category>
        <w:types>
          <w:type w:val="bbPlcHdr"/>
        </w:types>
        <w:behaviors>
          <w:behavior w:val="content"/>
        </w:behaviors>
        <w:guid w:val="{21504A59-26D0-4D13-854D-2F170B24652C}"/>
      </w:docPartPr>
      <w:docPartBody>
        <w:p w:rsidR="0078712F" w:rsidRDefault="00EC3534" w:rsidP="00EC3534">
          <w:pPr>
            <w:pStyle w:val="2373882DA7A64DD69439668391DF34D7"/>
          </w:pPr>
          <w:r w:rsidRPr="003059F5">
            <w:rPr>
              <w:rStyle w:val="PlaceholderText"/>
              <w:rtl/>
            </w:rPr>
            <w:t>[תיאור עבודה]</w:t>
          </w:r>
        </w:p>
      </w:docPartBody>
    </w:docPart>
    <w:docPart>
      <w:docPartPr>
        <w:name w:val="CC5780C580424FFCBBD3516D00B75415"/>
        <w:category>
          <w:name w:val="כללי"/>
          <w:gallery w:val="placeholder"/>
        </w:category>
        <w:types>
          <w:type w:val="bbPlcHdr"/>
        </w:types>
        <w:behaviors>
          <w:behavior w:val="content"/>
        </w:behaviors>
        <w:guid w:val="{016F5551-B57F-4410-A2D7-1EAE6AFC9131}"/>
      </w:docPartPr>
      <w:docPartBody>
        <w:p w:rsidR="0078712F" w:rsidRDefault="00EC3534" w:rsidP="00EC3534">
          <w:pPr>
            <w:pStyle w:val="CC5780C580424FFCBBD3516D00B75415"/>
          </w:pPr>
          <w:r w:rsidRPr="009C4355">
            <w:rPr>
              <w:rStyle w:val="PlaceholderText"/>
              <w:rtl/>
            </w:rPr>
            <w:t>[שם ספק]</w:t>
          </w:r>
        </w:p>
      </w:docPartBody>
    </w:docPart>
    <w:docPart>
      <w:docPartPr>
        <w:name w:val="66419FC119E24DFEB8A9EE22AAB3DE58"/>
        <w:category>
          <w:name w:val="כללי"/>
          <w:gallery w:val="placeholder"/>
        </w:category>
        <w:types>
          <w:type w:val="bbPlcHdr"/>
        </w:types>
        <w:behaviors>
          <w:behavior w:val="content"/>
        </w:behaviors>
        <w:guid w:val="{2AA26A70-C5B2-4313-937E-2B417C8F8487}"/>
      </w:docPartPr>
      <w:docPartBody>
        <w:p w:rsidR="0078712F" w:rsidRDefault="00EC3534" w:rsidP="00EC3534">
          <w:pPr>
            <w:pStyle w:val="66419FC119E24DFEB8A9EE22AAB3DE58"/>
          </w:pPr>
          <w:r w:rsidRPr="00C5438E">
            <w:rPr>
              <w:rStyle w:val="PlaceholderText"/>
              <w:rtl/>
            </w:rPr>
            <w:t>[צד א בחוזה]</w:t>
          </w:r>
        </w:p>
      </w:docPartBody>
    </w:docPart>
    <w:docPart>
      <w:docPartPr>
        <w:name w:val="4C4C1DE420C64EF08C3BF11321538908"/>
        <w:category>
          <w:name w:val="כללי"/>
          <w:gallery w:val="placeholder"/>
        </w:category>
        <w:types>
          <w:type w:val="bbPlcHdr"/>
        </w:types>
        <w:behaviors>
          <w:behavior w:val="content"/>
        </w:behaviors>
        <w:guid w:val="{E0AA1295-19D1-4747-8113-7E3F6A962DA8}"/>
      </w:docPartPr>
      <w:docPartBody>
        <w:p w:rsidR="0078712F" w:rsidRDefault="00EC3534" w:rsidP="00EC3534">
          <w:pPr>
            <w:pStyle w:val="4C4C1DE420C64EF08C3BF11321538908"/>
          </w:pPr>
          <w:r w:rsidRPr="003059F5">
            <w:rPr>
              <w:rStyle w:val="PlaceholderText"/>
              <w:rtl/>
            </w:rPr>
            <w:t>[שם אתר]</w:t>
          </w:r>
        </w:p>
      </w:docPartBody>
    </w:docPart>
    <w:docPart>
      <w:docPartPr>
        <w:name w:val="260E82531ADA4A818B12EEE5A1BDF71D"/>
        <w:category>
          <w:name w:val="כללי"/>
          <w:gallery w:val="placeholder"/>
        </w:category>
        <w:types>
          <w:type w:val="bbPlcHdr"/>
        </w:types>
        <w:behaviors>
          <w:behavior w:val="content"/>
        </w:behaviors>
        <w:guid w:val="{2A7EA14F-2644-4B89-A34D-A6A62D37CC1A}"/>
      </w:docPartPr>
      <w:docPartBody>
        <w:p w:rsidR="0078712F" w:rsidRDefault="00EC3534" w:rsidP="00EC3534">
          <w:pPr>
            <w:pStyle w:val="260E82531ADA4A818B12EEE5A1BDF71D"/>
          </w:pPr>
          <w:r w:rsidRPr="003059F5">
            <w:rPr>
              <w:rStyle w:val="PlaceholderText"/>
              <w:rtl/>
            </w:rPr>
            <w:t>[תאריך חתימת חוזה]</w:t>
          </w:r>
        </w:p>
      </w:docPartBody>
    </w:docPart>
    <w:docPart>
      <w:docPartPr>
        <w:name w:val="FCCC05E2330C4D30B46582ED0F218DB8"/>
        <w:category>
          <w:name w:val="כללי"/>
          <w:gallery w:val="placeholder"/>
        </w:category>
        <w:types>
          <w:type w:val="bbPlcHdr"/>
        </w:types>
        <w:behaviors>
          <w:behavior w:val="content"/>
        </w:behaviors>
        <w:guid w:val="{CE2735A0-EB1C-4FDB-834A-A68E9CFC7F73}"/>
      </w:docPartPr>
      <w:docPartBody>
        <w:p w:rsidR="0078712F" w:rsidRDefault="00EC3534" w:rsidP="00EC3534">
          <w:pPr>
            <w:pStyle w:val="FCCC05E2330C4D30B46582ED0F218DB8"/>
          </w:pPr>
          <w:r w:rsidRPr="009C4355">
            <w:rPr>
              <w:rStyle w:val="PlaceholderText"/>
              <w:rtl/>
            </w:rPr>
            <w:t>[שם ספק]</w:t>
          </w:r>
        </w:p>
      </w:docPartBody>
    </w:docPart>
    <w:docPart>
      <w:docPartPr>
        <w:name w:val="BE441BB6C3614EFCABB40F0FB11A333D"/>
        <w:category>
          <w:name w:val="כללי"/>
          <w:gallery w:val="placeholder"/>
        </w:category>
        <w:types>
          <w:type w:val="bbPlcHdr"/>
        </w:types>
        <w:behaviors>
          <w:behavior w:val="content"/>
        </w:behaviors>
        <w:guid w:val="{BD13712F-428F-4947-AE40-2470B4ABA493}"/>
      </w:docPartPr>
      <w:docPartBody>
        <w:p w:rsidR="0078712F" w:rsidRDefault="00EC3534">
          <w:r w:rsidRPr="0065679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534"/>
    <w:rsid w:val="0078712F"/>
    <w:rsid w:val="00BE6842"/>
    <w:rsid w:val="00EC35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3534"/>
    <w:rPr>
      <w:color w:val="808080"/>
    </w:rPr>
  </w:style>
  <w:style w:type="paragraph" w:customStyle="1" w:styleId="7E0B006461DC412991452C60A95431EE">
    <w:name w:val="7E0B006461DC412991452C60A95431EE"/>
    <w:rsid w:val="00EC3534"/>
    <w:pPr>
      <w:bidi/>
    </w:pPr>
  </w:style>
  <w:style w:type="paragraph" w:customStyle="1" w:styleId="4A0A067257864684B321519C43B9EB81">
    <w:name w:val="4A0A067257864684B321519C43B9EB81"/>
    <w:rsid w:val="00EC3534"/>
    <w:pPr>
      <w:bidi/>
    </w:pPr>
  </w:style>
  <w:style w:type="paragraph" w:customStyle="1" w:styleId="BACE4FFFDBEF49A6BFA9BB8F5E62D9A4">
    <w:name w:val="BACE4FFFDBEF49A6BFA9BB8F5E62D9A4"/>
    <w:rsid w:val="00EC3534"/>
    <w:pPr>
      <w:bidi/>
    </w:pPr>
  </w:style>
  <w:style w:type="paragraph" w:customStyle="1" w:styleId="93C49410C5ED47D8AEB639B899D660DF">
    <w:name w:val="93C49410C5ED47D8AEB639B899D660DF"/>
    <w:rsid w:val="00EC3534"/>
    <w:pPr>
      <w:bidi/>
    </w:pPr>
  </w:style>
  <w:style w:type="paragraph" w:customStyle="1" w:styleId="DA83BBE5F1F14716B9B8A70F8C6C5366">
    <w:name w:val="DA83BBE5F1F14716B9B8A70F8C6C5366"/>
    <w:rsid w:val="00EC3534"/>
    <w:pPr>
      <w:bidi/>
    </w:pPr>
  </w:style>
  <w:style w:type="paragraph" w:customStyle="1" w:styleId="0230463C61D447B3AC036C46FA1D9670">
    <w:name w:val="0230463C61D447B3AC036C46FA1D9670"/>
    <w:rsid w:val="00EC3534"/>
    <w:pPr>
      <w:bidi/>
    </w:pPr>
  </w:style>
  <w:style w:type="paragraph" w:customStyle="1" w:styleId="ADF9226954334572865C6B4B62C3D2E2">
    <w:name w:val="ADF9226954334572865C6B4B62C3D2E2"/>
    <w:rsid w:val="00EC3534"/>
    <w:pPr>
      <w:bidi/>
    </w:pPr>
  </w:style>
  <w:style w:type="paragraph" w:customStyle="1" w:styleId="483E279B769742559BE1C84F5718F697">
    <w:name w:val="483E279B769742559BE1C84F5718F697"/>
    <w:rsid w:val="00EC3534"/>
    <w:pPr>
      <w:bidi/>
    </w:pPr>
  </w:style>
  <w:style w:type="paragraph" w:customStyle="1" w:styleId="5E80E8C1F5694879ABAE966F9E08B2BB">
    <w:name w:val="5E80E8C1F5694879ABAE966F9E08B2BB"/>
    <w:rsid w:val="00EC3534"/>
    <w:pPr>
      <w:bidi/>
    </w:pPr>
  </w:style>
  <w:style w:type="paragraph" w:customStyle="1" w:styleId="371D9EB54C514183A963F49D3BEFCADE">
    <w:name w:val="371D9EB54C514183A963F49D3BEFCADE"/>
    <w:rsid w:val="00EC3534"/>
    <w:pPr>
      <w:bidi/>
    </w:pPr>
  </w:style>
  <w:style w:type="paragraph" w:customStyle="1" w:styleId="ABD8A5DC3BE44FF7912A92604BEEFC91">
    <w:name w:val="ABD8A5DC3BE44FF7912A92604BEEFC91"/>
    <w:rsid w:val="00EC3534"/>
    <w:pPr>
      <w:bidi/>
    </w:pPr>
  </w:style>
  <w:style w:type="paragraph" w:customStyle="1" w:styleId="087087471D2C44F8B58CE8D728C28EAB">
    <w:name w:val="087087471D2C44F8B58CE8D728C28EAB"/>
    <w:rsid w:val="00EC3534"/>
    <w:pPr>
      <w:bidi/>
    </w:pPr>
  </w:style>
  <w:style w:type="paragraph" w:customStyle="1" w:styleId="F5680FA1106A4177B9A40F9D68CB5BCC">
    <w:name w:val="F5680FA1106A4177B9A40F9D68CB5BCC"/>
    <w:rsid w:val="00EC3534"/>
    <w:pPr>
      <w:bidi/>
    </w:pPr>
  </w:style>
  <w:style w:type="paragraph" w:customStyle="1" w:styleId="EC55B4F801A5454C91944C9B94C15C80">
    <w:name w:val="EC55B4F801A5454C91944C9B94C15C80"/>
    <w:rsid w:val="00EC3534"/>
    <w:pPr>
      <w:bidi/>
    </w:pPr>
  </w:style>
  <w:style w:type="paragraph" w:customStyle="1" w:styleId="0B13AFB588664F5BAFE49494B45424C6">
    <w:name w:val="0B13AFB588664F5BAFE49494B45424C6"/>
    <w:rsid w:val="00EC3534"/>
    <w:pPr>
      <w:bidi/>
    </w:pPr>
  </w:style>
  <w:style w:type="paragraph" w:customStyle="1" w:styleId="90236A794C2748A6AFAB22AAB21ACCF7">
    <w:name w:val="90236A794C2748A6AFAB22AAB21ACCF7"/>
    <w:rsid w:val="00EC3534"/>
    <w:pPr>
      <w:bidi/>
    </w:pPr>
  </w:style>
  <w:style w:type="paragraph" w:customStyle="1" w:styleId="2C01365309D540498CBDB42C46F5DC64">
    <w:name w:val="2C01365309D540498CBDB42C46F5DC64"/>
    <w:rsid w:val="00EC3534"/>
    <w:pPr>
      <w:bidi/>
    </w:pPr>
  </w:style>
  <w:style w:type="paragraph" w:customStyle="1" w:styleId="52BC997FEFB14754B4DFA6EAB803A34A">
    <w:name w:val="52BC997FEFB14754B4DFA6EAB803A34A"/>
    <w:rsid w:val="00EC3534"/>
    <w:pPr>
      <w:bidi/>
    </w:pPr>
  </w:style>
  <w:style w:type="paragraph" w:customStyle="1" w:styleId="AF543940C4BC4E199774EC123DC0EA0A">
    <w:name w:val="AF543940C4BC4E199774EC123DC0EA0A"/>
    <w:rsid w:val="00EC3534"/>
    <w:pPr>
      <w:bidi/>
    </w:pPr>
  </w:style>
  <w:style w:type="paragraph" w:customStyle="1" w:styleId="3A2244CF46A94577AAE1BEE7EA61BAA2">
    <w:name w:val="3A2244CF46A94577AAE1BEE7EA61BAA2"/>
    <w:rsid w:val="00EC3534"/>
    <w:pPr>
      <w:bidi/>
    </w:pPr>
  </w:style>
  <w:style w:type="paragraph" w:customStyle="1" w:styleId="573B5F887F2F43B2AADFC76CA4A33A82">
    <w:name w:val="573B5F887F2F43B2AADFC76CA4A33A82"/>
    <w:rsid w:val="00EC3534"/>
    <w:pPr>
      <w:bidi/>
    </w:pPr>
  </w:style>
  <w:style w:type="paragraph" w:customStyle="1" w:styleId="02CD326350F24BB9AE431BD635B83A02">
    <w:name w:val="02CD326350F24BB9AE431BD635B83A02"/>
    <w:rsid w:val="00EC3534"/>
    <w:pPr>
      <w:bidi/>
    </w:pPr>
  </w:style>
  <w:style w:type="paragraph" w:customStyle="1" w:styleId="66438D35E651405CA5411281465F919D">
    <w:name w:val="66438D35E651405CA5411281465F919D"/>
    <w:rsid w:val="00EC3534"/>
    <w:pPr>
      <w:bidi/>
    </w:pPr>
  </w:style>
  <w:style w:type="paragraph" w:customStyle="1" w:styleId="7B02F8E22A3A4F6DAB7BE1D890FBAC9B">
    <w:name w:val="7B02F8E22A3A4F6DAB7BE1D890FBAC9B"/>
    <w:rsid w:val="00EC3534"/>
    <w:pPr>
      <w:bidi/>
    </w:pPr>
  </w:style>
  <w:style w:type="paragraph" w:customStyle="1" w:styleId="9BEA073E0A1A45B5B8DBA835F233C5AF">
    <w:name w:val="9BEA073E0A1A45B5B8DBA835F233C5AF"/>
    <w:rsid w:val="00EC3534"/>
    <w:pPr>
      <w:bidi/>
    </w:pPr>
  </w:style>
  <w:style w:type="paragraph" w:customStyle="1" w:styleId="2952611562B0451782763813EC480882">
    <w:name w:val="2952611562B0451782763813EC480882"/>
    <w:rsid w:val="00EC3534"/>
    <w:pPr>
      <w:bidi/>
    </w:pPr>
  </w:style>
  <w:style w:type="paragraph" w:customStyle="1" w:styleId="FA3B47C5249042019C24DEA4AC4EBED0">
    <w:name w:val="FA3B47C5249042019C24DEA4AC4EBED0"/>
    <w:rsid w:val="00EC3534"/>
    <w:pPr>
      <w:bidi/>
    </w:pPr>
  </w:style>
  <w:style w:type="paragraph" w:customStyle="1" w:styleId="85405DE6A9DC48D7A9104E2FD5A0A90E">
    <w:name w:val="85405DE6A9DC48D7A9104E2FD5A0A90E"/>
    <w:rsid w:val="00EC3534"/>
    <w:pPr>
      <w:bidi/>
    </w:pPr>
  </w:style>
  <w:style w:type="paragraph" w:customStyle="1" w:styleId="E524A2C0E6D143A98BA86ECB47A517E6">
    <w:name w:val="E524A2C0E6D143A98BA86ECB47A517E6"/>
    <w:rsid w:val="00EC3534"/>
    <w:pPr>
      <w:bidi/>
    </w:pPr>
  </w:style>
  <w:style w:type="paragraph" w:customStyle="1" w:styleId="66D195DFBCAC459DB692CF72987959DD">
    <w:name w:val="66D195DFBCAC459DB692CF72987959DD"/>
    <w:rsid w:val="00EC3534"/>
    <w:pPr>
      <w:bidi/>
    </w:pPr>
  </w:style>
  <w:style w:type="paragraph" w:customStyle="1" w:styleId="2373882DA7A64DD69439668391DF34D7">
    <w:name w:val="2373882DA7A64DD69439668391DF34D7"/>
    <w:rsid w:val="00EC3534"/>
    <w:pPr>
      <w:bidi/>
    </w:pPr>
  </w:style>
  <w:style w:type="paragraph" w:customStyle="1" w:styleId="CC5780C580424FFCBBD3516D00B75415">
    <w:name w:val="CC5780C580424FFCBBD3516D00B75415"/>
    <w:rsid w:val="00EC3534"/>
    <w:pPr>
      <w:bidi/>
    </w:pPr>
  </w:style>
  <w:style w:type="paragraph" w:customStyle="1" w:styleId="66419FC119E24DFEB8A9EE22AAB3DE58">
    <w:name w:val="66419FC119E24DFEB8A9EE22AAB3DE58"/>
    <w:rsid w:val="00EC3534"/>
    <w:pPr>
      <w:bidi/>
    </w:pPr>
  </w:style>
  <w:style w:type="paragraph" w:customStyle="1" w:styleId="4C4C1DE420C64EF08C3BF11321538908">
    <w:name w:val="4C4C1DE420C64EF08C3BF11321538908"/>
    <w:rsid w:val="00EC3534"/>
    <w:pPr>
      <w:bidi/>
    </w:pPr>
  </w:style>
  <w:style w:type="paragraph" w:customStyle="1" w:styleId="260E82531ADA4A818B12EEE5A1BDF71D">
    <w:name w:val="260E82531ADA4A818B12EEE5A1BDF71D"/>
    <w:rsid w:val="00EC3534"/>
    <w:pPr>
      <w:bidi/>
    </w:pPr>
  </w:style>
  <w:style w:type="paragraph" w:customStyle="1" w:styleId="FCCC05E2330C4D30B46582ED0F218DB8">
    <w:name w:val="FCCC05E2330C4D30B46582ED0F218DB8"/>
    <w:rsid w:val="00EC353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5FBA268C-AC45-4ABC-BE7D-19D1332DD81B}"/>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19CC8E06-A10C-46A4-B027-1C6FE8184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30</Pages>
  <Words>8490</Words>
  <Characters>42450</Characters>
  <Application>Microsoft Office Word</Application>
  <DocSecurity>0</DocSecurity>
  <Lines>353</Lines>
  <Paragraphs>101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13</cp:revision>
  <dcterms:created xsi:type="dcterms:W3CDTF">2019-06-05T07:18:00Z</dcterms:created>
  <dcterms:modified xsi:type="dcterms:W3CDTF">2024-09-10T11:58:00Z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c7726851-835a-4652-b06e-a29d248f3d5e</vt:lpwstr>
  </property>
</Properties>
</file>